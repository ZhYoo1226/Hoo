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077E" w14:textId="77777777" w:rsidR="00DE7B51" w:rsidRPr="00EA5D32" w:rsidRDefault="00DE7B51" w:rsidP="00DE7B51">
      <w:pPr>
        <w:pStyle w:val="a4"/>
        <w:adjustRightInd w:val="0"/>
        <w:snapToGrid w:val="0"/>
        <w:spacing w:afterLines="100" w:after="289" w:line="560" w:lineRule="exact"/>
        <w:rPr>
          <w:rFonts w:ascii="黑体" w:eastAsia="黑体" w:hAnsi="黑体" w:hint="eastAsia"/>
          <w:sz w:val="32"/>
          <w:szCs w:val="32"/>
        </w:rPr>
      </w:pPr>
      <w:bookmarkStart w:id="0" w:name="_Toc326566658"/>
      <w:bookmarkStart w:id="1" w:name="_Toc326647492"/>
      <w:bookmarkStart w:id="2" w:name="_Toc326650086"/>
      <w:bookmarkStart w:id="3" w:name="_Toc327770172"/>
      <w:bookmarkStart w:id="4" w:name="_Toc327772117"/>
      <w:bookmarkStart w:id="5" w:name="_Toc327778486"/>
      <w:bookmarkStart w:id="6" w:name="_Toc327967941"/>
      <w:bookmarkStart w:id="7" w:name="_Toc328029056"/>
      <w:bookmarkStart w:id="8" w:name="_Toc328400216"/>
      <w:bookmarkStart w:id="9" w:name="_Toc329607418"/>
      <w:bookmarkStart w:id="10" w:name="_Toc329607576"/>
      <w:bookmarkStart w:id="11" w:name="_Toc331400318"/>
      <w:r w:rsidRPr="00EA5D32">
        <w:rPr>
          <w:rFonts w:ascii="黑体" w:eastAsia="黑体" w:hAnsi="黑体" w:hint="eastAsia"/>
          <w:sz w:val="32"/>
          <w:szCs w:val="32"/>
        </w:rPr>
        <w:t>附件</w:t>
      </w:r>
    </w:p>
    <w:p w14:paraId="48D52F89" w14:textId="77777777" w:rsidR="00DE7B51" w:rsidRPr="00EA5D32" w:rsidRDefault="00DE7B51" w:rsidP="00DE7B51">
      <w:pPr>
        <w:pStyle w:val="a4"/>
        <w:adjustRightInd w:val="0"/>
        <w:snapToGrid w:val="0"/>
        <w:spacing w:line="560" w:lineRule="exact"/>
        <w:jc w:val="center"/>
        <w:rPr>
          <w:rFonts w:ascii="Times New Roman" w:eastAsia="华文中宋" w:hAnsi="Times New Roman"/>
          <w:b/>
          <w:sz w:val="44"/>
          <w:szCs w:val="32"/>
        </w:rPr>
      </w:pPr>
      <w:r w:rsidRPr="00EA5D32">
        <w:rPr>
          <w:rFonts w:ascii="Times New Roman" w:eastAsia="华文中宋" w:hAnsi="Times New Roman" w:hint="eastAsia"/>
          <w:b/>
          <w:sz w:val="44"/>
          <w:szCs w:val="32"/>
        </w:rPr>
        <w:t>修订后的</w:t>
      </w:r>
      <w:proofErr w:type="gramStart"/>
      <w:r w:rsidRPr="00EA5D32">
        <w:rPr>
          <w:rFonts w:ascii="Times New Roman" w:eastAsia="华文中宋" w:hAnsi="Times New Roman" w:hint="eastAsia"/>
          <w:b/>
          <w:sz w:val="44"/>
          <w:szCs w:val="32"/>
        </w:rPr>
        <w:t>《</w:t>
      </w:r>
      <w:proofErr w:type="gramEnd"/>
      <w:r w:rsidRPr="00EA5D32">
        <w:rPr>
          <w:rFonts w:ascii="Times New Roman" w:eastAsia="华文中宋" w:hAnsi="Times New Roman" w:hint="eastAsia"/>
          <w:b/>
          <w:sz w:val="44"/>
          <w:szCs w:val="32"/>
        </w:rPr>
        <w:t>中国铁路成都局集团有限公司</w:t>
      </w:r>
    </w:p>
    <w:p w14:paraId="358D6E8A" w14:textId="77777777" w:rsidR="00DE7B51" w:rsidRPr="00EA5D32" w:rsidRDefault="00DE7B51" w:rsidP="00DE7B51">
      <w:pPr>
        <w:pStyle w:val="a4"/>
        <w:adjustRightInd w:val="0"/>
        <w:snapToGrid w:val="0"/>
        <w:spacing w:afterLines="100" w:after="289" w:line="560" w:lineRule="exact"/>
        <w:jc w:val="center"/>
        <w:rPr>
          <w:rFonts w:ascii="Times New Roman" w:eastAsia="华文中宋" w:hAnsi="Times New Roman"/>
          <w:b/>
          <w:sz w:val="44"/>
          <w:szCs w:val="32"/>
        </w:rPr>
      </w:pPr>
      <w:r w:rsidRPr="00EA5D32">
        <w:rPr>
          <w:rFonts w:ascii="Times New Roman" w:eastAsia="华文中宋" w:hAnsi="Times New Roman" w:hint="eastAsia"/>
          <w:b/>
          <w:sz w:val="44"/>
          <w:szCs w:val="32"/>
        </w:rPr>
        <w:t>营业线施工管理实施细则</w:t>
      </w:r>
      <w:proofErr w:type="gramStart"/>
      <w:r w:rsidRPr="00EA5D32">
        <w:rPr>
          <w:rFonts w:ascii="Times New Roman" w:eastAsia="华文中宋" w:hAnsi="Times New Roman" w:hint="eastAsia"/>
          <w:b/>
          <w:sz w:val="44"/>
          <w:szCs w:val="32"/>
        </w:rPr>
        <w:t>》</w:t>
      </w:r>
      <w:proofErr w:type="gramEnd"/>
      <w:r w:rsidRPr="00EA5D32">
        <w:rPr>
          <w:rFonts w:ascii="Times New Roman" w:eastAsia="华文中宋" w:hAnsi="Times New Roman" w:hint="eastAsia"/>
          <w:b/>
          <w:sz w:val="44"/>
          <w:szCs w:val="32"/>
        </w:rPr>
        <w:t>（第二次）</w:t>
      </w:r>
    </w:p>
    <w:p w14:paraId="0DD680D3" w14:textId="77777777" w:rsidR="00DE7B51" w:rsidRPr="00EA5D32" w:rsidRDefault="00DE7B51" w:rsidP="00DE7B51">
      <w:pPr>
        <w:pStyle w:val="a4"/>
        <w:adjustRightInd w:val="0"/>
        <w:snapToGrid w:val="0"/>
        <w:spacing w:afterLines="100" w:after="289" w:line="560" w:lineRule="exact"/>
        <w:jc w:val="center"/>
        <w:rPr>
          <w:rFonts w:ascii="Times New Roman" w:hAnsi="Times New Roman"/>
        </w:rPr>
      </w:pPr>
      <w:r w:rsidRPr="00EA5D32">
        <w:rPr>
          <w:rFonts w:ascii="Times New Roman" w:eastAsia="黑体" w:hAnsi="Times New Roman"/>
          <w:bCs/>
          <w:sz w:val="32"/>
          <w:szCs w:val="32"/>
        </w:rPr>
        <w:t>第一章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总</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则</w:t>
      </w:r>
      <w:bookmarkEnd w:id="0"/>
      <w:bookmarkEnd w:id="1"/>
      <w:bookmarkEnd w:id="2"/>
      <w:bookmarkEnd w:id="3"/>
      <w:bookmarkEnd w:id="4"/>
      <w:bookmarkEnd w:id="5"/>
      <w:bookmarkEnd w:id="6"/>
      <w:bookmarkEnd w:id="7"/>
      <w:bookmarkEnd w:id="8"/>
      <w:bookmarkEnd w:id="9"/>
      <w:bookmarkEnd w:id="10"/>
      <w:bookmarkEnd w:id="11"/>
    </w:p>
    <w:p w14:paraId="7918C636"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spacing w:val="-2"/>
          <w:sz w:val="32"/>
          <w:szCs w:val="32"/>
        </w:rPr>
      </w:pPr>
      <w:r w:rsidRPr="00EA5D32">
        <w:rPr>
          <w:rFonts w:ascii="Times New Roman" w:eastAsia="黑体" w:hAnsi="Times New Roman"/>
          <w:bCs/>
          <w:sz w:val="32"/>
        </w:rPr>
        <w:t>第一条</w:t>
      </w:r>
      <w:r w:rsidRPr="00EA5D32">
        <w:rPr>
          <w:rFonts w:ascii="Times New Roman" w:eastAsia="仿宋_GB2312" w:hAnsi="Times New Roman"/>
          <w:sz w:val="32"/>
        </w:rPr>
        <w:t xml:space="preserve">  </w:t>
      </w:r>
      <w:r w:rsidRPr="00EA5D32">
        <w:rPr>
          <w:rFonts w:ascii="Times New Roman" w:eastAsia="仿宋_GB2312" w:hAnsi="Times New Roman"/>
          <w:sz w:val="32"/>
        </w:rPr>
        <w:t>为加强铁路营业线施工组织和施工管理，做到运输、施工两兼顾，确保行车、人身和施工安全，深化实施</w:t>
      </w:r>
      <w:r w:rsidRPr="00EA5D32">
        <w:rPr>
          <w:rFonts w:ascii="Times New Roman" w:eastAsia="仿宋_GB2312" w:hAnsi="Times New Roman"/>
          <w:sz w:val="32"/>
        </w:rPr>
        <w:t>“</w:t>
      </w:r>
      <w:r w:rsidRPr="00EA5D32">
        <w:rPr>
          <w:rFonts w:ascii="Times New Roman" w:eastAsia="仿宋_GB2312" w:hAnsi="Times New Roman"/>
          <w:sz w:val="32"/>
        </w:rPr>
        <w:t>大天窗、集中修、综合用</w:t>
      </w:r>
      <w:r w:rsidRPr="00EA5D32">
        <w:rPr>
          <w:rFonts w:ascii="Times New Roman" w:eastAsia="仿宋_GB2312" w:hAnsi="Times New Roman"/>
          <w:sz w:val="32"/>
        </w:rPr>
        <w:t>”</w:t>
      </w:r>
      <w:r w:rsidRPr="00EA5D32">
        <w:rPr>
          <w:rFonts w:ascii="Times New Roman" w:eastAsia="仿宋_GB2312" w:hAnsi="Times New Roman"/>
          <w:sz w:val="32"/>
        </w:rPr>
        <w:t>施工组织模式，根据《国铁集团铁路营业线施工管理办法》（铁调〔</w:t>
      </w:r>
      <w:r w:rsidRPr="00EA5D32">
        <w:rPr>
          <w:rFonts w:ascii="Times New Roman" w:eastAsia="仿宋_GB2312" w:hAnsi="Times New Roman"/>
          <w:sz w:val="32"/>
        </w:rPr>
        <w:t>2021</w:t>
      </w:r>
      <w:r w:rsidRPr="00EA5D32">
        <w:rPr>
          <w:rFonts w:ascii="Times New Roman" w:eastAsia="仿宋_GB2312" w:hAnsi="Times New Roman"/>
          <w:sz w:val="32"/>
        </w:rPr>
        <w:t>〕</w:t>
      </w:r>
      <w:r w:rsidRPr="00EA5D32">
        <w:rPr>
          <w:rFonts w:ascii="Times New Roman" w:eastAsia="仿宋_GB2312" w:hAnsi="Times New Roman"/>
          <w:sz w:val="32"/>
        </w:rPr>
        <w:t>160</w:t>
      </w:r>
      <w:r w:rsidRPr="00EA5D32">
        <w:rPr>
          <w:rFonts w:ascii="Times New Roman" w:eastAsia="仿宋_GB2312" w:hAnsi="Times New Roman"/>
          <w:sz w:val="32"/>
        </w:rPr>
        <w:t>号）并结合成都局集团公司实际，制定本细则。</w:t>
      </w:r>
    </w:p>
    <w:p w14:paraId="46790239"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bCs/>
          <w:sz w:val="32"/>
          <w:szCs w:val="28"/>
        </w:rPr>
      </w:pPr>
      <w:r w:rsidRPr="00EA5D32">
        <w:rPr>
          <w:rFonts w:ascii="Times New Roman" w:eastAsia="黑体" w:hAnsi="Times New Roman"/>
          <w:bCs/>
          <w:sz w:val="32"/>
        </w:rPr>
        <w:t>第二条</w:t>
      </w:r>
      <w:r w:rsidRPr="00EA5D32">
        <w:rPr>
          <w:rFonts w:ascii="Times New Roman" w:eastAsia="仿宋_GB2312" w:hAnsi="Times New Roman"/>
          <w:b/>
          <w:bCs/>
          <w:sz w:val="32"/>
        </w:rPr>
        <w:t xml:space="preserve">  </w:t>
      </w:r>
      <w:r w:rsidRPr="00EA5D32">
        <w:rPr>
          <w:rFonts w:ascii="Times New Roman" w:eastAsia="仿宋_GB2312" w:hAnsi="Times New Roman"/>
          <w:spacing w:val="-2"/>
          <w:sz w:val="32"/>
          <w:szCs w:val="32"/>
        </w:rPr>
        <w:t>本细则</w:t>
      </w:r>
      <w:r w:rsidRPr="00EA5D32">
        <w:rPr>
          <w:rFonts w:ascii="Times New Roman" w:eastAsia="仿宋_GB2312" w:hAnsi="Times New Roman"/>
          <w:sz w:val="32"/>
        </w:rPr>
        <w:t>适用于</w:t>
      </w:r>
      <w:r w:rsidRPr="00EA5D32">
        <w:rPr>
          <w:rFonts w:ascii="Times New Roman" w:eastAsia="仿宋_GB2312" w:hAnsi="Times New Roman"/>
          <w:spacing w:val="-2"/>
          <w:sz w:val="32"/>
          <w:szCs w:val="32"/>
        </w:rPr>
        <w:t>成都局</w:t>
      </w:r>
      <w:r w:rsidRPr="00EA5D32">
        <w:rPr>
          <w:rFonts w:ascii="Times New Roman" w:eastAsia="仿宋_GB2312" w:hAnsi="Times New Roman"/>
          <w:sz w:val="32"/>
        </w:rPr>
        <w:t>集团公司以及委托成都局集团公司管理的铁路</w:t>
      </w:r>
      <w:r w:rsidRPr="00EA5D32">
        <w:rPr>
          <w:rFonts w:ascii="Times New Roman" w:eastAsia="仿宋_GB2312" w:hAnsi="Times New Roman"/>
          <w:sz w:val="32"/>
          <w:szCs w:val="28"/>
        </w:rPr>
        <w:t>营业线施工管理。</w:t>
      </w:r>
      <w:r w:rsidRPr="00EA5D32">
        <w:rPr>
          <w:rFonts w:ascii="Times New Roman" w:eastAsia="仿宋_GB2312" w:hAnsi="Times New Roman"/>
          <w:bCs/>
          <w:sz w:val="32"/>
          <w:szCs w:val="28"/>
        </w:rPr>
        <w:t>邻近营业线施工纳入营业线施工管理范畴。</w:t>
      </w:r>
    </w:p>
    <w:p w14:paraId="2B57213F"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铁路营业线施工是指影响营业线设备稳定、使用和行车安全的各种作业，按组织方式、影响程度分为施工和维修两类。</w:t>
      </w:r>
    </w:p>
    <w:p w14:paraId="48A32DE0" w14:textId="77777777" w:rsidR="00DE7B51" w:rsidRPr="00EA5D32" w:rsidRDefault="00DE7B51" w:rsidP="00DE7B51">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邻近营业线施工是指在营业线两侧一定范围内（具体指《铁路安全管理条例》规定的铁路安全保护区以及可能侵入铁路安全保护区范围</w:t>
      </w:r>
      <w:r w:rsidRPr="00EA5D32">
        <w:rPr>
          <w:rFonts w:eastAsia="仿宋_GB2312" w:hint="eastAsia"/>
          <w:sz w:val="32"/>
        </w:rPr>
        <w:t>内</w:t>
      </w:r>
      <w:r w:rsidRPr="00EA5D32">
        <w:rPr>
          <w:rFonts w:eastAsia="仿宋_GB2312"/>
          <w:sz w:val="32"/>
        </w:rPr>
        <w:t>）、营业线设备安全限界外进行新建铁路工程、既有线改造工程及地方工程等非爆破施工，以及在铁路线路路堤坡脚、路堑坡顶、铁路桥梁外侧起向外</w:t>
      </w:r>
      <w:r w:rsidRPr="00EA5D32">
        <w:rPr>
          <w:rFonts w:eastAsia="仿宋_GB2312"/>
          <w:sz w:val="32"/>
        </w:rPr>
        <w:t>1000</w:t>
      </w:r>
      <w:r w:rsidRPr="00EA5D32">
        <w:rPr>
          <w:rFonts w:eastAsia="仿宋_GB2312" w:hint="eastAsia"/>
          <w:sz w:val="32"/>
        </w:rPr>
        <w:t>m</w:t>
      </w:r>
      <w:r w:rsidRPr="00EA5D32">
        <w:rPr>
          <w:rFonts w:eastAsia="仿宋_GB2312"/>
          <w:sz w:val="32"/>
        </w:rPr>
        <w:t>范围内，在铁路隧道上方中心线两侧各</w:t>
      </w:r>
      <w:r w:rsidRPr="00EA5D32">
        <w:rPr>
          <w:rFonts w:eastAsia="仿宋_GB2312"/>
          <w:sz w:val="32"/>
        </w:rPr>
        <w:t>1000</w:t>
      </w:r>
      <w:r w:rsidRPr="00EA5D32">
        <w:rPr>
          <w:rFonts w:eastAsia="仿宋_GB2312" w:hint="eastAsia"/>
          <w:sz w:val="32"/>
        </w:rPr>
        <w:t>m</w:t>
      </w:r>
      <w:r w:rsidRPr="00EA5D32">
        <w:rPr>
          <w:rFonts w:eastAsia="仿宋_GB2312"/>
          <w:sz w:val="32"/>
        </w:rPr>
        <w:t>范围内的露天采矿、采石或者爆破作业等影响或可能影响铁路营业线设备稳定、使用和行车安全的施工。</w:t>
      </w:r>
    </w:p>
    <w:p w14:paraId="3723C8DC"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lastRenderedPageBreak/>
        <w:t>第三条</w:t>
      </w:r>
      <w:r w:rsidRPr="00EA5D32">
        <w:rPr>
          <w:rFonts w:ascii="Times New Roman" w:eastAsia="仿宋_GB2312" w:hAnsi="Times New Roman"/>
          <w:b/>
          <w:bCs/>
          <w:sz w:val="32"/>
        </w:rPr>
        <w:t xml:space="preserve">  </w:t>
      </w:r>
      <w:r w:rsidRPr="00EA5D32">
        <w:rPr>
          <w:rFonts w:ascii="Times New Roman" w:eastAsia="仿宋_GB2312" w:hAnsi="Times New Roman"/>
          <w:sz w:val="32"/>
        </w:rPr>
        <w:t>铁路营业线</w:t>
      </w:r>
      <w:proofErr w:type="gramStart"/>
      <w:r w:rsidRPr="00EA5D32">
        <w:rPr>
          <w:rFonts w:ascii="Times New Roman" w:eastAsia="仿宋_GB2312" w:hAnsi="Times New Roman"/>
          <w:sz w:val="32"/>
        </w:rPr>
        <w:t>施工按</w:t>
      </w:r>
      <w:proofErr w:type="gramEnd"/>
      <w:r w:rsidRPr="00EA5D32">
        <w:rPr>
          <w:rFonts w:ascii="Times New Roman" w:eastAsia="仿宋_GB2312" w:hAnsi="Times New Roman"/>
          <w:sz w:val="32"/>
        </w:rPr>
        <w:t>高速铁路和</w:t>
      </w:r>
      <w:proofErr w:type="gramStart"/>
      <w:r w:rsidRPr="00EA5D32">
        <w:rPr>
          <w:rFonts w:ascii="Times New Roman" w:eastAsia="仿宋_GB2312" w:hAnsi="Times New Roman"/>
          <w:sz w:val="32"/>
        </w:rPr>
        <w:t>普速</w:t>
      </w:r>
      <w:proofErr w:type="gramEnd"/>
      <w:r w:rsidRPr="00EA5D32">
        <w:rPr>
          <w:rFonts w:ascii="Times New Roman" w:eastAsia="仿宋_GB2312" w:hAnsi="Times New Roman"/>
          <w:sz w:val="32"/>
        </w:rPr>
        <w:t>铁路进行管理。普</w:t>
      </w:r>
      <w:proofErr w:type="gramStart"/>
      <w:r w:rsidRPr="00EA5D32">
        <w:rPr>
          <w:rFonts w:ascii="Times New Roman" w:eastAsia="仿宋_GB2312" w:hAnsi="Times New Roman"/>
          <w:sz w:val="32"/>
        </w:rPr>
        <w:t>速铁路</w:t>
      </w:r>
      <w:proofErr w:type="gramEnd"/>
      <w:r w:rsidRPr="00EA5D32">
        <w:rPr>
          <w:rFonts w:ascii="Times New Roman" w:eastAsia="仿宋_GB2312" w:hAnsi="Times New Roman"/>
          <w:sz w:val="32"/>
        </w:rPr>
        <w:t>分为繁忙干线、干线和其他线路。集团公司高速铁路、繁忙干线及干线名称见附件</w:t>
      </w:r>
      <w:r w:rsidRPr="00EA5D32">
        <w:rPr>
          <w:rFonts w:ascii="Times New Roman" w:eastAsia="仿宋_GB2312" w:hAnsi="Times New Roman"/>
          <w:sz w:val="32"/>
        </w:rPr>
        <w:t>1</w:t>
      </w:r>
      <w:r w:rsidRPr="00EA5D32">
        <w:rPr>
          <w:rFonts w:ascii="Times New Roman" w:eastAsia="仿宋_GB2312" w:hAnsi="Times New Roman"/>
          <w:sz w:val="32"/>
        </w:rPr>
        <w:t>。</w:t>
      </w:r>
    </w:p>
    <w:p w14:paraId="72DD7BA2"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第四条</w:t>
      </w:r>
      <w:r w:rsidRPr="00EA5D32">
        <w:rPr>
          <w:rFonts w:ascii="Times New Roman" w:eastAsia="仿宋_GB2312" w:hAnsi="Times New Roman"/>
          <w:b/>
          <w:bCs/>
          <w:sz w:val="32"/>
        </w:rPr>
        <w:t xml:space="preserve">  </w:t>
      </w:r>
      <w:r w:rsidRPr="00EA5D32">
        <w:rPr>
          <w:rFonts w:ascii="Times New Roman" w:eastAsia="仿宋_GB2312" w:hAnsi="Times New Roman"/>
          <w:sz w:val="32"/>
        </w:rPr>
        <w:t>本细则规定了铁路营业线施工项目、天窗和慢行、</w:t>
      </w:r>
      <w:proofErr w:type="gramStart"/>
      <w:r w:rsidRPr="00EA5D32">
        <w:rPr>
          <w:rFonts w:ascii="Times New Roman" w:eastAsia="仿宋_GB2312" w:hAnsi="Times New Roman"/>
          <w:sz w:val="32"/>
        </w:rPr>
        <w:t>邻线限速</w:t>
      </w:r>
      <w:proofErr w:type="gramEnd"/>
      <w:r w:rsidRPr="00EA5D32">
        <w:rPr>
          <w:rFonts w:ascii="Times New Roman" w:eastAsia="仿宋_GB2312" w:hAnsi="Times New Roman"/>
          <w:sz w:val="32"/>
        </w:rPr>
        <w:t>、等级划分、施工组织领导、施工方案审核、施工计划编制及审批、集中修和维修组织实施，规范了施工过渡工程、验收交接的要求和施工安全管理责任，明确了施工考核及奖惩的基本制度。</w:t>
      </w:r>
    </w:p>
    <w:p w14:paraId="35DCDC48"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黑体" w:hAnsi="Times New Roman"/>
          <w:bCs/>
          <w:sz w:val="32"/>
        </w:rPr>
        <w:t>第五条</w:t>
      </w:r>
      <w:r w:rsidRPr="00EA5D32">
        <w:rPr>
          <w:rFonts w:ascii="Times New Roman" w:eastAsia="黑体" w:hAnsi="Times New Roman"/>
          <w:bCs/>
          <w:sz w:val="32"/>
        </w:rPr>
        <w:t xml:space="preserve">  </w:t>
      </w:r>
      <w:r w:rsidRPr="00EA5D32">
        <w:rPr>
          <w:rFonts w:ascii="Times New Roman" w:eastAsia="仿宋_GB2312" w:hAnsi="Times New Roman"/>
          <w:sz w:val="32"/>
          <w:szCs w:val="28"/>
        </w:rPr>
        <w:t>集团公司是营业线施工管理的责任主体。参与营业线施工的各单位主要负责人是本单位营业线施工安全生产第一责任人，对本单位的安全生产工作全面负责，其他负责人对职责范围内的安全生产工作负责。</w:t>
      </w:r>
    </w:p>
    <w:p w14:paraId="74FB7551"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第六条</w:t>
      </w:r>
      <w:r w:rsidRPr="00EA5D32">
        <w:rPr>
          <w:rFonts w:ascii="Times New Roman" w:eastAsia="仿宋_GB2312" w:hAnsi="Times New Roman"/>
          <w:b/>
          <w:bCs/>
          <w:sz w:val="32"/>
        </w:rPr>
        <w:t xml:space="preserve">  </w:t>
      </w:r>
      <w:r w:rsidRPr="00EA5D32">
        <w:rPr>
          <w:rFonts w:ascii="Times New Roman" w:eastAsia="仿宋_GB2312" w:hAnsi="Times New Roman"/>
          <w:sz w:val="32"/>
          <w:szCs w:val="28"/>
        </w:rPr>
        <w:t>铁路营业线施工必须把确保安全放在首位，坚持安全第一、预防为主、综合治理的方针，</w:t>
      </w:r>
      <w:r w:rsidRPr="00EA5D32">
        <w:rPr>
          <w:rFonts w:ascii="仿宋_GB2312" w:eastAsia="仿宋_GB2312" w:hAnsi="微软雅黑" w:hint="eastAsia"/>
          <w:sz w:val="32"/>
          <w:szCs w:val="32"/>
        </w:rPr>
        <w:t>坚持安全第一、前沿控制、方案准确、责任明晰的思路，坚决防控施工“四大风险”（防控触电高坠、防控碰撞人机料、防控损伤既有线联锁设备、防控冒险放行列车）。</w:t>
      </w:r>
      <w:r w:rsidRPr="00EA5D32">
        <w:rPr>
          <w:rFonts w:ascii="Times New Roman" w:eastAsia="仿宋_GB2312" w:hAnsi="Times New Roman"/>
          <w:sz w:val="32"/>
          <w:szCs w:val="28"/>
        </w:rPr>
        <w:t>建设、设计、施工、监理、行车组织、设备管理等单位和部门应严格执行</w:t>
      </w:r>
      <w:r w:rsidRPr="00EA5D32">
        <w:rPr>
          <w:rFonts w:ascii="Times New Roman" w:eastAsia="仿宋_GB2312" w:hAnsi="Times New Roman"/>
          <w:sz w:val="32"/>
        </w:rPr>
        <w:t>本细则</w:t>
      </w:r>
      <w:r w:rsidRPr="00EA5D32">
        <w:rPr>
          <w:rFonts w:ascii="Times New Roman" w:eastAsia="仿宋_GB2312" w:hAnsi="Times New Roman"/>
          <w:sz w:val="32"/>
          <w:szCs w:val="28"/>
        </w:rPr>
        <w:t>有关规定。</w:t>
      </w:r>
    </w:p>
    <w:p w14:paraId="6DD0A959" w14:textId="77777777" w:rsidR="00DE7B51" w:rsidRPr="00EA5D32" w:rsidRDefault="00DE7B51" w:rsidP="00DE7B51">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第七条</w:t>
      </w:r>
      <w:r w:rsidRPr="00EA5D32">
        <w:rPr>
          <w:rFonts w:ascii="Times New Roman" w:eastAsia="仿宋_GB2312" w:hAnsi="Times New Roman"/>
          <w:sz w:val="32"/>
        </w:rPr>
        <w:t xml:space="preserve">  </w:t>
      </w:r>
      <w:r w:rsidRPr="00EA5D32">
        <w:rPr>
          <w:rFonts w:ascii="Times New Roman" w:eastAsia="仿宋_GB2312" w:hAnsi="Times New Roman"/>
          <w:bCs/>
          <w:sz w:val="32"/>
        </w:rPr>
        <w:t>铁路营业线施工是运输组织的重要组成部分，</w:t>
      </w:r>
      <w:r w:rsidRPr="00EA5D32">
        <w:rPr>
          <w:rFonts w:ascii="Times New Roman" w:eastAsia="仿宋_GB2312" w:hAnsi="Times New Roman"/>
          <w:sz w:val="32"/>
        </w:rPr>
        <w:t>应坚持运输、施工兼顾的原则，规范施工计划管理，加强施工组织和施工期间的运输组织，按计划、有组织地进行各项施工，积极推广使用技术先进的施工机具和施工方法，提高施工作业效率和质量。</w:t>
      </w:r>
      <w:bookmarkStart w:id="12" w:name="_第二章__营业线施工项目"/>
      <w:bookmarkStart w:id="13" w:name="_Toc326566659"/>
      <w:bookmarkStart w:id="14" w:name="_Toc326647493"/>
      <w:bookmarkStart w:id="15" w:name="_Toc326650087"/>
      <w:bookmarkStart w:id="16" w:name="_Toc327770173"/>
      <w:bookmarkStart w:id="17" w:name="_Toc327772118"/>
      <w:bookmarkStart w:id="18" w:name="_Toc327778487"/>
      <w:bookmarkStart w:id="19" w:name="_Toc327967942"/>
      <w:bookmarkStart w:id="20" w:name="_Toc328029057"/>
      <w:bookmarkStart w:id="21" w:name="_Toc328400217"/>
      <w:bookmarkStart w:id="22" w:name="_Toc329607419"/>
      <w:bookmarkStart w:id="23" w:name="_Toc329607577"/>
      <w:bookmarkStart w:id="24" w:name="_Toc331400319"/>
      <w:bookmarkStart w:id="25" w:name="_Toc337622009"/>
      <w:bookmarkStart w:id="26" w:name="_Toc337622432"/>
      <w:bookmarkEnd w:id="12"/>
    </w:p>
    <w:p w14:paraId="78FD9E29" w14:textId="77777777" w:rsidR="00DE7B51" w:rsidRPr="00EA5D32" w:rsidRDefault="00DE7B51" w:rsidP="00DE7B51">
      <w:pPr>
        <w:pStyle w:val="a4"/>
        <w:adjustRightInd w:val="0"/>
        <w:snapToGrid w:val="0"/>
        <w:spacing w:beforeLines="100" w:before="289" w:afterLines="100" w:after="289" w:line="560" w:lineRule="exact"/>
        <w:jc w:val="center"/>
        <w:rPr>
          <w:rFonts w:ascii="Times New Roman" w:eastAsia="黑体" w:hAnsi="Times New Roman"/>
          <w:bCs/>
          <w:sz w:val="32"/>
          <w:szCs w:val="32"/>
        </w:rPr>
      </w:pPr>
      <w:r w:rsidRPr="00EA5D32">
        <w:rPr>
          <w:rFonts w:ascii="Times New Roman" w:eastAsia="黑体" w:hAnsi="Times New Roman"/>
          <w:bCs/>
          <w:sz w:val="32"/>
          <w:szCs w:val="32"/>
        </w:rPr>
        <w:lastRenderedPageBreak/>
        <w:t>第二章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营业线施工</w:t>
      </w:r>
      <w:bookmarkEnd w:id="13"/>
      <w:bookmarkEnd w:id="14"/>
      <w:bookmarkEnd w:id="15"/>
      <w:bookmarkEnd w:id="16"/>
      <w:bookmarkEnd w:id="17"/>
      <w:bookmarkEnd w:id="18"/>
      <w:bookmarkEnd w:id="19"/>
      <w:bookmarkEnd w:id="20"/>
      <w:bookmarkEnd w:id="21"/>
      <w:bookmarkEnd w:id="22"/>
      <w:bookmarkEnd w:id="23"/>
      <w:r w:rsidRPr="00EA5D32">
        <w:rPr>
          <w:rFonts w:ascii="Times New Roman" w:eastAsia="黑体" w:hAnsi="Times New Roman"/>
          <w:bCs/>
          <w:sz w:val="32"/>
          <w:szCs w:val="32"/>
        </w:rPr>
        <w:t>项目</w:t>
      </w:r>
      <w:bookmarkEnd w:id="24"/>
      <w:bookmarkEnd w:id="25"/>
      <w:bookmarkEnd w:id="26"/>
    </w:p>
    <w:p w14:paraId="34A97B37"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黑体"/>
          <w:bCs/>
          <w:sz w:val="32"/>
        </w:rPr>
        <w:t>第八条</w:t>
      </w:r>
      <w:r w:rsidRPr="00EA5D32">
        <w:rPr>
          <w:rFonts w:eastAsia="仿宋_GB2312"/>
          <w:b/>
          <w:bCs/>
          <w:sz w:val="32"/>
        </w:rPr>
        <w:t xml:space="preserve">  </w:t>
      </w:r>
      <w:r w:rsidRPr="00EA5D32">
        <w:rPr>
          <w:rFonts w:eastAsia="仿宋_GB2312"/>
          <w:sz w:val="32"/>
          <w:szCs w:val="32"/>
        </w:rPr>
        <w:t>施工项目。</w:t>
      </w:r>
    </w:p>
    <w:p w14:paraId="64E8AB3E"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（一）线路及站场设备技术改造，增建线路、新线引入、电气化改造等施工。</w:t>
      </w:r>
    </w:p>
    <w:p w14:paraId="4CFE678D" w14:textId="77777777" w:rsidR="00DE7B51" w:rsidRPr="00EA5D32" w:rsidRDefault="00DE7B51" w:rsidP="00DE7B51">
      <w:pPr>
        <w:adjustRightInd w:val="0"/>
        <w:snapToGrid w:val="0"/>
        <w:spacing w:line="560" w:lineRule="exact"/>
        <w:ind w:firstLineChars="200" w:firstLine="640"/>
        <w:rPr>
          <w:ins w:id="27" w:author="Tom" w:date="2022-10-20T17:56:00Z"/>
          <w:rFonts w:ascii="仿宋_GB2312" w:eastAsia="仿宋_GB2312" w:hAnsi="仿宋_GB2312" w:cs="仿宋_GB2312" w:hint="eastAsia"/>
          <w:sz w:val="32"/>
          <w:szCs w:val="32"/>
        </w:rPr>
      </w:pPr>
      <w:r w:rsidRPr="00EA5D32">
        <w:rPr>
          <w:rFonts w:eastAsia="仿宋_GB2312"/>
          <w:sz w:val="32"/>
          <w:szCs w:val="32"/>
        </w:rPr>
        <w:t>（二）跨越、穿越铁路线路或站场的桥梁、隧道、涵洞、地下工程、管道、渡槽和电力线路、通信线路、油气（燃气、蒸汽）管线，以及铺设道口、平过道等设备设施的施工。</w:t>
      </w:r>
      <w:r w:rsidRPr="00EA5D32">
        <w:rPr>
          <w:rFonts w:ascii="仿宋_GB2312" w:eastAsia="仿宋_GB2312" w:hAnsi="仿宋_GB2312" w:cs="仿宋_GB2312" w:hint="eastAsia"/>
          <w:sz w:val="32"/>
          <w:szCs w:val="32"/>
        </w:rPr>
        <w:t>营业线设备安全限界内的上跨构筑物附属安全设施（包括不限于防撞墙、栏杆、声屏障、防落网、</w:t>
      </w:r>
      <w:proofErr w:type="gramStart"/>
      <w:r w:rsidRPr="00EA5D32">
        <w:rPr>
          <w:rFonts w:ascii="仿宋_GB2312" w:eastAsia="仿宋_GB2312" w:hAnsi="仿宋_GB2312" w:cs="仿宋_GB2312" w:hint="eastAsia"/>
          <w:sz w:val="32"/>
          <w:szCs w:val="32"/>
        </w:rPr>
        <w:t>防抛网</w:t>
      </w:r>
      <w:proofErr w:type="gramEnd"/>
      <w:r w:rsidRPr="00EA5D32">
        <w:rPr>
          <w:rFonts w:ascii="仿宋_GB2312" w:eastAsia="仿宋_GB2312" w:hAnsi="仿宋_GB2312" w:cs="仿宋_GB2312" w:hint="eastAsia"/>
          <w:sz w:val="32"/>
          <w:szCs w:val="32"/>
        </w:rPr>
        <w:t>等）安装更换。</w:t>
      </w:r>
    </w:p>
    <w:p w14:paraId="56D779FE"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（三）在铁路安全保护区内架设、铺设、拆除管道、渡槽和电力线路、通信线路、杆塔、油气（燃气、蒸汽）管线等设施的施工。</w:t>
      </w:r>
    </w:p>
    <w:p w14:paraId="236FE316"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（四）在规定的安全区域内实施爆破作业，在线路隐蔽工程（含通信、信号、电力电缆径路，给水管路）上作业，影响路基和桥隧</w:t>
      </w:r>
      <w:proofErr w:type="gramStart"/>
      <w:r w:rsidRPr="00EA5D32">
        <w:rPr>
          <w:rFonts w:eastAsia="仿宋_GB2312"/>
          <w:sz w:val="32"/>
          <w:szCs w:val="32"/>
        </w:rPr>
        <w:t>涵</w:t>
      </w:r>
      <w:proofErr w:type="gramEnd"/>
      <w:r w:rsidRPr="00EA5D32">
        <w:rPr>
          <w:rFonts w:eastAsia="仿宋_GB2312"/>
          <w:sz w:val="32"/>
          <w:szCs w:val="32"/>
        </w:rPr>
        <w:t>稳定的各种施工。</w:t>
      </w:r>
    </w:p>
    <w:p w14:paraId="1667865B"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（五）信号、</w:t>
      </w:r>
      <w:proofErr w:type="gramStart"/>
      <w:r w:rsidRPr="00EA5D32">
        <w:rPr>
          <w:rFonts w:eastAsia="仿宋_GB2312"/>
          <w:sz w:val="32"/>
          <w:szCs w:val="32"/>
        </w:rPr>
        <w:t>联锁</w:t>
      </w:r>
      <w:proofErr w:type="gramEnd"/>
      <w:r w:rsidRPr="00EA5D32">
        <w:rPr>
          <w:rFonts w:eastAsia="仿宋_GB2312"/>
          <w:sz w:val="32"/>
          <w:szCs w:val="32"/>
        </w:rPr>
        <w:t>、闭塞、</w:t>
      </w:r>
      <w:r w:rsidRPr="00EA5D32">
        <w:rPr>
          <w:rFonts w:eastAsia="仿宋_GB2312"/>
          <w:sz w:val="32"/>
          <w:szCs w:val="32"/>
        </w:rPr>
        <w:t>CTC/TDCS</w:t>
      </w:r>
      <w:r w:rsidRPr="00EA5D32">
        <w:rPr>
          <w:rFonts w:eastAsia="仿宋_GB2312"/>
          <w:sz w:val="32"/>
          <w:szCs w:val="32"/>
        </w:rPr>
        <w:t>、</w:t>
      </w:r>
      <w:proofErr w:type="gramStart"/>
      <w:r w:rsidRPr="00EA5D32">
        <w:rPr>
          <w:rFonts w:eastAsia="仿宋_GB2312"/>
          <w:sz w:val="32"/>
          <w:szCs w:val="32"/>
        </w:rPr>
        <w:t>列控等</w:t>
      </w:r>
      <w:proofErr w:type="gramEnd"/>
      <w:r w:rsidRPr="00EA5D32">
        <w:rPr>
          <w:rFonts w:eastAsia="仿宋_GB2312"/>
          <w:sz w:val="32"/>
          <w:szCs w:val="32"/>
        </w:rPr>
        <w:t>行车设备大中修、改造施工。</w:t>
      </w:r>
    </w:p>
    <w:p w14:paraId="1C9A0FDA"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（六）</w:t>
      </w:r>
      <w:r w:rsidRPr="00EA5D32">
        <w:rPr>
          <w:rFonts w:eastAsia="仿宋_GB2312"/>
          <w:bCs/>
          <w:sz w:val="32"/>
          <w:szCs w:val="32"/>
        </w:rPr>
        <w:t>影响营业</w:t>
      </w:r>
      <w:proofErr w:type="gramStart"/>
      <w:r w:rsidRPr="00EA5D32">
        <w:rPr>
          <w:rFonts w:eastAsia="仿宋_GB2312"/>
          <w:bCs/>
          <w:sz w:val="32"/>
          <w:szCs w:val="32"/>
        </w:rPr>
        <w:t>线正常</w:t>
      </w:r>
      <w:proofErr w:type="gramEnd"/>
      <w:r w:rsidRPr="00EA5D32">
        <w:rPr>
          <w:rFonts w:eastAsia="仿宋_GB2312"/>
          <w:bCs/>
          <w:sz w:val="32"/>
          <w:szCs w:val="32"/>
        </w:rPr>
        <w:t>运营的铁路重要信息系统运行环境改造、基础设施更新、应用系统变更等施工。</w:t>
      </w:r>
    </w:p>
    <w:p w14:paraId="5D5ED9E9" w14:textId="77777777" w:rsidR="00DE7B51" w:rsidRPr="00EA5D32" w:rsidRDefault="00DE7B51" w:rsidP="00DE7B51">
      <w:pPr>
        <w:adjustRightInd w:val="0"/>
        <w:snapToGrid w:val="0"/>
        <w:spacing w:line="560" w:lineRule="exact"/>
        <w:ind w:firstLineChars="200" w:firstLine="640"/>
        <w:rPr>
          <w:rFonts w:eastAsia="仿宋_GB2312"/>
          <w:bCs/>
          <w:sz w:val="32"/>
          <w:szCs w:val="32"/>
        </w:rPr>
      </w:pPr>
      <w:r w:rsidRPr="00EA5D32">
        <w:rPr>
          <w:rFonts w:eastAsia="仿宋_GB2312"/>
          <w:sz w:val="32"/>
          <w:szCs w:val="32"/>
        </w:rPr>
        <w:t>（七）</w:t>
      </w:r>
      <w:r w:rsidRPr="00EA5D32">
        <w:rPr>
          <w:rFonts w:eastAsia="仿宋_GB2312"/>
          <w:bCs/>
          <w:sz w:val="32"/>
          <w:szCs w:val="32"/>
        </w:rPr>
        <w:t>设置在线路上的安全检测、监控设备的新建、技术改造、大中修</w:t>
      </w:r>
      <w:r w:rsidRPr="00EA5D32">
        <w:rPr>
          <w:rFonts w:eastAsia="仿宋_GB2312"/>
          <w:sz w:val="32"/>
          <w:szCs w:val="32"/>
        </w:rPr>
        <w:t>及</w:t>
      </w:r>
      <w:r w:rsidRPr="00EA5D32">
        <w:rPr>
          <w:rFonts w:eastAsia="仿宋_GB2312"/>
          <w:sz w:val="32"/>
          <w:szCs w:val="32"/>
        </w:rPr>
        <w:t>TPDS</w:t>
      </w:r>
      <w:r w:rsidRPr="00EA5D32">
        <w:rPr>
          <w:rFonts w:eastAsia="仿宋_GB2312"/>
          <w:sz w:val="32"/>
          <w:szCs w:val="32"/>
        </w:rPr>
        <w:t>设备标定</w:t>
      </w:r>
      <w:r w:rsidRPr="00EA5D32">
        <w:rPr>
          <w:rFonts w:eastAsia="仿宋_GB2312"/>
          <w:bCs/>
          <w:sz w:val="32"/>
          <w:szCs w:val="32"/>
        </w:rPr>
        <w:t>施工。</w:t>
      </w:r>
    </w:p>
    <w:p w14:paraId="1ADAB6EF"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（八）影响营业</w:t>
      </w:r>
      <w:proofErr w:type="gramStart"/>
      <w:r w:rsidRPr="00EA5D32">
        <w:rPr>
          <w:rFonts w:eastAsia="仿宋_GB2312"/>
          <w:sz w:val="32"/>
          <w:szCs w:val="32"/>
        </w:rPr>
        <w:t>线正常</w:t>
      </w:r>
      <w:proofErr w:type="gramEnd"/>
      <w:r w:rsidRPr="00EA5D32">
        <w:rPr>
          <w:rFonts w:eastAsia="仿宋_GB2312"/>
          <w:sz w:val="32"/>
          <w:szCs w:val="32"/>
        </w:rPr>
        <w:t>运营</w:t>
      </w:r>
      <w:r w:rsidRPr="00EA5D32">
        <w:rPr>
          <w:rFonts w:eastAsia="仿宋_GB2312"/>
          <w:bCs/>
          <w:sz w:val="32"/>
          <w:szCs w:val="32"/>
        </w:rPr>
        <w:t>的通信网络施工和中断行车通信业务的通信设备施工</w:t>
      </w:r>
      <w:r w:rsidRPr="00EA5D32">
        <w:rPr>
          <w:rFonts w:eastAsia="仿宋_GB2312"/>
          <w:sz w:val="32"/>
          <w:szCs w:val="32"/>
        </w:rPr>
        <w:t>。本</w:t>
      </w:r>
      <w:r w:rsidRPr="00EA5D32">
        <w:rPr>
          <w:rFonts w:eastAsia="仿宋_GB2312"/>
          <w:sz w:val="32"/>
          <w:szCs w:val="28"/>
        </w:rPr>
        <w:t>细则</w:t>
      </w:r>
      <w:r w:rsidRPr="00EA5D32">
        <w:rPr>
          <w:rFonts w:eastAsia="仿宋_GB2312"/>
          <w:sz w:val="32"/>
          <w:szCs w:val="32"/>
        </w:rPr>
        <w:t>中行车通信业务是指列车调度电</w:t>
      </w:r>
      <w:r w:rsidRPr="00EA5D32">
        <w:rPr>
          <w:rFonts w:eastAsia="仿宋_GB2312"/>
          <w:sz w:val="32"/>
          <w:szCs w:val="32"/>
        </w:rPr>
        <w:lastRenderedPageBreak/>
        <w:t>话、站间行车电话、调度命令信息无线传送、无线车次号校核信息传送业务以及承载列车运行控制、</w:t>
      </w:r>
      <w:r w:rsidRPr="00EA5D32">
        <w:rPr>
          <w:rFonts w:eastAsia="仿宋_GB2312"/>
          <w:sz w:val="32"/>
          <w:szCs w:val="32"/>
        </w:rPr>
        <w:t>CTC/TDCS</w:t>
      </w:r>
      <w:r w:rsidRPr="00EA5D32">
        <w:rPr>
          <w:rFonts w:eastAsia="仿宋_GB2312"/>
          <w:sz w:val="32"/>
          <w:szCs w:val="32"/>
        </w:rPr>
        <w:t>、信号闭塞、信号安全数据网、信号逻辑检查、车辆红外轴温探测（</w:t>
      </w:r>
      <w:r w:rsidRPr="00EA5D32">
        <w:rPr>
          <w:rFonts w:eastAsia="仿宋_GB2312"/>
          <w:sz w:val="32"/>
          <w:szCs w:val="32"/>
        </w:rPr>
        <w:t>THDS</w:t>
      </w:r>
      <w:r w:rsidRPr="00EA5D32">
        <w:rPr>
          <w:rFonts w:eastAsia="仿宋_GB2312"/>
          <w:sz w:val="32"/>
          <w:szCs w:val="32"/>
        </w:rPr>
        <w:t>）、牵引供电远动、地震灾害和</w:t>
      </w:r>
      <w:proofErr w:type="gramStart"/>
      <w:r w:rsidRPr="00EA5D32">
        <w:rPr>
          <w:rFonts w:eastAsia="仿宋_GB2312"/>
          <w:sz w:val="32"/>
          <w:szCs w:val="32"/>
        </w:rPr>
        <w:t>异物侵限监测</w:t>
      </w:r>
      <w:proofErr w:type="gramEnd"/>
      <w:r w:rsidRPr="00EA5D32">
        <w:rPr>
          <w:rFonts w:eastAsia="仿宋_GB2312"/>
          <w:sz w:val="32"/>
          <w:szCs w:val="32"/>
        </w:rPr>
        <w:t>等系统的网络通道。</w:t>
      </w:r>
    </w:p>
    <w:p w14:paraId="53A8A8E5"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（九）线路大中修，路基、桥隧</w:t>
      </w:r>
      <w:proofErr w:type="gramStart"/>
      <w:r w:rsidRPr="00EA5D32">
        <w:rPr>
          <w:rFonts w:eastAsia="仿宋_GB2312"/>
          <w:sz w:val="32"/>
          <w:szCs w:val="32"/>
        </w:rPr>
        <w:t>涵</w:t>
      </w:r>
      <w:proofErr w:type="gramEnd"/>
      <w:r w:rsidRPr="00EA5D32">
        <w:rPr>
          <w:rFonts w:eastAsia="仿宋_GB2312"/>
          <w:sz w:val="32"/>
          <w:szCs w:val="32"/>
        </w:rPr>
        <w:t>大修施工及大型养路机械作业。</w:t>
      </w:r>
    </w:p>
    <w:p w14:paraId="08642A44"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（十）成段破底清筛，成组更换道岔（含钢轨伸缩调节器）</w:t>
      </w:r>
      <w:proofErr w:type="gramStart"/>
      <w:r w:rsidRPr="00EA5D32">
        <w:rPr>
          <w:rFonts w:eastAsia="仿宋_GB2312"/>
          <w:sz w:val="32"/>
          <w:szCs w:val="32"/>
        </w:rPr>
        <w:t>及轨件</w:t>
      </w:r>
      <w:proofErr w:type="gramEnd"/>
      <w:r w:rsidRPr="00EA5D32">
        <w:rPr>
          <w:rFonts w:eastAsia="仿宋_GB2312"/>
          <w:sz w:val="32"/>
          <w:szCs w:val="32"/>
        </w:rPr>
        <w:t>，成段更换扣件，更换轨道板（道床板），更换无</w:t>
      </w:r>
      <w:proofErr w:type="gramStart"/>
      <w:r w:rsidRPr="00EA5D32">
        <w:rPr>
          <w:rFonts w:eastAsia="仿宋_GB2312"/>
          <w:sz w:val="32"/>
          <w:szCs w:val="32"/>
        </w:rPr>
        <w:t>砟</w:t>
      </w:r>
      <w:proofErr w:type="gramEnd"/>
      <w:r w:rsidRPr="00EA5D32">
        <w:rPr>
          <w:rFonts w:eastAsia="仿宋_GB2312"/>
          <w:sz w:val="32"/>
          <w:szCs w:val="32"/>
        </w:rPr>
        <w:t>道床，无缝线路应力放散。</w:t>
      </w:r>
    </w:p>
    <w:p w14:paraId="05B63AB7"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（十一）普</w:t>
      </w:r>
      <w:proofErr w:type="gramStart"/>
      <w:r w:rsidRPr="00EA5D32">
        <w:rPr>
          <w:rFonts w:eastAsia="仿宋_GB2312"/>
          <w:sz w:val="32"/>
          <w:szCs w:val="32"/>
        </w:rPr>
        <w:t>速铁路</w:t>
      </w:r>
      <w:proofErr w:type="gramEnd"/>
      <w:r w:rsidRPr="00EA5D32">
        <w:rPr>
          <w:rFonts w:eastAsia="仿宋_GB2312"/>
          <w:sz w:val="32"/>
          <w:szCs w:val="32"/>
        </w:rPr>
        <w:t>成段更换钢轨或轨枕，使用冻害垫板一次总厚度大于等于</w:t>
      </w:r>
      <w:r w:rsidRPr="00EA5D32">
        <w:rPr>
          <w:rFonts w:eastAsia="仿宋_GB2312"/>
          <w:sz w:val="32"/>
          <w:szCs w:val="32"/>
        </w:rPr>
        <w:t>40mm</w:t>
      </w:r>
      <w:r w:rsidRPr="00EA5D32">
        <w:rPr>
          <w:rFonts w:eastAsia="仿宋_GB2312"/>
          <w:sz w:val="32"/>
          <w:szCs w:val="32"/>
        </w:rPr>
        <w:t>的冻害整治等施工；高速铁路使用冻害垫板一次总厚度大于等于</w:t>
      </w:r>
      <w:r w:rsidRPr="00EA5D32">
        <w:rPr>
          <w:rFonts w:eastAsia="仿宋_GB2312"/>
          <w:sz w:val="32"/>
          <w:szCs w:val="32"/>
        </w:rPr>
        <w:t>10mm</w:t>
      </w:r>
      <w:r w:rsidRPr="00EA5D32">
        <w:rPr>
          <w:rFonts w:eastAsia="仿宋_GB2312"/>
          <w:sz w:val="32"/>
          <w:szCs w:val="32"/>
        </w:rPr>
        <w:t>的冻害整治，更换钢轨或轨枕，更换道岔（含钢轨伸缩调节器）主要部件等施工。</w:t>
      </w:r>
    </w:p>
    <w:p w14:paraId="3AF720F3"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（十二）牵引供电变配电设备、远动设备、电力、接触网技术改造及大修、高速铁路接触网三级修等施工。</w:t>
      </w:r>
    </w:p>
    <w:p w14:paraId="35B7D309"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（十三）车站站台、雨棚、天桥等建筑物及上水和吸污设备、站场供水设施技术改造及大中修施工。</w:t>
      </w:r>
    </w:p>
    <w:p w14:paraId="6827C20E"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（十四）工程质量缺陷和高速铁路线路、路基、桥隧</w:t>
      </w:r>
      <w:proofErr w:type="gramStart"/>
      <w:r w:rsidRPr="00EA5D32">
        <w:rPr>
          <w:rFonts w:eastAsia="仿宋_GB2312"/>
          <w:sz w:val="32"/>
          <w:szCs w:val="32"/>
        </w:rPr>
        <w:t>涵</w:t>
      </w:r>
      <w:proofErr w:type="gramEnd"/>
      <w:r w:rsidRPr="00EA5D32">
        <w:rPr>
          <w:rFonts w:eastAsia="仿宋_GB2312"/>
          <w:sz w:val="32"/>
          <w:szCs w:val="32"/>
        </w:rPr>
        <w:t>病害整治等施工。</w:t>
      </w:r>
    </w:p>
    <w:p w14:paraId="584C7F5B"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（十五）整锚段更换接触线、承力索、附加线索，更换接触网支柱（吊柱），隧道内接触网预埋件整治等施工。</w:t>
      </w:r>
    </w:p>
    <w:p w14:paraId="09BEB1F5"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（十六）在线间距不足</w:t>
      </w:r>
      <w:r w:rsidRPr="00EA5D32">
        <w:rPr>
          <w:rFonts w:eastAsia="仿宋_GB2312"/>
          <w:sz w:val="32"/>
          <w:szCs w:val="32"/>
        </w:rPr>
        <w:t>6.5m</w:t>
      </w:r>
      <w:r w:rsidRPr="00EA5D32">
        <w:rPr>
          <w:rFonts w:eastAsia="仿宋_GB2312"/>
          <w:sz w:val="32"/>
          <w:szCs w:val="32"/>
        </w:rPr>
        <w:t>地段（两线间已有站台、栅栏等设施的除外）一线</w:t>
      </w:r>
      <w:proofErr w:type="gramStart"/>
      <w:r w:rsidRPr="00EA5D32">
        <w:rPr>
          <w:rFonts w:eastAsia="仿宋_GB2312"/>
          <w:sz w:val="32"/>
          <w:szCs w:val="32"/>
        </w:rPr>
        <w:t>作业邻线行车</w:t>
      </w:r>
      <w:proofErr w:type="gramEnd"/>
      <w:r w:rsidRPr="00EA5D32">
        <w:rPr>
          <w:rFonts w:eastAsia="仿宋_GB2312"/>
          <w:sz w:val="32"/>
          <w:szCs w:val="32"/>
        </w:rPr>
        <w:t>时，单个防护单元内（防护单元长度原则上不超过</w:t>
      </w:r>
      <w:r w:rsidRPr="00EA5D32">
        <w:rPr>
          <w:rFonts w:eastAsia="仿宋_GB2312"/>
          <w:sz w:val="32"/>
          <w:szCs w:val="32"/>
        </w:rPr>
        <w:t>100m</w:t>
      </w:r>
      <w:r w:rsidRPr="00EA5D32">
        <w:rPr>
          <w:rFonts w:eastAsia="仿宋_GB2312"/>
          <w:sz w:val="32"/>
          <w:szCs w:val="32"/>
        </w:rPr>
        <w:t>）使用小型养路机械（包括捣固机、</w:t>
      </w:r>
      <w:r w:rsidRPr="00EA5D32">
        <w:rPr>
          <w:rFonts w:eastAsia="仿宋_GB2312"/>
          <w:sz w:val="32"/>
          <w:szCs w:val="32"/>
        </w:rPr>
        <w:lastRenderedPageBreak/>
        <w:t>捣固镐、道岔打磨机、仿形打磨机、内燃扳手、</w:t>
      </w:r>
      <w:proofErr w:type="gramStart"/>
      <w:r w:rsidRPr="00EA5D32">
        <w:rPr>
          <w:rFonts w:eastAsia="仿宋_GB2312"/>
          <w:sz w:val="32"/>
          <w:szCs w:val="32"/>
        </w:rPr>
        <w:t>切轨机</w:t>
      </w:r>
      <w:proofErr w:type="gramEnd"/>
      <w:r w:rsidRPr="00EA5D32">
        <w:rPr>
          <w:rFonts w:eastAsia="仿宋_GB2312"/>
          <w:sz w:val="32"/>
          <w:szCs w:val="32"/>
        </w:rPr>
        <w:t>）总数</w:t>
      </w:r>
      <w:r w:rsidRPr="00EA5D32">
        <w:rPr>
          <w:rFonts w:eastAsia="仿宋_GB2312"/>
          <w:sz w:val="32"/>
          <w:szCs w:val="32"/>
        </w:rPr>
        <w:t>10</w:t>
      </w:r>
      <w:r w:rsidRPr="00EA5D32">
        <w:rPr>
          <w:rFonts w:eastAsia="仿宋_GB2312"/>
          <w:sz w:val="32"/>
          <w:szCs w:val="32"/>
        </w:rPr>
        <w:t>台及以上的作业和线路允许速度</w:t>
      </w:r>
      <w:r w:rsidRPr="00EA5D32">
        <w:rPr>
          <w:rFonts w:eastAsia="仿宋_GB2312"/>
          <w:sz w:val="32"/>
          <w:szCs w:val="32"/>
        </w:rPr>
        <w:t>120km/h</w:t>
      </w:r>
      <w:r w:rsidRPr="00EA5D32">
        <w:rPr>
          <w:rFonts w:eastAsia="仿宋_GB2312"/>
          <w:sz w:val="32"/>
          <w:szCs w:val="32"/>
        </w:rPr>
        <w:t>以上区段使用接触网车梯、梯子的作业。</w:t>
      </w:r>
    </w:p>
    <w:p w14:paraId="73BDCD0E" w14:textId="77777777" w:rsidR="00DE7B51" w:rsidRPr="00EA5D32" w:rsidRDefault="00DE7B51" w:rsidP="00DE7B51">
      <w:pPr>
        <w:adjustRightInd w:val="0"/>
        <w:snapToGrid w:val="0"/>
        <w:spacing w:line="560" w:lineRule="exact"/>
        <w:ind w:firstLineChars="200" w:firstLine="640"/>
        <w:rPr>
          <w:rFonts w:eastAsia="仿宋_GB2312"/>
          <w:sz w:val="32"/>
          <w:szCs w:val="32"/>
        </w:rPr>
      </w:pPr>
      <w:r w:rsidRPr="00EA5D32">
        <w:rPr>
          <w:rFonts w:eastAsia="仿宋_GB2312"/>
          <w:sz w:val="32"/>
          <w:szCs w:val="32"/>
        </w:rPr>
        <w:t>（十七）其他影响</w:t>
      </w:r>
      <w:r w:rsidRPr="00EA5D32">
        <w:rPr>
          <w:rFonts w:eastAsia="仿宋_GB2312"/>
          <w:sz w:val="32"/>
        </w:rPr>
        <w:t>营业线设备稳定、使用和行车</w:t>
      </w:r>
      <w:r w:rsidRPr="00EA5D32">
        <w:rPr>
          <w:rFonts w:eastAsia="仿宋_GB2312"/>
          <w:sz w:val="32"/>
          <w:szCs w:val="32"/>
        </w:rPr>
        <w:t>安全的施工。</w:t>
      </w:r>
    </w:p>
    <w:p w14:paraId="5370961C" w14:textId="77777777" w:rsidR="00DE7B51" w:rsidRPr="00EA5D32" w:rsidRDefault="00DE7B51" w:rsidP="00DE7B51">
      <w:pPr>
        <w:adjustRightInd w:val="0"/>
        <w:snapToGrid w:val="0"/>
        <w:spacing w:line="560" w:lineRule="exact"/>
        <w:ind w:firstLineChars="200" w:firstLine="640"/>
        <w:rPr>
          <w:rFonts w:eastAsia="仿宋_GB2312"/>
          <w:sz w:val="32"/>
        </w:rPr>
      </w:pPr>
      <w:r w:rsidRPr="00EA5D32">
        <w:rPr>
          <w:rFonts w:eastAsia="黑体"/>
          <w:bCs/>
          <w:sz w:val="32"/>
        </w:rPr>
        <w:t>第九条</w:t>
      </w:r>
      <w:r w:rsidRPr="00EA5D32">
        <w:rPr>
          <w:rFonts w:eastAsia="黑体"/>
          <w:bCs/>
          <w:sz w:val="32"/>
        </w:rPr>
        <w:t xml:space="preserve">  </w:t>
      </w:r>
      <w:r w:rsidRPr="00EA5D32">
        <w:rPr>
          <w:rFonts w:eastAsia="仿宋_GB2312"/>
          <w:sz w:val="32"/>
        </w:rPr>
        <w:t>维修项目。</w:t>
      </w:r>
    </w:p>
    <w:p w14:paraId="63B97253" w14:textId="279ACA3D" w:rsidR="0067225B" w:rsidRPr="00D41CAB" w:rsidRDefault="00DE7B51" w:rsidP="00D41CAB">
      <w:pPr>
        <w:adjustRightInd w:val="0"/>
        <w:snapToGrid w:val="0"/>
        <w:spacing w:line="560" w:lineRule="exact"/>
        <w:ind w:firstLineChars="200" w:firstLine="640"/>
        <w:rPr>
          <w:rFonts w:eastAsia="仿宋_GB2312" w:hint="eastAsia"/>
          <w:sz w:val="32"/>
          <w:szCs w:val="28"/>
        </w:rPr>
      </w:pPr>
      <w:r w:rsidRPr="00EA5D32">
        <w:rPr>
          <w:rFonts w:eastAsia="仿宋_GB2312"/>
          <w:sz w:val="32"/>
        </w:rPr>
        <w:t>维修项目是指作业开始前不需对行车条件进行限制，结束后须达到正常放行列车条件，</w:t>
      </w:r>
      <w:r w:rsidRPr="00EA5D32">
        <w:rPr>
          <w:rFonts w:eastAsia="仿宋_GB2312"/>
          <w:sz w:val="32"/>
          <w:szCs w:val="28"/>
        </w:rPr>
        <w:t>并且在维修天窗时间内能完成的项目。高速铁路维修项目详见附件</w:t>
      </w:r>
      <w:r w:rsidRPr="00EA5D32">
        <w:rPr>
          <w:rFonts w:eastAsia="仿宋_GB2312"/>
          <w:sz w:val="32"/>
          <w:szCs w:val="28"/>
        </w:rPr>
        <w:t>4</w:t>
      </w:r>
      <w:r w:rsidRPr="00EA5D32">
        <w:rPr>
          <w:rFonts w:eastAsia="仿宋_GB2312"/>
          <w:sz w:val="32"/>
          <w:szCs w:val="28"/>
        </w:rPr>
        <w:t>，普</w:t>
      </w:r>
      <w:proofErr w:type="gramStart"/>
      <w:r w:rsidRPr="00EA5D32">
        <w:rPr>
          <w:rFonts w:eastAsia="仿宋_GB2312"/>
          <w:sz w:val="32"/>
          <w:szCs w:val="28"/>
        </w:rPr>
        <w:t>速铁路</w:t>
      </w:r>
      <w:proofErr w:type="gramEnd"/>
      <w:r w:rsidRPr="00EA5D32">
        <w:rPr>
          <w:rFonts w:eastAsia="仿宋_GB2312"/>
          <w:sz w:val="32"/>
          <w:szCs w:val="28"/>
        </w:rPr>
        <w:t>维修项目详见附件</w:t>
      </w:r>
      <w:r w:rsidRPr="00EA5D32">
        <w:rPr>
          <w:rFonts w:eastAsia="仿宋_GB2312"/>
          <w:sz w:val="32"/>
          <w:szCs w:val="28"/>
        </w:rPr>
        <w:t>5</w:t>
      </w:r>
      <w:r w:rsidRPr="00EA5D32">
        <w:rPr>
          <w:rFonts w:eastAsia="仿宋_GB2312"/>
          <w:sz w:val="32"/>
          <w:szCs w:val="28"/>
        </w:rPr>
        <w:t>。</w:t>
      </w:r>
      <w:bookmarkStart w:id="28" w:name="_第三章__天窗和慢行规定"/>
      <w:bookmarkEnd w:id="28"/>
    </w:p>
    <w:sectPr w:rsidR="0067225B" w:rsidRPr="00D41CAB" w:rsidSect="003E5211">
      <w:headerReference w:type="default" r:id="rId8"/>
      <w:footerReference w:type="even" r:id="rId9"/>
      <w:footerReference w:type="default" r:id="rId10"/>
      <w:pgSz w:w="11907" w:h="16839" w:code="9"/>
      <w:pgMar w:top="2098" w:right="1474" w:bottom="1134" w:left="1588" w:header="851" w:footer="992" w:gutter="0"/>
      <w:cols w:space="425"/>
      <w:docGrid w:type="lines" w:linePitch="289"/>
      <w:sectPrChange w:id="29" w:author="Tom" w:date="2023-02-14T08:13:00Z">
        <w:sectPr w:rsidR="0067225B" w:rsidRPr="00D41CAB" w:rsidSect="003E5211">
          <w:pgMar w:top="2098" w:right="1474" w:bottom="1985" w:left="1588" w:header="851" w:footer="992"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DFC9" w14:textId="77777777" w:rsidR="000E4FEB" w:rsidRDefault="000E4FEB">
      <w:r>
        <w:separator/>
      </w:r>
    </w:p>
  </w:endnote>
  <w:endnote w:type="continuationSeparator" w:id="0">
    <w:p w14:paraId="74D28CD2" w14:textId="77777777" w:rsidR="000E4FEB" w:rsidRDefault="000E4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DD9F" w14:textId="77777777" w:rsidR="00D6148C" w:rsidRDefault="00D6148C" w:rsidP="007900E5">
    <w:pPr>
      <w:pStyle w:val="a6"/>
      <w:framePr w:wrap="around" w:vAnchor="text" w:hAnchor="margin" w:xAlign="outside" w:y="1"/>
      <w:rPr>
        <w:rStyle w:val="a8"/>
      </w:rPr>
    </w:pPr>
    <w:r>
      <w:rPr>
        <w:rStyle w:val="a8"/>
      </w:rPr>
      <w:fldChar w:fldCharType="begin"/>
    </w:r>
    <w:r>
      <w:rPr>
        <w:rStyle w:val="a8"/>
      </w:rPr>
      <w:instrText xml:space="preserve">PAGE  </w:instrText>
    </w:r>
    <w:r>
      <w:rPr>
        <w:rStyle w:val="a8"/>
      </w:rPr>
      <w:fldChar w:fldCharType="end"/>
    </w:r>
  </w:p>
  <w:p w14:paraId="5623D003" w14:textId="77777777" w:rsidR="00D6148C" w:rsidRDefault="00D6148C" w:rsidP="007900E5">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FE390" w14:textId="77777777" w:rsidR="00D6148C" w:rsidRDefault="00D6148C">
    <w:pPr>
      <w:pStyle w:val="a6"/>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684FA" w14:textId="77777777" w:rsidR="000E4FEB" w:rsidRDefault="000E4FEB">
      <w:r>
        <w:separator/>
      </w:r>
    </w:p>
  </w:footnote>
  <w:footnote w:type="continuationSeparator" w:id="0">
    <w:p w14:paraId="13C6EBC0" w14:textId="77777777" w:rsidR="000E4FEB" w:rsidRDefault="000E4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5002" w14:textId="77777777" w:rsidR="00D6148C" w:rsidRPr="00F92866" w:rsidRDefault="00D6148C" w:rsidP="00165E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F42"/>
    <w:multiLevelType w:val="hybridMultilevel"/>
    <w:tmpl w:val="1A323036"/>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 w15:restartNumberingAfterBreak="0">
    <w:nsid w:val="03800358"/>
    <w:multiLevelType w:val="multilevel"/>
    <w:tmpl w:val="04090023"/>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523485E"/>
    <w:multiLevelType w:val="hybridMultilevel"/>
    <w:tmpl w:val="A91AD386"/>
    <w:lvl w:ilvl="0" w:tplc="F2F404BA">
      <w:start w:val="2"/>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C83877"/>
    <w:multiLevelType w:val="hybridMultilevel"/>
    <w:tmpl w:val="E66A20C8"/>
    <w:lvl w:ilvl="0" w:tplc="70F49E4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3C92A07"/>
    <w:multiLevelType w:val="hybridMultilevel"/>
    <w:tmpl w:val="2444A10A"/>
    <w:lvl w:ilvl="0" w:tplc="3BFA431E">
      <w:start w:val="3"/>
      <w:numFmt w:val="decimal"/>
      <w:lvlText w:val="%1．"/>
      <w:lvlJc w:val="left"/>
      <w:pPr>
        <w:tabs>
          <w:tab w:val="num" w:pos="1368"/>
        </w:tabs>
        <w:ind w:left="1368" w:hanging="720"/>
      </w:pPr>
      <w:rPr>
        <w:rFonts w:hint="eastAsia"/>
      </w:rPr>
    </w:lvl>
    <w:lvl w:ilvl="1" w:tplc="04090019" w:tentative="1">
      <w:start w:val="1"/>
      <w:numFmt w:val="lowerLetter"/>
      <w:lvlText w:val="%2)"/>
      <w:lvlJc w:val="left"/>
      <w:pPr>
        <w:tabs>
          <w:tab w:val="num" w:pos="1488"/>
        </w:tabs>
        <w:ind w:left="1488" w:hanging="420"/>
      </w:pPr>
    </w:lvl>
    <w:lvl w:ilvl="2" w:tplc="0409001B" w:tentative="1">
      <w:start w:val="1"/>
      <w:numFmt w:val="lowerRoman"/>
      <w:lvlText w:val="%3."/>
      <w:lvlJc w:val="right"/>
      <w:pPr>
        <w:tabs>
          <w:tab w:val="num" w:pos="1908"/>
        </w:tabs>
        <w:ind w:left="1908" w:hanging="420"/>
      </w:pPr>
    </w:lvl>
    <w:lvl w:ilvl="3" w:tplc="0409000F" w:tentative="1">
      <w:start w:val="1"/>
      <w:numFmt w:val="decimal"/>
      <w:lvlText w:val="%4."/>
      <w:lvlJc w:val="left"/>
      <w:pPr>
        <w:tabs>
          <w:tab w:val="num" w:pos="2328"/>
        </w:tabs>
        <w:ind w:left="2328" w:hanging="420"/>
      </w:pPr>
    </w:lvl>
    <w:lvl w:ilvl="4" w:tplc="04090019" w:tentative="1">
      <w:start w:val="1"/>
      <w:numFmt w:val="lowerLetter"/>
      <w:lvlText w:val="%5)"/>
      <w:lvlJc w:val="left"/>
      <w:pPr>
        <w:tabs>
          <w:tab w:val="num" w:pos="2748"/>
        </w:tabs>
        <w:ind w:left="2748" w:hanging="420"/>
      </w:pPr>
    </w:lvl>
    <w:lvl w:ilvl="5" w:tplc="0409001B" w:tentative="1">
      <w:start w:val="1"/>
      <w:numFmt w:val="lowerRoman"/>
      <w:lvlText w:val="%6."/>
      <w:lvlJc w:val="right"/>
      <w:pPr>
        <w:tabs>
          <w:tab w:val="num" w:pos="3168"/>
        </w:tabs>
        <w:ind w:left="3168" w:hanging="420"/>
      </w:pPr>
    </w:lvl>
    <w:lvl w:ilvl="6" w:tplc="0409000F" w:tentative="1">
      <w:start w:val="1"/>
      <w:numFmt w:val="decimal"/>
      <w:lvlText w:val="%7."/>
      <w:lvlJc w:val="left"/>
      <w:pPr>
        <w:tabs>
          <w:tab w:val="num" w:pos="3588"/>
        </w:tabs>
        <w:ind w:left="3588" w:hanging="420"/>
      </w:pPr>
    </w:lvl>
    <w:lvl w:ilvl="7" w:tplc="04090019" w:tentative="1">
      <w:start w:val="1"/>
      <w:numFmt w:val="lowerLetter"/>
      <w:lvlText w:val="%8)"/>
      <w:lvlJc w:val="left"/>
      <w:pPr>
        <w:tabs>
          <w:tab w:val="num" w:pos="4008"/>
        </w:tabs>
        <w:ind w:left="4008" w:hanging="420"/>
      </w:pPr>
    </w:lvl>
    <w:lvl w:ilvl="8" w:tplc="0409001B" w:tentative="1">
      <w:start w:val="1"/>
      <w:numFmt w:val="lowerRoman"/>
      <w:lvlText w:val="%9."/>
      <w:lvlJc w:val="right"/>
      <w:pPr>
        <w:tabs>
          <w:tab w:val="num" w:pos="4428"/>
        </w:tabs>
        <w:ind w:left="4428" w:hanging="420"/>
      </w:pPr>
    </w:lvl>
  </w:abstractNum>
  <w:abstractNum w:abstractNumId="5" w15:restartNumberingAfterBreak="0">
    <w:nsid w:val="14A128C1"/>
    <w:multiLevelType w:val="multilevel"/>
    <w:tmpl w:val="662291B4"/>
    <w:styleLink w:val="1"/>
    <w:lvl w:ilvl="0">
      <w:start w:val="1"/>
      <w:numFmt w:val="upperRoman"/>
      <w:lvlText w:val="第 %1 条"/>
      <w:lvlJc w:val="left"/>
      <w:pPr>
        <w:tabs>
          <w:tab w:val="num" w:pos="2235"/>
        </w:tabs>
        <w:ind w:left="1155"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16A27212"/>
    <w:multiLevelType w:val="hybridMultilevel"/>
    <w:tmpl w:val="884420AC"/>
    <w:lvl w:ilvl="0" w:tplc="F5126C00">
      <w:start w:val="1"/>
      <w:numFmt w:val="decimal"/>
      <w:lvlText w:val="%1."/>
      <w:lvlJc w:val="left"/>
      <w:pPr>
        <w:tabs>
          <w:tab w:val="num" w:pos="360"/>
        </w:tabs>
        <w:ind w:left="360" w:hanging="360"/>
      </w:pPr>
      <w:rPr>
        <w:rFonts w:hint="default"/>
      </w:rPr>
    </w:lvl>
    <w:lvl w:ilvl="1" w:tplc="66C04372">
      <w:start w:val="1"/>
      <w:numFmt w:val="decimal"/>
      <w:lvlText w:val="（%2）"/>
      <w:lvlJc w:val="left"/>
      <w:pPr>
        <w:tabs>
          <w:tab w:val="num" w:pos="1140"/>
        </w:tabs>
        <w:ind w:left="1140" w:hanging="720"/>
      </w:pPr>
      <w:rPr>
        <w:rFonts w:hint="default"/>
      </w:rPr>
    </w:lvl>
    <w:lvl w:ilvl="2" w:tplc="BB006636">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FFE6B06"/>
    <w:multiLevelType w:val="hybridMultilevel"/>
    <w:tmpl w:val="2CFC4A94"/>
    <w:lvl w:ilvl="0" w:tplc="04090013">
      <w:start w:val="1"/>
      <w:numFmt w:val="chineseCountingThousand"/>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8" w15:restartNumberingAfterBreak="0">
    <w:nsid w:val="333E187D"/>
    <w:multiLevelType w:val="hybridMultilevel"/>
    <w:tmpl w:val="DA4C0EC2"/>
    <w:lvl w:ilvl="0" w:tplc="1E88CFFE">
      <w:start w:val="1"/>
      <w:numFmt w:val="decimal"/>
      <w:lvlText w:val="%1."/>
      <w:lvlJc w:val="left"/>
      <w:pPr>
        <w:tabs>
          <w:tab w:val="num" w:pos="570"/>
        </w:tabs>
        <w:ind w:left="570" w:hanging="360"/>
      </w:pPr>
      <w:rPr>
        <w:rFonts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9" w15:restartNumberingAfterBreak="0">
    <w:nsid w:val="33D06187"/>
    <w:multiLevelType w:val="hybridMultilevel"/>
    <w:tmpl w:val="99EA3BC6"/>
    <w:lvl w:ilvl="0" w:tplc="BB3A35F6">
      <w:start w:val="1"/>
      <w:numFmt w:val="decimal"/>
      <w:lvlText w:val="%1."/>
      <w:lvlJc w:val="left"/>
      <w:pPr>
        <w:tabs>
          <w:tab w:val="num" w:pos="1030"/>
        </w:tabs>
        <w:ind w:left="1030" w:hanging="39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0" w15:restartNumberingAfterBreak="0">
    <w:nsid w:val="33E17A54"/>
    <w:multiLevelType w:val="multilevel"/>
    <w:tmpl w:val="2BFE240C"/>
    <w:lvl w:ilvl="0">
      <w:start w:val="1"/>
      <w:numFmt w:val="chineseCountingThousand"/>
      <w:suff w:val="nothing"/>
      <w:lvlText w:val="第%1章"/>
      <w:lvlJc w:val="left"/>
      <w:pPr>
        <w:ind w:left="0" w:firstLine="0"/>
      </w:pPr>
      <w:rPr>
        <w:rFonts w:hint="eastAsia"/>
      </w:rPr>
    </w:lvl>
    <w:lvl w:ilvl="1">
      <w:start w:val="1"/>
      <w:numFmt w:val="none"/>
      <w:suff w:val="nothing"/>
      <w:lvlText w:val="第1条"/>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 w15:restartNumberingAfterBreak="0">
    <w:nsid w:val="36EA6568"/>
    <w:multiLevelType w:val="multilevel"/>
    <w:tmpl w:val="04090023"/>
    <w:lvl w:ilvl="0">
      <w:start w:val="1"/>
      <w:numFmt w:val="upperRoman"/>
      <w:lvlText w:val="第 %1 条"/>
      <w:lvlJc w:val="left"/>
      <w:pPr>
        <w:tabs>
          <w:tab w:val="num" w:pos="1800"/>
        </w:tabs>
        <w:ind w:left="0" w:firstLine="0"/>
      </w:pPr>
    </w:lvl>
    <w:lvl w:ilvl="1">
      <w:start w:val="1"/>
      <w:numFmt w:val="decimalZero"/>
      <w:pStyle w:val="2"/>
      <w:isLgl/>
      <w:lvlText w:val="节 %1.%2"/>
      <w:lvlJc w:val="left"/>
      <w:pPr>
        <w:tabs>
          <w:tab w:val="num" w:pos="1080"/>
        </w:tabs>
        <w:ind w:left="0" w:firstLine="0"/>
      </w:pPr>
    </w:lvl>
    <w:lvl w:ilvl="2">
      <w:start w:val="1"/>
      <w:numFmt w:val="lowerLetter"/>
      <w:pStyle w:val="3"/>
      <w:lvlText w:val="(%3)"/>
      <w:lvlJc w:val="left"/>
      <w:pPr>
        <w:tabs>
          <w:tab w:val="num" w:pos="1008"/>
        </w:tabs>
        <w:ind w:left="720" w:hanging="432"/>
      </w:pPr>
    </w:lvl>
    <w:lvl w:ilvl="3">
      <w:start w:val="1"/>
      <w:numFmt w:val="lowerRoman"/>
      <w:pStyle w:val="4"/>
      <w:lvlText w:val="(%4)"/>
      <w:lvlJc w:val="right"/>
      <w:pPr>
        <w:tabs>
          <w:tab w:val="num" w:pos="864"/>
        </w:tabs>
        <w:ind w:left="864" w:hanging="144"/>
      </w:pPr>
    </w:lvl>
    <w:lvl w:ilvl="4">
      <w:start w:val="1"/>
      <w:numFmt w:val="decimal"/>
      <w:pStyle w:val="5"/>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2" w15:restartNumberingAfterBreak="0">
    <w:nsid w:val="39AF276A"/>
    <w:multiLevelType w:val="hybridMultilevel"/>
    <w:tmpl w:val="B440854C"/>
    <w:lvl w:ilvl="0" w:tplc="A372D05A">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3" w15:restartNumberingAfterBreak="0">
    <w:nsid w:val="3C263FAE"/>
    <w:multiLevelType w:val="multilevel"/>
    <w:tmpl w:val="E79A9DA6"/>
    <w:lvl w:ilvl="0">
      <w:start w:val="1"/>
      <w:numFmt w:val="chineseCountingThousand"/>
      <w:suff w:val="nothing"/>
      <w:lvlText w:val="第%1章"/>
      <w:lvlJc w:val="left"/>
      <w:pPr>
        <w:ind w:left="0" w:firstLine="0"/>
      </w:pPr>
      <w:rPr>
        <w:rFonts w:hint="eastAsia"/>
      </w:rPr>
    </w:lvl>
    <w:lvl w:ilvl="1">
      <w:start w:val="1"/>
      <w:numFmt w:val="none"/>
      <w:suff w:val="nothing"/>
      <w:lvlText w:val="%2第1条"/>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4" w15:restartNumberingAfterBreak="0">
    <w:nsid w:val="3C4319C1"/>
    <w:multiLevelType w:val="hybridMultilevel"/>
    <w:tmpl w:val="110A0D0E"/>
    <w:lvl w:ilvl="0" w:tplc="3350EE06">
      <w:start w:val="1"/>
      <w:numFmt w:val="decimal"/>
      <w:lvlText w:val="%1."/>
      <w:lvlJc w:val="left"/>
      <w:pPr>
        <w:ind w:left="990" w:hanging="465"/>
      </w:pPr>
      <w:rPr>
        <w:rFonts w:ascii="仿宋" w:eastAsia="仿宋" w:hAnsi="仿宋"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5" w15:restartNumberingAfterBreak="0">
    <w:nsid w:val="3E574C91"/>
    <w:multiLevelType w:val="hybridMultilevel"/>
    <w:tmpl w:val="3BF21706"/>
    <w:lvl w:ilvl="0" w:tplc="C85E44A0">
      <w:start w:val="1"/>
      <w:numFmt w:val="japaneseCounting"/>
      <w:lvlText w:val="%1、"/>
      <w:lvlJc w:val="left"/>
      <w:pPr>
        <w:tabs>
          <w:tab w:val="num" w:pos="1360"/>
        </w:tabs>
        <w:ind w:left="1360" w:hanging="72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6" w15:restartNumberingAfterBreak="0">
    <w:nsid w:val="44AB11D8"/>
    <w:multiLevelType w:val="hybridMultilevel"/>
    <w:tmpl w:val="B6742F86"/>
    <w:lvl w:ilvl="0" w:tplc="C3F62AFE">
      <w:start w:val="8"/>
      <w:numFmt w:val="japaneseCounting"/>
      <w:lvlText w:val="第%1章"/>
      <w:lvlJc w:val="left"/>
      <w:pPr>
        <w:tabs>
          <w:tab w:val="num" w:pos="3645"/>
        </w:tabs>
        <w:ind w:left="3645" w:hanging="1440"/>
      </w:pPr>
      <w:rPr>
        <w:rFonts w:hint="default"/>
      </w:rPr>
    </w:lvl>
    <w:lvl w:ilvl="1" w:tplc="04090019" w:tentative="1">
      <w:start w:val="1"/>
      <w:numFmt w:val="lowerLetter"/>
      <w:lvlText w:val="%2)"/>
      <w:lvlJc w:val="left"/>
      <w:pPr>
        <w:tabs>
          <w:tab w:val="num" w:pos="3045"/>
        </w:tabs>
        <w:ind w:left="3045" w:hanging="420"/>
      </w:pPr>
    </w:lvl>
    <w:lvl w:ilvl="2" w:tplc="0409001B" w:tentative="1">
      <w:start w:val="1"/>
      <w:numFmt w:val="lowerRoman"/>
      <w:lvlText w:val="%3."/>
      <w:lvlJc w:val="right"/>
      <w:pPr>
        <w:tabs>
          <w:tab w:val="num" w:pos="3465"/>
        </w:tabs>
        <w:ind w:left="3465" w:hanging="420"/>
      </w:pPr>
    </w:lvl>
    <w:lvl w:ilvl="3" w:tplc="0409000F" w:tentative="1">
      <w:start w:val="1"/>
      <w:numFmt w:val="decimal"/>
      <w:lvlText w:val="%4."/>
      <w:lvlJc w:val="left"/>
      <w:pPr>
        <w:tabs>
          <w:tab w:val="num" w:pos="3885"/>
        </w:tabs>
        <w:ind w:left="3885" w:hanging="420"/>
      </w:pPr>
    </w:lvl>
    <w:lvl w:ilvl="4" w:tplc="04090019" w:tentative="1">
      <w:start w:val="1"/>
      <w:numFmt w:val="lowerLetter"/>
      <w:lvlText w:val="%5)"/>
      <w:lvlJc w:val="left"/>
      <w:pPr>
        <w:tabs>
          <w:tab w:val="num" w:pos="4305"/>
        </w:tabs>
        <w:ind w:left="4305" w:hanging="420"/>
      </w:pPr>
    </w:lvl>
    <w:lvl w:ilvl="5" w:tplc="0409001B" w:tentative="1">
      <w:start w:val="1"/>
      <w:numFmt w:val="lowerRoman"/>
      <w:lvlText w:val="%6."/>
      <w:lvlJc w:val="right"/>
      <w:pPr>
        <w:tabs>
          <w:tab w:val="num" w:pos="4725"/>
        </w:tabs>
        <w:ind w:left="4725" w:hanging="420"/>
      </w:pPr>
    </w:lvl>
    <w:lvl w:ilvl="6" w:tplc="0409000F" w:tentative="1">
      <w:start w:val="1"/>
      <w:numFmt w:val="decimal"/>
      <w:lvlText w:val="%7."/>
      <w:lvlJc w:val="left"/>
      <w:pPr>
        <w:tabs>
          <w:tab w:val="num" w:pos="5145"/>
        </w:tabs>
        <w:ind w:left="5145" w:hanging="420"/>
      </w:pPr>
    </w:lvl>
    <w:lvl w:ilvl="7" w:tplc="04090019" w:tentative="1">
      <w:start w:val="1"/>
      <w:numFmt w:val="lowerLetter"/>
      <w:lvlText w:val="%8)"/>
      <w:lvlJc w:val="left"/>
      <w:pPr>
        <w:tabs>
          <w:tab w:val="num" w:pos="5565"/>
        </w:tabs>
        <w:ind w:left="5565" w:hanging="420"/>
      </w:pPr>
    </w:lvl>
    <w:lvl w:ilvl="8" w:tplc="0409001B" w:tentative="1">
      <w:start w:val="1"/>
      <w:numFmt w:val="lowerRoman"/>
      <w:lvlText w:val="%9."/>
      <w:lvlJc w:val="right"/>
      <w:pPr>
        <w:tabs>
          <w:tab w:val="num" w:pos="5985"/>
        </w:tabs>
        <w:ind w:left="5985" w:hanging="420"/>
      </w:pPr>
    </w:lvl>
  </w:abstractNum>
  <w:abstractNum w:abstractNumId="17" w15:restartNumberingAfterBreak="0">
    <w:nsid w:val="48AD4BD5"/>
    <w:multiLevelType w:val="hybridMultilevel"/>
    <w:tmpl w:val="28EE7F90"/>
    <w:lvl w:ilvl="0" w:tplc="52D083A8">
      <w:start w:val="1"/>
      <w:numFmt w:val="decimal"/>
      <w:lvlText w:val="%1."/>
      <w:lvlJc w:val="left"/>
      <w:pPr>
        <w:tabs>
          <w:tab w:val="num" w:pos="1030"/>
        </w:tabs>
        <w:ind w:left="1030" w:hanging="39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8" w15:restartNumberingAfterBreak="0">
    <w:nsid w:val="4C57702D"/>
    <w:multiLevelType w:val="hybridMultilevel"/>
    <w:tmpl w:val="0786E7FC"/>
    <w:lvl w:ilvl="0" w:tplc="93D82D24">
      <w:start w:val="1"/>
      <w:numFmt w:val="decimal"/>
      <w:lvlText w:val="%1."/>
      <w:lvlJc w:val="left"/>
      <w:pPr>
        <w:tabs>
          <w:tab w:val="num" w:pos="1000"/>
        </w:tabs>
        <w:ind w:left="1000" w:hanging="360"/>
      </w:pPr>
      <w:rPr>
        <w:rFonts w:hint="eastAsia"/>
        <w:color w:val="000000"/>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9" w15:restartNumberingAfterBreak="0">
    <w:nsid w:val="50CC59A8"/>
    <w:multiLevelType w:val="hybridMultilevel"/>
    <w:tmpl w:val="7FB4ACC4"/>
    <w:lvl w:ilvl="0" w:tplc="084821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0" w15:restartNumberingAfterBreak="0">
    <w:nsid w:val="548115C2"/>
    <w:multiLevelType w:val="hybridMultilevel"/>
    <w:tmpl w:val="12580490"/>
    <w:lvl w:ilvl="0" w:tplc="38FEB518">
      <w:start w:val="5"/>
      <w:numFmt w:val="japaneseCounting"/>
      <w:lvlText w:val="第%1章"/>
      <w:lvlJc w:val="left"/>
      <w:pPr>
        <w:tabs>
          <w:tab w:val="num" w:pos="3540"/>
        </w:tabs>
        <w:ind w:left="3540" w:hanging="1440"/>
      </w:pPr>
      <w:rPr>
        <w:rFonts w:hint="default"/>
      </w:rPr>
    </w:lvl>
    <w:lvl w:ilvl="1" w:tplc="0409000F">
      <w:start w:val="1"/>
      <w:numFmt w:val="decimal"/>
      <w:lvlText w:val="%2."/>
      <w:lvlJc w:val="left"/>
      <w:pPr>
        <w:tabs>
          <w:tab w:val="num" w:pos="2940"/>
        </w:tabs>
        <w:ind w:left="2940" w:hanging="420"/>
      </w:pPr>
      <w:rPr>
        <w:rFonts w:hint="default"/>
      </w:rPr>
    </w:lvl>
    <w:lvl w:ilvl="2" w:tplc="69A2E8E8">
      <w:start w:val="1"/>
      <w:numFmt w:val="decimal"/>
      <w:lvlText w:val="（%3）"/>
      <w:lvlJc w:val="left"/>
      <w:pPr>
        <w:tabs>
          <w:tab w:val="num" w:pos="4020"/>
        </w:tabs>
        <w:ind w:left="4020" w:hanging="1080"/>
      </w:pPr>
      <w:rPr>
        <w:rFonts w:ascii="Times New Roman" w:cs="Times New Roman" w:hint="default"/>
      </w:rPr>
    </w:lvl>
    <w:lvl w:ilvl="3" w:tplc="684472BE">
      <w:start w:val="1"/>
      <w:numFmt w:val="decimal"/>
      <w:lvlText w:val="%4．"/>
      <w:lvlJc w:val="left"/>
      <w:pPr>
        <w:tabs>
          <w:tab w:val="num" w:pos="4485"/>
        </w:tabs>
        <w:ind w:left="4485" w:hanging="1125"/>
      </w:pPr>
      <w:rPr>
        <w:rFonts w:ascii="仿宋_GB2312" w:hint="default"/>
      </w:rPr>
    </w:lvl>
    <w:lvl w:ilvl="4" w:tplc="04090019" w:tentative="1">
      <w:start w:val="1"/>
      <w:numFmt w:val="lowerLetter"/>
      <w:lvlText w:val="%5)"/>
      <w:lvlJc w:val="left"/>
      <w:pPr>
        <w:tabs>
          <w:tab w:val="num" w:pos="4200"/>
        </w:tabs>
        <w:ind w:left="4200" w:hanging="420"/>
      </w:pPr>
    </w:lvl>
    <w:lvl w:ilvl="5" w:tplc="0409001B" w:tentative="1">
      <w:start w:val="1"/>
      <w:numFmt w:val="lowerRoman"/>
      <w:lvlText w:val="%6."/>
      <w:lvlJc w:val="right"/>
      <w:pPr>
        <w:tabs>
          <w:tab w:val="num" w:pos="4620"/>
        </w:tabs>
        <w:ind w:left="4620" w:hanging="420"/>
      </w:pPr>
    </w:lvl>
    <w:lvl w:ilvl="6" w:tplc="0409000F" w:tentative="1">
      <w:start w:val="1"/>
      <w:numFmt w:val="decimal"/>
      <w:lvlText w:val="%7."/>
      <w:lvlJc w:val="left"/>
      <w:pPr>
        <w:tabs>
          <w:tab w:val="num" w:pos="5040"/>
        </w:tabs>
        <w:ind w:left="5040" w:hanging="420"/>
      </w:pPr>
    </w:lvl>
    <w:lvl w:ilvl="7" w:tplc="04090019" w:tentative="1">
      <w:start w:val="1"/>
      <w:numFmt w:val="lowerLetter"/>
      <w:lvlText w:val="%8)"/>
      <w:lvlJc w:val="left"/>
      <w:pPr>
        <w:tabs>
          <w:tab w:val="num" w:pos="5460"/>
        </w:tabs>
        <w:ind w:left="5460" w:hanging="420"/>
      </w:pPr>
    </w:lvl>
    <w:lvl w:ilvl="8" w:tplc="0409001B" w:tentative="1">
      <w:start w:val="1"/>
      <w:numFmt w:val="lowerRoman"/>
      <w:lvlText w:val="%9."/>
      <w:lvlJc w:val="right"/>
      <w:pPr>
        <w:tabs>
          <w:tab w:val="num" w:pos="5880"/>
        </w:tabs>
        <w:ind w:left="5880" w:hanging="420"/>
      </w:pPr>
    </w:lvl>
  </w:abstractNum>
  <w:abstractNum w:abstractNumId="21" w15:restartNumberingAfterBreak="0">
    <w:nsid w:val="58712849"/>
    <w:multiLevelType w:val="multilevel"/>
    <w:tmpl w:val="E224289E"/>
    <w:lvl w:ilvl="0">
      <w:start w:val="1"/>
      <w:numFmt w:val="chineseCountingThousand"/>
      <w:suff w:val="nothing"/>
      <w:lvlText w:val="第%1章"/>
      <w:lvlJc w:val="left"/>
      <w:pPr>
        <w:ind w:left="0" w:firstLine="0"/>
      </w:pPr>
      <w:rPr>
        <w:rFonts w:hint="eastAsia"/>
      </w:rPr>
    </w:lvl>
    <w:lvl w:ilvl="1">
      <w:start w:val="1"/>
      <w:numFmt w:val="none"/>
      <w:suff w:val="nothing"/>
      <w:lvlText w:val="第1条"/>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15:restartNumberingAfterBreak="0">
    <w:nsid w:val="5B86670F"/>
    <w:multiLevelType w:val="hybridMultilevel"/>
    <w:tmpl w:val="976A398C"/>
    <w:lvl w:ilvl="0" w:tplc="103AFC0A">
      <w:start w:val="1"/>
      <w:numFmt w:val="decimal"/>
      <w:lvlText w:val="%1."/>
      <w:lvlJc w:val="left"/>
      <w:pPr>
        <w:tabs>
          <w:tab w:val="num" w:pos="960"/>
        </w:tabs>
        <w:ind w:left="960" w:hanging="360"/>
      </w:pPr>
      <w:rPr>
        <w:rFonts w:hint="eastAsia"/>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23" w15:restartNumberingAfterBreak="0">
    <w:nsid w:val="5B8E2222"/>
    <w:multiLevelType w:val="hybridMultilevel"/>
    <w:tmpl w:val="59940E0A"/>
    <w:lvl w:ilvl="0" w:tplc="8D602838">
      <w:start w:val="1"/>
      <w:numFmt w:val="decimal"/>
      <w:lvlText w:val="%1."/>
      <w:lvlJc w:val="left"/>
      <w:pPr>
        <w:tabs>
          <w:tab w:val="num" w:pos="360"/>
        </w:tabs>
        <w:ind w:left="360" w:hanging="360"/>
      </w:pPr>
      <w:rPr>
        <w:rFonts w:ascii="仿宋_GB2312" w:eastAsia="仿宋_GB2312" w:hAnsi="宋体" w:cs="Times New Roman" w:hint="default"/>
        <w:b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5C6C63C1"/>
    <w:multiLevelType w:val="hybridMultilevel"/>
    <w:tmpl w:val="76B80A6A"/>
    <w:lvl w:ilvl="0" w:tplc="E81C25E6">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A43567"/>
    <w:multiLevelType w:val="hybridMultilevel"/>
    <w:tmpl w:val="B1E4EB6A"/>
    <w:lvl w:ilvl="0" w:tplc="A970DC30">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6" w15:restartNumberingAfterBreak="0">
    <w:nsid w:val="5F0B7096"/>
    <w:multiLevelType w:val="hybridMultilevel"/>
    <w:tmpl w:val="93524178"/>
    <w:lvl w:ilvl="0" w:tplc="DC3C6CC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63132369"/>
    <w:multiLevelType w:val="hybridMultilevel"/>
    <w:tmpl w:val="3CD2A0D0"/>
    <w:lvl w:ilvl="0" w:tplc="5358C940">
      <w:start w:val="2"/>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13CB"/>
    <w:multiLevelType w:val="multilevel"/>
    <w:tmpl w:val="67BD13CB"/>
    <w:lvl w:ilvl="0">
      <w:start w:val="1"/>
      <w:numFmt w:val="decimal"/>
      <w:lvlText w:val="%1."/>
      <w:lvlJc w:val="left"/>
      <w:pPr>
        <w:tabs>
          <w:tab w:val="num" w:pos="958"/>
        </w:tabs>
        <w:ind w:left="958" w:hanging="420"/>
      </w:pPr>
    </w:lvl>
    <w:lvl w:ilvl="1">
      <w:start w:val="1"/>
      <w:numFmt w:val="lowerLetter"/>
      <w:lvlText w:val="%2)"/>
      <w:lvlJc w:val="left"/>
      <w:pPr>
        <w:tabs>
          <w:tab w:val="num" w:pos="1378"/>
        </w:tabs>
        <w:ind w:left="1378" w:hanging="420"/>
      </w:pPr>
    </w:lvl>
    <w:lvl w:ilvl="2">
      <w:start w:val="1"/>
      <w:numFmt w:val="lowerRoman"/>
      <w:lvlText w:val="%3."/>
      <w:lvlJc w:val="right"/>
      <w:pPr>
        <w:tabs>
          <w:tab w:val="num" w:pos="1798"/>
        </w:tabs>
        <w:ind w:left="1798" w:hanging="420"/>
      </w:pPr>
    </w:lvl>
    <w:lvl w:ilvl="3">
      <w:start w:val="1"/>
      <w:numFmt w:val="decimal"/>
      <w:lvlText w:val="%4."/>
      <w:lvlJc w:val="left"/>
      <w:pPr>
        <w:tabs>
          <w:tab w:val="num" w:pos="2218"/>
        </w:tabs>
        <w:ind w:left="2218" w:hanging="420"/>
      </w:pPr>
    </w:lvl>
    <w:lvl w:ilvl="4">
      <w:start w:val="1"/>
      <w:numFmt w:val="lowerLetter"/>
      <w:lvlText w:val="%5)"/>
      <w:lvlJc w:val="left"/>
      <w:pPr>
        <w:tabs>
          <w:tab w:val="num" w:pos="2638"/>
        </w:tabs>
        <w:ind w:left="2638" w:hanging="420"/>
      </w:pPr>
    </w:lvl>
    <w:lvl w:ilvl="5">
      <w:start w:val="1"/>
      <w:numFmt w:val="lowerRoman"/>
      <w:lvlText w:val="%6."/>
      <w:lvlJc w:val="right"/>
      <w:pPr>
        <w:tabs>
          <w:tab w:val="num" w:pos="3058"/>
        </w:tabs>
        <w:ind w:left="3058" w:hanging="420"/>
      </w:pPr>
    </w:lvl>
    <w:lvl w:ilvl="6">
      <w:start w:val="1"/>
      <w:numFmt w:val="decimal"/>
      <w:lvlText w:val="%7."/>
      <w:lvlJc w:val="left"/>
      <w:pPr>
        <w:tabs>
          <w:tab w:val="num" w:pos="3478"/>
        </w:tabs>
        <w:ind w:left="3478" w:hanging="420"/>
      </w:pPr>
    </w:lvl>
    <w:lvl w:ilvl="7">
      <w:start w:val="1"/>
      <w:numFmt w:val="lowerLetter"/>
      <w:lvlText w:val="%8)"/>
      <w:lvlJc w:val="left"/>
      <w:pPr>
        <w:tabs>
          <w:tab w:val="num" w:pos="3898"/>
        </w:tabs>
        <w:ind w:left="3898" w:hanging="420"/>
      </w:pPr>
    </w:lvl>
    <w:lvl w:ilvl="8">
      <w:start w:val="1"/>
      <w:numFmt w:val="lowerRoman"/>
      <w:lvlText w:val="%9."/>
      <w:lvlJc w:val="right"/>
      <w:pPr>
        <w:tabs>
          <w:tab w:val="num" w:pos="4318"/>
        </w:tabs>
        <w:ind w:left="4318" w:hanging="420"/>
      </w:pPr>
    </w:lvl>
  </w:abstractNum>
  <w:abstractNum w:abstractNumId="29" w15:restartNumberingAfterBreak="0">
    <w:nsid w:val="6CF717A9"/>
    <w:multiLevelType w:val="hybridMultilevel"/>
    <w:tmpl w:val="82509F98"/>
    <w:lvl w:ilvl="0" w:tplc="0700D236">
      <w:start w:val="1"/>
      <w:numFmt w:val="japaneseCounting"/>
      <w:lvlText w:val="第%1章"/>
      <w:lvlJc w:val="left"/>
      <w:pPr>
        <w:tabs>
          <w:tab w:val="num" w:pos="4485"/>
        </w:tabs>
        <w:ind w:left="4485" w:hanging="1440"/>
      </w:pPr>
      <w:rPr>
        <w:rFonts w:hint="eastAsia"/>
        <w:b w:val="0"/>
        <w:sz w:val="32"/>
        <w:szCs w:val="32"/>
        <w:lang w:val="en-US"/>
      </w:rPr>
    </w:lvl>
    <w:lvl w:ilvl="1" w:tplc="04090019" w:tentative="1">
      <w:start w:val="1"/>
      <w:numFmt w:val="lowerLetter"/>
      <w:lvlText w:val="%2)"/>
      <w:lvlJc w:val="left"/>
      <w:pPr>
        <w:tabs>
          <w:tab w:val="num" w:pos="3885"/>
        </w:tabs>
        <w:ind w:left="3885" w:hanging="420"/>
      </w:pPr>
    </w:lvl>
    <w:lvl w:ilvl="2" w:tplc="0409001B" w:tentative="1">
      <w:start w:val="1"/>
      <w:numFmt w:val="lowerRoman"/>
      <w:lvlText w:val="%3."/>
      <w:lvlJc w:val="right"/>
      <w:pPr>
        <w:tabs>
          <w:tab w:val="num" w:pos="4305"/>
        </w:tabs>
        <w:ind w:left="4305" w:hanging="420"/>
      </w:pPr>
    </w:lvl>
    <w:lvl w:ilvl="3" w:tplc="0409000F" w:tentative="1">
      <w:start w:val="1"/>
      <w:numFmt w:val="decimal"/>
      <w:lvlText w:val="%4."/>
      <w:lvlJc w:val="left"/>
      <w:pPr>
        <w:tabs>
          <w:tab w:val="num" w:pos="4725"/>
        </w:tabs>
        <w:ind w:left="4725" w:hanging="420"/>
      </w:pPr>
    </w:lvl>
    <w:lvl w:ilvl="4" w:tplc="04090019" w:tentative="1">
      <w:start w:val="1"/>
      <w:numFmt w:val="lowerLetter"/>
      <w:lvlText w:val="%5)"/>
      <w:lvlJc w:val="left"/>
      <w:pPr>
        <w:tabs>
          <w:tab w:val="num" w:pos="5145"/>
        </w:tabs>
        <w:ind w:left="5145" w:hanging="420"/>
      </w:pPr>
    </w:lvl>
    <w:lvl w:ilvl="5" w:tplc="0409001B" w:tentative="1">
      <w:start w:val="1"/>
      <w:numFmt w:val="lowerRoman"/>
      <w:lvlText w:val="%6."/>
      <w:lvlJc w:val="right"/>
      <w:pPr>
        <w:tabs>
          <w:tab w:val="num" w:pos="5565"/>
        </w:tabs>
        <w:ind w:left="5565" w:hanging="420"/>
      </w:pPr>
    </w:lvl>
    <w:lvl w:ilvl="6" w:tplc="0409000F" w:tentative="1">
      <w:start w:val="1"/>
      <w:numFmt w:val="decimal"/>
      <w:lvlText w:val="%7."/>
      <w:lvlJc w:val="left"/>
      <w:pPr>
        <w:tabs>
          <w:tab w:val="num" w:pos="5985"/>
        </w:tabs>
        <w:ind w:left="5985" w:hanging="420"/>
      </w:pPr>
    </w:lvl>
    <w:lvl w:ilvl="7" w:tplc="04090019" w:tentative="1">
      <w:start w:val="1"/>
      <w:numFmt w:val="lowerLetter"/>
      <w:lvlText w:val="%8)"/>
      <w:lvlJc w:val="left"/>
      <w:pPr>
        <w:tabs>
          <w:tab w:val="num" w:pos="6405"/>
        </w:tabs>
        <w:ind w:left="6405" w:hanging="420"/>
      </w:pPr>
    </w:lvl>
    <w:lvl w:ilvl="8" w:tplc="0409001B" w:tentative="1">
      <w:start w:val="1"/>
      <w:numFmt w:val="lowerRoman"/>
      <w:lvlText w:val="%9."/>
      <w:lvlJc w:val="right"/>
      <w:pPr>
        <w:tabs>
          <w:tab w:val="num" w:pos="6825"/>
        </w:tabs>
        <w:ind w:left="6825" w:hanging="420"/>
      </w:pPr>
    </w:lvl>
  </w:abstractNum>
  <w:abstractNum w:abstractNumId="30" w15:restartNumberingAfterBreak="0">
    <w:nsid w:val="6D4E1AB9"/>
    <w:multiLevelType w:val="multilevel"/>
    <w:tmpl w:val="6D4E1AB9"/>
    <w:lvl w:ilvl="0">
      <w:start w:val="1"/>
      <w:numFmt w:val="decimal"/>
      <w:lvlText w:val="%1."/>
      <w:lvlJc w:val="left"/>
      <w:pPr>
        <w:tabs>
          <w:tab w:val="num" w:pos="1060"/>
        </w:tabs>
        <w:ind w:left="1060" w:hanging="420"/>
      </w:pPr>
    </w:lvl>
    <w:lvl w:ilvl="1">
      <w:start w:val="1"/>
      <w:numFmt w:val="lowerLetter"/>
      <w:lvlText w:val="%2)"/>
      <w:lvlJc w:val="left"/>
      <w:pPr>
        <w:tabs>
          <w:tab w:val="num" w:pos="1480"/>
        </w:tabs>
        <w:ind w:left="1480" w:hanging="420"/>
      </w:p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abstractNum w:abstractNumId="31" w15:restartNumberingAfterBreak="0">
    <w:nsid w:val="7862183E"/>
    <w:multiLevelType w:val="hybridMultilevel"/>
    <w:tmpl w:val="E0AE1AF0"/>
    <w:lvl w:ilvl="0" w:tplc="ABD6D182">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206E9B"/>
    <w:multiLevelType w:val="hybridMultilevel"/>
    <w:tmpl w:val="BBA66D38"/>
    <w:lvl w:ilvl="0" w:tplc="AE6E27AE">
      <w:start w:val="1"/>
      <w:numFmt w:val="decimal"/>
      <w:lvlText w:val="（%1）"/>
      <w:lvlJc w:val="left"/>
      <w:pPr>
        <w:tabs>
          <w:tab w:val="num" w:pos="1720"/>
        </w:tabs>
        <w:ind w:left="1720" w:hanging="108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num w:numId="1" w16cid:durableId="2012026910">
    <w:abstractNumId w:val="29"/>
  </w:num>
  <w:num w:numId="2" w16cid:durableId="1538853117">
    <w:abstractNumId w:val="18"/>
  </w:num>
  <w:num w:numId="3" w16cid:durableId="308021257">
    <w:abstractNumId w:val="22"/>
  </w:num>
  <w:num w:numId="4" w16cid:durableId="66540573">
    <w:abstractNumId w:val="20"/>
  </w:num>
  <w:num w:numId="5" w16cid:durableId="580680218">
    <w:abstractNumId w:val="16"/>
  </w:num>
  <w:num w:numId="6" w16cid:durableId="274992658">
    <w:abstractNumId w:val="5"/>
  </w:num>
  <w:num w:numId="7" w16cid:durableId="151802014">
    <w:abstractNumId w:val="11"/>
  </w:num>
  <w:num w:numId="8" w16cid:durableId="5596191">
    <w:abstractNumId w:val="10"/>
  </w:num>
  <w:num w:numId="9" w16cid:durableId="1001808815">
    <w:abstractNumId w:val="21"/>
  </w:num>
  <w:num w:numId="10" w16cid:durableId="104153147">
    <w:abstractNumId w:val="13"/>
  </w:num>
  <w:num w:numId="11" w16cid:durableId="1792556633">
    <w:abstractNumId w:val="1"/>
  </w:num>
  <w:num w:numId="12" w16cid:durableId="222722500">
    <w:abstractNumId w:val="11"/>
  </w:num>
  <w:num w:numId="13" w16cid:durableId="731076573">
    <w:abstractNumId w:val="23"/>
  </w:num>
  <w:num w:numId="14" w16cid:durableId="1920140010">
    <w:abstractNumId w:val="15"/>
  </w:num>
  <w:num w:numId="15" w16cid:durableId="1755127354">
    <w:abstractNumId w:val="4"/>
  </w:num>
  <w:num w:numId="16" w16cid:durableId="1623419226">
    <w:abstractNumId w:val="3"/>
  </w:num>
  <w:num w:numId="17" w16cid:durableId="1629508552">
    <w:abstractNumId w:val="32"/>
  </w:num>
  <w:num w:numId="18" w16cid:durableId="1711565334">
    <w:abstractNumId w:val="7"/>
  </w:num>
  <w:num w:numId="19" w16cid:durableId="481655565">
    <w:abstractNumId w:val="14"/>
  </w:num>
  <w:num w:numId="20" w16cid:durableId="1703555484">
    <w:abstractNumId w:val="8"/>
  </w:num>
  <w:num w:numId="21" w16cid:durableId="1707634974">
    <w:abstractNumId w:val="0"/>
  </w:num>
  <w:num w:numId="22" w16cid:durableId="1657756171">
    <w:abstractNumId w:val="25"/>
  </w:num>
  <w:num w:numId="23" w16cid:durableId="686949917">
    <w:abstractNumId w:val="12"/>
  </w:num>
  <w:num w:numId="24" w16cid:durableId="597639186">
    <w:abstractNumId w:val="19"/>
  </w:num>
  <w:num w:numId="25" w16cid:durableId="912005874">
    <w:abstractNumId w:val="9"/>
  </w:num>
  <w:num w:numId="26" w16cid:durableId="1952739685">
    <w:abstractNumId w:val="17"/>
  </w:num>
  <w:num w:numId="27" w16cid:durableId="75710958">
    <w:abstractNumId w:val="28"/>
  </w:num>
  <w:num w:numId="28" w16cid:durableId="207037972">
    <w:abstractNumId w:val="30"/>
  </w:num>
  <w:num w:numId="29" w16cid:durableId="308174615">
    <w:abstractNumId w:val="27"/>
  </w:num>
  <w:num w:numId="30" w16cid:durableId="1262034720">
    <w:abstractNumId w:val="2"/>
  </w:num>
  <w:num w:numId="31" w16cid:durableId="892469616">
    <w:abstractNumId w:val="24"/>
  </w:num>
  <w:num w:numId="32" w16cid:durableId="1255358403">
    <w:abstractNumId w:val="31"/>
  </w:num>
  <w:num w:numId="33" w16cid:durableId="1304194823">
    <w:abstractNumId w:val="26"/>
  </w:num>
  <w:num w:numId="34" w16cid:durableId="96600509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5"/>
  <w:drawingGridVerticalSpacing w:val="289"/>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3EA4"/>
    <w:rsid w:val="00000277"/>
    <w:rsid w:val="00001370"/>
    <w:rsid w:val="00001625"/>
    <w:rsid w:val="00001A4C"/>
    <w:rsid w:val="00001BF3"/>
    <w:rsid w:val="00001D94"/>
    <w:rsid w:val="00001DCD"/>
    <w:rsid w:val="00001DF2"/>
    <w:rsid w:val="00001EAB"/>
    <w:rsid w:val="00002867"/>
    <w:rsid w:val="000028FC"/>
    <w:rsid w:val="00002C1B"/>
    <w:rsid w:val="000033AF"/>
    <w:rsid w:val="0000385B"/>
    <w:rsid w:val="00003A7C"/>
    <w:rsid w:val="00003E72"/>
    <w:rsid w:val="00003E9A"/>
    <w:rsid w:val="00004150"/>
    <w:rsid w:val="000044BD"/>
    <w:rsid w:val="0000559F"/>
    <w:rsid w:val="00006068"/>
    <w:rsid w:val="00006A79"/>
    <w:rsid w:val="0000703D"/>
    <w:rsid w:val="00007080"/>
    <w:rsid w:val="000076B0"/>
    <w:rsid w:val="000078D2"/>
    <w:rsid w:val="00007A11"/>
    <w:rsid w:val="00007B1A"/>
    <w:rsid w:val="00007B6C"/>
    <w:rsid w:val="00010381"/>
    <w:rsid w:val="00010D2C"/>
    <w:rsid w:val="00010EE6"/>
    <w:rsid w:val="0001108F"/>
    <w:rsid w:val="0001143A"/>
    <w:rsid w:val="000114E9"/>
    <w:rsid w:val="000115F5"/>
    <w:rsid w:val="00011797"/>
    <w:rsid w:val="000117DE"/>
    <w:rsid w:val="0001289C"/>
    <w:rsid w:val="000128C8"/>
    <w:rsid w:val="0001292C"/>
    <w:rsid w:val="000144A9"/>
    <w:rsid w:val="00014C58"/>
    <w:rsid w:val="00015205"/>
    <w:rsid w:val="0001542F"/>
    <w:rsid w:val="00015E35"/>
    <w:rsid w:val="00015FC2"/>
    <w:rsid w:val="00016F66"/>
    <w:rsid w:val="0001768D"/>
    <w:rsid w:val="0001783B"/>
    <w:rsid w:val="0001792C"/>
    <w:rsid w:val="00017D13"/>
    <w:rsid w:val="0002017F"/>
    <w:rsid w:val="00020500"/>
    <w:rsid w:val="00020D9A"/>
    <w:rsid w:val="00022C0E"/>
    <w:rsid w:val="00023219"/>
    <w:rsid w:val="000235B2"/>
    <w:rsid w:val="00023744"/>
    <w:rsid w:val="00023AA7"/>
    <w:rsid w:val="00023D77"/>
    <w:rsid w:val="00024761"/>
    <w:rsid w:val="00025170"/>
    <w:rsid w:val="0002535A"/>
    <w:rsid w:val="00025A80"/>
    <w:rsid w:val="00025C83"/>
    <w:rsid w:val="00025DD3"/>
    <w:rsid w:val="00025E74"/>
    <w:rsid w:val="0002622D"/>
    <w:rsid w:val="0002647F"/>
    <w:rsid w:val="000266A8"/>
    <w:rsid w:val="00026D03"/>
    <w:rsid w:val="00026EA8"/>
    <w:rsid w:val="00027371"/>
    <w:rsid w:val="00027653"/>
    <w:rsid w:val="00027B53"/>
    <w:rsid w:val="00027CF6"/>
    <w:rsid w:val="00027FE3"/>
    <w:rsid w:val="000313D6"/>
    <w:rsid w:val="00031403"/>
    <w:rsid w:val="0003162B"/>
    <w:rsid w:val="000319F3"/>
    <w:rsid w:val="00031D3E"/>
    <w:rsid w:val="00032491"/>
    <w:rsid w:val="000330CA"/>
    <w:rsid w:val="00033406"/>
    <w:rsid w:val="00033861"/>
    <w:rsid w:val="00033D31"/>
    <w:rsid w:val="00033D94"/>
    <w:rsid w:val="00033FF9"/>
    <w:rsid w:val="000340FC"/>
    <w:rsid w:val="000350EB"/>
    <w:rsid w:val="00035A3F"/>
    <w:rsid w:val="000365D1"/>
    <w:rsid w:val="0003665B"/>
    <w:rsid w:val="0003671D"/>
    <w:rsid w:val="00036987"/>
    <w:rsid w:val="00036C0C"/>
    <w:rsid w:val="000372A0"/>
    <w:rsid w:val="000402E5"/>
    <w:rsid w:val="0004056F"/>
    <w:rsid w:val="00040765"/>
    <w:rsid w:val="000408B2"/>
    <w:rsid w:val="00040CBE"/>
    <w:rsid w:val="00041029"/>
    <w:rsid w:val="00041836"/>
    <w:rsid w:val="000418B5"/>
    <w:rsid w:val="000419C1"/>
    <w:rsid w:val="00042220"/>
    <w:rsid w:val="00042386"/>
    <w:rsid w:val="00042980"/>
    <w:rsid w:val="00043E5F"/>
    <w:rsid w:val="000443C8"/>
    <w:rsid w:val="00044A15"/>
    <w:rsid w:val="00045521"/>
    <w:rsid w:val="000457AA"/>
    <w:rsid w:val="00046031"/>
    <w:rsid w:val="00046101"/>
    <w:rsid w:val="00046238"/>
    <w:rsid w:val="000472C0"/>
    <w:rsid w:val="00047785"/>
    <w:rsid w:val="000479F3"/>
    <w:rsid w:val="0005044E"/>
    <w:rsid w:val="00050599"/>
    <w:rsid w:val="00050703"/>
    <w:rsid w:val="000511BD"/>
    <w:rsid w:val="00051A87"/>
    <w:rsid w:val="00051B14"/>
    <w:rsid w:val="00051C4C"/>
    <w:rsid w:val="000535FF"/>
    <w:rsid w:val="00053B22"/>
    <w:rsid w:val="00053B44"/>
    <w:rsid w:val="0005451C"/>
    <w:rsid w:val="00054A59"/>
    <w:rsid w:val="00055110"/>
    <w:rsid w:val="00055BA3"/>
    <w:rsid w:val="00055C9C"/>
    <w:rsid w:val="00055DE1"/>
    <w:rsid w:val="00055EF5"/>
    <w:rsid w:val="0005680F"/>
    <w:rsid w:val="00056923"/>
    <w:rsid w:val="000570F9"/>
    <w:rsid w:val="000571A0"/>
    <w:rsid w:val="00057E7A"/>
    <w:rsid w:val="0006011D"/>
    <w:rsid w:val="000603D1"/>
    <w:rsid w:val="00061D29"/>
    <w:rsid w:val="0006205B"/>
    <w:rsid w:val="0006238B"/>
    <w:rsid w:val="0006252F"/>
    <w:rsid w:val="00062580"/>
    <w:rsid w:val="00062AAD"/>
    <w:rsid w:val="00062D31"/>
    <w:rsid w:val="000638CD"/>
    <w:rsid w:val="00063AC2"/>
    <w:rsid w:val="00063B8B"/>
    <w:rsid w:val="000640CC"/>
    <w:rsid w:val="00064157"/>
    <w:rsid w:val="00064A4B"/>
    <w:rsid w:val="00064AAB"/>
    <w:rsid w:val="000651A4"/>
    <w:rsid w:val="000656AF"/>
    <w:rsid w:val="00065AA3"/>
    <w:rsid w:val="00065B01"/>
    <w:rsid w:val="00065C45"/>
    <w:rsid w:val="00066352"/>
    <w:rsid w:val="00066699"/>
    <w:rsid w:val="0006745C"/>
    <w:rsid w:val="000674D4"/>
    <w:rsid w:val="00067DCA"/>
    <w:rsid w:val="000705B2"/>
    <w:rsid w:val="00071DB3"/>
    <w:rsid w:val="00071E46"/>
    <w:rsid w:val="000720BC"/>
    <w:rsid w:val="000722FF"/>
    <w:rsid w:val="00072710"/>
    <w:rsid w:val="000728D2"/>
    <w:rsid w:val="00072AD5"/>
    <w:rsid w:val="00072C6B"/>
    <w:rsid w:val="00072EC9"/>
    <w:rsid w:val="00072F45"/>
    <w:rsid w:val="000733F8"/>
    <w:rsid w:val="00073961"/>
    <w:rsid w:val="0007411A"/>
    <w:rsid w:val="00074385"/>
    <w:rsid w:val="00074972"/>
    <w:rsid w:val="0007545F"/>
    <w:rsid w:val="00076B12"/>
    <w:rsid w:val="00076EA7"/>
    <w:rsid w:val="0007756C"/>
    <w:rsid w:val="00077FBA"/>
    <w:rsid w:val="00077FC5"/>
    <w:rsid w:val="000800CA"/>
    <w:rsid w:val="000818D3"/>
    <w:rsid w:val="0008194A"/>
    <w:rsid w:val="00081E19"/>
    <w:rsid w:val="00082671"/>
    <w:rsid w:val="00082BD4"/>
    <w:rsid w:val="00082ED2"/>
    <w:rsid w:val="00082F71"/>
    <w:rsid w:val="00082FCA"/>
    <w:rsid w:val="000831E0"/>
    <w:rsid w:val="00083B09"/>
    <w:rsid w:val="00083D82"/>
    <w:rsid w:val="00083E24"/>
    <w:rsid w:val="00084507"/>
    <w:rsid w:val="00084FA7"/>
    <w:rsid w:val="00084FBB"/>
    <w:rsid w:val="00085147"/>
    <w:rsid w:val="000863F0"/>
    <w:rsid w:val="00086A6B"/>
    <w:rsid w:val="00086B72"/>
    <w:rsid w:val="00086DA0"/>
    <w:rsid w:val="00087056"/>
    <w:rsid w:val="000874FA"/>
    <w:rsid w:val="00087C3E"/>
    <w:rsid w:val="00087E32"/>
    <w:rsid w:val="00090B99"/>
    <w:rsid w:val="00091226"/>
    <w:rsid w:val="00091244"/>
    <w:rsid w:val="000913F2"/>
    <w:rsid w:val="00091DE6"/>
    <w:rsid w:val="0009228A"/>
    <w:rsid w:val="0009244B"/>
    <w:rsid w:val="000928B5"/>
    <w:rsid w:val="00092DB1"/>
    <w:rsid w:val="0009308E"/>
    <w:rsid w:val="0009365F"/>
    <w:rsid w:val="0009399A"/>
    <w:rsid w:val="00093A6C"/>
    <w:rsid w:val="00093E38"/>
    <w:rsid w:val="00093F10"/>
    <w:rsid w:val="00094021"/>
    <w:rsid w:val="00094279"/>
    <w:rsid w:val="000942D3"/>
    <w:rsid w:val="00094463"/>
    <w:rsid w:val="00095266"/>
    <w:rsid w:val="000952FD"/>
    <w:rsid w:val="000960CE"/>
    <w:rsid w:val="00096A3C"/>
    <w:rsid w:val="00096FE7"/>
    <w:rsid w:val="00097212"/>
    <w:rsid w:val="000973F3"/>
    <w:rsid w:val="00097607"/>
    <w:rsid w:val="0009779A"/>
    <w:rsid w:val="000A0860"/>
    <w:rsid w:val="000A11A7"/>
    <w:rsid w:val="000A1D29"/>
    <w:rsid w:val="000A222B"/>
    <w:rsid w:val="000A33DE"/>
    <w:rsid w:val="000A3D2D"/>
    <w:rsid w:val="000A42C8"/>
    <w:rsid w:val="000A460A"/>
    <w:rsid w:val="000A4650"/>
    <w:rsid w:val="000A4B3B"/>
    <w:rsid w:val="000A55EE"/>
    <w:rsid w:val="000A5D27"/>
    <w:rsid w:val="000A5D94"/>
    <w:rsid w:val="000A66D8"/>
    <w:rsid w:val="000A6BF5"/>
    <w:rsid w:val="000A6C35"/>
    <w:rsid w:val="000A7D58"/>
    <w:rsid w:val="000A7E6C"/>
    <w:rsid w:val="000B0653"/>
    <w:rsid w:val="000B1AE0"/>
    <w:rsid w:val="000B1E81"/>
    <w:rsid w:val="000B2217"/>
    <w:rsid w:val="000B2832"/>
    <w:rsid w:val="000B28BA"/>
    <w:rsid w:val="000B3030"/>
    <w:rsid w:val="000B30D5"/>
    <w:rsid w:val="000B38EB"/>
    <w:rsid w:val="000B3B50"/>
    <w:rsid w:val="000B3BA6"/>
    <w:rsid w:val="000B44B1"/>
    <w:rsid w:val="000B472A"/>
    <w:rsid w:val="000B4764"/>
    <w:rsid w:val="000B4A7B"/>
    <w:rsid w:val="000B5067"/>
    <w:rsid w:val="000B7035"/>
    <w:rsid w:val="000B7301"/>
    <w:rsid w:val="000B7351"/>
    <w:rsid w:val="000B73E9"/>
    <w:rsid w:val="000B7973"/>
    <w:rsid w:val="000C0605"/>
    <w:rsid w:val="000C079E"/>
    <w:rsid w:val="000C140C"/>
    <w:rsid w:val="000C149C"/>
    <w:rsid w:val="000C1624"/>
    <w:rsid w:val="000C175D"/>
    <w:rsid w:val="000C1A36"/>
    <w:rsid w:val="000C22D3"/>
    <w:rsid w:val="000C2E73"/>
    <w:rsid w:val="000C3159"/>
    <w:rsid w:val="000C31EB"/>
    <w:rsid w:val="000C3449"/>
    <w:rsid w:val="000C4242"/>
    <w:rsid w:val="000C507A"/>
    <w:rsid w:val="000C5180"/>
    <w:rsid w:val="000C5697"/>
    <w:rsid w:val="000C7028"/>
    <w:rsid w:val="000C7E67"/>
    <w:rsid w:val="000D06DB"/>
    <w:rsid w:val="000D1262"/>
    <w:rsid w:val="000D21C8"/>
    <w:rsid w:val="000D3002"/>
    <w:rsid w:val="000D3923"/>
    <w:rsid w:val="000D45C6"/>
    <w:rsid w:val="000D4816"/>
    <w:rsid w:val="000D5130"/>
    <w:rsid w:val="000D5267"/>
    <w:rsid w:val="000D5321"/>
    <w:rsid w:val="000D5FA9"/>
    <w:rsid w:val="000D60DD"/>
    <w:rsid w:val="000D61F3"/>
    <w:rsid w:val="000D6486"/>
    <w:rsid w:val="000D66BC"/>
    <w:rsid w:val="000D7071"/>
    <w:rsid w:val="000D729A"/>
    <w:rsid w:val="000D7402"/>
    <w:rsid w:val="000D7BA4"/>
    <w:rsid w:val="000D7C3C"/>
    <w:rsid w:val="000D7E25"/>
    <w:rsid w:val="000E016C"/>
    <w:rsid w:val="000E05CF"/>
    <w:rsid w:val="000E0714"/>
    <w:rsid w:val="000E0898"/>
    <w:rsid w:val="000E0B81"/>
    <w:rsid w:val="000E1240"/>
    <w:rsid w:val="000E184F"/>
    <w:rsid w:val="000E18D3"/>
    <w:rsid w:val="000E1FCD"/>
    <w:rsid w:val="000E22EF"/>
    <w:rsid w:val="000E2491"/>
    <w:rsid w:val="000E2689"/>
    <w:rsid w:val="000E2D0F"/>
    <w:rsid w:val="000E333C"/>
    <w:rsid w:val="000E3541"/>
    <w:rsid w:val="000E3AD6"/>
    <w:rsid w:val="000E3CBB"/>
    <w:rsid w:val="000E41DC"/>
    <w:rsid w:val="000E4BA1"/>
    <w:rsid w:val="000E4FEB"/>
    <w:rsid w:val="000E5CF4"/>
    <w:rsid w:val="000E62CC"/>
    <w:rsid w:val="000E6661"/>
    <w:rsid w:val="000E6C57"/>
    <w:rsid w:val="000E70B6"/>
    <w:rsid w:val="000E7326"/>
    <w:rsid w:val="000E74F7"/>
    <w:rsid w:val="000E75A0"/>
    <w:rsid w:val="000F0AED"/>
    <w:rsid w:val="000F0B47"/>
    <w:rsid w:val="000F1C59"/>
    <w:rsid w:val="000F1E7E"/>
    <w:rsid w:val="000F1E9A"/>
    <w:rsid w:val="000F22BF"/>
    <w:rsid w:val="000F2D6A"/>
    <w:rsid w:val="000F33B4"/>
    <w:rsid w:val="000F39B5"/>
    <w:rsid w:val="000F39B9"/>
    <w:rsid w:val="000F3E9B"/>
    <w:rsid w:val="000F4AEF"/>
    <w:rsid w:val="000F61BE"/>
    <w:rsid w:val="000F636B"/>
    <w:rsid w:val="000F63B5"/>
    <w:rsid w:val="000F6D17"/>
    <w:rsid w:val="000F7564"/>
    <w:rsid w:val="000F7673"/>
    <w:rsid w:val="000F784C"/>
    <w:rsid w:val="000F7CDA"/>
    <w:rsid w:val="000F7D61"/>
    <w:rsid w:val="000F7E63"/>
    <w:rsid w:val="00100211"/>
    <w:rsid w:val="00100478"/>
    <w:rsid w:val="001009F5"/>
    <w:rsid w:val="00100B37"/>
    <w:rsid w:val="00100EFD"/>
    <w:rsid w:val="0010121C"/>
    <w:rsid w:val="00101739"/>
    <w:rsid w:val="00102385"/>
    <w:rsid w:val="00102688"/>
    <w:rsid w:val="001029FD"/>
    <w:rsid w:val="00102E71"/>
    <w:rsid w:val="001032F9"/>
    <w:rsid w:val="0010372C"/>
    <w:rsid w:val="00103F11"/>
    <w:rsid w:val="00104417"/>
    <w:rsid w:val="00104753"/>
    <w:rsid w:val="00104E02"/>
    <w:rsid w:val="001059DA"/>
    <w:rsid w:val="00105D30"/>
    <w:rsid w:val="00105D90"/>
    <w:rsid w:val="00106473"/>
    <w:rsid w:val="00106DC4"/>
    <w:rsid w:val="001076AF"/>
    <w:rsid w:val="00110BA5"/>
    <w:rsid w:val="00110E31"/>
    <w:rsid w:val="001112AC"/>
    <w:rsid w:val="00111384"/>
    <w:rsid w:val="00111829"/>
    <w:rsid w:val="00111DD8"/>
    <w:rsid w:val="00112831"/>
    <w:rsid w:val="00112DB8"/>
    <w:rsid w:val="00112E04"/>
    <w:rsid w:val="0011438A"/>
    <w:rsid w:val="001145C6"/>
    <w:rsid w:val="00114993"/>
    <w:rsid w:val="00114A17"/>
    <w:rsid w:val="00114C2E"/>
    <w:rsid w:val="001153C1"/>
    <w:rsid w:val="001159C9"/>
    <w:rsid w:val="00115C2F"/>
    <w:rsid w:val="00115F81"/>
    <w:rsid w:val="00116244"/>
    <w:rsid w:val="0011624F"/>
    <w:rsid w:val="00116679"/>
    <w:rsid w:val="00116CA0"/>
    <w:rsid w:val="00117208"/>
    <w:rsid w:val="00117784"/>
    <w:rsid w:val="00117BCE"/>
    <w:rsid w:val="00117BD7"/>
    <w:rsid w:val="00120BCF"/>
    <w:rsid w:val="00120BF1"/>
    <w:rsid w:val="00120D1E"/>
    <w:rsid w:val="001213A4"/>
    <w:rsid w:val="00121B24"/>
    <w:rsid w:val="00121CE5"/>
    <w:rsid w:val="00121F47"/>
    <w:rsid w:val="001224C3"/>
    <w:rsid w:val="00122B66"/>
    <w:rsid w:val="00122C7E"/>
    <w:rsid w:val="001236E5"/>
    <w:rsid w:val="00124792"/>
    <w:rsid w:val="00124853"/>
    <w:rsid w:val="00124A65"/>
    <w:rsid w:val="00124BB7"/>
    <w:rsid w:val="00124E76"/>
    <w:rsid w:val="00124EF4"/>
    <w:rsid w:val="001253B1"/>
    <w:rsid w:val="001253B8"/>
    <w:rsid w:val="001254D0"/>
    <w:rsid w:val="00125570"/>
    <w:rsid w:val="001256AC"/>
    <w:rsid w:val="00125AFC"/>
    <w:rsid w:val="00125C53"/>
    <w:rsid w:val="00127B47"/>
    <w:rsid w:val="00127B4B"/>
    <w:rsid w:val="00127FDE"/>
    <w:rsid w:val="00130657"/>
    <w:rsid w:val="00130ABC"/>
    <w:rsid w:val="0013122B"/>
    <w:rsid w:val="0013146F"/>
    <w:rsid w:val="0013170A"/>
    <w:rsid w:val="0013188F"/>
    <w:rsid w:val="00131C23"/>
    <w:rsid w:val="001326E7"/>
    <w:rsid w:val="001338F3"/>
    <w:rsid w:val="001354F0"/>
    <w:rsid w:val="00135F55"/>
    <w:rsid w:val="001364A0"/>
    <w:rsid w:val="00136B47"/>
    <w:rsid w:val="00137A60"/>
    <w:rsid w:val="00137CC6"/>
    <w:rsid w:val="0014028B"/>
    <w:rsid w:val="001402B2"/>
    <w:rsid w:val="00140383"/>
    <w:rsid w:val="0014060F"/>
    <w:rsid w:val="001407A3"/>
    <w:rsid w:val="00140838"/>
    <w:rsid w:val="001413FF"/>
    <w:rsid w:val="001416F2"/>
    <w:rsid w:val="00141819"/>
    <w:rsid w:val="001423FD"/>
    <w:rsid w:val="0014251B"/>
    <w:rsid w:val="001425DE"/>
    <w:rsid w:val="00142CD6"/>
    <w:rsid w:val="00142D30"/>
    <w:rsid w:val="00142E26"/>
    <w:rsid w:val="00143067"/>
    <w:rsid w:val="00143648"/>
    <w:rsid w:val="00143709"/>
    <w:rsid w:val="00143737"/>
    <w:rsid w:val="0014439C"/>
    <w:rsid w:val="00146255"/>
    <w:rsid w:val="001464C9"/>
    <w:rsid w:val="00146E3A"/>
    <w:rsid w:val="001472DA"/>
    <w:rsid w:val="001476C6"/>
    <w:rsid w:val="0014799B"/>
    <w:rsid w:val="00147AFA"/>
    <w:rsid w:val="001502AC"/>
    <w:rsid w:val="00151117"/>
    <w:rsid w:val="00151159"/>
    <w:rsid w:val="001514CA"/>
    <w:rsid w:val="00151CE3"/>
    <w:rsid w:val="00152600"/>
    <w:rsid w:val="00152677"/>
    <w:rsid w:val="00152A02"/>
    <w:rsid w:val="00153858"/>
    <w:rsid w:val="001545CB"/>
    <w:rsid w:val="001546D0"/>
    <w:rsid w:val="00154CE3"/>
    <w:rsid w:val="00155007"/>
    <w:rsid w:val="0015508B"/>
    <w:rsid w:val="00155565"/>
    <w:rsid w:val="001559D0"/>
    <w:rsid w:val="00155F3A"/>
    <w:rsid w:val="0015630C"/>
    <w:rsid w:val="00157281"/>
    <w:rsid w:val="00157866"/>
    <w:rsid w:val="00157F1E"/>
    <w:rsid w:val="001600AA"/>
    <w:rsid w:val="00160468"/>
    <w:rsid w:val="00160A15"/>
    <w:rsid w:val="00160CC3"/>
    <w:rsid w:val="00160E90"/>
    <w:rsid w:val="001610BC"/>
    <w:rsid w:val="00162BC2"/>
    <w:rsid w:val="00162F4E"/>
    <w:rsid w:val="001633BE"/>
    <w:rsid w:val="001637A5"/>
    <w:rsid w:val="00163E6C"/>
    <w:rsid w:val="00164292"/>
    <w:rsid w:val="001643A4"/>
    <w:rsid w:val="001643CC"/>
    <w:rsid w:val="0016496F"/>
    <w:rsid w:val="00165B94"/>
    <w:rsid w:val="00165E0B"/>
    <w:rsid w:val="00165EDF"/>
    <w:rsid w:val="00166105"/>
    <w:rsid w:val="001662E2"/>
    <w:rsid w:val="00166369"/>
    <w:rsid w:val="00166AD4"/>
    <w:rsid w:val="00166C6B"/>
    <w:rsid w:val="00167130"/>
    <w:rsid w:val="00167447"/>
    <w:rsid w:val="00167ED5"/>
    <w:rsid w:val="001707FC"/>
    <w:rsid w:val="00170BD5"/>
    <w:rsid w:val="0017197D"/>
    <w:rsid w:val="001719EA"/>
    <w:rsid w:val="00171F7F"/>
    <w:rsid w:val="0017270F"/>
    <w:rsid w:val="00172BD9"/>
    <w:rsid w:val="001733B5"/>
    <w:rsid w:val="0017351B"/>
    <w:rsid w:val="00173DD1"/>
    <w:rsid w:val="001743C9"/>
    <w:rsid w:val="0017469E"/>
    <w:rsid w:val="00174C47"/>
    <w:rsid w:val="00174DAB"/>
    <w:rsid w:val="001757E7"/>
    <w:rsid w:val="00175C4C"/>
    <w:rsid w:val="00175CCE"/>
    <w:rsid w:val="00176456"/>
    <w:rsid w:val="0017653A"/>
    <w:rsid w:val="00176612"/>
    <w:rsid w:val="0017666E"/>
    <w:rsid w:val="001767B4"/>
    <w:rsid w:val="001775B6"/>
    <w:rsid w:val="001776A8"/>
    <w:rsid w:val="00177C66"/>
    <w:rsid w:val="00177D32"/>
    <w:rsid w:val="00177EF4"/>
    <w:rsid w:val="00177F7C"/>
    <w:rsid w:val="0018017E"/>
    <w:rsid w:val="00181431"/>
    <w:rsid w:val="0018170E"/>
    <w:rsid w:val="00181D64"/>
    <w:rsid w:val="00181ED0"/>
    <w:rsid w:val="001825BF"/>
    <w:rsid w:val="00182B66"/>
    <w:rsid w:val="00182D5E"/>
    <w:rsid w:val="00182F04"/>
    <w:rsid w:val="0018373F"/>
    <w:rsid w:val="00183B48"/>
    <w:rsid w:val="00183D99"/>
    <w:rsid w:val="0018448B"/>
    <w:rsid w:val="001846EB"/>
    <w:rsid w:val="00184907"/>
    <w:rsid w:val="00185698"/>
    <w:rsid w:val="001861B7"/>
    <w:rsid w:val="00186993"/>
    <w:rsid w:val="00186A81"/>
    <w:rsid w:val="00186CB8"/>
    <w:rsid w:val="00186F17"/>
    <w:rsid w:val="00187AE9"/>
    <w:rsid w:val="0019075F"/>
    <w:rsid w:val="00191011"/>
    <w:rsid w:val="00191B24"/>
    <w:rsid w:val="00191DAB"/>
    <w:rsid w:val="001923C1"/>
    <w:rsid w:val="001926D2"/>
    <w:rsid w:val="00192BF8"/>
    <w:rsid w:val="00192CCF"/>
    <w:rsid w:val="00192EDF"/>
    <w:rsid w:val="00193150"/>
    <w:rsid w:val="001931E8"/>
    <w:rsid w:val="0019328F"/>
    <w:rsid w:val="001933E4"/>
    <w:rsid w:val="00193890"/>
    <w:rsid w:val="00193EC4"/>
    <w:rsid w:val="00194114"/>
    <w:rsid w:val="0019458D"/>
    <w:rsid w:val="00195203"/>
    <w:rsid w:val="001952D8"/>
    <w:rsid w:val="001955BD"/>
    <w:rsid w:val="0019576A"/>
    <w:rsid w:val="001958AF"/>
    <w:rsid w:val="001969A9"/>
    <w:rsid w:val="00196DF0"/>
    <w:rsid w:val="00197A19"/>
    <w:rsid w:val="001A04CB"/>
    <w:rsid w:val="001A04F5"/>
    <w:rsid w:val="001A07F9"/>
    <w:rsid w:val="001A11DF"/>
    <w:rsid w:val="001A14C5"/>
    <w:rsid w:val="001A1591"/>
    <w:rsid w:val="001A169A"/>
    <w:rsid w:val="001A1F0B"/>
    <w:rsid w:val="001A1F85"/>
    <w:rsid w:val="001A2FC3"/>
    <w:rsid w:val="001A30A0"/>
    <w:rsid w:val="001A30EB"/>
    <w:rsid w:val="001A32F1"/>
    <w:rsid w:val="001A3372"/>
    <w:rsid w:val="001A35F0"/>
    <w:rsid w:val="001A39CF"/>
    <w:rsid w:val="001A3A1A"/>
    <w:rsid w:val="001A3CE3"/>
    <w:rsid w:val="001A41A7"/>
    <w:rsid w:val="001A4214"/>
    <w:rsid w:val="001A43F1"/>
    <w:rsid w:val="001A4C03"/>
    <w:rsid w:val="001A5161"/>
    <w:rsid w:val="001A57EF"/>
    <w:rsid w:val="001A5E76"/>
    <w:rsid w:val="001A6256"/>
    <w:rsid w:val="001A6454"/>
    <w:rsid w:val="001A73CE"/>
    <w:rsid w:val="001A7981"/>
    <w:rsid w:val="001B060F"/>
    <w:rsid w:val="001B0815"/>
    <w:rsid w:val="001B0B39"/>
    <w:rsid w:val="001B1150"/>
    <w:rsid w:val="001B1217"/>
    <w:rsid w:val="001B133F"/>
    <w:rsid w:val="001B17B9"/>
    <w:rsid w:val="001B2141"/>
    <w:rsid w:val="001B299A"/>
    <w:rsid w:val="001B32CC"/>
    <w:rsid w:val="001B4075"/>
    <w:rsid w:val="001B409C"/>
    <w:rsid w:val="001B4317"/>
    <w:rsid w:val="001B4DAD"/>
    <w:rsid w:val="001B4EF9"/>
    <w:rsid w:val="001B53E3"/>
    <w:rsid w:val="001B5CBA"/>
    <w:rsid w:val="001B5EC7"/>
    <w:rsid w:val="001B64BF"/>
    <w:rsid w:val="001B6D43"/>
    <w:rsid w:val="001B6D55"/>
    <w:rsid w:val="001B6F98"/>
    <w:rsid w:val="001C0045"/>
    <w:rsid w:val="001C00A4"/>
    <w:rsid w:val="001C028D"/>
    <w:rsid w:val="001C070A"/>
    <w:rsid w:val="001C0C20"/>
    <w:rsid w:val="001C1FC2"/>
    <w:rsid w:val="001C22DC"/>
    <w:rsid w:val="001C2B60"/>
    <w:rsid w:val="001C3160"/>
    <w:rsid w:val="001C4550"/>
    <w:rsid w:val="001C4A67"/>
    <w:rsid w:val="001C4F74"/>
    <w:rsid w:val="001C52A3"/>
    <w:rsid w:val="001C6779"/>
    <w:rsid w:val="001C6987"/>
    <w:rsid w:val="001C6B66"/>
    <w:rsid w:val="001C7A07"/>
    <w:rsid w:val="001C7D9B"/>
    <w:rsid w:val="001C7DBB"/>
    <w:rsid w:val="001D07EB"/>
    <w:rsid w:val="001D0D1C"/>
    <w:rsid w:val="001D104D"/>
    <w:rsid w:val="001D268C"/>
    <w:rsid w:val="001D2B1C"/>
    <w:rsid w:val="001D51AB"/>
    <w:rsid w:val="001D55FD"/>
    <w:rsid w:val="001D59F8"/>
    <w:rsid w:val="001D630E"/>
    <w:rsid w:val="001D6447"/>
    <w:rsid w:val="001D6452"/>
    <w:rsid w:val="001D65B5"/>
    <w:rsid w:val="001D6CAE"/>
    <w:rsid w:val="001D70DF"/>
    <w:rsid w:val="001D7AD0"/>
    <w:rsid w:val="001D7F21"/>
    <w:rsid w:val="001E0505"/>
    <w:rsid w:val="001E05D1"/>
    <w:rsid w:val="001E08D0"/>
    <w:rsid w:val="001E0E7B"/>
    <w:rsid w:val="001E15B2"/>
    <w:rsid w:val="001E16C0"/>
    <w:rsid w:val="001E1BEF"/>
    <w:rsid w:val="001E3787"/>
    <w:rsid w:val="001E37E8"/>
    <w:rsid w:val="001E4043"/>
    <w:rsid w:val="001E419B"/>
    <w:rsid w:val="001E4727"/>
    <w:rsid w:val="001E4F35"/>
    <w:rsid w:val="001E55CE"/>
    <w:rsid w:val="001E5BB5"/>
    <w:rsid w:val="001E5CC4"/>
    <w:rsid w:val="001E6168"/>
    <w:rsid w:val="001E63F6"/>
    <w:rsid w:val="001E6578"/>
    <w:rsid w:val="001E7EEB"/>
    <w:rsid w:val="001F0080"/>
    <w:rsid w:val="001F0F2B"/>
    <w:rsid w:val="001F152B"/>
    <w:rsid w:val="001F1883"/>
    <w:rsid w:val="001F1941"/>
    <w:rsid w:val="001F1BE4"/>
    <w:rsid w:val="001F29C7"/>
    <w:rsid w:val="001F327D"/>
    <w:rsid w:val="001F34D2"/>
    <w:rsid w:val="001F3B47"/>
    <w:rsid w:val="001F4160"/>
    <w:rsid w:val="001F4389"/>
    <w:rsid w:val="001F4863"/>
    <w:rsid w:val="001F50D0"/>
    <w:rsid w:val="001F53F4"/>
    <w:rsid w:val="001F558F"/>
    <w:rsid w:val="001F5D24"/>
    <w:rsid w:val="001F63EB"/>
    <w:rsid w:val="001F7107"/>
    <w:rsid w:val="001F752E"/>
    <w:rsid w:val="001F7DC9"/>
    <w:rsid w:val="0020008C"/>
    <w:rsid w:val="002001F1"/>
    <w:rsid w:val="00200208"/>
    <w:rsid w:val="00200695"/>
    <w:rsid w:val="0020083F"/>
    <w:rsid w:val="0020143E"/>
    <w:rsid w:val="002014D1"/>
    <w:rsid w:val="002015E3"/>
    <w:rsid w:val="00201751"/>
    <w:rsid w:val="002018B8"/>
    <w:rsid w:val="002024EF"/>
    <w:rsid w:val="00202560"/>
    <w:rsid w:val="0020266F"/>
    <w:rsid w:val="00202FD0"/>
    <w:rsid w:val="0020357C"/>
    <w:rsid w:val="00203A4E"/>
    <w:rsid w:val="00203A69"/>
    <w:rsid w:val="002045CA"/>
    <w:rsid w:val="002048E6"/>
    <w:rsid w:val="00204E97"/>
    <w:rsid w:val="002050DB"/>
    <w:rsid w:val="00205377"/>
    <w:rsid w:val="00205991"/>
    <w:rsid w:val="002063A5"/>
    <w:rsid w:val="00206630"/>
    <w:rsid w:val="00206D31"/>
    <w:rsid w:val="00206D34"/>
    <w:rsid w:val="0020756C"/>
    <w:rsid w:val="002100D7"/>
    <w:rsid w:val="00211E47"/>
    <w:rsid w:val="00212099"/>
    <w:rsid w:val="00212570"/>
    <w:rsid w:val="002134EF"/>
    <w:rsid w:val="002142F2"/>
    <w:rsid w:val="0021470D"/>
    <w:rsid w:val="00214A43"/>
    <w:rsid w:val="00214BF8"/>
    <w:rsid w:val="00214D2D"/>
    <w:rsid w:val="002156C9"/>
    <w:rsid w:val="00215B3F"/>
    <w:rsid w:val="00215F7C"/>
    <w:rsid w:val="00215F8E"/>
    <w:rsid w:val="00216E49"/>
    <w:rsid w:val="002171BA"/>
    <w:rsid w:val="00217488"/>
    <w:rsid w:val="0021783C"/>
    <w:rsid w:val="00217D72"/>
    <w:rsid w:val="00217ECF"/>
    <w:rsid w:val="00217F9B"/>
    <w:rsid w:val="00220881"/>
    <w:rsid w:val="00221275"/>
    <w:rsid w:val="00221B16"/>
    <w:rsid w:val="00221C67"/>
    <w:rsid w:val="0022205B"/>
    <w:rsid w:val="002220DC"/>
    <w:rsid w:val="00222445"/>
    <w:rsid w:val="00222537"/>
    <w:rsid w:val="002243E8"/>
    <w:rsid w:val="00224591"/>
    <w:rsid w:val="002247F7"/>
    <w:rsid w:val="00224883"/>
    <w:rsid w:val="00224D37"/>
    <w:rsid w:val="0022621D"/>
    <w:rsid w:val="002263B6"/>
    <w:rsid w:val="00226684"/>
    <w:rsid w:val="002266E0"/>
    <w:rsid w:val="00226900"/>
    <w:rsid w:val="00226C3C"/>
    <w:rsid w:val="0022714D"/>
    <w:rsid w:val="002303A1"/>
    <w:rsid w:val="002313F9"/>
    <w:rsid w:val="002316FD"/>
    <w:rsid w:val="00231BA5"/>
    <w:rsid w:val="00231E80"/>
    <w:rsid w:val="00232146"/>
    <w:rsid w:val="00232416"/>
    <w:rsid w:val="002327AC"/>
    <w:rsid w:val="002339BD"/>
    <w:rsid w:val="00233A7D"/>
    <w:rsid w:val="0023402C"/>
    <w:rsid w:val="00235058"/>
    <w:rsid w:val="002351CD"/>
    <w:rsid w:val="00235952"/>
    <w:rsid w:val="00236038"/>
    <w:rsid w:val="0023653B"/>
    <w:rsid w:val="0023654F"/>
    <w:rsid w:val="002367E8"/>
    <w:rsid w:val="00236B5E"/>
    <w:rsid w:val="00236E32"/>
    <w:rsid w:val="00236F16"/>
    <w:rsid w:val="00237783"/>
    <w:rsid w:val="00237F09"/>
    <w:rsid w:val="00240031"/>
    <w:rsid w:val="0024079F"/>
    <w:rsid w:val="002411B8"/>
    <w:rsid w:val="002411FA"/>
    <w:rsid w:val="0024144C"/>
    <w:rsid w:val="00241621"/>
    <w:rsid w:val="0024162B"/>
    <w:rsid w:val="0024175A"/>
    <w:rsid w:val="00241B01"/>
    <w:rsid w:val="00242148"/>
    <w:rsid w:val="002429C7"/>
    <w:rsid w:val="002438AF"/>
    <w:rsid w:val="00243DB1"/>
    <w:rsid w:val="00243E57"/>
    <w:rsid w:val="00244CD4"/>
    <w:rsid w:val="0024592E"/>
    <w:rsid w:val="00246380"/>
    <w:rsid w:val="00246A92"/>
    <w:rsid w:val="00246ABC"/>
    <w:rsid w:val="0024771D"/>
    <w:rsid w:val="002503EE"/>
    <w:rsid w:val="002507D2"/>
    <w:rsid w:val="002509AF"/>
    <w:rsid w:val="00251027"/>
    <w:rsid w:val="002514B2"/>
    <w:rsid w:val="00251790"/>
    <w:rsid w:val="00252631"/>
    <w:rsid w:val="00252824"/>
    <w:rsid w:val="00252AAD"/>
    <w:rsid w:val="00252C1B"/>
    <w:rsid w:val="00252CD9"/>
    <w:rsid w:val="002534E2"/>
    <w:rsid w:val="00254152"/>
    <w:rsid w:val="00254467"/>
    <w:rsid w:val="00254DCD"/>
    <w:rsid w:val="00254E74"/>
    <w:rsid w:val="0025562C"/>
    <w:rsid w:val="0025570A"/>
    <w:rsid w:val="00255A65"/>
    <w:rsid w:val="00256195"/>
    <w:rsid w:val="002561A6"/>
    <w:rsid w:val="00256306"/>
    <w:rsid w:val="00256493"/>
    <w:rsid w:val="002566C5"/>
    <w:rsid w:val="00256A8D"/>
    <w:rsid w:val="00256E9B"/>
    <w:rsid w:val="00257BE5"/>
    <w:rsid w:val="0026037D"/>
    <w:rsid w:val="00260B51"/>
    <w:rsid w:val="00260E14"/>
    <w:rsid w:val="00260F90"/>
    <w:rsid w:val="002613B5"/>
    <w:rsid w:val="00261CAB"/>
    <w:rsid w:val="002620ED"/>
    <w:rsid w:val="00262A6C"/>
    <w:rsid w:val="00262CD9"/>
    <w:rsid w:val="00262D7A"/>
    <w:rsid w:val="00263382"/>
    <w:rsid w:val="00263749"/>
    <w:rsid w:val="00263F43"/>
    <w:rsid w:val="002642B5"/>
    <w:rsid w:val="002644BE"/>
    <w:rsid w:val="00264CC1"/>
    <w:rsid w:val="00264D18"/>
    <w:rsid w:val="002651CC"/>
    <w:rsid w:val="002653B6"/>
    <w:rsid w:val="002655FE"/>
    <w:rsid w:val="00265DC4"/>
    <w:rsid w:val="00266086"/>
    <w:rsid w:val="00266328"/>
    <w:rsid w:val="002668C1"/>
    <w:rsid w:val="0026697F"/>
    <w:rsid w:val="002670FB"/>
    <w:rsid w:val="002678BD"/>
    <w:rsid w:val="00267B9C"/>
    <w:rsid w:val="002703E7"/>
    <w:rsid w:val="0027061D"/>
    <w:rsid w:val="0027062E"/>
    <w:rsid w:val="00270F47"/>
    <w:rsid w:val="00271B56"/>
    <w:rsid w:val="00271D43"/>
    <w:rsid w:val="00271DDD"/>
    <w:rsid w:val="00272F81"/>
    <w:rsid w:val="00273B9F"/>
    <w:rsid w:val="00273C8B"/>
    <w:rsid w:val="00273D1C"/>
    <w:rsid w:val="00275360"/>
    <w:rsid w:val="0027564A"/>
    <w:rsid w:val="0027644E"/>
    <w:rsid w:val="00276A84"/>
    <w:rsid w:val="00276CF0"/>
    <w:rsid w:val="002773E1"/>
    <w:rsid w:val="00277B26"/>
    <w:rsid w:val="00280B6A"/>
    <w:rsid w:val="00280CEE"/>
    <w:rsid w:val="0028109E"/>
    <w:rsid w:val="002815DF"/>
    <w:rsid w:val="002815EF"/>
    <w:rsid w:val="002818A7"/>
    <w:rsid w:val="00281F93"/>
    <w:rsid w:val="002820FE"/>
    <w:rsid w:val="00282ADC"/>
    <w:rsid w:val="00283B2D"/>
    <w:rsid w:val="00283DF9"/>
    <w:rsid w:val="00283FA7"/>
    <w:rsid w:val="0028401D"/>
    <w:rsid w:val="00284905"/>
    <w:rsid w:val="00285691"/>
    <w:rsid w:val="00285A57"/>
    <w:rsid w:val="00285D23"/>
    <w:rsid w:val="00285F0B"/>
    <w:rsid w:val="00285FCE"/>
    <w:rsid w:val="0028618D"/>
    <w:rsid w:val="00286386"/>
    <w:rsid w:val="00286575"/>
    <w:rsid w:val="002865EC"/>
    <w:rsid w:val="00286E51"/>
    <w:rsid w:val="002870B9"/>
    <w:rsid w:val="00287FFE"/>
    <w:rsid w:val="002902A7"/>
    <w:rsid w:val="002904FB"/>
    <w:rsid w:val="0029179D"/>
    <w:rsid w:val="00291A6F"/>
    <w:rsid w:val="00291D39"/>
    <w:rsid w:val="0029323A"/>
    <w:rsid w:val="002932A5"/>
    <w:rsid w:val="00293F56"/>
    <w:rsid w:val="00293F67"/>
    <w:rsid w:val="00294567"/>
    <w:rsid w:val="002945C7"/>
    <w:rsid w:val="0029477B"/>
    <w:rsid w:val="00294FB0"/>
    <w:rsid w:val="00295A5A"/>
    <w:rsid w:val="00295D79"/>
    <w:rsid w:val="00295FE8"/>
    <w:rsid w:val="00296372"/>
    <w:rsid w:val="002967F9"/>
    <w:rsid w:val="002969A2"/>
    <w:rsid w:val="00296F50"/>
    <w:rsid w:val="0029716A"/>
    <w:rsid w:val="00297E15"/>
    <w:rsid w:val="002A008F"/>
    <w:rsid w:val="002A035D"/>
    <w:rsid w:val="002A0454"/>
    <w:rsid w:val="002A054D"/>
    <w:rsid w:val="002A0723"/>
    <w:rsid w:val="002A0AC6"/>
    <w:rsid w:val="002A0CBE"/>
    <w:rsid w:val="002A15A6"/>
    <w:rsid w:val="002A1D00"/>
    <w:rsid w:val="002A1D70"/>
    <w:rsid w:val="002A1F54"/>
    <w:rsid w:val="002A21F1"/>
    <w:rsid w:val="002A2264"/>
    <w:rsid w:val="002A23D7"/>
    <w:rsid w:val="002A24FB"/>
    <w:rsid w:val="002A2624"/>
    <w:rsid w:val="002A3156"/>
    <w:rsid w:val="002A33BD"/>
    <w:rsid w:val="002A347A"/>
    <w:rsid w:val="002A4643"/>
    <w:rsid w:val="002A4BA9"/>
    <w:rsid w:val="002A5096"/>
    <w:rsid w:val="002A57FF"/>
    <w:rsid w:val="002A5FB3"/>
    <w:rsid w:val="002A702B"/>
    <w:rsid w:val="002A7179"/>
    <w:rsid w:val="002A72E7"/>
    <w:rsid w:val="002A7A99"/>
    <w:rsid w:val="002B0456"/>
    <w:rsid w:val="002B0A63"/>
    <w:rsid w:val="002B16EE"/>
    <w:rsid w:val="002B2147"/>
    <w:rsid w:val="002B256C"/>
    <w:rsid w:val="002B256F"/>
    <w:rsid w:val="002B28EA"/>
    <w:rsid w:val="002B2E61"/>
    <w:rsid w:val="002B36B0"/>
    <w:rsid w:val="002B377D"/>
    <w:rsid w:val="002B3804"/>
    <w:rsid w:val="002B38EA"/>
    <w:rsid w:val="002B3B34"/>
    <w:rsid w:val="002B3B7C"/>
    <w:rsid w:val="002B3C1B"/>
    <w:rsid w:val="002B3C7B"/>
    <w:rsid w:val="002B463A"/>
    <w:rsid w:val="002B4804"/>
    <w:rsid w:val="002B5284"/>
    <w:rsid w:val="002B6102"/>
    <w:rsid w:val="002B6794"/>
    <w:rsid w:val="002B6BE4"/>
    <w:rsid w:val="002B707E"/>
    <w:rsid w:val="002B715A"/>
    <w:rsid w:val="002B74A8"/>
    <w:rsid w:val="002B7F10"/>
    <w:rsid w:val="002C08FA"/>
    <w:rsid w:val="002C09B7"/>
    <w:rsid w:val="002C0B8B"/>
    <w:rsid w:val="002C18A3"/>
    <w:rsid w:val="002C1AC8"/>
    <w:rsid w:val="002C1F76"/>
    <w:rsid w:val="002C2786"/>
    <w:rsid w:val="002C30B8"/>
    <w:rsid w:val="002C3148"/>
    <w:rsid w:val="002C3A2F"/>
    <w:rsid w:val="002C42C4"/>
    <w:rsid w:val="002C4468"/>
    <w:rsid w:val="002C455C"/>
    <w:rsid w:val="002C561C"/>
    <w:rsid w:val="002C5C1B"/>
    <w:rsid w:val="002C5FC7"/>
    <w:rsid w:val="002C6961"/>
    <w:rsid w:val="002C7323"/>
    <w:rsid w:val="002C749C"/>
    <w:rsid w:val="002D0964"/>
    <w:rsid w:val="002D13C5"/>
    <w:rsid w:val="002D1D4B"/>
    <w:rsid w:val="002D26D6"/>
    <w:rsid w:val="002D35E3"/>
    <w:rsid w:val="002D3669"/>
    <w:rsid w:val="002D392C"/>
    <w:rsid w:val="002D3C40"/>
    <w:rsid w:val="002D3ECD"/>
    <w:rsid w:val="002D4179"/>
    <w:rsid w:val="002D5179"/>
    <w:rsid w:val="002D55D9"/>
    <w:rsid w:val="002D64F8"/>
    <w:rsid w:val="002D69D0"/>
    <w:rsid w:val="002D6B95"/>
    <w:rsid w:val="002D6E65"/>
    <w:rsid w:val="002D6EB3"/>
    <w:rsid w:val="002D6ECC"/>
    <w:rsid w:val="002D70A1"/>
    <w:rsid w:val="002D7B5F"/>
    <w:rsid w:val="002D7BF3"/>
    <w:rsid w:val="002D7E0F"/>
    <w:rsid w:val="002E02DF"/>
    <w:rsid w:val="002E0B44"/>
    <w:rsid w:val="002E18A0"/>
    <w:rsid w:val="002E1BB6"/>
    <w:rsid w:val="002E2149"/>
    <w:rsid w:val="002E2E01"/>
    <w:rsid w:val="002E32F6"/>
    <w:rsid w:val="002E34B4"/>
    <w:rsid w:val="002E36E6"/>
    <w:rsid w:val="002E37D2"/>
    <w:rsid w:val="002E3AF5"/>
    <w:rsid w:val="002E527B"/>
    <w:rsid w:val="002E52AE"/>
    <w:rsid w:val="002E68A5"/>
    <w:rsid w:val="002E77AA"/>
    <w:rsid w:val="002F05CF"/>
    <w:rsid w:val="002F0606"/>
    <w:rsid w:val="002F0DE3"/>
    <w:rsid w:val="002F10C9"/>
    <w:rsid w:val="002F1AA4"/>
    <w:rsid w:val="002F23D3"/>
    <w:rsid w:val="002F24D1"/>
    <w:rsid w:val="002F31BA"/>
    <w:rsid w:val="002F3917"/>
    <w:rsid w:val="002F4ADE"/>
    <w:rsid w:val="002F4B70"/>
    <w:rsid w:val="002F5361"/>
    <w:rsid w:val="002F53CE"/>
    <w:rsid w:val="002F583D"/>
    <w:rsid w:val="002F5BB6"/>
    <w:rsid w:val="002F5FA3"/>
    <w:rsid w:val="002F6174"/>
    <w:rsid w:val="002F6563"/>
    <w:rsid w:val="002F66F0"/>
    <w:rsid w:val="002F680D"/>
    <w:rsid w:val="002F6B97"/>
    <w:rsid w:val="002F6BBF"/>
    <w:rsid w:val="002F70EF"/>
    <w:rsid w:val="003005EA"/>
    <w:rsid w:val="00300D1E"/>
    <w:rsid w:val="00301771"/>
    <w:rsid w:val="00301954"/>
    <w:rsid w:val="00302326"/>
    <w:rsid w:val="00302AAC"/>
    <w:rsid w:val="00302AF1"/>
    <w:rsid w:val="00303074"/>
    <w:rsid w:val="00304140"/>
    <w:rsid w:val="0030457A"/>
    <w:rsid w:val="0030542B"/>
    <w:rsid w:val="00305C2F"/>
    <w:rsid w:val="0030650F"/>
    <w:rsid w:val="00306794"/>
    <w:rsid w:val="003069EC"/>
    <w:rsid w:val="00306E00"/>
    <w:rsid w:val="003074D9"/>
    <w:rsid w:val="00307634"/>
    <w:rsid w:val="00307811"/>
    <w:rsid w:val="00307959"/>
    <w:rsid w:val="00307DA3"/>
    <w:rsid w:val="00310530"/>
    <w:rsid w:val="00310610"/>
    <w:rsid w:val="00310662"/>
    <w:rsid w:val="00310794"/>
    <w:rsid w:val="00310A9F"/>
    <w:rsid w:val="00310B74"/>
    <w:rsid w:val="00310D8B"/>
    <w:rsid w:val="00310DFC"/>
    <w:rsid w:val="0031169A"/>
    <w:rsid w:val="003123DD"/>
    <w:rsid w:val="00312B7C"/>
    <w:rsid w:val="003130E6"/>
    <w:rsid w:val="0031399A"/>
    <w:rsid w:val="00314339"/>
    <w:rsid w:val="003144F5"/>
    <w:rsid w:val="00314941"/>
    <w:rsid w:val="00314969"/>
    <w:rsid w:val="00314A8E"/>
    <w:rsid w:val="00314B8C"/>
    <w:rsid w:val="00315015"/>
    <w:rsid w:val="003155E6"/>
    <w:rsid w:val="003158A5"/>
    <w:rsid w:val="00315EC1"/>
    <w:rsid w:val="00315F9E"/>
    <w:rsid w:val="00316183"/>
    <w:rsid w:val="00316561"/>
    <w:rsid w:val="003168A0"/>
    <w:rsid w:val="00316D66"/>
    <w:rsid w:val="00317192"/>
    <w:rsid w:val="0031798B"/>
    <w:rsid w:val="00317D75"/>
    <w:rsid w:val="00320126"/>
    <w:rsid w:val="003203C2"/>
    <w:rsid w:val="003208B6"/>
    <w:rsid w:val="00320A4A"/>
    <w:rsid w:val="00321064"/>
    <w:rsid w:val="003212C2"/>
    <w:rsid w:val="00321572"/>
    <w:rsid w:val="00321864"/>
    <w:rsid w:val="003219B9"/>
    <w:rsid w:val="00321EFD"/>
    <w:rsid w:val="0032251B"/>
    <w:rsid w:val="00322693"/>
    <w:rsid w:val="0032278F"/>
    <w:rsid w:val="00322A40"/>
    <w:rsid w:val="003230F0"/>
    <w:rsid w:val="00323346"/>
    <w:rsid w:val="00323AD1"/>
    <w:rsid w:val="00324F4D"/>
    <w:rsid w:val="0032520A"/>
    <w:rsid w:val="003254F4"/>
    <w:rsid w:val="00326468"/>
    <w:rsid w:val="00326819"/>
    <w:rsid w:val="00326A4E"/>
    <w:rsid w:val="00326CE2"/>
    <w:rsid w:val="00326EAC"/>
    <w:rsid w:val="00327033"/>
    <w:rsid w:val="003275DF"/>
    <w:rsid w:val="003307DC"/>
    <w:rsid w:val="0033084D"/>
    <w:rsid w:val="00330EDB"/>
    <w:rsid w:val="00331C74"/>
    <w:rsid w:val="00331D11"/>
    <w:rsid w:val="00331F43"/>
    <w:rsid w:val="003329F1"/>
    <w:rsid w:val="00332EF0"/>
    <w:rsid w:val="00333417"/>
    <w:rsid w:val="00333E08"/>
    <w:rsid w:val="00334436"/>
    <w:rsid w:val="00334FCD"/>
    <w:rsid w:val="00335615"/>
    <w:rsid w:val="00335758"/>
    <w:rsid w:val="00335C08"/>
    <w:rsid w:val="00336596"/>
    <w:rsid w:val="00336ADD"/>
    <w:rsid w:val="00336CD6"/>
    <w:rsid w:val="003370DA"/>
    <w:rsid w:val="00337336"/>
    <w:rsid w:val="003373DB"/>
    <w:rsid w:val="0033753F"/>
    <w:rsid w:val="00337BC2"/>
    <w:rsid w:val="00340005"/>
    <w:rsid w:val="003405E6"/>
    <w:rsid w:val="00341099"/>
    <w:rsid w:val="00341488"/>
    <w:rsid w:val="00341A91"/>
    <w:rsid w:val="003427EC"/>
    <w:rsid w:val="003428EF"/>
    <w:rsid w:val="00342AD8"/>
    <w:rsid w:val="00342E34"/>
    <w:rsid w:val="00343602"/>
    <w:rsid w:val="0034444B"/>
    <w:rsid w:val="00344E1A"/>
    <w:rsid w:val="003459B4"/>
    <w:rsid w:val="00346220"/>
    <w:rsid w:val="00346590"/>
    <w:rsid w:val="003476CB"/>
    <w:rsid w:val="0035003F"/>
    <w:rsid w:val="003500F1"/>
    <w:rsid w:val="003506D5"/>
    <w:rsid w:val="00350E9E"/>
    <w:rsid w:val="00350F79"/>
    <w:rsid w:val="003514F0"/>
    <w:rsid w:val="003518A4"/>
    <w:rsid w:val="003519A5"/>
    <w:rsid w:val="00351A61"/>
    <w:rsid w:val="00351C17"/>
    <w:rsid w:val="00352512"/>
    <w:rsid w:val="00352623"/>
    <w:rsid w:val="00352789"/>
    <w:rsid w:val="00352BBA"/>
    <w:rsid w:val="00352FA6"/>
    <w:rsid w:val="003531AF"/>
    <w:rsid w:val="0035327F"/>
    <w:rsid w:val="003534CB"/>
    <w:rsid w:val="00353881"/>
    <w:rsid w:val="0035603E"/>
    <w:rsid w:val="003560A4"/>
    <w:rsid w:val="0035626E"/>
    <w:rsid w:val="003563DB"/>
    <w:rsid w:val="00356441"/>
    <w:rsid w:val="0035663A"/>
    <w:rsid w:val="00356CCE"/>
    <w:rsid w:val="00356FB2"/>
    <w:rsid w:val="0035710B"/>
    <w:rsid w:val="00357675"/>
    <w:rsid w:val="00360EFC"/>
    <w:rsid w:val="0036176F"/>
    <w:rsid w:val="0036183A"/>
    <w:rsid w:val="00361BB3"/>
    <w:rsid w:val="003638D8"/>
    <w:rsid w:val="00363C6C"/>
    <w:rsid w:val="0036436D"/>
    <w:rsid w:val="0036532C"/>
    <w:rsid w:val="00366F1F"/>
    <w:rsid w:val="0036709D"/>
    <w:rsid w:val="00367214"/>
    <w:rsid w:val="00367A61"/>
    <w:rsid w:val="003705EE"/>
    <w:rsid w:val="00370D4A"/>
    <w:rsid w:val="00371C64"/>
    <w:rsid w:val="00371C89"/>
    <w:rsid w:val="00371D56"/>
    <w:rsid w:val="00372FC0"/>
    <w:rsid w:val="00373889"/>
    <w:rsid w:val="0037392D"/>
    <w:rsid w:val="00373ABB"/>
    <w:rsid w:val="00373D36"/>
    <w:rsid w:val="00373FD3"/>
    <w:rsid w:val="0037457A"/>
    <w:rsid w:val="0037459D"/>
    <w:rsid w:val="003745A0"/>
    <w:rsid w:val="00374B2C"/>
    <w:rsid w:val="0037505C"/>
    <w:rsid w:val="003750A5"/>
    <w:rsid w:val="00375624"/>
    <w:rsid w:val="00375BE2"/>
    <w:rsid w:val="003766F3"/>
    <w:rsid w:val="00376C23"/>
    <w:rsid w:val="00376E37"/>
    <w:rsid w:val="00377777"/>
    <w:rsid w:val="0037798F"/>
    <w:rsid w:val="00377D6F"/>
    <w:rsid w:val="003804FB"/>
    <w:rsid w:val="00380F1F"/>
    <w:rsid w:val="00380FAF"/>
    <w:rsid w:val="00380FEB"/>
    <w:rsid w:val="003815D0"/>
    <w:rsid w:val="00381D11"/>
    <w:rsid w:val="00381F96"/>
    <w:rsid w:val="0038273F"/>
    <w:rsid w:val="003827BF"/>
    <w:rsid w:val="00382ECB"/>
    <w:rsid w:val="0038301C"/>
    <w:rsid w:val="0038308B"/>
    <w:rsid w:val="00384108"/>
    <w:rsid w:val="003849F7"/>
    <w:rsid w:val="0038528B"/>
    <w:rsid w:val="003855CD"/>
    <w:rsid w:val="00385927"/>
    <w:rsid w:val="003877F9"/>
    <w:rsid w:val="0039070C"/>
    <w:rsid w:val="0039081C"/>
    <w:rsid w:val="00390F8D"/>
    <w:rsid w:val="00391041"/>
    <w:rsid w:val="003918AF"/>
    <w:rsid w:val="00391E61"/>
    <w:rsid w:val="0039277C"/>
    <w:rsid w:val="00392C54"/>
    <w:rsid w:val="00392D08"/>
    <w:rsid w:val="0039379B"/>
    <w:rsid w:val="00393D09"/>
    <w:rsid w:val="0039449E"/>
    <w:rsid w:val="00394571"/>
    <w:rsid w:val="003945B7"/>
    <w:rsid w:val="003946E1"/>
    <w:rsid w:val="00394768"/>
    <w:rsid w:val="00394BC0"/>
    <w:rsid w:val="00394FC4"/>
    <w:rsid w:val="00395807"/>
    <w:rsid w:val="00395B56"/>
    <w:rsid w:val="00395F04"/>
    <w:rsid w:val="00396143"/>
    <w:rsid w:val="00396175"/>
    <w:rsid w:val="0039629E"/>
    <w:rsid w:val="0039647E"/>
    <w:rsid w:val="003975A8"/>
    <w:rsid w:val="003975D3"/>
    <w:rsid w:val="003A0F7E"/>
    <w:rsid w:val="003A2896"/>
    <w:rsid w:val="003A2D2C"/>
    <w:rsid w:val="003A3211"/>
    <w:rsid w:val="003A3337"/>
    <w:rsid w:val="003A37E4"/>
    <w:rsid w:val="003A38A7"/>
    <w:rsid w:val="003A3CB8"/>
    <w:rsid w:val="003A40E4"/>
    <w:rsid w:val="003A46E8"/>
    <w:rsid w:val="003A5013"/>
    <w:rsid w:val="003A5075"/>
    <w:rsid w:val="003A66C0"/>
    <w:rsid w:val="003A717B"/>
    <w:rsid w:val="003A76A1"/>
    <w:rsid w:val="003A7AAB"/>
    <w:rsid w:val="003A7AEC"/>
    <w:rsid w:val="003A7B81"/>
    <w:rsid w:val="003B013D"/>
    <w:rsid w:val="003B072E"/>
    <w:rsid w:val="003B0E68"/>
    <w:rsid w:val="003B12A5"/>
    <w:rsid w:val="003B14B6"/>
    <w:rsid w:val="003B1834"/>
    <w:rsid w:val="003B245C"/>
    <w:rsid w:val="003B2608"/>
    <w:rsid w:val="003B282E"/>
    <w:rsid w:val="003B34ED"/>
    <w:rsid w:val="003B3AC3"/>
    <w:rsid w:val="003B3B93"/>
    <w:rsid w:val="003B40F8"/>
    <w:rsid w:val="003B4106"/>
    <w:rsid w:val="003B4205"/>
    <w:rsid w:val="003B4DC5"/>
    <w:rsid w:val="003B5230"/>
    <w:rsid w:val="003B5720"/>
    <w:rsid w:val="003B579B"/>
    <w:rsid w:val="003B63AB"/>
    <w:rsid w:val="003B63E3"/>
    <w:rsid w:val="003B6BC0"/>
    <w:rsid w:val="003B6E1F"/>
    <w:rsid w:val="003B726B"/>
    <w:rsid w:val="003B74CA"/>
    <w:rsid w:val="003B7934"/>
    <w:rsid w:val="003B7984"/>
    <w:rsid w:val="003B7CC9"/>
    <w:rsid w:val="003B7F63"/>
    <w:rsid w:val="003C00F7"/>
    <w:rsid w:val="003C020D"/>
    <w:rsid w:val="003C03D5"/>
    <w:rsid w:val="003C0485"/>
    <w:rsid w:val="003C08C8"/>
    <w:rsid w:val="003C0C3A"/>
    <w:rsid w:val="003C21A1"/>
    <w:rsid w:val="003C21C3"/>
    <w:rsid w:val="003C24E8"/>
    <w:rsid w:val="003C252D"/>
    <w:rsid w:val="003C2654"/>
    <w:rsid w:val="003C27A0"/>
    <w:rsid w:val="003C28AA"/>
    <w:rsid w:val="003C30C0"/>
    <w:rsid w:val="003C3157"/>
    <w:rsid w:val="003C35BA"/>
    <w:rsid w:val="003C3704"/>
    <w:rsid w:val="003C3B47"/>
    <w:rsid w:val="003C3BA8"/>
    <w:rsid w:val="003C4DF5"/>
    <w:rsid w:val="003C4F83"/>
    <w:rsid w:val="003C5BBC"/>
    <w:rsid w:val="003C5D54"/>
    <w:rsid w:val="003C5DD2"/>
    <w:rsid w:val="003C605A"/>
    <w:rsid w:val="003C68E9"/>
    <w:rsid w:val="003C6D67"/>
    <w:rsid w:val="003C7754"/>
    <w:rsid w:val="003D10A0"/>
    <w:rsid w:val="003D1793"/>
    <w:rsid w:val="003D17C0"/>
    <w:rsid w:val="003D1B38"/>
    <w:rsid w:val="003D1C3C"/>
    <w:rsid w:val="003D1E36"/>
    <w:rsid w:val="003D269C"/>
    <w:rsid w:val="003D42C7"/>
    <w:rsid w:val="003D4496"/>
    <w:rsid w:val="003D4837"/>
    <w:rsid w:val="003D4AA9"/>
    <w:rsid w:val="003D4D62"/>
    <w:rsid w:val="003D52E3"/>
    <w:rsid w:val="003D5588"/>
    <w:rsid w:val="003D58F6"/>
    <w:rsid w:val="003D5CF5"/>
    <w:rsid w:val="003D6220"/>
    <w:rsid w:val="003D62A4"/>
    <w:rsid w:val="003D657F"/>
    <w:rsid w:val="003D697E"/>
    <w:rsid w:val="003D6B80"/>
    <w:rsid w:val="003D7108"/>
    <w:rsid w:val="003D73C9"/>
    <w:rsid w:val="003E0655"/>
    <w:rsid w:val="003E1287"/>
    <w:rsid w:val="003E1402"/>
    <w:rsid w:val="003E1BD0"/>
    <w:rsid w:val="003E362E"/>
    <w:rsid w:val="003E371B"/>
    <w:rsid w:val="003E37D7"/>
    <w:rsid w:val="003E3B49"/>
    <w:rsid w:val="003E44CF"/>
    <w:rsid w:val="003E4B69"/>
    <w:rsid w:val="003E4CC6"/>
    <w:rsid w:val="003E5211"/>
    <w:rsid w:val="003E558C"/>
    <w:rsid w:val="003E5912"/>
    <w:rsid w:val="003E6284"/>
    <w:rsid w:val="003E62E4"/>
    <w:rsid w:val="003E62F3"/>
    <w:rsid w:val="003E6C88"/>
    <w:rsid w:val="003E6CDC"/>
    <w:rsid w:val="003E72BC"/>
    <w:rsid w:val="003E79FE"/>
    <w:rsid w:val="003E7BA2"/>
    <w:rsid w:val="003F006F"/>
    <w:rsid w:val="003F07B8"/>
    <w:rsid w:val="003F08E4"/>
    <w:rsid w:val="003F0F0D"/>
    <w:rsid w:val="003F1939"/>
    <w:rsid w:val="003F22A1"/>
    <w:rsid w:val="003F2DA8"/>
    <w:rsid w:val="003F2E72"/>
    <w:rsid w:val="003F38E5"/>
    <w:rsid w:val="003F3E1E"/>
    <w:rsid w:val="003F469B"/>
    <w:rsid w:val="003F4793"/>
    <w:rsid w:val="003F4D5E"/>
    <w:rsid w:val="003F57F9"/>
    <w:rsid w:val="003F59D3"/>
    <w:rsid w:val="003F5A95"/>
    <w:rsid w:val="003F5C70"/>
    <w:rsid w:val="003F5E73"/>
    <w:rsid w:val="003F613A"/>
    <w:rsid w:val="003F6AB5"/>
    <w:rsid w:val="003F6B46"/>
    <w:rsid w:val="003F7376"/>
    <w:rsid w:val="003F7E9D"/>
    <w:rsid w:val="0040030F"/>
    <w:rsid w:val="0040166F"/>
    <w:rsid w:val="00401B20"/>
    <w:rsid w:val="00401BD7"/>
    <w:rsid w:val="004025FD"/>
    <w:rsid w:val="00402717"/>
    <w:rsid w:val="00402A42"/>
    <w:rsid w:val="004038E3"/>
    <w:rsid w:val="00403E3B"/>
    <w:rsid w:val="00404199"/>
    <w:rsid w:val="00404322"/>
    <w:rsid w:val="004047C8"/>
    <w:rsid w:val="0040526F"/>
    <w:rsid w:val="00406644"/>
    <w:rsid w:val="004068B3"/>
    <w:rsid w:val="00406D1E"/>
    <w:rsid w:val="00407200"/>
    <w:rsid w:val="00407541"/>
    <w:rsid w:val="004077C5"/>
    <w:rsid w:val="00407805"/>
    <w:rsid w:val="004079BB"/>
    <w:rsid w:val="00407A3C"/>
    <w:rsid w:val="00407AA6"/>
    <w:rsid w:val="00407B93"/>
    <w:rsid w:val="00407D18"/>
    <w:rsid w:val="004100ED"/>
    <w:rsid w:val="00411669"/>
    <w:rsid w:val="0041196B"/>
    <w:rsid w:val="00411972"/>
    <w:rsid w:val="00411E6A"/>
    <w:rsid w:val="004120CF"/>
    <w:rsid w:val="00412AD4"/>
    <w:rsid w:val="00414126"/>
    <w:rsid w:val="00414241"/>
    <w:rsid w:val="00414303"/>
    <w:rsid w:val="0041507E"/>
    <w:rsid w:val="004151E3"/>
    <w:rsid w:val="00415C3F"/>
    <w:rsid w:val="0041608E"/>
    <w:rsid w:val="00416374"/>
    <w:rsid w:val="00416733"/>
    <w:rsid w:val="00417942"/>
    <w:rsid w:val="00417CEF"/>
    <w:rsid w:val="00417FC7"/>
    <w:rsid w:val="00420B7C"/>
    <w:rsid w:val="00421567"/>
    <w:rsid w:val="00421A5A"/>
    <w:rsid w:val="00422636"/>
    <w:rsid w:val="00422F86"/>
    <w:rsid w:val="00423252"/>
    <w:rsid w:val="00423B5D"/>
    <w:rsid w:val="00423CDB"/>
    <w:rsid w:val="00424450"/>
    <w:rsid w:val="00424A1D"/>
    <w:rsid w:val="00424A65"/>
    <w:rsid w:val="00424B72"/>
    <w:rsid w:val="004267B1"/>
    <w:rsid w:val="00426AEE"/>
    <w:rsid w:val="00427ECE"/>
    <w:rsid w:val="004303B9"/>
    <w:rsid w:val="00430834"/>
    <w:rsid w:val="00430FBB"/>
    <w:rsid w:val="00431046"/>
    <w:rsid w:val="004313F2"/>
    <w:rsid w:val="00431AD4"/>
    <w:rsid w:val="00431AFF"/>
    <w:rsid w:val="00431BE7"/>
    <w:rsid w:val="00431EE9"/>
    <w:rsid w:val="004320CC"/>
    <w:rsid w:val="00432233"/>
    <w:rsid w:val="004323EA"/>
    <w:rsid w:val="00432BD3"/>
    <w:rsid w:val="00432EFC"/>
    <w:rsid w:val="004336F6"/>
    <w:rsid w:val="00433E7C"/>
    <w:rsid w:val="00433F37"/>
    <w:rsid w:val="0043400D"/>
    <w:rsid w:val="0043441D"/>
    <w:rsid w:val="004347A5"/>
    <w:rsid w:val="004347F8"/>
    <w:rsid w:val="004351A2"/>
    <w:rsid w:val="0043543D"/>
    <w:rsid w:val="0043589B"/>
    <w:rsid w:val="00436528"/>
    <w:rsid w:val="00437575"/>
    <w:rsid w:val="0044006B"/>
    <w:rsid w:val="004412B6"/>
    <w:rsid w:val="00441420"/>
    <w:rsid w:val="00441474"/>
    <w:rsid w:val="00441B02"/>
    <w:rsid w:val="00441D8C"/>
    <w:rsid w:val="004423E4"/>
    <w:rsid w:val="004430C7"/>
    <w:rsid w:val="004437D1"/>
    <w:rsid w:val="00443D22"/>
    <w:rsid w:val="00443E7F"/>
    <w:rsid w:val="004440ED"/>
    <w:rsid w:val="004447E5"/>
    <w:rsid w:val="004450D6"/>
    <w:rsid w:val="00445588"/>
    <w:rsid w:val="004467A0"/>
    <w:rsid w:val="00446B4D"/>
    <w:rsid w:val="00446D46"/>
    <w:rsid w:val="00447843"/>
    <w:rsid w:val="00447CB7"/>
    <w:rsid w:val="00450023"/>
    <w:rsid w:val="00450048"/>
    <w:rsid w:val="00450676"/>
    <w:rsid w:val="00451306"/>
    <w:rsid w:val="00451418"/>
    <w:rsid w:val="004518DC"/>
    <w:rsid w:val="00452118"/>
    <w:rsid w:val="00452182"/>
    <w:rsid w:val="00452252"/>
    <w:rsid w:val="0045237C"/>
    <w:rsid w:val="0045249B"/>
    <w:rsid w:val="004527CF"/>
    <w:rsid w:val="00452DCF"/>
    <w:rsid w:val="00452E1E"/>
    <w:rsid w:val="0045320C"/>
    <w:rsid w:val="004536E2"/>
    <w:rsid w:val="0045390E"/>
    <w:rsid w:val="00453A0D"/>
    <w:rsid w:val="00453C1C"/>
    <w:rsid w:val="00454838"/>
    <w:rsid w:val="00454D01"/>
    <w:rsid w:val="00456F5E"/>
    <w:rsid w:val="004571BD"/>
    <w:rsid w:val="004572FF"/>
    <w:rsid w:val="00457760"/>
    <w:rsid w:val="0046032F"/>
    <w:rsid w:val="00460404"/>
    <w:rsid w:val="004608F1"/>
    <w:rsid w:val="00460912"/>
    <w:rsid w:val="00460E2E"/>
    <w:rsid w:val="00461752"/>
    <w:rsid w:val="00461892"/>
    <w:rsid w:val="004622F2"/>
    <w:rsid w:val="004624EE"/>
    <w:rsid w:val="004635F0"/>
    <w:rsid w:val="004636AB"/>
    <w:rsid w:val="00463A1B"/>
    <w:rsid w:val="00465363"/>
    <w:rsid w:val="00465520"/>
    <w:rsid w:val="00465A76"/>
    <w:rsid w:val="004664CC"/>
    <w:rsid w:val="0046688E"/>
    <w:rsid w:val="00466B7A"/>
    <w:rsid w:val="0046725F"/>
    <w:rsid w:val="00467978"/>
    <w:rsid w:val="00467B34"/>
    <w:rsid w:val="00467E1A"/>
    <w:rsid w:val="00467E25"/>
    <w:rsid w:val="00470277"/>
    <w:rsid w:val="0047053F"/>
    <w:rsid w:val="00470920"/>
    <w:rsid w:val="00470954"/>
    <w:rsid w:val="00470C3C"/>
    <w:rsid w:val="00470FC8"/>
    <w:rsid w:val="00471391"/>
    <w:rsid w:val="00471715"/>
    <w:rsid w:val="004721DE"/>
    <w:rsid w:val="0047262C"/>
    <w:rsid w:val="004729DE"/>
    <w:rsid w:val="0047300E"/>
    <w:rsid w:val="00473613"/>
    <w:rsid w:val="00474B86"/>
    <w:rsid w:val="0047508A"/>
    <w:rsid w:val="0047549C"/>
    <w:rsid w:val="004754A4"/>
    <w:rsid w:val="00475611"/>
    <w:rsid w:val="00476A41"/>
    <w:rsid w:val="00476B89"/>
    <w:rsid w:val="00476D0F"/>
    <w:rsid w:val="00477098"/>
    <w:rsid w:val="00477878"/>
    <w:rsid w:val="004779F0"/>
    <w:rsid w:val="00480541"/>
    <w:rsid w:val="00480858"/>
    <w:rsid w:val="00480B21"/>
    <w:rsid w:val="00480E3B"/>
    <w:rsid w:val="004815F3"/>
    <w:rsid w:val="00481F2E"/>
    <w:rsid w:val="004820FB"/>
    <w:rsid w:val="00482285"/>
    <w:rsid w:val="0048287C"/>
    <w:rsid w:val="00482DF5"/>
    <w:rsid w:val="00482F41"/>
    <w:rsid w:val="00482FEF"/>
    <w:rsid w:val="0048346B"/>
    <w:rsid w:val="00483AB0"/>
    <w:rsid w:val="00483D23"/>
    <w:rsid w:val="00483FFD"/>
    <w:rsid w:val="0048406A"/>
    <w:rsid w:val="00484245"/>
    <w:rsid w:val="004850BF"/>
    <w:rsid w:val="0048510D"/>
    <w:rsid w:val="004857ED"/>
    <w:rsid w:val="004859B1"/>
    <w:rsid w:val="00485B8E"/>
    <w:rsid w:val="00485CB6"/>
    <w:rsid w:val="00485F5B"/>
    <w:rsid w:val="004865C8"/>
    <w:rsid w:val="00486733"/>
    <w:rsid w:val="00486B6B"/>
    <w:rsid w:val="00487382"/>
    <w:rsid w:val="004875B7"/>
    <w:rsid w:val="00487A54"/>
    <w:rsid w:val="00487CCC"/>
    <w:rsid w:val="004914EB"/>
    <w:rsid w:val="00491B96"/>
    <w:rsid w:val="00491D58"/>
    <w:rsid w:val="00491EDE"/>
    <w:rsid w:val="004921BA"/>
    <w:rsid w:val="00492788"/>
    <w:rsid w:val="004928B5"/>
    <w:rsid w:val="00492FA1"/>
    <w:rsid w:val="00493331"/>
    <w:rsid w:val="0049373F"/>
    <w:rsid w:val="0049437B"/>
    <w:rsid w:val="00495274"/>
    <w:rsid w:val="00495522"/>
    <w:rsid w:val="00495B6A"/>
    <w:rsid w:val="00495EC6"/>
    <w:rsid w:val="004960B5"/>
    <w:rsid w:val="004A026D"/>
    <w:rsid w:val="004A0686"/>
    <w:rsid w:val="004A0AB3"/>
    <w:rsid w:val="004A0C1B"/>
    <w:rsid w:val="004A1368"/>
    <w:rsid w:val="004A15DE"/>
    <w:rsid w:val="004A1709"/>
    <w:rsid w:val="004A2C5E"/>
    <w:rsid w:val="004A4273"/>
    <w:rsid w:val="004A4402"/>
    <w:rsid w:val="004A4ABE"/>
    <w:rsid w:val="004A4CA8"/>
    <w:rsid w:val="004A4D1A"/>
    <w:rsid w:val="004A50F4"/>
    <w:rsid w:val="004A5BCF"/>
    <w:rsid w:val="004A667A"/>
    <w:rsid w:val="004A67F2"/>
    <w:rsid w:val="004A6990"/>
    <w:rsid w:val="004A71D3"/>
    <w:rsid w:val="004A765B"/>
    <w:rsid w:val="004A7B2C"/>
    <w:rsid w:val="004B00AD"/>
    <w:rsid w:val="004B022A"/>
    <w:rsid w:val="004B0889"/>
    <w:rsid w:val="004B0DD7"/>
    <w:rsid w:val="004B15F0"/>
    <w:rsid w:val="004B1DC7"/>
    <w:rsid w:val="004B1E0F"/>
    <w:rsid w:val="004B1E39"/>
    <w:rsid w:val="004B2522"/>
    <w:rsid w:val="004B25CB"/>
    <w:rsid w:val="004B36C5"/>
    <w:rsid w:val="004B3B2E"/>
    <w:rsid w:val="004B3B83"/>
    <w:rsid w:val="004B3D19"/>
    <w:rsid w:val="004B435A"/>
    <w:rsid w:val="004B5070"/>
    <w:rsid w:val="004B5249"/>
    <w:rsid w:val="004B55C8"/>
    <w:rsid w:val="004B5694"/>
    <w:rsid w:val="004B56F6"/>
    <w:rsid w:val="004B581A"/>
    <w:rsid w:val="004B6212"/>
    <w:rsid w:val="004B64D1"/>
    <w:rsid w:val="004B6B74"/>
    <w:rsid w:val="004B711A"/>
    <w:rsid w:val="004B73E4"/>
    <w:rsid w:val="004B742C"/>
    <w:rsid w:val="004B78E9"/>
    <w:rsid w:val="004B7921"/>
    <w:rsid w:val="004C0332"/>
    <w:rsid w:val="004C088E"/>
    <w:rsid w:val="004C0A4C"/>
    <w:rsid w:val="004C1268"/>
    <w:rsid w:val="004C1EE4"/>
    <w:rsid w:val="004C1EF1"/>
    <w:rsid w:val="004C2292"/>
    <w:rsid w:val="004C23BD"/>
    <w:rsid w:val="004C245E"/>
    <w:rsid w:val="004C29D8"/>
    <w:rsid w:val="004C2AFE"/>
    <w:rsid w:val="004C2D15"/>
    <w:rsid w:val="004C3599"/>
    <w:rsid w:val="004C3684"/>
    <w:rsid w:val="004C36B8"/>
    <w:rsid w:val="004C3AEA"/>
    <w:rsid w:val="004C4190"/>
    <w:rsid w:val="004C4199"/>
    <w:rsid w:val="004C4289"/>
    <w:rsid w:val="004C458E"/>
    <w:rsid w:val="004C557C"/>
    <w:rsid w:val="004C589B"/>
    <w:rsid w:val="004C5B14"/>
    <w:rsid w:val="004C5E91"/>
    <w:rsid w:val="004C5FBE"/>
    <w:rsid w:val="004C6AAB"/>
    <w:rsid w:val="004C6F5B"/>
    <w:rsid w:val="004C72FE"/>
    <w:rsid w:val="004C7970"/>
    <w:rsid w:val="004C7C75"/>
    <w:rsid w:val="004C7FF2"/>
    <w:rsid w:val="004D04C7"/>
    <w:rsid w:val="004D0ACD"/>
    <w:rsid w:val="004D1570"/>
    <w:rsid w:val="004D1FAF"/>
    <w:rsid w:val="004D2B7E"/>
    <w:rsid w:val="004D4616"/>
    <w:rsid w:val="004D53CB"/>
    <w:rsid w:val="004D5566"/>
    <w:rsid w:val="004D5986"/>
    <w:rsid w:val="004D5E0F"/>
    <w:rsid w:val="004D6F13"/>
    <w:rsid w:val="004D7139"/>
    <w:rsid w:val="004D7B5F"/>
    <w:rsid w:val="004E0315"/>
    <w:rsid w:val="004E04D7"/>
    <w:rsid w:val="004E1130"/>
    <w:rsid w:val="004E1470"/>
    <w:rsid w:val="004E1C57"/>
    <w:rsid w:val="004E2120"/>
    <w:rsid w:val="004E25FA"/>
    <w:rsid w:val="004E268B"/>
    <w:rsid w:val="004E33A1"/>
    <w:rsid w:val="004E356A"/>
    <w:rsid w:val="004E39B6"/>
    <w:rsid w:val="004E43DE"/>
    <w:rsid w:val="004E55E5"/>
    <w:rsid w:val="004E593B"/>
    <w:rsid w:val="004E64D2"/>
    <w:rsid w:val="004E7415"/>
    <w:rsid w:val="004E7867"/>
    <w:rsid w:val="004E7F62"/>
    <w:rsid w:val="004F0379"/>
    <w:rsid w:val="004F0983"/>
    <w:rsid w:val="004F0A55"/>
    <w:rsid w:val="004F0FAD"/>
    <w:rsid w:val="004F1323"/>
    <w:rsid w:val="004F134F"/>
    <w:rsid w:val="004F239C"/>
    <w:rsid w:val="004F269F"/>
    <w:rsid w:val="004F3980"/>
    <w:rsid w:val="004F415C"/>
    <w:rsid w:val="004F4705"/>
    <w:rsid w:val="004F47E6"/>
    <w:rsid w:val="004F4999"/>
    <w:rsid w:val="004F4FFF"/>
    <w:rsid w:val="004F52D8"/>
    <w:rsid w:val="004F5448"/>
    <w:rsid w:val="004F5BFB"/>
    <w:rsid w:val="004F5E38"/>
    <w:rsid w:val="004F5FBC"/>
    <w:rsid w:val="004F646C"/>
    <w:rsid w:val="004F65E0"/>
    <w:rsid w:val="004F7BE7"/>
    <w:rsid w:val="005000B8"/>
    <w:rsid w:val="00500334"/>
    <w:rsid w:val="005008E8"/>
    <w:rsid w:val="00500910"/>
    <w:rsid w:val="0050099B"/>
    <w:rsid w:val="00502223"/>
    <w:rsid w:val="00502645"/>
    <w:rsid w:val="0050280B"/>
    <w:rsid w:val="005031D8"/>
    <w:rsid w:val="00504D96"/>
    <w:rsid w:val="005065C1"/>
    <w:rsid w:val="005068BB"/>
    <w:rsid w:val="00506B76"/>
    <w:rsid w:val="00506D60"/>
    <w:rsid w:val="005071B3"/>
    <w:rsid w:val="0050742F"/>
    <w:rsid w:val="00507757"/>
    <w:rsid w:val="00507A79"/>
    <w:rsid w:val="005102E6"/>
    <w:rsid w:val="0051057E"/>
    <w:rsid w:val="005107E9"/>
    <w:rsid w:val="005108AD"/>
    <w:rsid w:val="00510AA3"/>
    <w:rsid w:val="00510FC8"/>
    <w:rsid w:val="005111FB"/>
    <w:rsid w:val="005114AF"/>
    <w:rsid w:val="00511A1B"/>
    <w:rsid w:val="00511E22"/>
    <w:rsid w:val="00511E73"/>
    <w:rsid w:val="005128A9"/>
    <w:rsid w:val="00512BA4"/>
    <w:rsid w:val="00512D47"/>
    <w:rsid w:val="0051318D"/>
    <w:rsid w:val="005133EB"/>
    <w:rsid w:val="00513AFF"/>
    <w:rsid w:val="0051440A"/>
    <w:rsid w:val="00514605"/>
    <w:rsid w:val="005146A5"/>
    <w:rsid w:val="00515938"/>
    <w:rsid w:val="00516818"/>
    <w:rsid w:val="0051692D"/>
    <w:rsid w:val="00516F22"/>
    <w:rsid w:val="00516FE7"/>
    <w:rsid w:val="00517374"/>
    <w:rsid w:val="005203E2"/>
    <w:rsid w:val="005205E1"/>
    <w:rsid w:val="00520931"/>
    <w:rsid w:val="0052184F"/>
    <w:rsid w:val="0052190C"/>
    <w:rsid w:val="0052377C"/>
    <w:rsid w:val="00523B18"/>
    <w:rsid w:val="00524623"/>
    <w:rsid w:val="00524E66"/>
    <w:rsid w:val="005251DB"/>
    <w:rsid w:val="00525376"/>
    <w:rsid w:val="0052571A"/>
    <w:rsid w:val="00525B58"/>
    <w:rsid w:val="00525D46"/>
    <w:rsid w:val="00525F5D"/>
    <w:rsid w:val="00526965"/>
    <w:rsid w:val="00526CDF"/>
    <w:rsid w:val="005272CC"/>
    <w:rsid w:val="0053014C"/>
    <w:rsid w:val="0053089D"/>
    <w:rsid w:val="00530B52"/>
    <w:rsid w:val="0053100D"/>
    <w:rsid w:val="00531A6F"/>
    <w:rsid w:val="00531D11"/>
    <w:rsid w:val="00531F7B"/>
    <w:rsid w:val="005320DC"/>
    <w:rsid w:val="0053226E"/>
    <w:rsid w:val="005325C3"/>
    <w:rsid w:val="00532B22"/>
    <w:rsid w:val="005332CD"/>
    <w:rsid w:val="00533BD6"/>
    <w:rsid w:val="005344F2"/>
    <w:rsid w:val="005346CD"/>
    <w:rsid w:val="005348F8"/>
    <w:rsid w:val="00534A5C"/>
    <w:rsid w:val="00534E08"/>
    <w:rsid w:val="00534EDF"/>
    <w:rsid w:val="0053542A"/>
    <w:rsid w:val="005359BB"/>
    <w:rsid w:val="00535DC1"/>
    <w:rsid w:val="005364F9"/>
    <w:rsid w:val="005366CC"/>
    <w:rsid w:val="00536D5E"/>
    <w:rsid w:val="00536E82"/>
    <w:rsid w:val="005378B9"/>
    <w:rsid w:val="0054038E"/>
    <w:rsid w:val="005403F2"/>
    <w:rsid w:val="00541388"/>
    <w:rsid w:val="00541B60"/>
    <w:rsid w:val="00541C13"/>
    <w:rsid w:val="005421F7"/>
    <w:rsid w:val="005424DF"/>
    <w:rsid w:val="0054272A"/>
    <w:rsid w:val="00542802"/>
    <w:rsid w:val="00543497"/>
    <w:rsid w:val="0054369F"/>
    <w:rsid w:val="00543808"/>
    <w:rsid w:val="005438C6"/>
    <w:rsid w:val="00543A5A"/>
    <w:rsid w:val="00543C81"/>
    <w:rsid w:val="00543E07"/>
    <w:rsid w:val="00543F5A"/>
    <w:rsid w:val="00544A78"/>
    <w:rsid w:val="00544E72"/>
    <w:rsid w:val="0054550C"/>
    <w:rsid w:val="00545673"/>
    <w:rsid w:val="005457DE"/>
    <w:rsid w:val="00545FA8"/>
    <w:rsid w:val="00546163"/>
    <w:rsid w:val="0054635F"/>
    <w:rsid w:val="00547015"/>
    <w:rsid w:val="00547799"/>
    <w:rsid w:val="00547A1E"/>
    <w:rsid w:val="00550F92"/>
    <w:rsid w:val="00552AB9"/>
    <w:rsid w:val="0055352B"/>
    <w:rsid w:val="00553620"/>
    <w:rsid w:val="00553CA6"/>
    <w:rsid w:val="00553D28"/>
    <w:rsid w:val="00554183"/>
    <w:rsid w:val="00554B62"/>
    <w:rsid w:val="00554E60"/>
    <w:rsid w:val="00554EC5"/>
    <w:rsid w:val="00555609"/>
    <w:rsid w:val="00555B0D"/>
    <w:rsid w:val="00556B31"/>
    <w:rsid w:val="00556D3F"/>
    <w:rsid w:val="00556D7E"/>
    <w:rsid w:val="00556F1E"/>
    <w:rsid w:val="00560475"/>
    <w:rsid w:val="00560BD6"/>
    <w:rsid w:val="00561760"/>
    <w:rsid w:val="00561A4A"/>
    <w:rsid w:val="005620BA"/>
    <w:rsid w:val="00563288"/>
    <w:rsid w:val="0056339A"/>
    <w:rsid w:val="0056352E"/>
    <w:rsid w:val="00563C0D"/>
    <w:rsid w:val="00563D8E"/>
    <w:rsid w:val="00563F23"/>
    <w:rsid w:val="00564681"/>
    <w:rsid w:val="00564D95"/>
    <w:rsid w:val="005652D8"/>
    <w:rsid w:val="0056549C"/>
    <w:rsid w:val="0056599C"/>
    <w:rsid w:val="00565C82"/>
    <w:rsid w:val="00566151"/>
    <w:rsid w:val="0056648A"/>
    <w:rsid w:val="00566747"/>
    <w:rsid w:val="00566776"/>
    <w:rsid w:val="005669A8"/>
    <w:rsid w:val="00566B77"/>
    <w:rsid w:val="00566C33"/>
    <w:rsid w:val="00566E88"/>
    <w:rsid w:val="005671DC"/>
    <w:rsid w:val="00567867"/>
    <w:rsid w:val="0057182C"/>
    <w:rsid w:val="00571A77"/>
    <w:rsid w:val="0057211B"/>
    <w:rsid w:val="0057217F"/>
    <w:rsid w:val="0057236A"/>
    <w:rsid w:val="0057238A"/>
    <w:rsid w:val="00572ED4"/>
    <w:rsid w:val="005740F4"/>
    <w:rsid w:val="00574B71"/>
    <w:rsid w:val="00574E25"/>
    <w:rsid w:val="00575AFB"/>
    <w:rsid w:val="00575BE0"/>
    <w:rsid w:val="00575CF8"/>
    <w:rsid w:val="00575E8A"/>
    <w:rsid w:val="0057654B"/>
    <w:rsid w:val="00576D61"/>
    <w:rsid w:val="0057709B"/>
    <w:rsid w:val="0058022B"/>
    <w:rsid w:val="005802CB"/>
    <w:rsid w:val="00581EBD"/>
    <w:rsid w:val="00581FA5"/>
    <w:rsid w:val="00582A3C"/>
    <w:rsid w:val="00582ECC"/>
    <w:rsid w:val="0058335D"/>
    <w:rsid w:val="005838BB"/>
    <w:rsid w:val="00584487"/>
    <w:rsid w:val="00584931"/>
    <w:rsid w:val="005856F3"/>
    <w:rsid w:val="0058612C"/>
    <w:rsid w:val="00586248"/>
    <w:rsid w:val="00586E76"/>
    <w:rsid w:val="00586EDD"/>
    <w:rsid w:val="005878C7"/>
    <w:rsid w:val="005878F7"/>
    <w:rsid w:val="00587C18"/>
    <w:rsid w:val="005900FA"/>
    <w:rsid w:val="00590620"/>
    <w:rsid w:val="00590F23"/>
    <w:rsid w:val="0059160F"/>
    <w:rsid w:val="0059164C"/>
    <w:rsid w:val="005917E8"/>
    <w:rsid w:val="005918AE"/>
    <w:rsid w:val="0059205B"/>
    <w:rsid w:val="0059256F"/>
    <w:rsid w:val="005927C4"/>
    <w:rsid w:val="00593508"/>
    <w:rsid w:val="00593869"/>
    <w:rsid w:val="00593DB2"/>
    <w:rsid w:val="00593DB8"/>
    <w:rsid w:val="00593E2F"/>
    <w:rsid w:val="005942B6"/>
    <w:rsid w:val="00594BDB"/>
    <w:rsid w:val="005953E8"/>
    <w:rsid w:val="00595BB2"/>
    <w:rsid w:val="00595EAA"/>
    <w:rsid w:val="0059608F"/>
    <w:rsid w:val="0059636B"/>
    <w:rsid w:val="0059638B"/>
    <w:rsid w:val="00596E3D"/>
    <w:rsid w:val="00597020"/>
    <w:rsid w:val="005A068D"/>
    <w:rsid w:val="005A0881"/>
    <w:rsid w:val="005A0D41"/>
    <w:rsid w:val="005A100D"/>
    <w:rsid w:val="005A11B1"/>
    <w:rsid w:val="005A1271"/>
    <w:rsid w:val="005A17D8"/>
    <w:rsid w:val="005A1918"/>
    <w:rsid w:val="005A1ABE"/>
    <w:rsid w:val="005A1FB5"/>
    <w:rsid w:val="005A24AD"/>
    <w:rsid w:val="005A256F"/>
    <w:rsid w:val="005A266E"/>
    <w:rsid w:val="005A2729"/>
    <w:rsid w:val="005A326A"/>
    <w:rsid w:val="005A3696"/>
    <w:rsid w:val="005A3D49"/>
    <w:rsid w:val="005A42B1"/>
    <w:rsid w:val="005A4DAD"/>
    <w:rsid w:val="005A5706"/>
    <w:rsid w:val="005A59B3"/>
    <w:rsid w:val="005A5D52"/>
    <w:rsid w:val="005A5D94"/>
    <w:rsid w:val="005A70B2"/>
    <w:rsid w:val="005A7158"/>
    <w:rsid w:val="005A7419"/>
    <w:rsid w:val="005A7CB2"/>
    <w:rsid w:val="005B02B9"/>
    <w:rsid w:val="005B0438"/>
    <w:rsid w:val="005B0B9E"/>
    <w:rsid w:val="005B0E8C"/>
    <w:rsid w:val="005B1228"/>
    <w:rsid w:val="005B1ABF"/>
    <w:rsid w:val="005B1AD8"/>
    <w:rsid w:val="005B23D1"/>
    <w:rsid w:val="005B26B2"/>
    <w:rsid w:val="005B2B6D"/>
    <w:rsid w:val="005B2D8D"/>
    <w:rsid w:val="005B3EAC"/>
    <w:rsid w:val="005B3F0F"/>
    <w:rsid w:val="005B4130"/>
    <w:rsid w:val="005B4305"/>
    <w:rsid w:val="005B4770"/>
    <w:rsid w:val="005B4C14"/>
    <w:rsid w:val="005B4FD4"/>
    <w:rsid w:val="005B5464"/>
    <w:rsid w:val="005B63A7"/>
    <w:rsid w:val="005B6415"/>
    <w:rsid w:val="005B6893"/>
    <w:rsid w:val="005B6E45"/>
    <w:rsid w:val="005B794E"/>
    <w:rsid w:val="005B7AC3"/>
    <w:rsid w:val="005B7CD8"/>
    <w:rsid w:val="005C029E"/>
    <w:rsid w:val="005C05E3"/>
    <w:rsid w:val="005C06AF"/>
    <w:rsid w:val="005C081E"/>
    <w:rsid w:val="005C138B"/>
    <w:rsid w:val="005C1E74"/>
    <w:rsid w:val="005C203D"/>
    <w:rsid w:val="005C3427"/>
    <w:rsid w:val="005C364E"/>
    <w:rsid w:val="005C4030"/>
    <w:rsid w:val="005C4C64"/>
    <w:rsid w:val="005C510A"/>
    <w:rsid w:val="005C55E7"/>
    <w:rsid w:val="005C671B"/>
    <w:rsid w:val="005C6D00"/>
    <w:rsid w:val="005C6D45"/>
    <w:rsid w:val="005C706A"/>
    <w:rsid w:val="005C738A"/>
    <w:rsid w:val="005D03D9"/>
    <w:rsid w:val="005D04DC"/>
    <w:rsid w:val="005D06F0"/>
    <w:rsid w:val="005D0A76"/>
    <w:rsid w:val="005D0B79"/>
    <w:rsid w:val="005D10A1"/>
    <w:rsid w:val="005D120C"/>
    <w:rsid w:val="005D1F23"/>
    <w:rsid w:val="005D2242"/>
    <w:rsid w:val="005D26C8"/>
    <w:rsid w:val="005D284A"/>
    <w:rsid w:val="005D2FC7"/>
    <w:rsid w:val="005D317B"/>
    <w:rsid w:val="005D3285"/>
    <w:rsid w:val="005D34AD"/>
    <w:rsid w:val="005D42EC"/>
    <w:rsid w:val="005D48C0"/>
    <w:rsid w:val="005D4A44"/>
    <w:rsid w:val="005D4AF1"/>
    <w:rsid w:val="005D4BAC"/>
    <w:rsid w:val="005D4F1A"/>
    <w:rsid w:val="005D506D"/>
    <w:rsid w:val="005D5EDA"/>
    <w:rsid w:val="005D668D"/>
    <w:rsid w:val="005D7477"/>
    <w:rsid w:val="005D7A23"/>
    <w:rsid w:val="005E0915"/>
    <w:rsid w:val="005E099F"/>
    <w:rsid w:val="005E0AFB"/>
    <w:rsid w:val="005E0DC9"/>
    <w:rsid w:val="005E0F01"/>
    <w:rsid w:val="005E1B3D"/>
    <w:rsid w:val="005E2068"/>
    <w:rsid w:val="005E226A"/>
    <w:rsid w:val="005E2382"/>
    <w:rsid w:val="005E24C5"/>
    <w:rsid w:val="005E2FC7"/>
    <w:rsid w:val="005E3248"/>
    <w:rsid w:val="005E3F5D"/>
    <w:rsid w:val="005E4052"/>
    <w:rsid w:val="005E56A5"/>
    <w:rsid w:val="005E60E3"/>
    <w:rsid w:val="005E660F"/>
    <w:rsid w:val="005E69C7"/>
    <w:rsid w:val="005E72D8"/>
    <w:rsid w:val="005E7A0F"/>
    <w:rsid w:val="005F0416"/>
    <w:rsid w:val="005F052F"/>
    <w:rsid w:val="005F0848"/>
    <w:rsid w:val="005F0922"/>
    <w:rsid w:val="005F0A95"/>
    <w:rsid w:val="005F1193"/>
    <w:rsid w:val="005F11BD"/>
    <w:rsid w:val="005F177C"/>
    <w:rsid w:val="005F1A7C"/>
    <w:rsid w:val="005F2085"/>
    <w:rsid w:val="005F210A"/>
    <w:rsid w:val="005F2C3C"/>
    <w:rsid w:val="005F3BA6"/>
    <w:rsid w:val="005F41B9"/>
    <w:rsid w:val="005F47EA"/>
    <w:rsid w:val="005F4B96"/>
    <w:rsid w:val="005F4EE7"/>
    <w:rsid w:val="005F568D"/>
    <w:rsid w:val="005F583A"/>
    <w:rsid w:val="005F59D8"/>
    <w:rsid w:val="005F6C34"/>
    <w:rsid w:val="005F7C5E"/>
    <w:rsid w:val="00600C20"/>
    <w:rsid w:val="00602983"/>
    <w:rsid w:val="00602E0F"/>
    <w:rsid w:val="00602FE1"/>
    <w:rsid w:val="006030A5"/>
    <w:rsid w:val="00603A3F"/>
    <w:rsid w:val="00603A9A"/>
    <w:rsid w:val="00603AEF"/>
    <w:rsid w:val="00603DDF"/>
    <w:rsid w:val="00603E65"/>
    <w:rsid w:val="00604EF3"/>
    <w:rsid w:val="006052C1"/>
    <w:rsid w:val="006055C5"/>
    <w:rsid w:val="00606728"/>
    <w:rsid w:val="0060715E"/>
    <w:rsid w:val="00607F94"/>
    <w:rsid w:val="00610668"/>
    <w:rsid w:val="006107CF"/>
    <w:rsid w:val="00610A0E"/>
    <w:rsid w:val="00610FC1"/>
    <w:rsid w:val="0061133D"/>
    <w:rsid w:val="00611951"/>
    <w:rsid w:val="00611A27"/>
    <w:rsid w:val="00611C03"/>
    <w:rsid w:val="0061259B"/>
    <w:rsid w:val="00612B4B"/>
    <w:rsid w:val="00612E1B"/>
    <w:rsid w:val="006134D5"/>
    <w:rsid w:val="00613645"/>
    <w:rsid w:val="00613E69"/>
    <w:rsid w:val="0061407E"/>
    <w:rsid w:val="00614609"/>
    <w:rsid w:val="00614A69"/>
    <w:rsid w:val="00614BB0"/>
    <w:rsid w:val="00614CDD"/>
    <w:rsid w:val="00614D7E"/>
    <w:rsid w:val="00616606"/>
    <w:rsid w:val="00617D56"/>
    <w:rsid w:val="00617F23"/>
    <w:rsid w:val="0062045B"/>
    <w:rsid w:val="00620A02"/>
    <w:rsid w:val="0062102A"/>
    <w:rsid w:val="00621393"/>
    <w:rsid w:val="00621651"/>
    <w:rsid w:val="00621A8D"/>
    <w:rsid w:val="00622645"/>
    <w:rsid w:val="0062281E"/>
    <w:rsid w:val="00623F12"/>
    <w:rsid w:val="0062452A"/>
    <w:rsid w:val="00624950"/>
    <w:rsid w:val="00624A26"/>
    <w:rsid w:val="00624A7D"/>
    <w:rsid w:val="00624C94"/>
    <w:rsid w:val="00624D4C"/>
    <w:rsid w:val="006253D8"/>
    <w:rsid w:val="00627018"/>
    <w:rsid w:val="0062753F"/>
    <w:rsid w:val="00627662"/>
    <w:rsid w:val="006276C8"/>
    <w:rsid w:val="00627767"/>
    <w:rsid w:val="006302F9"/>
    <w:rsid w:val="00630778"/>
    <w:rsid w:val="006308B6"/>
    <w:rsid w:val="00632B41"/>
    <w:rsid w:val="00633537"/>
    <w:rsid w:val="0063356B"/>
    <w:rsid w:val="006338E5"/>
    <w:rsid w:val="00634D84"/>
    <w:rsid w:val="00635428"/>
    <w:rsid w:val="00637EF0"/>
    <w:rsid w:val="00640C90"/>
    <w:rsid w:val="00640E4D"/>
    <w:rsid w:val="0064108B"/>
    <w:rsid w:val="0064113F"/>
    <w:rsid w:val="00642105"/>
    <w:rsid w:val="00643493"/>
    <w:rsid w:val="00643FA6"/>
    <w:rsid w:val="0064423B"/>
    <w:rsid w:val="00644F21"/>
    <w:rsid w:val="006450BC"/>
    <w:rsid w:val="00645360"/>
    <w:rsid w:val="006457E5"/>
    <w:rsid w:val="0064626F"/>
    <w:rsid w:val="006465C7"/>
    <w:rsid w:val="00646B94"/>
    <w:rsid w:val="00646C4A"/>
    <w:rsid w:val="00646F32"/>
    <w:rsid w:val="00647256"/>
    <w:rsid w:val="00650796"/>
    <w:rsid w:val="00650CD1"/>
    <w:rsid w:val="00651D65"/>
    <w:rsid w:val="00652BC9"/>
    <w:rsid w:val="00652CD7"/>
    <w:rsid w:val="00652EF3"/>
    <w:rsid w:val="00653057"/>
    <w:rsid w:val="006530B2"/>
    <w:rsid w:val="0065331E"/>
    <w:rsid w:val="00653330"/>
    <w:rsid w:val="006536FC"/>
    <w:rsid w:val="006538EE"/>
    <w:rsid w:val="00653D0A"/>
    <w:rsid w:val="00654113"/>
    <w:rsid w:val="0065425E"/>
    <w:rsid w:val="006550EA"/>
    <w:rsid w:val="006552CC"/>
    <w:rsid w:val="00655369"/>
    <w:rsid w:val="006557DC"/>
    <w:rsid w:val="006559BA"/>
    <w:rsid w:val="00655D07"/>
    <w:rsid w:val="0065610E"/>
    <w:rsid w:val="006568C2"/>
    <w:rsid w:val="00656E66"/>
    <w:rsid w:val="00657460"/>
    <w:rsid w:val="006574BB"/>
    <w:rsid w:val="00657765"/>
    <w:rsid w:val="00657800"/>
    <w:rsid w:val="006578E1"/>
    <w:rsid w:val="00657A1C"/>
    <w:rsid w:val="00657CBA"/>
    <w:rsid w:val="0066013A"/>
    <w:rsid w:val="00661903"/>
    <w:rsid w:val="00662408"/>
    <w:rsid w:val="006629D2"/>
    <w:rsid w:val="006632E2"/>
    <w:rsid w:val="00663512"/>
    <w:rsid w:val="006635CD"/>
    <w:rsid w:val="00663DBF"/>
    <w:rsid w:val="006645EB"/>
    <w:rsid w:val="006648E3"/>
    <w:rsid w:val="00664E00"/>
    <w:rsid w:val="00664E55"/>
    <w:rsid w:val="0066502C"/>
    <w:rsid w:val="00665103"/>
    <w:rsid w:val="006652DE"/>
    <w:rsid w:val="00665CB1"/>
    <w:rsid w:val="00665EB7"/>
    <w:rsid w:val="00665FA7"/>
    <w:rsid w:val="00666163"/>
    <w:rsid w:val="0066677A"/>
    <w:rsid w:val="006672C8"/>
    <w:rsid w:val="006674FD"/>
    <w:rsid w:val="00667DC6"/>
    <w:rsid w:val="006707A2"/>
    <w:rsid w:val="006718FC"/>
    <w:rsid w:val="00671E2F"/>
    <w:rsid w:val="00671F62"/>
    <w:rsid w:val="0067225B"/>
    <w:rsid w:val="0067277B"/>
    <w:rsid w:val="00672B5A"/>
    <w:rsid w:val="00673198"/>
    <w:rsid w:val="00673A69"/>
    <w:rsid w:val="00674770"/>
    <w:rsid w:val="006747AD"/>
    <w:rsid w:val="00674AE4"/>
    <w:rsid w:val="00674C55"/>
    <w:rsid w:val="00674EB5"/>
    <w:rsid w:val="006752E6"/>
    <w:rsid w:val="00675368"/>
    <w:rsid w:val="00675574"/>
    <w:rsid w:val="006761F3"/>
    <w:rsid w:val="00676361"/>
    <w:rsid w:val="0067664C"/>
    <w:rsid w:val="006767EB"/>
    <w:rsid w:val="00677D86"/>
    <w:rsid w:val="00680434"/>
    <w:rsid w:val="00680C83"/>
    <w:rsid w:val="006810A6"/>
    <w:rsid w:val="006813FE"/>
    <w:rsid w:val="0068180F"/>
    <w:rsid w:val="00681A08"/>
    <w:rsid w:val="006825EA"/>
    <w:rsid w:val="00682658"/>
    <w:rsid w:val="00682693"/>
    <w:rsid w:val="00682AF7"/>
    <w:rsid w:val="00682F03"/>
    <w:rsid w:val="00683B68"/>
    <w:rsid w:val="006843A5"/>
    <w:rsid w:val="0068451F"/>
    <w:rsid w:val="00684582"/>
    <w:rsid w:val="00684D08"/>
    <w:rsid w:val="00684F6D"/>
    <w:rsid w:val="00685029"/>
    <w:rsid w:val="006851EA"/>
    <w:rsid w:val="00685AD8"/>
    <w:rsid w:val="00685B4C"/>
    <w:rsid w:val="00685CBD"/>
    <w:rsid w:val="00685DE8"/>
    <w:rsid w:val="00685F00"/>
    <w:rsid w:val="0068614F"/>
    <w:rsid w:val="0068617F"/>
    <w:rsid w:val="0068663D"/>
    <w:rsid w:val="00686CFA"/>
    <w:rsid w:val="00686FE0"/>
    <w:rsid w:val="0068709E"/>
    <w:rsid w:val="006870EB"/>
    <w:rsid w:val="006878DA"/>
    <w:rsid w:val="00687A8B"/>
    <w:rsid w:val="00687E36"/>
    <w:rsid w:val="006901FF"/>
    <w:rsid w:val="00690481"/>
    <w:rsid w:val="00690CBB"/>
    <w:rsid w:val="006912B6"/>
    <w:rsid w:val="00691552"/>
    <w:rsid w:val="006916AD"/>
    <w:rsid w:val="00691B92"/>
    <w:rsid w:val="00692D93"/>
    <w:rsid w:val="00692E88"/>
    <w:rsid w:val="00692FA7"/>
    <w:rsid w:val="0069359E"/>
    <w:rsid w:val="00694109"/>
    <w:rsid w:val="00694567"/>
    <w:rsid w:val="00694A45"/>
    <w:rsid w:val="00695942"/>
    <w:rsid w:val="00695BD3"/>
    <w:rsid w:val="00695DB0"/>
    <w:rsid w:val="006968FD"/>
    <w:rsid w:val="006973A9"/>
    <w:rsid w:val="00697593"/>
    <w:rsid w:val="006975E3"/>
    <w:rsid w:val="00697DA8"/>
    <w:rsid w:val="00697EBC"/>
    <w:rsid w:val="00697FE4"/>
    <w:rsid w:val="006A031B"/>
    <w:rsid w:val="006A0761"/>
    <w:rsid w:val="006A15CE"/>
    <w:rsid w:val="006A1AEA"/>
    <w:rsid w:val="006A1DB3"/>
    <w:rsid w:val="006A275E"/>
    <w:rsid w:val="006A2A14"/>
    <w:rsid w:val="006A2DC8"/>
    <w:rsid w:val="006A30D8"/>
    <w:rsid w:val="006A36A3"/>
    <w:rsid w:val="006A419B"/>
    <w:rsid w:val="006A45EE"/>
    <w:rsid w:val="006A4E03"/>
    <w:rsid w:val="006A50D9"/>
    <w:rsid w:val="006A568F"/>
    <w:rsid w:val="006A5CD7"/>
    <w:rsid w:val="006A604C"/>
    <w:rsid w:val="006A60C6"/>
    <w:rsid w:val="006A626B"/>
    <w:rsid w:val="006A69A9"/>
    <w:rsid w:val="006A6AEC"/>
    <w:rsid w:val="006A6E11"/>
    <w:rsid w:val="006A7203"/>
    <w:rsid w:val="006A76EE"/>
    <w:rsid w:val="006A7B41"/>
    <w:rsid w:val="006A7BF9"/>
    <w:rsid w:val="006A7C82"/>
    <w:rsid w:val="006A7DB0"/>
    <w:rsid w:val="006B120D"/>
    <w:rsid w:val="006B1F6A"/>
    <w:rsid w:val="006B2380"/>
    <w:rsid w:val="006B2605"/>
    <w:rsid w:val="006B296D"/>
    <w:rsid w:val="006B4149"/>
    <w:rsid w:val="006B4540"/>
    <w:rsid w:val="006B48F3"/>
    <w:rsid w:val="006B4BD9"/>
    <w:rsid w:val="006B53DF"/>
    <w:rsid w:val="006B567F"/>
    <w:rsid w:val="006B58A0"/>
    <w:rsid w:val="006B747E"/>
    <w:rsid w:val="006B74B5"/>
    <w:rsid w:val="006C0BFA"/>
    <w:rsid w:val="006C11CA"/>
    <w:rsid w:val="006C137F"/>
    <w:rsid w:val="006C1688"/>
    <w:rsid w:val="006C1B50"/>
    <w:rsid w:val="006C21EE"/>
    <w:rsid w:val="006C251D"/>
    <w:rsid w:val="006C3222"/>
    <w:rsid w:val="006C3380"/>
    <w:rsid w:val="006C38BD"/>
    <w:rsid w:val="006C3D22"/>
    <w:rsid w:val="006C3E86"/>
    <w:rsid w:val="006C4174"/>
    <w:rsid w:val="006C43FD"/>
    <w:rsid w:val="006C4452"/>
    <w:rsid w:val="006C5FD0"/>
    <w:rsid w:val="006C61D8"/>
    <w:rsid w:val="006C6906"/>
    <w:rsid w:val="006C6946"/>
    <w:rsid w:val="006C6EAF"/>
    <w:rsid w:val="006C6EE8"/>
    <w:rsid w:val="006C6F27"/>
    <w:rsid w:val="006C71DC"/>
    <w:rsid w:val="006C7701"/>
    <w:rsid w:val="006C7B71"/>
    <w:rsid w:val="006D0151"/>
    <w:rsid w:val="006D0934"/>
    <w:rsid w:val="006D0EF4"/>
    <w:rsid w:val="006D1231"/>
    <w:rsid w:val="006D156D"/>
    <w:rsid w:val="006D1FE4"/>
    <w:rsid w:val="006D2E1A"/>
    <w:rsid w:val="006D31A4"/>
    <w:rsid w:val="006D4486"/>
    <w:rsid w:val="006D4FF5"/>
    <w:rsid w:val="006D5F1E"/>
    <w:rsid w:val="006D66BC"/>
    <w:rsid w:val="006D695C"/>
    <w:rsid w:val="006D69B6"/>
    <w:rsid w:val="006D6F12"/>
    <w:rsid w:val="006D6FBB"/>
    <w:rsid w:val="006D7817"/>
    <w:rsid w:val="006E022C"/>
    <w:rsid w:val="006E0CB4"/>
    <w:rsid w:val="006E1B85"/>
    <w:rsid w:val="006E1D99"/>
    <w:rsid w:val="006E2651"/>
    <w:rsid w:val="006E2A60"/>
    <w:rsid w:val="006E33F3"/>
    <w:rsid w:val="006E454C"/>
    <w:rsid w:val="006E47A0"/>
    <w:rsid w:val="006E481D"/>
    <w:rsid w:val="006E4B31"/>
    <w:rsid w:val="006E5A61"/>
    <w:rsid w:val="006E5B0A"/>
    <w:rsid w:val="006E5B5E"/>
    <w:rsid w:val="006E6BCE"/>
    <w:rsid w:val="006E71CC"/>
    <w:rsid w:val="006F10DA"/>
    <w:rsid w:val="006F11C5"/>
    <w:rsid w:val="006F15C3"/>
    <w:rsid w:val="006F2358"/>
    <w:rsid w:val="006F2759"/>
    <w:rsid w:val="006F2EA5"/>
    <w:rsid w:val="006F389C"/>
    <w:rsid w:val="006F3A7C"/>
    <w:rsid w:val="006F4099"/>
    <w:rsid w:val="006F4338"/>
    <w:rsid w:val="006F4404"/>
    <w:rsid w:val="006F44E9"/>
    <w:rsid w:val="006F45D0"/>
    <w:rsid w:val="006F5935"/>
    <w:rsid w:val="006F5940"/>
    <w:rsid w:val="006F6222"/>
    <w:rsid w:val="006F6302"/>
    <w:rsid w:val="006F659A"/>
    <w:rsid w:val="006F67CF"/>
    <w:rsid w:val="006F7146"/>
    <w:rsid w:val="006F73EB"/>
    <w:rsid w:val="006F74B4"/>
    <w:rsid w:val="006F7781"/>
    <w:rsid w:val="006F7DF1"/>
    <w:rsid w:val="007013EE"/>
    <w:rsid w:val="0070152A"/>
    <w:rsid w:val="00701EA6"/>
    <w:rsid w:val="00702D11"/>
    <w:rsid w:val="00703579"/>
    <w:rsid w:val="00703FFC"/>
    <w:rsid w:val="0070458B"/>
    <w:rsid w:val="0070480A"/>
    <w:rsid w:val="00704ACE"/>
    <w:rsid w:val="007057C4"/>
    <w:rsid w:val="00705C18"/>
    <w:rsid w:val="00706412"/>
    <w:rsid w:val="00707074"/>
    <w:rsid w:val="00707933"/>
    <w:rsid w:val="00707EA0"/>
    <w:rsid w:val="007105E8"/>
    <w:rsid w:val="00710724"/>
    <w:rsid w:val="00710A0F"/>
    <w:rsid w:val="00711A9F"/>
    <w:rsid w:val="007127B1"/>
    <w:rsid w:val="00712D6D"/>
    <w:rsid w:val="00713FE8"/>
    <w:rsid w:val="00714A17"/>
    <w:rsid w:val="00714AE3"/>
    <w:rsid w:val="00714B02"/>
    <w:rsid w:val="00715493"/>
    <w:rsid w:val="0071562A"/>
    <w:rsid w:val="0071588D"/>
    <w:rsid w:val="00715D45"/>
    <w:rsid w:val="00715D54"/>
    <w:rsid w:val="007164D9"/>
    <w:rsid w:val="007169B7"/>
    <w:rsid w:val="007169FE"/>
    <w:rsid w:val="00716F14"/>
    <w:rsid w:val="0072065C"/>
    <w:rsid w:val="00720A37"/>
    <w:rsid w:val="00720EBE"/>
    <w:rsid w:val="00723023"/>
    <w:rsid w:val="007234C4"/>
    <w:rsid w:val="007236C6"/>
    <w:rsid w:val="007239D7"/>
    <w:rsid w:val="00723F08"/>
    <w:rsid w:val="00724EB9"/>
    <w:rsid w:val="00724EDB"/>
    <w:rsid w:val="007252A3"/>
    <w:rsid w:val="00725322"/>
    <w:rsid w:val="00726F2A"/>
    <w:rsid w:val="00727817"/>
    <w:rsid w:val="00727C03"/>
    <w:rsid w:val="00730141"/>
    <w:rsid w:val="00730313"/>
    <w:rsid w:val="00730865"/>
    <w:rsid w:val="0073141E"/>
    <w:rsid w:val="00731601"/>
    <w:rsid w:val="00731D39"/>
    <w:rsid w:val="00732006"/>
    <w:rsid w:val="007320A4"/>
    <w:rsid w:val="00732267"/>
    <w:rsid w:val="007322E7"/>
    <w:rsid w:val="00733442"/>
    <w:rsid w:val="00733CCA"/>
    <w:rsid w:val="007344EB"/>
    <w:rsid w:val="0073497F"/>
    <w:rsid w:val="00734A25"/>
    <w:rsid w:val="00735C3B"/>
    <w:rsid w:val="00736447"/>
    <w:rsid w:val="00736684"/>
    <w:rsid w:val="007368D0"/>
    <w:rsid w:val="00736EF1"/>
    <w:rsid w:val="0073765B"/>
    <w:rsid w:val="00737928"/>
    <w:rsid w:val="00737F0F"/>
    <w:rsid w:val="007401C3"/>
    <w:rsid w:val="007404AC"/>
    <w:rsid w:val="00740797"/>
    <w:rsid w:val="00740A42"/>
    <w:rsid w:val="00740DB5"/>
    <w:rsid w:val="007413A5"/>
    <w:rsid w:val="0074160C"/>
    <w:rsid w:val="00741786"/>
    <w:rsid w:val="00741E40"/>
    <w:rsid w:val="007427D6"/>
    <w:rsid w:val="00742E16"/>
    <w:rsid w:val="00743D8B"/>
    <w:rsid w:val="00743DE4"/>
    <w:rsid w:val="00745640"/>
    <w:rsid w:val="00745ED9"/>
    <w:rsid w:val="00746582"/>
    <w:rsid w:val="00746EFE"/>
    <w:rsid w:val="007478A1"/>
    <w:rsid w:val="00747949"/>
    <w:rsid w:val="0075041B"/>
    <w:rsid w:val="007510DA"/>
    <w:rsid w:val="007511D0"/>
    <w:rsid w:val="007512A4"/>
    <w:rsid w:val="00751364"/>
    <w:rsid w:val="00751C60"/>
    <w:rsid w:val="00752077"/>
    <w:rsid w:val="007521A2"/>
    <w:rsid w:val="00752275"/>
    <w:rsid w:val="007526AE"/>
    <w:rsid w:val="007527B6"/>
    <w:rsid w:val="00752B89"/>
    <w:rsid w:val="00753298"/>
    <w:rsid w:val="007532BA"/>
    <w:rsid w:val="00753741"/>
    <w:rsid w:val="00753AEF"/>
    <w:rsid w:val="007548AF"/>
    <w:rsid w:val="007549BD"/>
    <w:rsid w:val="007555B1"/>
    <w:rsid w:val="007559AE"/>
    <w:rsid w:val="00755A59"/>
    <w:rsid w:val="007568EE"/>
    <w:rsid w:val="00756C84"/>
    <w:rsid w:val="007570D4"/>
    <w:rsid w:val="007571FA"/>
    <w:rsid w:val="0075727C"/>
    <w:rsid w:val="00757F3E"/>
    <w:rsid w:val="0076129A"/>
    <w:rsid w:val="00761342"/>
    <w:rsid w:val="00761822"/>
    <w:rsid w:val="00761CBF"/>
    <w:rsid w:val="00762088"/>
    <w:rsid w:val="007626CF"/>
    <w:rsid w:val="0076364B"/>
    <w:rsid w:val="00763800"/>
    <w:rsid w:val="007644A9"/>
    <w:rsid w:val="00764971"/>
    <w:rsid w:val="00765032"/>
    <w:rsid w:val="00765967"/>
    <w:rsid w:val="00765A6F"/>
    <w:rsid w:val="007660D8"/>
    <w:rsid w:val="0076610B"/>
    <w:rsid w:val="00766AD6"/>
    <w:rsid w:val="00766E39"/>
    <w:rsid w:val="0076735B"/>
    <w:rsid w:val="00767401"/>
    <w:rsid w:val="007675B8"/>
    <w:rsid w:val="00767EFD"/>
    <w:rsid w:val="00770005"/>
    <w:rsid w:val="00770CB8"/>
    <w:rsid w:val="00771775"/>
    <w:rsid w:val="00771891"/>
    <w:rsid w:val="00771982"/>
    <w:rsid w:val="0077222A"/>
    <w:rsid w:val="00772270"/>
    <w:rsid w:val="00772788"/>
    <w:rsid w:val="007729E9"/>
    <w:rsid w:val="007731B6"/>
    <w:rsid w:val="00773E30"/>
    <w:rsid w:val="00773FD5"/>
    <w:rsid w:val="00774365"/>
    <w:rsid w:val="00774BD0"/>
    <w:rsid w:val="00775125"/>
    <w:rsid w:val="007753B6"/>
    <w:rsid w:val="00775B27"/>
    <w:rsid w:val="00775CD4"/>
    <w:rsid w:val="00775F2D"/>
    <w:rsid w:val="0077625C"/>
    <w:rsid w:val="00777068"/>
    <w:rsid w:val="0077731E"/>
    <w:rsid w:val="00777AD5"/>
    <w:rsid w:val="00777FBE"/>
    <w:rsid w:val="00780582"/>
    <w:rsid w:val="0078127A"/>
    <w:rsid w:val="00781EE2"/>
    <w:rsid w:val="00781F9E"/>
    <w:rsid w:val="007825FF"/>
    <w:rsid w:val="007829BF"/>
    <w:rsid w:val="00782A4B"/>
    <w:rsid w:val="00782AAF"/>
    <w:rsid w:val="0078370B"/>
    <w:rsid w:val="00783909"/>
    <w:rsid w:val="00783E37"/>
    <w:rsid w:val="00784383"/>
    <w:rsid w:val="00784C9B"/>
    <w:rsid w:val="007850FE"/>
    <w:rsid w:val="00785763"/>
    <w:rsid w:val="00785920"/>
    <w:rsid w:val="00785BFD"/>
    <w:rsid w:val="00785C34"/>
    <w:rsid w:val="00785C44"/>
    <w:rsid w:val="00787349"/>
    <w:rsid w:val="00787B67"/>
    <w:rsid w:val="007900E5"/>
    <w:rsid w:val="007907DA"/>
    <w:rsid w:val="00790BD2"/>
    <w:rsid w:val="00790F5D"/>
    <w:rsid w:val="00791204"/>
    <w:rsid w:val="00791D9F"/>
    <w:rsid w:val="007926A2"/>
    <w:rsid w:val="00792944"/>
    <w:rsid w:val="00793038"/>
    <w:rsid w:val="00793F79"/>
    <w:rsid w:val="00794048"/>
    <w:rsid w:val="00794197"/>
    <w:rsid w:val="0079440E"/>
    <w:rsid w:val="00794EA9"/>
    <w:rsid w:val="007952AA"/>
    <w:rsid w:val="00795713"/>
    <w:rsid w:val="00796314"/>
    <w:rsid w:val="007966A6"/>
    <w:rsid w:val="00796D55"/>
    <w:rsid w:val="00797132"/>
    <w:rsid w:val="007A0F55"/>
    <w:rsid w:val="007A104F"/>
    <w:rsid w:val="007A11FE"/>
    <w:rsid w:val="007A1772"/>
    <w:rsid w:val="007A1DF1"/>
    <w:rsid w:val="007A2DF6"/>
    <w:rsid w:val="007A3266"/>
    <w:rsid w:val="007A397C"/>
    <w:rsid w:val="007A3F90"/>
    <w:rsid w:val="007A4346"/>
    <w:rsid w:val="007A4452"/>
    <w:rsid w:val="007A5D16"/>
    <w:rsid w:val="007A61EA"/>
    <w:rsid w:val="007A6385"/>
    <w:rsid w:val="007A6B6D"/>
    <w:rsid w:val="007A7A5A"/>
    <w:rsid w:val="007B07EF"/>
    <w:rsid w:val="007B0CFB"/>
    <w:rsid w:val="007B0D06"/>
    <w:rsid w:val="007B1DE5"/>
    <w:rsid w:val="007B3066"/>
    <w:rsid w:val="007B42F2"/>
    <w:rsid w:val="007B4B02"/>
    <w:rsid w:val="007B525A"/>
    <w:rsid w:val="007B52D9"/>
    <w:rsid w:val="007B5847"/>
    <w:rsid w:val="007B617C"/>
    <w:rsid w:val="007B6662"/>
    <w:rsid w:val="007B6B36"/>
    <w:rsid w:val="007B6FB2"/>
    <w:rsid w:val="007B76FE"/>
    <w:rsid w:val="007B7F96"/>
    <w:rsid w:val="007C05DF"/>
    <w:rsid w:val="007C0830"/>
    <w:rsid w:val="007C0D30"/>
    <w:rsid w:val="007C0D72"/>
    <w:rsid w:val="007C101A"/>
    <w:rsid w:val="007C1135"/>
    <w:rsid w:val="007C2072"/>
    <w:rsid w:val="007C2DF6"/>
    <w:rsid w:val="007C3438"/>
    <w:rsid w:val="007C3CD1"/>
    <w:rsid w:val="007C3D75"/>
    <w:rsid w:val="007C4A7D"/>
    <w:rsid w:val="007C4D44"/>
    <w:rsid w:val="007C4DB4"/>
    <w:rsid w:val="007C4FDD"/>
    <w:rsid w:val="007C512C"/>
    <w:rsid w:val="007C57FC"/>
    <w:rsid w:val="007C5D93"/>
    <w:rsid w:val="007C64EA"/>
    <w:rsid w:val="007C6802"/>
    <w:rsid w:val="007C6B05"/>
    <w:rsid w:val="007C74CB"/>
    <w:rsid w:val="007C7992"/>
    <w:rsid w:val="007D0BB5"/>
    <w:rsid w:val="007D0EC9"/>
    <w:rsid w:val="007D121E"/>
    <w:rsid w:val="007D2694"/>
    <w:rsid w:val="007D2898"/>
    <w:rsid w:val="007D2D69"/>
    <w:rsid w:val="007D328B"/>
    <w:rsid w:val="007D3EF4"/>
    <w:rsid w:val="007D487C"/>
    <w:rsid w:val="007D4D37"/>
    <w:rsid w:val="007D595D"/>
    <w:rsid w:val="007D61AB"/>
    <w:rsid w:val="007D65E9"/>
    <w:rsid w:val="007D6A9C"/>
    <w:rsid w:val="007D71C0"/>
    <w:rsid w:val="007D7276"/>
    <w:rsid w:val="007D7D6D"/>
    <w:rsid w:val="007D7EC9"/>
    <w:rsid w:val="007E0188"/>
    <w:rsid w:val="007E01AF"/>
    <w:rsid w:val="007E043D"/>
    <w:rsid w:val="007E0510"/>
    <w:rsid w:val="007E06A4"/>
    <w:rsid w:val="007E06C9"/>
    <w:rsid w:val="007E134F"/>
    <w:rsid w:val="007E164F"/>
    <w:rsid w:val="007E1A44"/>
    <w:rsid w:val="007E25C4"/>
    <w:rsid w:val="007E28AA"/>
    <w:rsid w:val="007E2A84"/>
    <w:rsid w:val="007E2A90"/>
    <w:rsid w:val="007E360B"/>
    <w:rsid w:val="007E39A7"/>
    <w:rsid w:val="007E3AE8"/>
    <w:rsid w:val="007E3BA1"/>
    <w:rsid w:val="007E3FD3"/>
    <w:rsid w:val="007E459E"/>
    <w:rsid w:val="007E4C7C"/>
    <w:rsid w:val="007E55FD"/>
    <w:rsid w:val="007E56BA"/>
    <w:rsid w:val="007E63B7"/>
    <w:rsid w:val="007E642B"/>
    <w:rsid w:val="007E6B44"/>
    <w:rsid w:val="007E6CE6"/>
    <w:rsid w:val="007E6E5F"/>
    <w:rsid w:val="007E6EAA"/>
    <w:rsid w:val="007E7863"/>
    <w:rsid w:val="007E798D"/>
    <w:rsid w:val="007F051B"/>
    <w:rsid w:val="007F0DC6"/>
    <w:rsid w:val="007F0E8B"/>
    <w:rsid w:val="007F0EB9"/>
    <w:rsid w:val="007F187E"/>
    <w:rsid w:val="007F19B7"/>
    <w:rsid w:val="007F21B4"/>
    <w:rsid w:val="007F2BF4"/>
    <w:rsid w:val="007F4672"/>
    <w:rsid w:val="007F4732"/>
    <w:rsid w:val="007F609F"/>
    <w:rsid w:val="007F6253"/>
    <w:rsid w:val="007F653C"/>
    <w:rsid w:val="007F6696"/>
    <w:rsid w:val="007F6761"/>
    <w:rsid w:val="007F71CF"/>
    <w:rsid w:val="007F7221"/>
    <w:rsid w:val="007F73F4"/>
    <w:rsid w:val="007F7E32"/>
    <w:rsid w:val="008001B1"/>
    <w:rsid w:val="00800213"/>
    <w:rsid w:val="00800B88"/>
    <w:rsid w:val="00800C3D"/>
    <w:rsid w:val="00800D43"/>
    <w:rsid w:val="00800DE5"/>
    <w:rsid w:val="008017D2"/>
    <w:rsid w:val="00802432"/>
    <w:rsid w:val="008025E3"/>
    <w:rsid w:val="00802A26"/>
    <w:rsid w:val="00802C1B"/>
    <w:rsid w:val="008033B5"/>
    <w:rsid w:val="00803E6B"/>
    <w:rsid w:val="008042BB"/>
    <w:rsid w:val="008045E8"/>
    <w:rsid w:val="00804B26"/>
    <w:rsid w:val="00804D7F"/>
    <w:rsid w:val="00804DB1"/>
    <w:rsid w:val="00804E3C"/>
    <w:rsid w:val="00804F95"/>
    <w:rsid w:val="0080584E"/>
    <w:rsid w:val="00805A44"/>
    <w:rsid w:val="00806F6E"/>
    <w:rsid w:val="00807437"/>
    <w:rsid w:val="008103CE"/>
    <w:rsid w:val="00810FC0"/>
    <w:rsid w:val="00811107"/>
    <w:rsid w:val="00811143"/>
    <w:rsid w:val="008113D8"/>
    <w:rsid w:val="0081158B"/>
    <w:rsid w:val="00811919"/>
    <w:rsid w:val="00811BB4"/>
    <w:rsid w:val="00811D28"/>
    <w:rsid w:val="0081221B"/>
    <w:rsid w:val="00812512"/>
    <w:rsid w:val="00812832"/>
    <w:rsid w:val="00812DB2"/>
    <w:rsid w:val="008137D6"/>
    <w:rsid w:val="00814375"/>
    <w:rsid w:val="00814521"/>
    <w:rsid w:val="00815050"/>
    <w:rsid w:val="00815538"/>
    <w:rsid w:val="0081577F"/>
    <w:rsid w:val="008163A3"/>
    <w:rsid w:val="00817043"/>
    <w:rsid w:val="00817B06"/>
    <w:rsid w:val="008202D1"/>
    <w:rsid w:val="00820BE6"/>
    <w:rsid w:val="0082128F"/>
    <w:rsid w:val="008219CE"/>
    <w:rsid w:val="00821D53"/>
    <w:rsid w:val="00821F5F"/>
    <w:rsid w:val="00821F98"/>
    <w:rsid w:val="008224D6"/>
    <w:rsid w:val="00822CC6"/>
    <w:rsid w:val="008234DA"/>
    <w:rsid w:val="00823F56"/>
    <w:rsid w:val="0082415A"/>
    <w:rsid w:val="008242FC"/>
    <w:rsid w:val="00824306"/>
    <w:rsid w:val="00824EBA"/>
    <w:rsid w:val="00825055"/>
    <w:rsid w:val="00825689"/>
    <w:rsid w:val="00826197"/>
    <w:rsid w:val="008261C7"/>
    <w:rsid w:val="00826719"/>
    <w:rsid w:val="008268AF"/>
    <w:rsid w:val="008268B1"/>
    <w:rsid w:val="008276BA"/>
    <w:rsid w:val="008276E1"/>
    <w:rsid w:val="008278B6"/>
    <w:rsid w:val="00827933"/>
    <w:rsid w:val="00830502"/>
    <w:rsid w:val="00830901"/>
    <w:rsid w:val="0083093F"/>
    <w:rsid w:val="00830D8A"/>
    <w:rsid w:val="00830D93"/>
    <w:rsid w:val="00830DD7"/>
    <w:rsid w:val="00831666"/>
    <w:rsid w:val="0083176A"/>
    <w:rsid w:val="00831DE8"/>
    <w:rsid w:val="00831E81"/>
    <w:rsid w:val="00831F6D"/>
    <w:rsid w:val="00832589"/>
    <w:rsid w:val="00832A8A"/>
    <w:rsid w:val="008336F5"/>
    <w:rsid w:val="008338F7"/>
    <w:rsid w:val="00833B3E"/>
    <w:rsid w:val="00833F64"/>
    <w:rsid w:val="00834593"/>
    <w:rsid w:val="008345F4"/>
    <w:rsid w:val="00835440"/>
    <w:rsid w:val="0083576D"/>
    <w:rsid w:val="00835D97"/>
    <w:rsid w:val="008368D8"/>
    <w:rsid w:val="008372E5"/>
    <w:rsid w:val="008373AC"/>
    <w:rsid w:val="008374C6"/>
    <w:rsid w:val="008379F0"/>
    <w:rsid w:val="00837A0A"/>
    <w:rsid w:val="00840B4C"/>
    <w:rsid w:val="00840DC4"/>
    <w:rsid w:val="00840E3C"/>
    <w:rsid w:val="0084109A"/>
    <w:rsid w:val="00841732"/>
    <w:rsid w:val="008418E6"/>
    <w:rsid w:val="008420DC"/>
    <w:rsid w:val="0084252F"/>
    <w:rsid w:val="008428D8"/>
    <w:rsid w:val="00842AA4"/>
    <w:rsid w:val="00842CE1"/>
    <w:rsid w:val="00842F52"/>
    <w:rsid w:val="00843882"/>
    <w:rsid w:val="00843E0B"/>
    <w:rsid w:val="008442C5"/>
    <w:rsid w:val="00844A29"/>
    <w:rsid w:val="00844BFE"/>
    <w:rsid w:val="00844F02"/>
    <w:rsid w:val="00845588"/>
    <w:rsid w:val="00845625"/>
    <w:rsid w:val="00845978"/>
    <w:rsid w:val="00845E85"/>
    <w:rsid w:val="008464CD"/>
    <w:rsid w:val="00847214"/>
    <w:rsid w:val="008472B4"/>
    <w:rsid w:val="008476D3"/>
    <w:rsid w:val="008504AB"/>
    <w:rsid w:val="0085087C"/>
    <w:rsid w:val="00850A3F"/>
    <w:rsid w:val="00851BA4"/>
    <w:rsid w:val="00851EFA"/>
    <w:rsid w:val="00852557"/>
    <w:rsid w:val="00852E60"/>
    <w:rsid w:val="00853530"/>
    <w:rsid w:val="00853872"/>
    <w:rsid w:val="00853882"/>
    <w:rsid w:val="00853985"/>
    <w:rsid w:val="00853A22"/>
    <w:rsid w:val="00854070"/>
    <w:rsid w:val="00855AFB"/>
    <w:rsid w:val="0085668A"/>
    <w:rsid w:val="0085691C"/>
    <w:rsid w:val="00856E08"/>
    <w:rsid w:val="008575DA"/>
    <w:rsid w:val="00857601"/>
    <w:rsid w:val="00860B4E"/>
    <w:rsid w:val="00860DAE"/>
    <w:rsid w:val="00861398"/>
    <w:rsid w:val="008617D3"/>
    <w:rsid w:val="008619D3"/>
    <w:rsid w:val="00861C05"/>
    <w:rsid w:val="008624D2"/>
    <w:rsid w:val="00862613"/>
    <w:rsid w:val="008626D8"/>
    <w:rsid w:val="00862B85"/>
    <w:rsid w:val="008630CB"/>
    <w:rsid w:val="008634F2"/>
    <w:rsid w:val="00863CBF"/>
    <w:rsid w:val="00864309"/>
    <w:rsid w:val="00864694"/>
    <w:rsid w:val="00864B86"/>
    <w:rsid w:val="0086652E"/>
    <w:rsid w:val="00866F4C"/>
    <w:rsid w:val="00867CAD"/>
    <w:rsid w:val="00870361"/>
    <w:rsid w:val="0087091E"/>
    <w:rsid w:val="00870A18"/>
    <w:rsid w:val="00871552"/>
    <w:rsid w:val="008718AA"/>
    <w:rsid w:val="00871FDF"/>
    <w:rsid w:val="00872391"/>
    <w:rsid w:val="00872531"/>
    <w:rsid w:val="008726D1"/>
    <w:rsid w:val="00873106"/>
    <w:rsid w:val="0087310A"/>
    <w:rsid w:val="008731B6"/>
    <w:rsid w:val="008737AC"/>
    <w:rsid w:val="00873EA4"/>
    <w:rsid w:val="00874189"/>
    <w:rsid w:val="008746ED"/>
    <w:rsid w:val="0087484F"/>
    <w:rsid w:val="00874B8D"/>
    <w:rsid w:val="00875DE9"/>
    <w:rsid w:val="008762A5"/>
    <w:rsid w:val="008762A7"/>
    <w:rsid w:val="00876399"/>
    <w:rsid w:val="008764CA"/>
    <w:rsid w:val="00876844"/>
    <w:rsid w:val="00876D9E"/>
    <w:rsid w:val="00877740"/>
    <w:rsid w:val="0088044A"/>
    <w:rsid w:val="008804AC"/>
    <w:rsid w:val="00880938"/>
    <w:rsid w:val="00880AB3"/>
    <w:rsid w:val="00880CFD"/>
    <w:rsid w:val="00880E6F"/>
    <w:rsid w:val="00880FBD"/>
    <w:rsid w:val="00881050"/>
    <w:rsid w:val="008814D4"/>
    <w:rsid w:val="00881BB4"/>
    <w:rsid w:val="00882661"/>
    <w:rsid w:val="00882DCB"/>
    <w:rsid w:val="00882EFD"/>
    <w:rsid w:val="00883087"/>
    <w:rsid w:val="00883374"/>
    <w:rsid w:val="00883C35"/>
    <w:rsid w:val="0088402F"/>
    <w:rsid w:val="008845FA"/>
    <w:rsid w:val="00884CCE"/>
    <w:rsid w:val="008853D5"/>
    <w:rsid w:val="00885D3A"/>
    <w:rsid w:val="00886FE1"/>
    <w:rsid w:val="008873D9"/>
    <w:rsid w:val="00887505"/>
    <w:rsid w:val="00887526"/>
    <w:rsid w:val="008875D7"/>
    <w:rsid w:val="0088786D"/>
    <w:rsid w:val="008907BD"/>
    <w:rsid w:val="008910A1"/>
    <w:rsid w:val="0089140B"/>
    <w:rsid w:val="00891805"/>
    <w:rsid w:val="008921B6"/>
    <w:rsid w:val="008924F4"/>
    <w:rsid w:val="00892A14"/>
    <w:rsid w:val="0089300B"/>
    <w:rsid w:val="00893387"/>
    <w:rsid w:val="008935F3"/>
    <w:rsid w:val="008939FF"/>
    <w:rsid w:val="00894C59"/>
    <w:rsid w:val="00894CF6"/>
    <w:rsid w:val="00894F48"/>
    <w:rsid w:val="00896054"/>
    <w:rsid w:val="008960C1"/>
    <w:rsid w:val="00896A70"/>
    <w:rsid w:val="00896D73"/>
    <w:rsid w:val="0089729E"/>
    <w:rsid w:val="008979C5"/>
    <w:rsid w:val="00897E0C"/>
    <w:rsid w:val="00897F29"/>
    <w:rsid w:val="008A053E"/>
    <w:rsid w:val="008A0647"/>
    <w:rsid w:val="008A0659"/>
    <w:rsid w:val="008A170B"/>
    <w:rsid w:val="008A2122"/>
    <w:rsid w:val="008A257B"/>
    <w:rsid w:val="008A29EE"/>
    <w:rsid w:val="008A33A9"/>
    <w:rsid w:val="008A4177"/>
    <w:rsid w:val="008A4863"/>
    <w:rsid w:val="008A4FD6"/>
    <w:rsid w:val="008A51EE"/>
    <w:rsid w:val="008A54BD"/>
    <w:rsid w:val="008A5BE9"/>
    <w:rsid w:val="008A5C92"/>
    <w:rsid w:val="008A7278"/>
    <w:rsid w:val="008A7614"/>
    <w:rsid w:val="008B0063"/>
    <w:rsid w:val="008B07EA"/>
    <w:rsid w:val="008B1662"/>
    <w:rsid w:val="008B2034"/>
    <w:rsid w:val="008B22FE"/>
    <w:rsid w:val="008B2312"/>
    <w:rsid w:val="008B25E9"/>
    <w:rsid w:val="008B260D"/>
    <w:rsid w:val="008B3B5C"/>
    <w:rsid w:val="008B3E7E"/>
    <w:rsid w:val="008B41EA"/>
    <w:rsid w:val="008B4589"/>
    <w:rsid w:val="008B4753"/>
    <w:rsid w:val="008B4FB5"/>
    <w:rsid w:val="008B52A8"/>
    <w:rsid w:val="008B541F"/>
    <w:rsid w:val="008B5B2F"/>
    <w:rsid w:val="008B5B80"/>
    <w:rsid w:val="008B640A"/>
    <w:rsid w:val="008B692C"/>
    <w:rsid w:val="008B7A1B"/>
    <w:rsid w:val="008B7C3D"/>
    <w:rsid w:val="008C0AF0"/>
    <w:rsid w:val="008C136F"/>
    <w:rsid w:val="008C21ED"/>
    <w:rsid w:val="008C22E1"/>
    <w:rsid w:val="008C25F4"/>
    <w:rsid w:val="008C2742"/>
    <w:rsid w:val="008C36BF"/>
    <w:rsid w:val="008C371D"/>
    <w:rsid w:val="008C374D"/>
    <w:rsid w:val="008C3865"/>
    <w:rsid w:val="008C3BD0"/>
    <w:rsid w:val="008C4206"/>
    <w:rsid w:val="008C423E"/>
    <w:rsid w:val="008C467C"/>
    <w:rsid w:val="008C4A85"/>
    <w:rsid w:val="008C5749"/>
    <w:rsid w:val="008C61D3"/>
    <w:rsid w:val="008C6336"/>
    <w:rsid w:val="008C6410"/>
    <w:rsid w:val="008C6657"/>
    <w:rsid w:val="008C67FC"/>
    <w:rsid w:val="008C6AA0"/>
    <w:rsid w:val="008C6FD4"/>
    <w:rsid w:val="008C7157"/>
    <w:rsid w:val="008C7C0C"/>
    <w:rsid w:val="008C7FDA"/>
    <w:rsid w:val="008D00A4"/>
    <w:rsid w:val="008D0FB8"/>
    <w:rsid w:val="008D11A0"/>
    <w:rsid w:val="008D1A82"/>
    <w:rsid w:val="008D1C95"/>
    <w:rsid w:val="008D2040"/>
    <w:rsid w:val="008D307B"/>
    <w:rsid w:val="008D35DC"/>
    <w:rsid w:val="008D3FA7"/>
    <w:rsid w:val="008D4636"/>
    <w:rsid w:val="008D526A"/>
    <w:rsid w:val="008D557F"/>
    <w:rsid w:val="008D5C08"/>
    <w:rsid w:val="008D5E0D"/>
    <w:rsid w:val="008D6A14"/>
    <w:rsid w:val="008D6C6A"/>
    <w:rsid w:val="008D6DF0"/>
    <w:rsid w:val="008D6EDD"/>
    <w:rsid w:val="008D709F"/>
    <w:rsid w:val="008D7247"/>
    <w:rsid w:val="008D76EA"/>
    <w:rsid w:val="008D78B9"/>
    <w:rsid w:val="008D7A3E"/>
    <w:rsid w:val="008D7A4B"/>
    <w:rsid w:val="008E01B4"/>
    <w:rsid w:val="008E0271"/>
    <w:rsid w:val="008E0287"/>
    <w:rsid w:val="008E0A59"/>
    <w:rsid w:val="008E1197"/>
    <w:rsid w:val="008E1736"/>
    <w:rsid w:val="008E2473"/>
    <w:rsid w:val="008E30D2"/>
    <w:rsid w:val="008E3220"/>
    <w:rsid w:val="008E3332"/>
    <w:rsid w:val="008E44DF"/>
    <w:rsid w:val="008E5231"/>
    <w:rsid w:val="008E596F"/>
    <w:rsid w:val="008E6098"/>
    <w:rsid w:val="008E6099"/>
    <w:rsid w:val="008E6627"/>
    <w:rsid w:val="008E6678"/>
    <w:rsid w:val="008E66F7"/>
    <w:rsid w:val="008E6E3F"/>
    <w:rsid w:val="008E736C"/>
    <w:rsid w:val="008E7905"/>
    <w:rsid w:val="008E79DB"/>
    <w:rsid w:val="008E7AD3"/>
    <w:rsid w:val="008E7C95"/>
    <w:rsid w:val="008F0A74"/>
    <w:rsid w:val="008F0BE6"/>
    <w:rsid w:val="008F14FA"/>
    <w:rsid w:val="008F161C"/>
    <w:rsid w:val="008F204E"/>
    <w:rsid w:val="008F2617"/>
    <w:rsid w:val="008F2849"/>
    <w:rsid w:val="008F28D7"/>
    <w:rsid w:val="008F2B2A"/>
    <w:rsid w:val="008F41BA"/>
    <w:rsid w:val="008F48E8"/>
    <w:rsid w:val="008F5106"/>
    <w:rsid w:val="008F51C1"/>
    <w:rsid w:val="008F53CC"/>
    <w:rsid w:val="008F543D"/>
    <w:rsid w:val="008F5A30"/>
    <w:rsid w:val="008F6278"/>
    <w:rsid w:val="008F6561"/>
    <w:rsid w:val="008F6E06"/>
    <w:rsid w:val="008F750B"/>
    <w:rsid w:val="008F79BE"/>
    <w:rsid w:val="009003D0"/>
    <w:rsid w:val="00900C34"/>
    <w:rsid w:val="009013D7"/>
    <w:rsid w:val="009014BD"/>
    <w:rsid w:val="00901D1F"/>
    <w:rsid w:val="00901DF4"/>
    <w:rsid w:val="00901F43"/>
    <w:rsid w:val="00902643"/>
    <w:rsid w:val="00902669"/>
    <w:rsid w:val="00903586"/>
    <w:rsid w:val="0090367A"/>
    <w:rsid w:val="00903A2D"/>
    <w:rsid w:val="00903C47"/>
    <w:rsid w:val="00905142"/>
    <w:rsid w:val="009052B8"/>
    <w:rsid w:val="00905928"/>
    <w:rsid w:val="00905DAE"/>
    <w:rsid w:val="009060C2"/>
    <w:rsid w:val="0090638E"/>
    <w:rsid w:val="009066C9"/>
    <w:rsid w:val="009067BD"/>
    <w:rsid w:val="009069C0"/>
    <w:rsid w:val="00907075"/>
    <w:rsid w:val="0090725B"/>
    <w:rsid w:val="009075FD"/>
    <w:rsid w:val="009076CC"/>
    <w:rsid w:val="00907971"/>
    <w:rsid w:val="00907C7D"/>
    <w:rsid w:val="0091017B"/>
    <w:rsid w:val="00910260"/>
    <w:rsid w:val="009107E1"/>
    <w:rsid w:val="00911480"/>
    <w:rsid w:val="009114FC"/>
    <w:rsid w:val="009117ED"/>
    <w:rsid w:val="00911A23"/>
    <w:rsid w:val="00911F3F"/>
    <w:rsid w:val="00911F56"/>
    <w:rsid w:val="00912594"/>
    <w:rsid w:val="00912636"/>
    <w:rsid w:val="00912ADC"/>
    <w:rsid w:val="00912EC1"/>
    <w:rsid w:val="00913120"/>
    <w:rsid w:val="00913234"/>
    <w:rsid w:val="00913299"/>
    <w:rsid w:val="0091384F"/>
    <w:rsid w:val="0091462C"/>
    <w:rsid w:val="00914870"/>
    <w:rsid w:val="009151A4"/>
    <w:rsid w:val="00915BFB"/>
    <w:rsid w:val="0091634E"/>
    <w:rsid w:val="0091653D"/>
    <w:rsid w:val="009165B2"/>
    <w:rsid w:val="0091667B"/>
    <w:rsid w:val="009166CD"/>
    <w:rsid w:val="00916861"/>
    <w:rsid w:val="00916D91"/>
    <w:rsid w:val="0091737C"/>
    <w:rsid w:val="009174C4"/>
    <w:rsid w:val="0091777E"/>
    <w:rsid w:val="00917E47"/>
    <w:rsid w:val="0092029C"/>
    <w:rsid w:val="009202FA"/>
    <w:rsid w:val="00921538"/>
    <w:rsid w:val="0092187C"/>
    <w:rsid w:val="00921A1B"/>
    <w:rsid w:val="00921A73"/>
    <w:rsid w:val="00921BFC"/>
    <w:rsid w:val="00921D9B"/>
    <w:rsid w:val="0092207C"/>
    <w:rsid w:val="00922617"/>
    <w:rsid w:val="009232C2"/>
    <w:rsid w:val="009239BE"/>
    <w:rsid w:val="00923ADA"/>
    <w:rsid w:val="00923DAA"/>
    <w:rsid w:val="0092487B"/>
    <w:rsid w:val="00924F66"/>
    <w:rsid w:val="00925034"/>
    <w:rsid w:val="0092545F"/>
    <w:rsid w:val="00925DE5"/>
    <w:rsid w:val="0092610E"/>
    <w:rsid w:val="00926217"/>
    <w:rsid w:val="0092656A"/>
    <w:rsid w:val="009267C8"/>
    <w:rsid w:val="00926AF6"/>
    <w:rsid w:val="00926D51"/>
    <w:rsid w:val="00926D72"/>
    <w:rsid w:val="00926E68"/>
    <w:rsid w:val="00926FC9"/>
    <w:rsid w:val="0092708F"/>
    <w:rsid w:val="0092740F"/>
    <w:rsid w:val="00927448"/>
    <w:rsid w:val="00927971"/>
    <w:rsid w:val="009306E2"/>
    <w:rsid w:val="0093076E"/>
    <w:rsid w:val="00931F37"/>
    <w:rsid w:val="00932086"/>
    <w:rsid w:val="009320E6"/>
    <w:rsid w:val="009324CF"/>
    <w:rsid w:val="009326D2"/>
    <w:rsid w:val="00932819"/>
    <w:rsid w:val="00932E3D"/>
    <w:rsid w:val="00932E69"/>
    <w:rsid w:val="009331DC"/>
    <w:rsid w:val="0093337B"/>
    <w:rsid w:val="00933760"/>
    <w:rsid w:val="00933AFC"/>
    <w:rsid w:val="00933CA8"/>
    <w:rsid w:val="00933FFE"/>
    <w:rsid w:val="009341E5"/>
    <w:rsid w:val="00934464"/>
    <w:rsid w:val="009344BD"/>
    <w:rsid w:val="00934CE1"/>
    <w:rsid w:val="00934F94"/>
    <w:rsid w:val="009354F0"/>
    <w:rsid w:val="0093575A"/>
    <w:rsid w:val="00935B42"/>
    <w:rsid w:val="009360B7"/>
    <w:rsid w:val="00936829"/>
    <w:rsid w:val="00937A40"/>
    <w:rsid w:val="00937AAF"/>
    <w:rsid w:val="00940238"/>
    <w:rsid w:val="009406D0"/>
    <w:rsid w:val="00940823"/>
    <w:rsid w:val="00940B99"/>
    <w:rsid w:val="00940D2A"/>
    <w:rsid w:val="009411F8"/>
    <w:rsid w:val="00941A26"/>
    <w:rsid w:val="00941BBB"/>
    <w:rsid w:val="00941DBD"/>
    <w:rsid w:val="009420FE"/>
    <w:rsid w:val="009421AA"/>
    <w:rsid w:val="00942224"/>
    <w:rsid w:val="009424EA"/>
    <w:rsid w:val="0094260F"/>
    <w:rsid w:val="00942A2E"/>
    <w:rsid w:val="00942A6C"/>
    <w:rsid w:val="00943213"/>
    <w:rsid w:val="00943675"/>
    <w:rsid w:val="009439E4"/>
    <w:rsid w:val="00943DBC"/>
    <w:rsid w:val="00943F76"/>
    <w:rsid w:val="00944262"/>
    <w:rsid w:val="00944AA8"/>
    <w:rsid w:val="00944ECC"/>
    <w:rsid w:val="0094510B"/>
    <w:rsid w:val="0094573B"/>
    <w:rsid w:val="00945773"/>
    <w:rsid w:val="00946208"/>
    <w:rsid w:val="009465C4"/>
    <w:rsid w:val="00946A81"/>
    <w:rsid w:val="009471CE"/>
    <w:rsid w:val="00947251"/>
    <w:rsid w:val="00947880"/>
    <w:rsid w:val="009478DB"/>
    <w:rsid w:val="009479AE"/>
    <w:rsid w:val="009479BB"/>
    <w:rsid w:val="00947E4E"/>
    <w:rsid w:val="00950812"/>
    <w:rsid w:val="009510B1"/>
    <w:rsid w:val="009510D2"/>
    <w:rsid w:val="009514A8"/>
    <w:rsid w:val="009514E3"/>
    <w:rsid w:val="00951DA5"/>
    <w:rsid w:val="00952DD4"/>
    <w:rsid w:val="00952E40"/>
    <w:rsid w:val="009536D5"/>
    <w:rsid w:val="00953897"/>
    <w:rsid w:val="00953D5C"/>
    <w:rsid w:val="00954106"/>
    <w:rsid w:val="00954AC3"/>
    <w:rsid w:val="00954B48"/>
    <w:rsid w:val="00954ECD"/>
    <w:rsid w:val="0095500B"/>
    <w:rsid w:val="00955452"/>
    <w:rsid w:val="0095574B"/>
    <w:rsid w:val="009562BE"/>
    <w:rsid w:val="009564E8"/>
    <w:rsid w:val="009568AA"/>
    <w:rsid w:val="00956C0D"/>
    <w:rsid w:val="00957596"/>
    <w:rsid w:val="00957D1A"/>
    <w:rsid w:val="00961839"/>
    <w:rsid w:val="00961CA4"/>
    <w:rsid w:val="00961D5F"/>
    <w:rsid w:val="0096209C"/>
    <w:rsid w:val="0096287E"/>
    <w:rsid w:val="00962AB0"/>
    <w:rsid w:val="00962B9C"/>
    <w:rsid w:val="00962E51"/>
    <w:rsid w:val="009634FE"/>
    <w:rsid w:val="0096421F"/>
    <w:rsid w:val="00964258"/>
    <w:rsid w:val="00964775"/>
    <w:rsid w:val="009649D2"/>
    <w:rsid w:val="00964A4E"/>
    <w:rsid w:val="00965476"/>
    <w:rsid w:val="00965A08"/>
    <w:rsid w:val="00965BDF"/>
    <w:rsid w:val="0096652C"/>
    <w:rsid w:val="009671C0"/>
    <w:rsid w:val="00967587"/>
    <w:rsid w:val="00967C5B"/>
    <w:rsid w:val="00967C7A"/>
    <w:rsid w:val="00967E8F"/>
    <w:rsid w:val="00970224"/>
    <w:rsid w:val="00970435"/>
    <w:rsid w:val="00970601"/>
    <w:rsid w:val="00970C33"/>
    <w:rsid w:val="00970F37"/>
    <w:rsid w:val="00971771"/>
    <w:rsid w:val="00971D06"/>
    <w:rsid w:val="009721FE"/>
    <w:rsid w:val="009726CD"/>
    <w:rsid w:val="00972A7A"/>
    <w:rsid w:val="00972C67"/>
    <w:rsid w:val="00973FA1"/>
    <w:rsid w:val="0097401E"/>
    <w:rsid w:val="00974EBC"/>
    <w:rsid w:val="009752D0"/>
    <w:rsid w:val="009759A2"/>
    <w:rsid w:val="00975B65"/>
    <w:rsid w:val="0097625E"/>
    <w:rsid w:val="009771AC"/>
    <w:rsid w:val="00977774"/>
    <w:rsid w:val="00977A2D"/>
    <w:rsid w:val="009804A1"/>
    <w:rsid w:val="00980740"/>
    <w:rsid w:val="009807D4"/>
    <w:rsid w:val="00980BC0"/>
    <w:rsid w:val="00980FE8"/>
    <w:rsid w:val="00981264"/>
    <w:rsid w:val="0098162A"/>
    <w:rsid w:val="0098180B"/>
    <w:rsid w:val="00981919"/>
    <w:rsid w:val="00981F7D"/>
    <w:rsid w:val="009829A1"/>
    <w:rsid w:val="00982BFE"/>
    <w:rsid w:val="0098335B"/>
    <w:rsid w:val="00983AD5"/>
    <w:rsid w:val="00984747"/>
    <w:rsid w:val="0098586A"/>
    <w:rsid w:val="009860D0"/>
    <w:rsid w:val="00986C62"/>
    <w:rsid w:val="00986F6D"/>
    <w:rsid w:val="0098701C"/>
    <w:rsid w:val="00987EC7"/>
    <w:rsid w:val="00990FF9"/>
    <w:rsid w:val="00991263"/>
    <w:rsid w:val="009912D5"/>
    <w:rsid w:val="009913EB"/>
    <w:rsid w:val="0099149F"/>
    <w:rsid w:val="009915E2"/>
    <w:rsid w:val="0099165B"/>
    <w:rsid w:val="00991661"/>
    <w:rsid w:val="00991E4E"/>
    <w:rsid w:val="00992082"/>
    <w:rsid w:val="009924EA"/>
    <w:rsid w:val="00992A6A"/>
    <w:rsid w:val="00992C22"/>
    <w:rsid w:val="009932BC"/>
    <w:rsid w:val="0099378A"/>
    <w:rsid w:val="009939CF"/>
    <w:rsid w:val="00993D6D"/>
    <w:rsid w:val="00993EFF"/>
    <w:rsid w:val="0099449D"/>
    <w:rsid w:val="009946E5"/>
    <w:rsid w:val="00994D09"/>
    <w:rsid w:val="009950C8"/>
    <w:rsid w:val="009952BA"/>
    <w:rsid w:val="00995B04"/>
    <w:rsid w:val="00995D8D"/>
    <w:rsid w:val="00996890"/>
    <w:rsid w:val="00996C7A"/>
    <w:rsid w:val="009979B7"/>
    <w:rsid w:val="009A077C"/>
    <w:rsid w:val="009A138E"/>
    <w:rsid w:val="009A25BB"/>
    <w:rsid w:val="009A3125"/>
    <w:rsid w:val="009A3433"/>
    <w:rsid w:val="009A3588"/>
    <w:rsid w:val="009A36C5"/>
    <w:rsid w:val="009A3EC5"/>
    <w:rsid w:val="009A4170"/>
    <w:rsid w:val="009A44D0"/>
    <w:rsid w:val="009A476B"/>
    <w:rsid w:val="009A4DD3"/>
    <w:rsid w:val="009A54FB"/>
    <w:rsid w:val="009A57E6"/>
    <w:rsid w:val="009A58A4"/>
    <w:rsid w:val="009A58AD"/>
    <w:rsid w:val="009A60BC"/>
    <w:rsid w:val="009A6559"/>
    <w:rsid w:val="009A6BE9"/>
    <w:rsid w:val="009A782A"/>
    <w:rsid w:val="009B00E9"/>
    <w:rsid w:val="009B030B"/>
    <w:rsid w:val="009B05B1"/>
    <w:rsid w:val="009B078F"/>
    <w:rsid w:val="009B07E9"/>
    <w:rsid w:val="009B0B4A"/>
    <w:rsid w:val="009B0D22"/>
    <w:rsid w:val="009B11BA"/>
    <w:rsid w:val="009B1754"/>
    <w:rsid w:val="009B1B91"/>
    <w:rsid w:val="009B1F72"/>
    <w:rsid w:val="009B1FB2"/>
    <w:rsid w:val="009B20A0"/>
    <w:rsid w:val="009B2501"/>
    <w:rsid w:val="009B2EA0"/>
    <w:rsid w:val="009B4335"/>
    <w:rsid w:val="009B5026"/>
    <w:rsid w:val="009B55A2"/>
    <w:rsid w:val="009B582F"/>
    <w:rsid w:val="009B5D61"/>
    <w:rsid w:val="009B6DC5"/>
    <w:rsid w:val="009B75A1"/>
    <w:rsid w:val="009B7BE9"/>
    <w:rsid w:val="009C14B7"/>
    <w:rsid w:val="009C20D4"/>
    <w:rsid w:val="009C2119"/>
    <w:rsid w:val="009C2635"/>
    <w:rsid w:val="009C27EC"/>
    <w:rsid w:val="009C28E8"/>
    <w:rsid w:val="009C3FDE"/>
    <w:rsid w:val="009C440D"/>
    <w:rsid w:val="009C4506"/>
    <w:rsid w:val="009C4598"/>
    <w:rsid w:val="009C4989"/>
    <w:rsid w:val="009C4BF9"/>
    <w:rsid w:val="009C51CD"/>
    <w:rsid w:val="009C61A8"/>
    <w:rsid w:val="009C738D"/>
    <w:rsid w:val="009D0012"/>
    <w:rsid w:val="009D0DB2"/>
    <w:rsid w:val="009D1231"/>
    <w:rsid w:val="009D16AC"/>
    <w:rsid w:val="009D1B2C"/>
    <w:rsid w:val="009D377C"/>
    <w:rsid w:val="009D3E24"/>
    <w:rsid w:val="009D44E4"/>
    <w:rsid w:val="009D4805"/>
    <w:rsid w:val="009D5906"/>
    <w:rsid w:val="009D5A3E"/>
    <w:rsid w:val="009D6257"/>
    <w:rsid w:val="009D6651"/>
    <w:rsid w:val="009D6970"/>
    <w:rsid w:val="009D6BF0"/>
    <w:rsid w:val="009D6D1F"/>
    <w:rsid w:val="009D6FDC"/>
    <w:rsid w:val="009D72C1"/>
    <w:rsid w:val="009E00EB"/>
    <w:rsid w:val="009E055A"/>
    <w:rsid w:val="009E0AD1"/>
    <w:rsid w:val="009E1A75"/>
    <w:rsid w:val="009E1C9A"/>
    <w:rsid w:val="009E23C9"/>
    <w:rsid w:val="009E2515"/>
    <w:rsid w:val="009E25D3"/>
    <w:rsid w:val="009E2635"/>
    <w:rsid w:val="009E27D6"/>
    <w:rsid w:val="009E27DC"/>
    <w:rsid w:val="009E290E"/>
    <w:rsid w:val="009E313F"/>
    <w:rsid w:val="009E383D"/>
    <w:rsid w:val="009E3B34"/>
    <w:rsid w:val="009E3FC2"/>
    <w:rsid w:val="009E4A4D"/>
    <w:rsid w:val="009E53CB"/>
    <w:rsid w:val="009E5591"/>
    <w:rsid w:val="009E5ADD"/>
    <w:rsid w:val="009E5C6C"/>
    <w:rsid w:val="009E5DBD"/>
    <w:rsid w:val="009E60D5"/>
    <w:rsid w:val="009E616C"/>
    <w:rsid w:val="009E6430"/>
    <w:rsid w:val="009E6A0B"/>
    <w:rsid w:val="009E705E"/>
    <w:rsid w:val="009E7268"/>
    <w:rsid w:val="009E7D07"/>
    <w:rsid w:val="009F06E4"/>
    <w:rsid w:val="009F0D8A"/>
    <w:rsid w:val="009F0E7D"/>
    <w:rsid w:val="009F0ED3"/>
    <w:rsid w:val="009F1391"/>
    <w:rsid w:val="009F1580"/>
    <w:rsid w:val="009F17B3"/>
    <w:rsid w:val="009F1E54"/>
    <w:rsid w:val="009F2711"/>
    <w:rsid w:val="009F31C7"/>
    <w:rsid w:val="009F3532"/>
    <w:rsid w:val="009F35E9"/>
    <w:rsid w:val="009F3614"/>
    <w:rsid w:val="009F427E"/>
    <w:rsid w:val="009F4755"/>
    <w:rsid w:val="009F49BD"/>
    <w:rsid w:val="009F5533"/>
    <w:rsid w:val="009F5B9B"/>
    <w:rsid w:val="009F6B53"/>
    <w:rsid w:val="009F6B96"/>
    <w:rsid w:val="009F7551"/>
    <w:rsid w:val="009F76FE"/>
    <w:rsid w:val="00A008E1"/>
    <w:rsid w:val="00A00A65"/>
    <w:rsid w:val="00A00DA1"/>
    <w:rsid w:val="00A0100B"/>
    <w:rsid w:val="00A0157E"/>
    <w:rsid w:val="00A01B45"/>
    <w:rsid w:val="00A02A11"/>
    <w:rsid w:val="00A02DDA"/>
    <w:rsid w:val="00A0349B"/>
    <w:rsid w:val="00A035F4"/>
    <w:rsid w:val="00A04025"/>
    <w:rsid w:val="00A04506"/>
    <w:rsid w:val="00A04C31"/>
    <w:rsid w:val="00A04DD2"/>
    <w:rsid w:val="00A05312"/>
    <w:rsid w:val="00A054A5"/>
    <w:rsid w:val="00A055B7"/>
    <w:rsid w:val="00A055D9"/>
    <w:rsid w:val="00A05607"/>
    <w:rsid w:val="00A0572A"/>
    <w:rsid w:val="00A05D8B"/>
    <w:rsid w:val="00A06363"/>
    <w:rsid w:val="00A0641C"/>
    <w:rsid w:val="00A0698B"/>
    <w:rsid w:val="00A07F13"/>
    <w:rsid w:val="00A102E3"/>
    <w:rsid w:val="00A11541"/>
    <w:rsid w:val="00A11BE4"/>
    <w:rsid w:val="00A12636"/>
    <w:rsid w:val="00A128B6"/>
    <w:rsid w:val="00A12CE8"/>
    <w:rsid w:val="00A13DE5"/>
    <w:rsid w:val="00A14079"/>
    <w:rsid w:val="00A14741"/>
    <w:rsid w:val="00A1487C"/>
    <w:rsid w:val="00A14CA6"/>
    <w:rsid w:val="00A1551A"/>
    <w:rsid w:val="00A1567F"/>
    <w:rsid w:val="00A1583A"/>
    <w:rsid w:val="00A15A91"/>
    <w:rsid w:val="00A15CB2"/>
    <w:rsid w:val="00A15F56"/>
    <w:rsid w:val="00A1628A"/>
    <w:rsid w:val="00A1677B"/>
    <w:rsid w:val="00A1750C"/>
    <w:rsid w:val="00A1777D"/>
    <w:rsid w:val="00A20101"/>
    <w:rsid w:val="00A20377"/>
    <w:rsid w:val="00A206EA"/>
    <w:rsid w:val="00A21330"/>
    <w:rsid w:val="00A2154F"/>
    <w:rsid w:val="00A21B8D"/>
    <w:rsid w:val="00A2215C"/>
    <w:rsid w:val="00A22767"/>
    <w:rsid w:val="00A230FC"/>
    <w:rsid w:val="00A2477F"/>
    <w:rsid w:val="00A248FA"/>
    <w:rsid w:val="00A254C1"/>
    <w:rsid w:val="00A25999"/>
    <w:rsid w:val="00A25A2D"/>
    <w:rsid w:val="00A26A49"/>
    <w:rsid w:val="00A26B70"/>
    <w:rsid w:val="00A27054"/>
    <w:rsid w:val="00A273A4"/>
    <w:rsid w:val="00A2746A"/>
    <w:rsid w:val="00A278B9"/>
    <w:rsid w:val="00A30094"/>
    <w:rsid w:val="00A3090F"/>
    <w:rsid w:val="00A30AA5"/>
    <w:rsid w:val="00A31140"/>
    <w:rsid w:val="00A31528"/>
    <w:rsid w:val="00A31A7B"/>
    <w:rsid w:val="00A327F6"/>
    <w:rsid w:val="00A331D8"/>
    <w:rsid w:val="00A336C0"/>
    <w:rsid w:val="00A33832"/>
    <w:rsid w:val="00A33858"/>
    <w:rsid w:val="00A33CD9"/>
    <w:rsid w:val="00A35307"/>
    <w:rsid w:val="00A3598E"/>
    <w:rsid w:val="00A36A2D"/>
    <w:rsid w:val="00A36D31"/>
    <w:rsid w:val="00A36F10"/>
    <w:rsid w:val="00A37331"/>
    <w:rsid w:val="00A3757C"/>
    <w:rsid w:val="00A37CE7"/>
    <w:rsid w:val="00A37FC9"/>
    <w:rsid w:val="00A4004F"/>
    <w:rsid w:val="00A403FD"/>
    <w:rsid w:val="00A411FD"/>
    <w:rsid w:val="00A412D0"/>
    <w:rsid w:val="00A41697"/>
    <w:rsid w:val="00A41B0A"/>
    <w:rsid w:val="00A42BD5"/>
    <w:rsid w:val="00A430C3"/>
    <w:rsid w:val="00A434DC"/>
    <w:rsid w:val="00A43F57"/>
    <w:rsid w:val="00A450C8"/>
    <w:rsid w:val="00A45127"/>
    <w:rsid w:val="00A45175"/>
    <w:rsid w:val="00A451A0"/>
    <w:rsid w:val="00A451F4"/>
    <w:rsid w:val="00A4524C"/>
    <w:rsid w:val="00A4529B"/>
    <w:rsid w:val="00A45D00"/>
    <w:rsid w:val="00A45D32"/>
    <w:rsid w:val="00A46FE9"/>
    <w:rsid w:val="00A47600"/>
    <w:rsid w:val="00A476AC"/>
    <w:rsid w:val="00A47E90"/>
    <w:rsid w:val="00A5001D"/>
    <w:rsid w:val="00A504B8"/>
    <w:rsid w:val="00A516F2"/>
    <w:rsid w:val="00A5189C"/>
    <w:rsid w:val="00A5236C"/>
    <w:rsid w:val="00A52631"/>
    <w:rsid w:val="00A5265A"/>
    <w:rsid w:val="00A526C7"/>
    <w:rsid w:val="00A52887"/>
    <w:rsid w:val="00A52D9D"/>
    <w:rsid w:val="00A533A3"/>
    <w:rsid w:val="00A53834"/>
    <w:rsid w:val="00A538AC"/>
    <w:rsid w:val="00A53C3D"/>
    <w:rsid w:val="00A53EBE"/>
    <w:rsid w:val="00A542E1"/>
    <w:rsid w:val="00A54875"/>
    <w:rsid w:val="00A54D29"/>
    <w:rsid w:val="00A54E9F"/>
    <w:rsid w:val="00A556DB"/>
    <w:rsid w:val="00A5583F"/>
    <w:rsid w:val="00A55AF7"/>
    <w:rsid w:val="00A56990"/>
    <w:rsid w:val="00A56F2E"/>
    <w:rsid w:val="00A5759D"/>
    <w:rsid w:val="00A576C4"/>
    <w:rsid w:val="00A5783F"/>
    <w:rsid w:val="00A579D8"/>
    <w:rsid w:val="00A57AB1"/>
    <w:rsid w:val="00A57B02"/>
    <w:rsid w:val="00A57D89"/>
    <w:rsid w:val="00A600E5"/>
    <w:rsid w:val="00A608E6"/>
    <w:rsid w:val="00A60D41"/>
    <w:rsid w:val="00A613D5"/>
    <w:rsid w:val="00A6241B"/>
    <w:rsid w:val="00A626EE"/>
    <w:rsid w:val="00A6305C"/>
    <w:rsid w:val="00A634C5"/>
    <w:rsid w:val="00A6363F"/>
    <w:rsid w:val="00A63910"/>
    <w:rsid w:val="00A63C47"/>
    <w:rsid w:val="00A64275"/>
    <w:rsid w:val="00A64331"/>
    <w:rsid w:val="00A646ED"/>
    <w:rsid w:val="00A64ABB"/>
    <w:rsid w:val="00A64B1F"/>
    <w:rsid w:val="00A64BAA"/>
    <w:rsid w:val="00A64F02"/>
    <w:rsid w:val="00A65219"/>
    <w:rsid w:val="00A65387"/>
    <w:rsid w:val="00A65B9F"/>
    <w:rsid w:val="00A6643A"/>
    <w:rsid w:val="00A665B4"/>
    <w:rsid w:val="00A66ADD"/>
    <w:rsid w:val="00A66DAA"/>
    <w:rsid w:val="00A67990"/>
    <w:rsid w:val="00A67A7F"/>
    <w:rsid w:val="00A67A9E"/>
    <w:rsid w:val="00A67DA5"/>
    <w:rsid w:val="00A70A20"/>
    <w:rsid w:val="00A70F9B"/>
    <w:rsid w:val="00A713AB"/>
    <w:rsid w:val="00A715F7"/>
    <w:rsid w:val="00A71648"/>
    <w:rsid w:val="00A735D5"/>
    <w:rsid w:val="00A73745"/>
    <w:rsid w:val="00A7379A"/>
    <w:rsid w:val="00A738A5"/>
    <w:rsid w:val="00A738BC"/>
    <w:rsid w:val="00A7397D"/>
    <w:rsid w:val="00A73A46"/>
    <w:rsid w:val="00A73AC6"/>
    <w:rsid w:val="00A74022"/>
    <w:rsid w:val="00A740CF"/>
    <w:rsid w:val="00A74374"/>
    <w:rsid w:val="00A74886"/>
    <w:rsid w:val="00A750D9"/>
    <w:rsid w:val="00A75475"/>
    <w:rsid w:val="00A75ED7"/>
    <w:rsid w:val="00A7658F"/>
    <w:rsid w:val="00A76D3D"/>
    <w:rsid w:val="00A76DDC"/>
    <w:rsid w:val="00A77041"/>
    <w:rsid w:val="00A804B4"/>
    <w:rsid w:val="00A80CB9"/>
    <w:rsid w:val="00A8115D"/>
    <w:rsid w:val="00A8138D"/>
    <w:rsid w:val="00A813DB"/>
    <w:rsid w:val="00A8394A"/>
    <w:rsid w:val="00A839A4"/>
    <w:rsid w:val="00A83AFC"/>
    <w:rsid w:val="00A84476"/>
    <w:rsid w:val="00A846F5"/>
    <w:rsid w:val="00A84891"/>
    <w:rsid w:val="00A84A8C"/>
    <w:rsid w:val="00A84B03"/>
    <w:rsid w:val="00A853F7"/>
    <w:rsid w:val="00A86395"/>
    <w:rsid w:val="00A863B2"/>
    <w:rsid w:val="00A868C7"/>
    <w:rsid w:val="00A8723C"/>
    <w:rsid w:val="00A9024F"/>
    <w:rsid w:val="00A90535"/>
    <w:rsid w:val="00A90BB3"/>
    <w:rsid w:val="00A914B0"/>
    <w:rsid w:val="00A9191B"/>
    <w:rsid w:val="00A9205C"/>
    <w:rsid w:val="00A9241E"/>
    <w:rsid w:val="00A92682"/>
    <w:rsid w:val="00A929B7"/>
    <w:rsid w:val="00A929D3"/>
    <w:rsid w:val="00A93945"/>
    <w:rsid w:val="00A93ADA"/>
    <w:rsid w:val="00A944AC"/>
    <w:rsid w:val="00A9452A"/>
    <w:rsid w:val="00A945BC"/>
    <w:rsid w:val="00A94DB9"/>
    <w:rsid w:val="00A94EBA"/>
    <w:rsid w:val="00A95411"/>
    <w:rsid w:val="00A95A21"/>
    <w:rsid w:val="00A95DDA"/>
    <w:rsid w:val="00A95DFD"/>
    <w:rsid w:val="00A96FEA"/>
    <w:rsid w:val="00A970AB"/>
    <w:rsid w:val="00A97441"/>
    <w:rsid w:val="00A97491"/>
    <w:rsid w:val="00A97D1B"/>
    <w:rsid w:val="00A97DFF"/>
    <w:rsid w:val="00A97E90"/>
    <w:rsid w:val="00AA004F"/>
    <w:rsid w:val="00AA11D0"/>
    <w:rsid w:val="00AA14A8"/>
    <w:rsid w:val="00AA35B3"/>
    <w:rsid w:val="00AA36A3"/>
    <w:rsid w:val="00AA4105"/>
    <w:rsid w:val="00AA4E98"/>
    <w:rsid w:val="00AA5463"/>
    <w:rsid w:val="00AA54B5"/>
    <w:rsid w:val="00AA5FBC"/>
    <w:rsid w:val="00AA6675"/>
    <w:rsid w:val="00AA6B2C"/>
    <w:rsid w:val="00AA6CBE"/>
    <w:rsid w:val="00AA7557"/>
    <w:rsid w:val="00AA7C2B"/>
    <w:rsid w:val="00AB0345"/>
    <w:rsid w:val="00AB0F07"/>
    <w:rsid w:val="00AB1179"/>
    <w:rsid w:val="00AB18F6"/>
    <w:rsid w:val="00AB198F"/>
    <w:rsid w:val="00AB2102"/>
    <w:rsid w:val="00AB2418"/>
    <w:rsid w:val="00AB2CFB"/>
    <w:rsid w:val="00AB2EC1"/>
    <w:rsid w:val="00AB32D3"/>
    <w:rsid w:val="00AB378C"/>
    <w:rsid w:val="00AB3855"/>
    <w:rsid w:val="00AB38D5"/>
    <w:rsid w:val="00AB3E36"/>
    <w:rsid w:val="00AB42CB"/>
    <w:rsid w:val="00AB44DA"/>
    <w:rsid w:val="00AB46B0"/>
    <w:rsid w:val="00AB4801"/>
    <w:rsid w:val="00AB4BE4"/>
    <w:rsid w:val="00AB4F4C"/>
    <w:rsid w:val="00AB5566"/>
    <w:rsid w:val="00AB63DD"/>
    <w:rsid w:val="00AB7B8E"/>
    <w:rsid w:val="00AB7F43"/>
    <w:rsid w:val="00AC04BA"/>
    <w:rsid w:val="00AC1397"/>
    <w:rsid w:val="00AC13B4"/>
    <w:rsid w:val="00AC1449"/>
    <w:rsid w:val="00AC14AA"/>
    <w:rsid w:val="00AC16B7"/>
    <w:rsid w:val="00AC1A54"/>
    <w:rsid w:val="00AC1C79"/>
    <w:rsid w:val="00AC2023"/>
    <w:rsid w:val="00AC231C"/>
    <w:rsid w:val="00AC2377"/>
    <w:rsid w:val="00AC27F7"/>
    <w:rsid w:val="00AC36C3"/>
    <w:rsid w:val="00AC3753"/>
    <w:rsid w:val="00AC393B"/>
    <w:rsid w:val="00AC48CA"/>
    <w:rsid w:val="00AC4A4E"/>
    <w:rsid w:val="00AC533D"/>
    <w:rsid w:val="00AC5D53"/>
    <w:rsid w:val="00AC6AA6"/>
    <w:rsid w:val="00AC6AC6"/>
    <w:rsid w:val="00AC7CDC"/>
    <w:rsid w:val="00AD0505"/>
    <w:rsid w:val="00AD096B"/>
    <w:rsid w:val="00AD0BAB"/>
    <w:rsid w:val="00AD0C4D"/>
    <w:rsid w:val="00AD1C32"/>
    <w:rsid w:val="00AD2C34"/>
    <w:rsid w:val="00AD31EE"/>
    <w:rsid w:val="00AD3B32"/>
    <w:rsid w:val="00AD3D1D"/>
    <w:rsid w:val="00AD3E67"/>
    <w:rsid w:val="00AD40F9"/>
    <w:rsid w:val="00AD43DD"/>
    <w:rsid w:val="00AD4D45"/>
    <w:rsid w:val="00AD5C4D"/>
    <w:rsid w:val="00AD5E76"/>
    <w:rsid w:val="00AD632A"/>
    <w:rsid w:val="00AD63B1"/>
    <w:rsid w:val="00AD679C"/>
    <w:rsid w:val="00AD68C6"/>
    <w:rsid w:val="00AD6954"/>
    <w:rsid w:val="00AD6C4F"/>
    <w:rsid w:val="00AD7142"/>
    <w:rsid w:val="00AD734D"/>
    <w:rsid w:val="00AD7A05"/>
    <w:rsid w:val="00AD7EF8"/>
    <w:rsid w:val="00AE02E7"/>
    <w:rsid w:val="00AE0B94"/>
    <w:rsid w:val="00AE1556"/>
    <w:rsid w:val="00AE164E"/>
    <w:rsid w:val="00AE1A55"/>
    <w:rsid w:val="00AE1DEC"/>
    <w:rsid w:val="00AE1E79"/>
    <w:rsid w:val="00AE1EDC"/>
    <w:rsid w:val="00AE2406"/>
    <w:rsid w:val="00AE2EF3"/>
    <w:rsid w:val="00AE2F7F"/>
    <w:rsid w:val="00AE44AA"/>
    <w:rsid w:val="00AE45DA"/>
    <w:rsid w:val="00AE46E6"/>
    <w:rsid w:val="00AE4D49"/>
    <w:rsid w:val="00AE4D73"/>
    <w:rsid w:val="00AE5A76"/>
    <w:rsid w:val="00AE5AF6"/>
    <w:rsid w:val="00AE5FB3"/>
    <w:rsid w:val="00AE65F4"/>
    <w:rsid w:val="00AE6904"/>
    <w:rsid w:val="00AE6E6E"/>
    <w:rsid w:val="00AE77B3"/>
    <w:rsid w:val="00AE7B94"/>
    <w:rsid w:val="00AE7C8F"/>
    <w:rsid w:val="00AE7F64"/>
    <w:rsid w:val="00AF0054"/>
    <w:rsid w:val="00AF02C5"/>
    <w:rsid w:val="00AF02D1"/>
    <w:rsid w:val="00AF042C"/>
    <w:rsid w:val="00AF0801"/>
    <w:rsid w:val="00AF0E15"/>
    <w:rsid w:val="00AF1B20"/>
    <w:rsid w:val="00AF201B"/>
    <w:rsid w:val="00AF2E39"/>
    <w:rsid w:val="00AF3368"/>
    <w:rsid w:val="00AF38F5"/>
    <w:rsid w:val="00AF3B00"/>
    <w:rsid w:val="00AF447F"/>
    <w:rsid w:val="00AF4EBA"/>
    <w:rsid w:val="00AF51F2"/>
    <w:rsid w:val="00AF60D1"/>
    <w:rsid w:val="00AF6280"/>
    <w:rsid w:val="00AF6290"/>
    <w:rsid w:val="00AF6979"/>
    <w:rsid w:val="00AF713D"/>
    <w:rsid w:val="00AF73C7"/>
    <w:rsid w:val="00AF7A13"/>
    <w:rsid w:val="00B0070E"/>
    <w:rsid w:val="00B00F5A"/>
    <w:rsid w:val="00B01410"/>
    <w:rsid w:val="00B014BE"/>
    <w:rsid w:val="00B02176"/>
    <w:rsid w:val="00B023FB"/>
    <w:rsid w:val="00B032D7"/>
    <w:rsid w:val="00B0354C"/>
    <w:rsid w:val="00B03CF3"/>
    <w:rsid w:val="00B04231"/>
    <w:rsid w:val="00B04F88"/>
    <w:rsid w:val="00B055F1"/>
    <w:rsid w:val="00B05E06"/>
    <w:rsid w:val="00B062A8"/>
    <w:rsid w:val="00B0665C"/>
    <w:rsid w:val="00B06966"/>
    <w:rsid w:val="00B07295"/>
    <w:rsid w:val="00B0752D"/>
    <w:rsid w:val="00B07E15"/>
    <w:rsid w:val="00B1058D"/>
    <w:rsid w:val="00B107F1"/>
    <w:rsid w:val="00B11758"/>
    <w:rsid w:val="00B127DA"/>
    <w:rsid w:val="00B127E8"/>
    <w:rsid w:val="00B13390"/>
    <w:rsid w:val="00B133F2"/>
    <w:rsid w:val="00B1368C"/>
    <w:rsid w:val="00B14428"/>
    <w:rsid w:val="00B145D7"/>
    <w:rsid w:val="00B14C30"/>
    <w:rsid w:val="00B14F02"/>
    <w:rsid w:val="00B14F12"/>
    <w:rsid w:val="00B15B20"/>
    <w:rsid w:val="00B15DAB"/>
    <w:rsid w:val="00B165AB"/>
    <w:rsid w:val="00B165C2"/>
    <w:rsid w:val="00B17712"/>
    <w:rsid w:val="00B2027F"/>
    <w:rsid w:val="00B2049F"/>
    <w:rsid w:val="00B21012"/>
    <w:rsid w:val="00B2138D"/>
    <w:rsid w:val="00B220AF"/>
    <w:rsid w:val="00B222ED"/>
    <w:rsid w:val="00B22983"/>
    <w:rsid w:val="00B229C4"/>
    <w:rsid w:val="00B22D56"/>
    <w:rsid w:val="00B23D48"/>
    <w:rsid w:val="00B23DBB"/>
    <w:rsid w:val="00B24337"/>
    <w:rsid w:val="00B243A4"/>
    <w:rsid w:val="00B243B5"/>
    <w:rsid w:val="00B2486E"/>
    <w:rsid w:val="00B250D0"/>
    <w:rsid w:val="00B256D2"/>
    <w:rsid w:val="00B263BF"/>
    <w:rsid w:val="00B26603"/>
    <w:rsid w:val="00B267ED"/>
    <w:rsid w:val="00B2694F"/>
    <w:rsid w:val="00B26AB1"/>
    <w:rsid w:val="00B27A5A"/>
    <w:rsid w:val="00B27EEA"/>
    <w:rsid w:val="00B27F67"/>
    <w:rsid w:val="00B30416"/>
    <w:rsid w:val="00B3099F"/>
    <w:rsid w:val="00B30C35"/>
    <w:rsid w:val="00B30C60"/>
    <w:rsid w:val="00B316E4"/>
    <w:rsid w:val="00B31C06"/>
    <w:rsid w:val="00B31FE0"/>
    <w:rsid w:val="00B32091"/>
    <w:rsid w:val="00B324EB"/>
    <w:rsid w:val="00B3254E"/>
    <w:rsid w:val="00B32E82"/>
    <w:rsid w:val="00B33335"/>
    <w:rsid w:val="00B333C9"/>
    <w:rsid w:val="00B336C0"/>
    <w:rsid w:val="00B339D0"/>
    <w:rsid w:val="00B34315"/>
    <w:rsid w:val="00B347B1"/>
    <w:rsid w:val="00B34B81"/>
    <w:rsid w:val="00B35C02"/>
    <w:rsid w:val="00B366B5"/>
    <w:rsid w:val="00B36D84"/>
    <w:rsid w:val="00B36F4A"/>
    <w:rsid w:val="00B36FE3"/>
    <w:rsid w:val="00B3703A"/>
    <w:rsid w:val="00B37A13"/>
    <w:rsid w:val="00B37BB3"/>
    <w:rsid w:val="00B37C0C"/>
    <w:rsid w:val="00B37D2C"/>
    <w:rsid w:val="00B4064F"/>
    <w:rsid w:val="00B40828"/>
    <w:rsid w:val="00B40ECA"/>
    <w:rsid w:val="00B4157C"/>
    <w:rsid w:val="00B434AE"/>
    <w:rsid w:val="00B43C82"/>
    <w:rsid w:val="00B44200"/>
    <w:rsid w:val="00B44320"/>
    <w:rsid w:val="00B4439B"/>
    <w:rsid w:val="00B447D0"/>
    <w:rsid w:val="00B448FF"/>
    <w:rsid w:val="00B461AB"/>
    <w:rsid w:val="00B462BB"/>
    <w:rsid w:val="00B46C33"/>
    <w:rsid w:val="00B46D11"/>
    <w:rsid w:val="00B46FCE"/>
    <w:rsid w:val="00B47306"/>
    <w:rsid w:val="00B47C76"/>
    <w:rsid w:val="00B502F1"/>
    <w:rsid w:val="00B50566"/>
    <w:rsid w:val="00B50793"/>
    <w:rsid w:val="00B50838"/>
    <w:rsid w:val="00B5095E"/>
    <w:rsid w:val="00B50C8B"/>
    <w:rsid w:val="00B50E7B"/>
    <w:rsid w:val="00B5131C"/>
    <w:rsid w:val="00B515EA"/>
    <w:rsid w:val="00B52175"/>
    <w:rsid w:val="00B52CE0"/>
    <w:rsid w:val="00B52CE5"/>
    <w:rsid w:val="00B536C8"/>
    <w:rsid w:val="00B53BC8"/>
    <w:rsid w:val="00B54555"/>
    <w:rsid w:val="00B547B8"/>
    <w:rsid w:val="00B54E63"/>
    <w:rsid w:val="00B54FD2"/>
    <w:rsid w:val="00B55041"/>
    <w:rsid w:val="00B55A6D"/>
    <w:rsid w:val="00B5608E"/>
    <w:rsid w:val="00B565AD"/>
    <w:rsid w:val="00B567A5"/>
    <w:rsid w:val="00B56F61"/>
    <w:rsid w:val="00B57543"/>
    <w:rsid w:val="00B57693"/>
    <w:rsid w:val="00B60313"/>
    <w:rsid w:val="00B60B4F"/>
    <w:rsid w:val="00B60DCB"/>
    <w:rsid w:val="00B616D2"/>
    <w:rsid w:val="00B61FA1"/>
    <w:rsid w:val="00B62486"/>
    <w:rsid w:val="00B631F0"/>
    <w:rsid w:val="00B636BE"/>
    <w:rsid w:val="00B63907"/>
    <w:rsid w:val="00B646D9"/>
    <w:rsid w:val="00B64719"/>
    <w:rsid w:val="00B670E0"/>
    <w:rsid w:val="00B67800"/>
    <w:rsid w:val="00B67ACB"/>
    <w:rsid w:val="00B7042B"/>
    <w:rsid w:val="00B70607"/>
    <w:rsid w:val="00B70912"/>
    <w:rsid w:val="00B709E5"/>
    <w:rsid w:val="00B71AF4"/>
    <w:rsid w:val="00B72F55"/>
    <w:rsid w:val="00B73B96"/>
    <w:rsid w:val="00B73CCA"/>
    <w:rsid w:val="00B74247"/>
    <w:rsid w:val="00B7425E"/>
    <w:rsid w:val="00B74997"/>
    <w:rsid w:val="00B74D39"/>
    <w:rsid w:val="00B75520"/>
    <w:rsid w:val="00B75912"/>
    <w:rsid w:val="00B759DC"/>
    <w:rsid w:val="00B75AC4"/>
    <w:rsid w:val="00B75B2D"/>
    <w:rsid w:val="00B76A2E"/>
    <w:rsid w:val="00B76A52"/>
    <w:rsid w:val="00B77413"/>
    <w:rsid w:val="00B775D3"/>
    <w:rsid w:val="00B77E90"/>
    <w:rsid w:val="00B807BE"/>
    <w:rsid w:val="00B814D5"/>
    <w:rsid w:val="00B818B9"/>
    <w:rsid w:val="00B81D29"/>
    <w:rsid w:val="00B8235D"/>
    <w:rsid w:val="00B8277C"/>
    <w:rsid w:val="00B829BA"/>
    <w:rsid w:val="00B82B6B"/>
    <w:rsid w:val="00B82E00"/>
    <w:rsid w:val="00B841C6"/>
    <w:rsid w:val="00B849EB"/>
    <w:rsid w:val="00B84F64"/>
    <w:rsid w:val="00B85932"/>
    <w:rsid w:val="00B862A9"/>
    <w:rsid w:val="00B86AFF"/>
    <w:rsid w:val="00B913F8"/>
    <w:rsid w:val="00B915DA"/>
    <w:rsid w:val="00B91B6E"/>
    <w:rsid w:val="00B92114"/>
    <w:rsid w:val="00B9234B"/>
    <w:rsid w:val="00B92BC1"/>
    <w:rsid w:val="00B93B4B"/>
    <w:rsid w:val="00B93BD9"/>
    <w:rsid w:val="00B940B5"/>
    <w:rsid w:val="00B944FB"/>
    <w:rsid w:val="00B94D14"/>
    <w:rsid w:val="00B96608"/>
    <w:rsid w:val="00B967E3"/>
    <w:rsid w:val="00B9692D"/>
    <w:rsid w:val="00B96A0B"/>
    <w:rsid w:val="00B96FFE"/>
    <w:rsid w:val="00B973D6"/>
    <w:rsid w:val="00B97591"/>
    <w:rsid w:val="00B97A60"/>
    <w:rsid w:val="00BA0632"/>
    <w:rsid w:val="00BA08A1"/>
    <w:rsid w:val="00BA0A72"/>
    <w:rsid w:val="00BA0ABB"/>
    <w:rsid w:val="00BA0AE2"/>
    <w:rsid w:val="00BA1231"/>
    <w:rsid w:val="00BA1685"/>
    <w:rsid w:val="00BA1B28"/>
    <w:rsid w:val="00BA1D73"/>
    <w:rsid w:val="00BA1F22"/>
    <w:rsid w:val="00BA2011"/>
    <w:rsid w:val="00BA2C59"/>
    <w:rsid w:val="00BA2C5A"/>
    <w:rsid w:val="00BA422D"/>
    <w:rsid w:val="00BA42B8"/>
    <w:rsid w:val="00BA459C"/>
    <w:rsid w:val="00BA5C17"/>
    <w:rsid w:val="00BA5C20"/>
    <w:rsid w:val="00BA5C40"/>
    <w:rsid w:val="00BA5DD4"/>
    <w:rsid w:val="00BA6145"/>
    <w:rsid w:val="00BA7361"/>
    <w:rsid w:val="00BA750A"/>
    <w:rsid w:val="00BA7FA0"/>
    <w:rsid w:val="00BB0AF1"/>
    <w:rsid w:val="00BB1031"/>
    <w:rsid w:val="00BB140F"/>
    <w:rsid w:val="00BB153D"/>
    <w:rsid w:val="00BB187F"/>
    <w:rsid w:val="00BB1DF5"/>
    <w:rsid w:val="00BB2785"/>
    <w:rsid w:val="00BB29BF"/>
    <w:rsid w:val="00BB2F0B"/>
    <w:rsid w:val="00BB3463"/>
    <w:rsid w:val="00BB3812"/>
    <w:rsid w:val="00BB3D78"/>
    <w:rsid w:val="00BB3F2E"/>
    <w:rsid w:val="00BB4084"/>
    <w:rsid w:val="00BB4425"/>
    <w:rsid w:val="00BB4AD8"/>
    <w:rsid w:val="00BB622B"/>
    <w:rsid w:val="00BB62AF"/>
    <w:rsid w:val="00BB66D9"/>
    <w:rsid w:val="00BB6D6B"/>
    <w:rsid w:val="00BB6E17"/>
    <w:rsid w:val="00BB7493"/>
    <w:rsid w:val="00BB749A"/>
    <w:rsid w:val="00BB7D77"/>
    <w:rsid w:val="00BB7F2C"/>
    <w:rsid w:val="00BC00FF"/>
    <w:rsid w:val="00BC03FC"/>
    <w:rsid w:val="00BC1179"/>
    <w:rsid w:val="00BC1BE3"/>
    <w:rsid w:val="00BC1CB3"/>
    <w:rsid w:val="00BC1EE0"/>
    <w:rsid w:val="00BC2B6A"/>
    <w:rsid w:val="00BC30F0"/>
    <w:rsid w:val="00BC3638"/>
    <w:rsid w:val="00BC36CC"/>
    <w:rsid w:val="00BC4271"/>
    <w:rsid w:val="00BC46AB"/>
    <w:rsid w:val="00BC4978"/>
    <w:rsid w:val="00BC4EFC"/>
    <w:rsid w:val="00BC51B0"/>
    <w:rsid w:val="00BC5307"/>
    <w:rsid w:val="00BC5DD3"/>
    <w:rsid w:val="00BC5DF7"/>
    <w:rsid w:val="00BC5F07"/>
    <w:rsid w:val="00BC6503"/>
    <w:rsid w:val="00BC71F3"/>
    <w:rsid w:val="00BC7398"/>
    <w:rsid w:val="00BC761F"/>
    <w:rsid w:val="00BC762D"/>
    <w:rsid w:val="00BC7990"/>
    <w:rsid w:val="00BD03EB"/>
    <w:rsid w:val="00BD0A9B"/>
    <w:rsid w:val="00BD0C64"/>
    <w:rsid w:val="00BD0DA2"/>
    <w:rsid w:val="00BD0EF0"/>
    <w:rsid w:val="00BD16EB"/>
    <w:rsid w:val="00BD1F2D"/>
    <w:rsid w:val="00BD2D39"/>
    <w:rsid w:val="00BD32D5"/>
    <w:rsid w:val="00BD37DA"/>
    <w:rsid w:val="00BD3E28"/>
    <w:rsid w:val="00BD44E6"/>
    <w:rsid w:val="00BD4637"/>
    <w:rsid w:val="00BD4D13"/>
    <w:rsid w:val="00BD4D52"/>
    <w:rsid w:val="00BD6034"/>
    <w:rsid w:val="00BD618D"/>
    <w:rsid w:val="00BD619A"/>
    <w:rsid w:val="00BD67D7"/>
    <w:rsid w:val="00BD6A6A"/>
    <w:rsid w:val="00BD6E94"/>
    <w:rsid w:val="00BD72D3"/>
    <w:rsid w:val="00BD7E4E"/>
    <w:rsid w:val="00BD7E76"/>
    <w:rsid w:val="00BE0422"/>
    <w:rsid w:val="00BE0708"/>
    <w:rsid w:val="00BE0757"/>
    <w:rsid w:val="00BE09CB"/>
    <w:rsid w:val="00BE1566"/>
    <w:rsid w:val="00BE1C95"/>
    <w:rsid w:val="00BE1CB8"/>
    <w:rsid w:val="00BE1EDA"/>
    <w:rsid w:val="00BE1FC1"/>
    <w:rsid w:val="00BE22CC"/>
    <w:rsid w:val="00BE251D"/>
    <w:rsid w:val="00BE2792"/>
    <w:rsid w:val="00BE296A"/>
    <w:rsid w:val="00BE29A4"/>
    <w:rsid w:val="00BE3025"/>
    <w:rsid w:val="00BE30C9"/>
    <w:rsid w:val="00BE3467"/>
    <w:rsid w:val="00BE3D3D"/>
    <w:rsid w:val="00BE42C3"/>
    <w:rsid w:val="00BE450E"/>
    <w:rsid w:val="00BE460C"/>
    <w:rsid w:val="00BE498E"/>
    <w:rsid w:val="00BE499A"/>
    <w:rsid w:val="00BE4A16"/>
    <w:rsid w:val="00BE5F64"/>
    <w:rsid w:val="00BE5FF7"/>
    <w:rsid w:val="00BE64D0"/>
    <w:rsid w:val="00BE6515"/>
    <w:rsid w:val="00BE6AFA"/>
    <w:rsid w:val="00BE7241"/>
    <w:rsid w:val="00BE7543"/>
    <w:rsid w:val="00BE755A"/>
    <w:rsid w:val="00BE7580"/>
    <w:rsid w:val="00BF0E46"/>
    <w:rsid w:val="00BF1550"/>
    <w:rsid w:val="00BF1CE9"/>
    <w:rsid w:val="00BF1E18"/>
    <w:rsid w:val="00BF1F4B"/>
    <w:rsid w:val="00BF28AB"/>
    <w:rsid w:val="00BF30A7"/>
    <w:rsid w:val="00BF3323"/>
    <w:rsid w:val="00BF4CF9"/>
    <w:rsid w:val="00BF4DF2"/>
    <w:rsid w:val="00BF5342"/>
    <w:rsid w:val="00BF53B8"/>
    <w:rsid w:val="00BF53E1"/>
    <w:rsid w:val="00BF5779"/>
    <w:rsid w:val="00BF5D3E"/>
    <w:rsid w:val="00BF5D4F"/>
    <w:rsid w:val="00BF6087"/>
    <w:rsid w:val="00BF60E5"/>
    <w:rsid w:val="00BF6400"/>
    <w:rsid w:val="00BF6AA9"/>
    <w:rsid w:val="00BF6B8D"/>
    <w:rsid w:val="00BF7438"/>
    <w:rsid w:val="00BF75C9"/>
    <w:rsid w:val="00BF7646"/>
    <w:rsid w:val="00C00C38"/>
    <w:rsid w:val="00C00F02"/>
    <w:rsid w:val="00C01896"/>
    <w:rsid w:val="00C01A38"/>
    <w:rsid w:val="00C029C2"/>
    <w:rsid w:val="00C02B1C"/>
    <w:rsid w:val="00C02B3F"/>
    <w:rsid w:val="00C0322B"/>
    <w:rsid w:val="00C035E8"/>
    <w:rsid w:val="00C03A00"/>
    <w:rsid w:val="00C04148"/>
    <w:rsid w:val="00C0427A"/>
    <w:rsid w:val="00C04550"/>
    <w:rsid w:val="00C052D0"/>
    <w:rsid w:val="00C05578"/>
    <w:rsid w:val="00C05628"/>
    <w:rsid w:val="00C06387"/>
    <w:rsid w:val="00C06694"/>
    <w:rsid w:val="00C07229"/>
    <w:rsid w:val="00C07C09"/>
    <w:rsid w:val="00C10DBB"/>
    <w:rsid w:val="00C10E98"/>
    <w:rsid w:val="00C10FCF"/>
    <w:rsid w:val="00C1169D"/>
    <w:rsid w:val="00C117AE"/>
    <w:rsid w:val="00C129B2"/>
    <w:rsid w:val="00C12B5D"/>
    <w:rsid w:val="00C12C0C"/>
    <w:rsid w:val="00C12EDD"/>
    <w:rsid w:val="00C12F02"/>
    <w:rsid w:val="00C12F44"/>
    <w:rsid w:val="00C13DA9"/>
    <w:rsid w:val="00C14EF0"/>
    <w:rsid w:val="00C16B34"/>
    <w:rsid w:val="00C16BBD"/>
    <w:rsid w:val="00C16E1C"/>
    <w:rsid w:val="00C17314"/>
    <w:rsid w:val="00C17954"/>
    <w:rsid w:val="00C17A53"/>
    <w:rsid w:val="00C17C0D"/>
    <w:rsid w:val="00C20096"/>
    <w:rsid w:val="00C205C5"/>
    <w:rsid w:val="00C20B41"/>
    <w:rsid w:val="00C21779"/>
    <w:rsid w:val="00C21C55"/>
    <w:rsid w:val="00C21CCA"/>
    <w:rsid w:val="00C2285A"/>
    <w:rsid w:val="00C22993"/>
    <w:rsid w:val="00C22C92"/>
    <w:rsid w:val="00C22FBA"/>
    <w:rsid w:val="00C232AA"/>
    <w:rsid w:val="00C238F0"/>
    <w:rsid w:val="00C239B7"/>
    <w:rsid w:val="00C24A22"/>
    <w:rsid w:val="00C24C6A"/>
    <w:rsid w:val="00C24EE9"/>
    <w:rsid w:val="00C2545E"/>
    <w:rsid w:val="00C255DB"/>
    <w:rsid w:val="00C256A6"/>
    <w:rsid w:val="00C25BB1"/>
    <w:rsid w:val="00C25C5B"/>
    <w:rsid w:val="00C25EE1"/>
    <w:rsid w:val="00C26B41"/>
    <w:rsid w:val="00C26CFD"/>
    <w:rsid w:val="00C271E6"/>
    <w:rsid w:val="00C27434"/>
    <w:rsid w:val="00C27467"/>
    <w:rsid w:val="00C27F8A"/>
    <w:rsid w:val="00C311A2"/>
    <w:rsid w:val="00C32C3B"/>
    <w:rsid w:val="00C32FE7"/>
    <w:rsid w:val="00C33493"/>
    <w:rsid w:val="00C33EDD"/>
    <w:rsid w:val="00C34EEB"/>
    <w:rsid w:val="00C3519C"/>
    <w:rsid w:val="00C353FD"/>
    <w:rsid w:val="00C3589B"/>
    <w:rsid w:val="00C36423"/>
    <w:rsid w:val="00C3643A"/>
    <w:rsid w:val="00C36F38"/>
    <w:rsid w:val="00C370FB"/>
    <w:rsid w:val="00C37535"/>
    <w:rsid w:val="00C37CB7"/>
    <w:rsid w:val="00C37F09"/>
    <w:rsid w:val="00C409C1"/>
    <w:rsid w:val="00C4170B"/>
    <w:rsid w:val="00C425F3"/>
    <w:rsid w:val="00C4266B"/>
    <w:rsid w:val="00C430BB"/>
    <w:rsid w:val="00C4351B"/>
    <w:rsid w:val="00C437EB"/>
    <w:rsid w:val="00C4418F"/>
    <w:rsid w:val="00C4425E"/>
    <w:rsid w:val="00C44F71"/>
    <w:rsid w:val="00C450E4"/>
    <w:rsid w:val="00C45BC8"/>
    <w:rsid w:val="00C4613F"/>
    <w:rsid w:val="00C46161"/>
    <w:rsid w:val="00C4626B"/>
    <w:rsid w:val="00C46A8D"/>
    <w:rsid w:val="00C46EBB"/>
    <w:rsid w:val="00C47079"/>
    <w:rsid w:val="00C47545"/>
    <w:rsid w:val="00C479E9"/>
    <w:rsid w:val="00C50DFE"/>
    <w:rsid w:val="00C51209"/>
    <w:rsid w:val="00C517EC"/>
    <w:rsid w:val="00C522F2"/>
    <w:rsid w:val="00C537FC"/>
    <w:rsid w:val="00C53D10"/>
    <w:rsid w:val="00C53ECF"/>
    <w:rsid w:val="00C55792"/>
    <w:rsid w:val="00C55C00"/>
    <w:rsid w:val="00C55FBD"/>
    <w:rsid w:val="00C55FF2"/>
    <w:rsid w:val="00C560B1"/>
    <w:rsid w:val="00C5617E"/>
    <w:rsid w:val="00C57075"/>
    <w:rsid w:val="00C576B7"/>
    <w:rsid w:val="00C57825"/>
    <w:rsid w:val="00C57FD4"/>
    <w:rsid w:val="00C6026D"/>
    <w:rsid w:val="00C613CB"/>
    <w:rsid w:val="00C61696"/>
    <w:rsid w:val="00C617C5"/>
    <w:rsid w:val="00C619EB"/>
    <w:rsid w:val="00C6243F"/>
    <w:rsid w:val="00C626E5"/>
    <w:rsid w:val="00C628CC"/>
    <w:rsid w:val="00C646C8"/>
    <w:rsid w:val="00C64B3F"/>
    <w:rsid w:val="00C64D09"/>
    <w:rsid w:val="00C64F53"/>
    <w:rsid w:val="00C64F8D"/>
    <w:rsid w:val="00C66419"/>
    <w:rsid w:val="00C66708"/>
    <w:rsid w:val="00C66D08"/>
    <w:rsid w:val="00C67B27"/>
    <w:rsid w:val="00C70169"/>
    <w:rsid w:val="00C70186"/>
    <w:rsid w:val="00C702D7"/>
    <w:rsid w:val="00C7086E"/>
    <w:rsid w:val="00C70941"/>
    <w:rsid w:val="00C70AF7"/>
    <w:rsid w:val="00C713B7"/>
    <w:rsid w:val="00C71B3A"/>
    <w:rsid w:val="00C71D59"/>
    <w:rsid w:val="00C71D7E"/>
    <w:rsid w:val="00C7232F"/>
    <w:rsid w:val="00C724BC"/>
    <w:rsid w:val="00C73B0D"/>
    <w:rsid w:val="00C73B6E"/>
    <w:rsid w:val="00C74266"/>
    <w:rsid w:val="00C7450E"/>
    <w:rsid w:val="00C74530"/>
    <w:rsid w:val="00C74645"/>
    <w:rsid w:val="00C746E0"/>
    <w:rsid w:val="00C748F9"/>
    <w:rsid w:val="00C74CEF"/>
    <w:rsid w:val="00C74FA3"/>
    <w:rsid w:val="00C754D7"/>
    <w:rsid w:val="00C761F0"/>
    <w:rsid w:val="00C76558"/>
    <w:rsid w:val="00C77063"/>
    <w:rsid w:val="00C77671"/>
    <w:rsid w:val="00C778F9"/>
    <w:rsid w:val="00C7793B"/>
    <w:rsid w:val="00C77EB2"/>
    <w:rsid w:val="00C808EB"/>
    <w:rsid w:val="00C812FE"/>
    <w:rsid w:val="00C819A7"/>
    <w:rsid w:val="00C825FF"/>
    <w:rsid w:val="00C826A2"/>
    <w:rsid w:val="00C82B1D"/>
    <w:rsid w:val="00C82D00"/>
    <w:rsid w:val="00C8319E"/>
    <w:rsid w:val="00C832B4"/>
    <w:rsid w:val="00C83977"/>
    <w:rsid w:val="00C839D7"/>
    <w:rsid w:val="00C845A7"/>
    <w:rsid w:val="00C8478E"/>
    <w:rsid w:val="00C84A3F"/>
    <w:rsid w:val="00C84B01"/>
    <w:rsid w:val="00C84C6E"/>
    <w:rsid w:val="00C8502A"/>
    <w:rsid w:val="00C85477"/>
    <w:rsid w:val="00C85D88"/>
    <w:rsid w:val="00C863E2"/>
    <w:rsid w:val="00C863E4"/>
    <w:rsid w:val="00C86BA9"/>
    <w:rsid w:val="00C86DB4"/>
    <w:rsid w:val="00C8701D"/>
    <w:rsid w:val="00C8706B"/>
    <w:rsid w:val="00C8763C"/>
    <w:rsid w:val="00C876E1"/>
    <w:rsid w:val="00C87709"/>
    <w:rsid w:val="00C90C01"/>
    <w:rsid w:val="00C9109B"/>
    <w:rsid w:val="00C910F6"/>
    <w:rsid w:val="00C914CF"/>
    <w:rsid w:val="00C91656"/>
    <w:rsid w:val="00C91938"/>
    <w:rsid w:val="00C91A8C"/>
    <w:rsid w:val="00C9204A"/>
    <w:rsid w:val="00C92152"/>
    <w:rsid w:val="00C93086"/>
    <w:rsid w:val="00C935D1"/>
    <w:rsid w:val="00C94073"/>
    <w:rsid w:val="00C942FA"/>
    <w:rsid w:val="00C947AA"/>
    <w:rsid w:val="00C94E30"/>
    <w:rsid w:val="00C95052"/>
    <w:rsid w:val="00C950DB"/>
    <w:rsid w:val="00C9528B"/>
    <w:rsid w:val="00C9538E"/>
    <w:rsid w:val="00C95E2D"/>
    <w:rsid w:val="00C95F8D"/>
    <w:rsid w:val="00C96217"/>
    <w:rsid w:val="00C96557"/>
    <w:rsid w:val="00C97273"/>
    <w:rsid w:val="00C97CA1"/>
    <w:rsid w:val="00CA00F6"/>
    <w:rsid w:val="00CA0108"/>
    <w:rsid w:val="00CA0F94"/>
    <w:rsid w:val="00CA1601"/>
    <w:rsid w:val="00CA1705"/>
    <w:rsid w:val="00CA2FDF"/>
    <w:rsid w:val="00CA332C"/>
    <w:rsid w:val="00CA3E1F"/>
    <w:rsid w:val="00CA45D5"/>
    <w:rsid w:val="00CA4F10"/>
    <w:rsid w:val="00CA50E2"/>
    <w:rsid w:val="00CA5787"/>
    <w:rsid w:val="00CA648E"/>
    <w:rsid w:val="00CA6559"/>
    <w:rsid w:val="00CA66B9"/>
    <w:rsid w:val="00CA693F"/>
    <w:rsid w:val="00CA6C32"/>
    <w:rsid w:val="00CA70BA"/>
    <w:rsid w:val="00CA793E"/>
    <w:rsid w:val="00CA79E2"/>
    <w:rsid w:val="00CB010B"/>
    <w:rsid w:val="00CB0122"/>
    <w:rsid w:val="00CB03AC"/>
    <w:rsid w:val="00CB081C"/>
    <w:rsid w:val="00CB104E"/>
    <w:rsid w:val="00CB120B"/>
    <w:rsid w:val="00CB1338"/>
    <w:rsid w:val="00CB16D3"/>
    <w:rsid w:val="00CB1BB7"/>
    <w:rsid w:val="00CB2F98"/>
    <w:rsid w:val="00CB3025"/>
    <w:rsid w:val="00CB325A"/>
    <w:rsid w:val="00CB36D2"/>
    <w:rsid w:val="00CB37B4"/>
    <w:rsid w:val="00CB38F1"/>
    <w:rsid w:val="00CB4014"/>
    <w:rsid w:val="00CB4685"/>
    <w:rsid w:val="00CB47FC"/>
    <w:rsid w:val="00CB4A53"/>
    <w:rsid w:val="00CB513D"/>
    <w:rsid w:val="00CB5933"/>
    <w:rsid w:val="00CB5D3E"/>
    <w:rsid w:val="00CB6CAD"/>
    <w:rsid w:val="00CB76A9"/>
    <w:rsid w:val="00CB773F"/>
    <w:rsid w:val="00CB7858"/>
    <w:rsid w:val="00CB7983"/>
    <w:rsid w:val="00CB7C10"/>
    <w:rsid w:val="00CC00A8"/>
    <w:rsid w:val="00CC097B"/>
    <w:rsid w:val="00CC0E94"/>
    <w:rsid w:val="00CC100D"/>
    <w:rsid w:val="00CC1350"/>
    <w:rsid w:val="00CC1AB6"/>
    <w:rsid w:val="00CC2858"/>
    <w:rsid w:val="00CC2CA4"/>
    <w:rsid w:val="00CC3732"/>
    <w:rsid w:val="00CC3AFE"/>
    <w:rsid w:val="00CC40D5"/>
    <w:rsid w:val="00CC45DC"/>
    <w:rsid w:val="00CC46D5"/>
    <w:rsid w:val="00CC4AC4"/>
    <w:rsid w:val="00CC59F0"/>
    <w:rsid w:val="00CC5BAF"/>
    <w:rsid w:val="00CC5CD7"/>
    <w:rsid w:val="00CC5CF5"/>
    <w:rsid w:val="00CC5F5A"/>
    <w:rsid w:val="00CC69D2"/>
    <w:rsid w:val="00CC6E42"/>
    <w:rsid w:val="00CC7903"/>
    <w:rsid w:val="00CD0086"/>
    <w:rsid w:val="00CD04E1"/>
    <w:rsid w:val="00CD08AA"/>
    <w:rsid w:val="00CD1DFA"/>
    <w:rsid w:val="00CD1E67"/>
    <w:rsid w:val="00CD206C"/>
    <w:rsid w:val="00CD2305"/>
    <w:rsid w:val="00CD2747"/>
    <w:rsid w:val="00CD2954"/>
    <w:rsid w:val="00CD2C40"/>
    <w:rsid w:val="00CD2EAB"/>
    <w:rsid w:val="00CD31DF"/>
    <w:rsid w:val="00CD3832"/>
    <w:rsid w:val="00CD3B40"/>
    <w:rsid w:val="00CD444E"/>
    <w:rsid w:val="00CD4A04"/>
    <w:rsid w:val="00CD4C6C"/>
    <w:rsid w:val="00CD566C"/>
    <w:rsid w:val="00CD6041"/>
    <w:rsid w:val="00CD62EC"/>
    <w:rsid w:val="00CD669A"/>
    <w:rsid w:val="00CD672B"/>
    <w:rsid w:val="00CD6959"/>
    <w:rsid w:val="00CD6E77"/>
    <w:rsid w:val="00CD705C"/>
    <w:rsid w:val="00CD728D"/>
    <w:rsid w:val="00CD7378"/>
    <w:rsid w:val="00CE0822"/>
    <w:rsid w:val="00CE1A79"/>
    <w:rsid w:val="00CE1AA1"/>
    <w:rsid w:val="00CE2323"/>
    <w:rsid w:val="00CE2796"/>
    <w:rsid w:val="00CE2D55"/>
    <w:rsid w:val="00CE2F73"/>
    <w:rsid w:val="00CE34B8"/>
    <w:rsid w:val="00CE351B"/>
    <w:rsid w:val="00CE3D0F"/>
    <w:rsid w:val="00CE4009"/>
    <w:rsid w:val="00CE41F9"/>
    <w:rsid w:val="00CE42AB"/>
    <w:rsid w:val="00CE4692"/>
    <w:rsid w:val="00CE51AA"/>
    <w:rsid w:val="00CE5822"/>
    <w:rsid w:val="00CE6324"/>
    <w:rsid w:val="00CE6454"/>
    <w:rsid w:val="00CE6D8D"/>
    <w:rsid w:val="00CE6E8F"/>
    <w:rsid w:val="00CE7154"/>
    <w:rsid w:val="00CE7253"/>
    <w:rsid w:val="00CE7319"/>
    <w:rsid w:val="00CE73AB"/>
    <w:rsid w:val="00CE7F48"/>
    <w:rsid w:val="00CF0256"/>
    <w:rsid w:val="00CF1750"/>
    <w:rsid w:val="00CF187E"/>
    <w:rsid w:val="00CF28AB"/>
    <w:rsid w:val="00CF2BC5"/>
    <w:rsid w:val="00CF2C54"/>
    <w:rsid w:val="00CF2F84"/>
    <w:rsid w:val="00CF3320"/>
    <w:rsid w:val="00CF380B"/>
    <w:rsid w:val="00CF3B3B"/>
    <w:rsid w:val="00CF3C1C"/>
    <w:rsid w:val="00CF3CB9"/>
    <w:rsid w:val="00CF3F4E"/>
    <w:rsid w:val="00CF537A"/>
    <w:rsid w:val="00CF53E9"/>
    <w:rsid w:val="00CF5468"/>
    <w:rsid w:val="00CF6581"/>
    <w:rsid w:val="00CF6B7D"/>
    <w:rsid w:val="00CF6B95"/>
    <w:rsid w:val="00CF74F5"/>
    <w:rsid w:val="00CF7862"/>
    <w:rsid w:val="00CF7880"/>
    <w:rsid w:val="00CF7C8A"/>
    <w:rsid w:val="00CF7D11"/>
    <w:rsid w:val="00D00729"/>
    <w:rsid w:val="00D008BD"/>
    <w:rsid w:val="00D013BF"/>
    <w:rsid w:val="00D016B8"/>
    <w:rsid w:val="00D021F6"/>
    <w:rsid w:val="00D02422"/>
    <w:rsid w:val="00D0323A"/>
    <w:rsid w:val="00D03561"/>
    <w:rsid w:val="00D038FF"/>
    <w:rsid w:val="00D03D0D"/>
    <w:rsid w:val="00D03DD7"/>
    <w:rsid w:val="00D04222"/>
    <w:rsid w:val="00D04AC4"/>
    <w:rsid w:val="00D04B3A"/>
    <w:rsid w:val="00D04BB1"/>
    <w:rsid w:val="00D053AF"/>
    <w:rsid w:val="00D05599"/>
    <w:rsid w:val="00D0603C"/>
    <w:rsid w:val="00D060FE"/>
    <w:rsid w:val="00D06872"/>
    <w:rsid w:val="00D0780F"/>
    <w:rsid w:val="00D10EDA"/>
    <w:rsid w:val="00D10F70"/>
    <w:rsid w:val="00D11107"/>
    <w:rsid w:val="00D114B0"/>
    <w:rsid w:val="00D12219"/>
    <w:rsid w:val="00D12425"/>
    <w:rsid w:val="00D12969"/>
    <w:rsid w:val="00D1307B"/>
    <w:rsid w:val="00D133DD"/>
    <w:rsid w:val="00D1376D"/>
    <w:rsid w:val="00D139F2"/>
    <w:rsid w:val="00D13D83"/>
    <w:rsid w:val="00D13D9E"/>
    <w:rsid w:val="00D14445"/>
    <w:rsid w:val="00D1449F"/>
    <w:rsid w:val="00D145D4"/>
    <w:rsid w:val="00D14D57"/>
    <w:rsid w:val="00D14EDD"/>
    <w:rsid w:val="00D151F3"/>
    <w:rsid w:val="00D16633"/>
    <w:rsid w:val="00D17020"/>
    <w:rsid w:val="00D17B5E"/>
    <w:rsid w:val="00D17CDF"/>
    <w:rsid w:val="00D17DF4"/>
    <w:rsid w:val="00D2051B"/>
    <w:rsid w:val="00D20897"/>
    <w:rsid w:val="00D21ABD"/>
    <w:rsid w:val="00D21F0A"/>
    <w:rsid w:val="00D220CB"/>
    <w:rsid w:val="00D2214A"/>
    <w:rsid w:val="00D221DC"/>
    <w:rsid w:val="00D22B15"/>
    <w:rsid w:val="00D22F8C"/>
    <w:rsid w:val="00D23313"/>
    <w:rsid w:val="00D235CE"/>
    <w:rsid w:val="00D236A9"/>
    <w:rsid w:val="00D23B02"/>
    <w:rsid w:val="00D23D44"/>
    <w:rsid w:val="00D23D55"/>
    <w:rsid w:val="00D23D83"/>
    <w:rsid w:val="00D250F9"/>
    <w:rsid w:val="00D25639"/>
    <w:rsid w:val="00D256AB"/>
    <w:rsid w:val="00D258F1"/>
    <w:rsid w:val="00D25D0B"/>
    <w:rsid w:val="00D2631D"/>
    <w:rsid w:val="00D26A71"/>
    <w:rsid w:val="00D26E9E"/>
    <w:rsid w:val="00D2749B"/>
    <w:rsid w:val="00D27BE3"/>
    <w:rsid w:val="00D27C3B"/>
    <w:rsid w:val="00D27CDD"/>
    <w:rsid w:val="00D31056"/>
    <w:rsid w:val="00D3106A"/>
    <w:rsid w:val="00D31288"/>
    <w:rsid w:val="00D3154B"/>
    <w:rsid w:val="00D31578"/>
    <w:rsid w:val="00D32058"/>
    <w:rsid w:val="00D320CA"/>
    <w:rsid w:val="00D322FF"/>
    <w:rsid w:val="00D32528"/>
    <w:rsid w:val="00D32580"/>
    <w:rsid w:val="00D33084"/>
    <w:rsid w:val="00D330E0"/>
    <w:rsid w:val="00D333A8"/>
    <w:rsid w:val="00D33631"/>
    <w:rsid w:val="00D33681"/>
    <w:rsid w:val="00D336D8"/>
    <w:rsid w:val="00D33E02"/>
    <w:rsid w:val="00D346D7"/>
    <w:rsid w:val="00D35732"/>
    <w:rsid w:val="00D359AA"/>
    <w:rsid w:val="00D35F2F"/>
    <w:rsid w:val="00D36A8A"/>
    <w:rsid w:val="00D3779C"/>
    <w:rsid w:val="00D378BB"/>
    <w:rsid w:val="00D37F32"/>
    <w:rsid w:val="00D4078E"/>
    <w:rsid w:val="00D408EF"/>
    <w:rsid w:val="00D409B0"/>
    <w:rsid w:val="00D41141"/>
    <w:rsid w:val="00D41B5E"/>
    <w:rsid w:val="00D41CAB"/>
    <w:rsid w:val="00D42613"/>
    <w:rsid w:val="00D42686"/>
    <w:rsid w:val="00D42779"/>
    <w:rsid w:val="00D429E0"/>
    <w:rsid w:val="00D42B09"/>
    <w:rsid w:val="00D42F01"/>
    <w:rsid w:val="00D43053"/>
    <w:rsid w:val="00D4353F"/>
    <w:rsid w:val="00D44042"/>
    <w:rsid w:val="00D449E2"/>
    <w:rsid w:val="00D44ABD"/>
    <w:rsid w:val="00D44C9C"/>
    <w:rsid w:val="00D44ED3"/>
    <w:rsid w:val="00D451BC"/>
    <w:rsid w:val="00D456C5"/>
    <w:rsid w:val="00D458FB"/>
    <w:rsid w:val="00D45A06"/>
    <w:rsid w:val="00D46AA5"/>
    <w:rsid w:val="00D4707F"/>
    <w:rsid w:val="00D473E9"/>
    <w:rsid w:val="00D474C2"/>
    <w:rsid w:val="00D47655"/>
    <w:rsid w:val="00D47A01"/>
    <w:rsid w:val="00D47B25"/>
    <w:rsid w:val="00D47D98"/>
    <w:rsid w:val="00D47F5E"/>
    <w:rsid w:val="00D5035A"/>
    <w:rsid w:val="00D50742"/>
    <w:rsid w:val="00D50A6D"/>
    <w:rsid w:val="00D51CD8"/>
    <w:rsid w:val="00D52405"/>
    <w:rsid w:val="00D52864"/>
    <w:rsid w:val="00D53560"/>
    <w:rsid w:val="00D53706"/>
    <w:rsid w:val="00D542A7"/>
    <w:rsid w:val="00D559F1"/>
    <w:rsid w:val="00D56738"/>
    <w:rsid w:val="00D5675D"/>
    <w:rsid w:val="00D5696F"/>
    <w:rsid w:val="00D575B5"/>
    <w:rsid w:val="00D57756"/>
    <w:rsid w:val="00D600E9"/>
    <w:rsid w:val="00D60180"/>
    <w:rsid w:val="00D601CA"/>
    <w:rsid w:val="00D601E8"/>
    <w:rsid w:val="00D60665"/>
    <w:rsid w:val="00D60683"/>
    <w:rsid w:val="00D60C94"/>
    <w:rsid w:val="00D60FCB"/>
    <w:rsid w:val="00D6148C"/>
    <w:rsid w:val="00D61516"/>
    <w:rsid w:val="00D621C6"/>
    <w:rsid w:val="00D63486"/>
    <w:rsid w:val="00D645EF"/>
    <w:rsid w:val="00D64F44"/>
    <w:rsid w:val="00D6558A"/>
    <w:rsid w:val="00D65F6A"/>
    <w:rsid w:val="00D6621A"/>
    <w:rsid w:val="00D6674C"/>
    <w:rsid w:val="00D669CD"/>
    <w:rsid w:val="00D67008"/>
    <w:rsid w:val="00D6702A"/>
    <w:rsid w:val="00D670B6"/>
    <w:rsid w:val="00D67810"/>
    <w:rsid w:val="00D70C34"/>
    <w:rsid w:val="00D712A4"/>
    <w:rsid w:val="00D71470"/>
    <w:rsid w:val="00D7167F"/>
    <w:rsid w:val="00D71A16"/>
    <w:rsid w:val="00D72755"/>
    <w:rsid w:val="00D72765"/>
    <w:rsid w:val="00D72E3C"/>
    <w:rsid w:val="00D736CD"/>
    <w:rsid w:val="00D73D3C"/>
    <w:rsid w:val="00D74E99"/>
    <w:rsid w:val="00D74F26"/>
    <w:rsid w:val="00D75F62"/>
    <w:rsid w:val="00D7624E"/>
    <w:rsid w:val="00D76349"/>
    <w:rsid w:val="00D7655B"/>
    <w:rsid w:val="00D766AC"/>
    <w:rsid w:val="00D76B84"/>
    <w:rsid w:val="00D77145"/>
    <w:rsid w:val="00D77261"/>
    <w:rsid w:val="00D775F0"/>
    <w:rsid w:val="00D77632"/>
    <w:rsid w:val="00D7771A"/>
    <w:rsid w:val="00D77998"/>
    <w:rsid w:val="00D77B14"/>
    <w:rsid w:val="00D77E2C"/>
    <w:rsid w:val="00D801ED"/>
    <w:rsid w:val="00D8056B"/>
    <w:rsid w:val="00D80ABB"/>
    <w:rsid w:val="00D80ED4"/>
    <w:rsid w:val="00D815E0"/>
    <w:rsid w:val="00D81668"/>
    <w:rsid w:val="00D8175D"/>
    <w:rsid w:val="00D81CD1"/>
    <w:rsid w:val="00D8314E"/>
    <w:rsid w:val="00D8349D"/>
    <w:rsid w:val="00D8364C"/>
    <w:rsid w:val="00D83693"/>
    <w:rsid w:val="00D837F6"/>
    <w:rsid w:val="00D83E52"/>
    <w:rsid w:val="00D843B7"/>
    <w:rsid w:val="00D843FF"/>
    <w:rsid w:val="00D8499E"/>
    <w:rsid w:val="00D849EE"/>
    <w:rsid w:val="00D84DEC"/>
    <w:rsid w:val="00D8505F"/>
    <w:rsid w:val="00D854CC"/>
    <w:rsid w:val="00D85F58"/>
    <w:rsid w:val="00D86337"/>
    <w:rsid w:val="00D906BB"/>
    <w:rsid w:val="00D90C79"/>
    <w:rsid w:val="00D90C87"/>
    <w:rsid w:val="00D90D22"/>
    <w:rsid w:val="00D90D6E"/>
    <w:rsid w:val="00D90E15"/>
    <w:rsid w:val="00D913CA"/>
    <w:rsid w:val="00D91733"/>
    <w:rsid w:val="00D91DE7"/>
    <w:rsid w:val="00D91FCE"/>
    <w:rsid w:val="00D92684"/>
    <w:rsid w:val="00D92EFC"/>
    <w:rsid w:val="00D93546"/>
    <w:rsid w:val="00D9418C"/>
    <w:rsid w:val="00D941B5"/>
    <w:rsid w:val="00D948CA"/>
    <w:rsid w:val="00D94D9E"/>
    <w:rsid w:val="00D94E16"/>
    <w:rsid w:val="00D96AF0"/>
    <w:rsid w:val="00D96B90"/>
    <w:rsid w:val="00D96C97"/>
    <w:rsid w:val="00D970FF"/>
    <w:rsid w:val="00D97509"/>
    <w:rsid w:val="00D9764C"/>
    <w:rsid w:val="00D97C75"/>
    <w:rsid w:val="00D97CFB"/>
    <w:rsid w:val="00DA011C"/>
    <w:rsid w:val="00DA0B54"/>
    <w:rsid w:val="00DA0D64"/>
    <w:rsid w:val="00DA1082"/>
    <w:rsid w:val="00DA160E"/>
    <w:rsid w:val="00DA182B"/>
    <w:rsid w:val="00DA1B67"/>
    <w:rsid w:val="00DA1C83"/>
    <w:rsid w:val="00DA1F51"/>
    <w:rsid w:val="00DA2065"/>
    <w:rsid w:val="00DA22AF"/>
    <w:rsid w:val="00DA2924"/>
    <w:rsid w:val="00DA29AE"/>
    <w:rsid w:val="00DA2B4A"/>
    <w:rsid w:val="00DA38A0"/>
    <w:rsid w:val="00DA4415"/>
    <w:rsid w:val="00DA45BF"/>
    <w:rsid w:val="00DA54D8"/>
    <w:rsid w:val="00DA577B"/>
    <w:rsid w:val="00DA5A49"/>
    <w:rsid w:val="00DA5DAE"/>
    <w:rsid w:val="00DA61D3"/>
    <w:rsid w:val="00DA6C9E"/>
    <w:rsid w:val="00DA6DF5"/>
    <w:rsid w:val="00DA74FB"/>
    <w:rsid w:val="00DA7B10"/>
    <w:rsid w:val="00DA7E57"/>
    <w:rsid w:val="00DB007A"/>
    <w:rsid w:val="00DB0C6F"/>
    <w:rsid w:val="00DB15D7"/>
    <w:rsid w:val="00DB18EB"/>
    <w:rsid w:val="00DB21FE"/>
    <w:rsid w:val="00DB29B0"/>
    <w:rsid w:val="00DB2A88"/>
    <w:rsid w:val="00DB2E8F"/>
    <w:rsid w:val="00DB3086"/>
    <w:rsid w:val="00DB3268"/>
    <w:rsid w:val="00DB555D"/>
    <w:rsid w:val="00DB5DA0"/>
    <w:rsid w:val="00DB6690"/>
    <w:rsid w:val="00DB709A"/>
    <w:rsid w:val="00DB783A"/>
    <w:rsid w:val="00DC023D"/>
    <w:rsid w:val="00DC080C"/>
    <w:rsid w:val="00DC08B9"/>
    <w:rsid w:val="00DC0E41"/>
    <w:rsid w:val="00DC0ED2"/>
    <w:rsid w:val="00DC1BB2"/>
    <w:rsid w:val="00DC25BB"/>
    <w:rsid w:val="00DC2860"/>
    <w:rsid w:val="00DC2919"/>
    <w:rsid w:val="00DC34F2"/>
    <w:rsid w:val="00DC35BD"/>
    <w:rsid w:val="00DC36F1"/>
    <w:rsid w:val="00DC43BA"/>
    <w:rsid w:val="00DC43DD"/>
    <w:rsid w:val="00DC453D"/>
    <w:rsid w:val="00DC454C"/>
    <w:rsid w:val="00DC4CEF"/>
    <w:rsid w:val="00DC4F51"/>
    <w:rsid w:val="00DC580A"/>
    <w:rsid w:val="00DC5CDD"/>
    <w:rsid w:val="00DC5F73"/>
    <w:rsid w:val="00DC6AC2"/>
    <w:rsid w:val="00DC75DE"/>
    <w:rsid w:val="00DC7715"/>
    <w:rsid w:val="00DD002B"/>
    <w:rsid w:val="00DD00C5"/>
    <w:rsid w:val="00DD07D0"/>
    <w:rsid w:val="00DD0829"/>
    <w:rsid w:val="00DD154E"/>
    <w:rsid w:val="00DD18B9"/>
    <w:rsid w:val="00DD1C1F"/>
    <w:rsid w:val="00DD1D19"/>
    <w:rsid w:val="00DD2751"/>
    <w:rsid w:val="00DD320D"/>
    <w:rsid w:val="00DD38BF"/>
    <w:rsid w:val="00DD4415"/>
    <w:rsid w:val="00DD4ACA"/>
    <w:rsid w:val="00DD4CDF"/>
    <w:rsid w:val="00DD58AC"/>
    <w:rsid w:val="00DD595A"/>
    <w:rsid w:val="00DD5DF2"/>
    <w:rsid w:val="00DD5F4C"/>
    <w:rsid w:val="00DD5FA6"/>
    <w:rsid w:val="00DD5FF2"/>
    <w:rsid w:val="00DD6A60"/>
    <w:rsid w:val="00DD6C8E"/>
    <w:rsid w:val="00DD6D63"/>
    <w:rsid w:val="00DD6EC4"/>
    <w:rsid w:val="00DD74D8"/>
    <w:rsid w:val="00DD7758"/>
    <w:rsid w:val="00DD7A7E"/>
    <w:rsid w:val="00DD7A9B"/>
    <w:rsid w:val="00DE0325"/>
    <w:rsid w:val="00DE071D"/>
    <w:rsid w:val="00DE11D7"/>
    <w:rsid w:val="00DE1282"/>
    <w:rsid w:val="00DE15F7"/>
    <w:rsid w:val="00DE188B"/>
    <w:rsid w:val="00DE1A42"/>
    <w:rsid w:val="00DE207C"/>
    <w:rsid w:val="00DE2310"/>
    <w:rsid w:val="00DE2E03"/>
    <w:rsid w:val="00DE373D"/>
    <w:rsid w:val="00DE3A1D"/>
    <w:rsid w:val="00DE4D0E"/>
    <w:rsid w:val="00DE5640"/>
    <w:rsid w:val="00DE5B7A"/>
    <w:rsid w:val="00DE5CFD"/>
    <w:rsid w:val="00DE62E4"/>
    <w:rsid w:val="00DE6522"/>
    <w:rsid w:val="00DE6A5D"/>
    <w:rsid w:val="00DE7063"/>
    <w:rsid w:val="00DE712B"/>
    <w:rsid w:val="00DE7B51"/>
    <w:rsid w:val="00DE7ED9"/>
    <w:rsid w:val="00DF0123"/>
    <w:rsid w:val="00DF035F"/>
    <w:rsid w:val="00DF0D2B"/>
    <w:rsid w:val="00DF0E6A"/>
    <w:rsid w:val="00DF108D"/>
    <w:rsid w:val="00DF1785"/>
    <w:rsid w:val="00DF19E1"/>
    <w:rsid w:val="00DF1A5C"/>
    <w:rsid w:val="00DF1D9D"/>
    <w:rsid w:val="00DF1E85"/>
    <w:rsid w:val="00DF20A5"/>
    <w:rsid w:val="00DF243F"/>
    <w:rsid w:val="00DF259B"/>
    <w:rsid w:val="00DF29C4"/>
    <w:rsid w:val="00DF318F"/>
    <w:rsid w:val="00DF354C"/>
    <w:rsid w:val="00DF388E"/>
    <w:rsid w:val="00DF3983"/>
    <w:rsid w:val="00DF445F"/>
    <w:rsid w:val="00DF4524"/>
    <w:rsid w:val="00DF47F6"/>
    <w:rsid w:val="00DF66CE"/>
    <w:rsid w:val="00DF676C"/>
    <w:rsid w:val="00DF6813"/>
    <w:rsid w:val="00DF69D7"/>
    <w:rsid w:val="00DF6E5C"/>
    <w:rsid w:val="00DF7B5E"/>
    <w:rsid w:val="00E001E7"/>
    <w:rsid w:val="00E00A2C"/>
    <w:rsid w:val="00E00AE1"/>
    <w:rsid w:val="00E010AC"/>
    <w:rsid w:val="00E014D4"/>
    <w:rsid w:val="00E01CC5"/>
    <w:rsid w:val="00E01CFA"/>
    <w:rsid w:val="00E024CF"/>
    <w:rsid w:val="00E03F61"/>
    <w:rsid w:val="00E04F61"/>
    <w:rsid w:val="00E054C4"/>
    <w:rsid w:val="00E05684"/>
    <w:rsid w:val="00E05B02"/>
    <w:rsid w:val="00E05EE8"/>
    <w:rsid w:val="00E05F4F"/>
    <w:rsid w:val="00E06598"/>
    <w:rsid w:val="00E06804"/>
    <w:rsid w:val="00E069C3"/>
    <w:rsid w:val="00E06A39"/>
    <w:rsid w:val="00E07D80"/>
    <w:rsid w:val="00E10B42"/>
    <w:rsid w:val="00E11016"/>
    <w:rsid w:val="00E11075"/>
    <w:rsid w:val="00E110C5"/>
    <w:rsid w:val="00E11364"/>
    <w:rsid w:val="00E11483"/>
    <w:rsid w:val="00E11555"/>
    <w:rsid w:val="00E11560"/>
    <w:rsid w:val="00E12DE7"/>
    <w:rsid w:val="00E12F5A"/>
    <w:rsid w:val="00E134C9"/>
    <w:rsid w:val="00E13E5C"/>
    <w:rsid w:val="00E13FC9"/>
    <w:rsid w:val="00E14248"/>
    <w:rsid w:val="00E1435B"/>
    <w:rsid w:val="00E14627"/>
    <w:rsid w:val="00E14DDE"/>
    <w:rsid w:val="00E14F42"/>
    <w:rsid w:val="00E15400"/>
    <w:rsid w:val="00E1556B"/>
    <w:rsid w:val="00E16698"/>
    <w:rsid w:val="00E16CAC"/>
    <w:rsid w:val="00E16DA5"/>
    <w:rsid w:val="00E1748F"/>
    <w:rsid w:val="00E17C9D"/>
    <w:rsid w:val="00E17D20"/>
    <w:rsid w:val="00E20C2D"/>
    <w:rsid w:val="00E20EC7"/>
    <w:rsid w:val="00E21018"/>
    <w:rsid w:val="00E2105E"/>
    <w:rsid w:val="00E22BF3"/>
    <w:rsid w:val="00E22D7B"/>
    <w:rsid w:val="00E23CBD"/>
    <w:rsid w:val="00E23D99"/>
    <w:rsid w:val="00E23F33"/>
    <w:rsid w:val="00E24745"/>
    <w:rsid w:val="00E248D7"/>
    <w:rsid w:val="00E24FFF"/>
    <w:rsid w:val="00E26280"/>
    <w:rsid w:val="00E26566"/>
    <w:rsid w:val="00E26E08"/>
    <w:rsid w:val="00E26EF9"/>
    <w:rsid w:val="00E2788E"/>
    <w:rsid w:val="00E27CA6"/>
    <w:rsid w:val="00E27DDB"/>
    <w:rsid w:val="00E27EE0"/>
    <w:rsid w:val="00E30C89"/>
    <w:rsid w:val="00E30CF8"/>
    <w:rsid w:val="00E3244A"/>
    <w:rsid w:val="00E328F3"/>
    <w:rsid w:val="00E32AEF"/>
    <w:rsid w:val="00E330CF"/>
    <w:rsid w:val="00E3368F"/>
    <w:rsid w:val="00E338FA"/>
    <w:rsid w:val="00E340CB"/>
    <w:rsid w:val="00E34B0D"/>
    <w:rsid w:val="00E34DA0"/>
    <w:rsid w:val="00E353B2"/>
    <w:rsid w:val="00E35435"/>
    <w:rsid w:val="00E35AC8"/>
    <w:rsid w:val="00E35B78"/>
    <w:rsid w:val="00E36B06"/>
    <w:rsid w:val="00E36B21"/>
    <w:rsid w:val="00E36F8A"/>
    <w:rsid w:val="00E37967"/>
    <w:rsid w:val="00E40E01"/>
    <w:rsid w:val="00E41206"/>
    <w:rsid w:val="00E41E62"/>
    <w:rsid w:val="00E4286B"/>
    <w:rsid w:val="00E42CE9"/>
    <w:rsid w:val="00E4326C"/>
    <w:rsid w:val="00E434F3"/>
    <w:rsid w:val="00E439B5"/>
    <w:rsid w:val="00E43B66"/>
    <w:rsid w:val="00E43E34"/>
    <w:rsid w:val="00E4475E"/>
    <w:rsid w:val="00E467C7"/>
    <w:rsid w:val="00E46A4E"/>
    <w:rsid w:val="00E470BE"/>
    <w:rsid w:val="00E47B2A"/>
    <w:rsid w:val="00E50079"/>
    <w:rsid w:val="00E503AD"/>
    <w:rsid w:val="00E503E4"/>
    <w:rsid w:val="00E5047C"/>
    <w:rsid w:val="00E5050A"/>
    <w:rsid w:val="00E50676"/>
    <w:rsid w:val="00E507C1"/>
    <w:rsid w:val="00E50A78"/>
    <w:rsid w:val="00E50DEB"/>
    <w:rsid w:val="00E50F9E"/>
    <w:rsid w:val="00E5158E"/>
    <w:rsid w:val="00E51A78"/>
    <w:rsid w:val="00E523A6"/>
    <w:rsid w:val="00E52A1C"/>
    <w:rsid w:val="00E52CC8"/>
    <w:rsid w:val="00E53743"/>
    <w:rsid w:val="00E53B0F"/>
    <w:rsid w:val="00E54318"/>
    <w:rsid w:val="00E54322"/>
    <w:rsid w:val="00E5445D"/>
    <w:rsid w:val="00E54EF4"/>
    <w:rsid w:val="00E54F51"/>
    <w:rsid w:val="00E553E6"/>
    <w:rsid w:val="00E5572E"/>
    <w:rsid w:val="00E55801"/>
    <w:rsid w:val="00E56765"/>
    <w:rsid w:val="00E56B01"/>
    <w:rsid w:val="00E56BF1"/>
    <w:rsid w:val="00E56CF7"/>
    <w:rsid w:val="00E5730E"/>
    <w:rsid w:val="00E5756A"/>
    <w:rsid w:val="00E57B50"/>
    <w:rsid w:val="00E57BC5"/>
    <w:rsid w:val="00E57CF9"/>
    <w:rsid w:val="00E605A8"/>
    <w:rsid w:val="00E6096B"/>
    <w:rsid w:val="00E60AE4"/>
    <w:rsid w:val="00E61EB5"/>
    <w:rsid w:val="00E61F55"/>
    <w:rsid w:val="00E62A8F"/>
    <w:rsid w:val="00E63B4F"/>
    <w:rsid w:val="00E63BE6"/>
    <w:rsid w:val="00E646C2"/>
    <w:rsid w:val="00E64715"/>
    <w:rsid w:val="00E65017"/>
    <w:rsid w:val="00E655B9"/>
    <w:rsid w:val="00E657FC"/>
    <w:rsid w:val="00E65A74"/>
    <w:rsid w:val="00E65ED1"/>
    <w:rsid w:val="00E66841"/>
    <w:rsid w:val="00E66E47"/>
    <w:rsid w:val="00E674EE"/>
    <w:rsid w:val="00E67C0C"/>
    <w:rsid w:val="00E7137C"/>
    <w:rsid w:val="00E71B24"/>
    <w:rsid w:val="00E71E7F"/>
    <w:rsid w:val="00E721A9"/>
    <w:rsid w:val="00E7256A"/>
    <w:rsid w:val="00E725AB"/>
    <w:rsid w:val="00E730BA"/>
    <w:rsid w:val="00E73398"/>
    <w:rsid w:val="00E737BD"/>
    <w:rsid w:val="00E7403D"/>
    <w:rsid w:val="00E743F1"/>
    <w:rsid w:val="00E7446A"/>
    <w:rsid w:val="00E7484F"/>
    <w:rsid w:val="00E74FA6"/>
    <w:rsid w:val="00E7504D"/>
    <w:rsid w:val="00E75321"/>
    <w:rsid w:val="00E76D10"/>
    <w:rsid w:val="00E76E6C"/>
    <w:rsid w:val="00E76F43"/>
    <w:rsid w:val="00E773DA"/>
    <w:rsid w:val="00E773FA"/>
    <w:rsid w:val="00E80859"/>
    <w:rsid w:val="00E8089A"/>
    <w:rsid w:val="00E809BA"/>
    <w:rsid w:val="00E80B66"/>
    <w:rsid w:val="00E80DD8"/>
    <w:rsid w:val="00E813B1"/>
    <w:rsid w:val="00E81D8C"/>
    <w:rsid w:val="00E81F3E"/>
    <w:rsid w:val="00E81FB7"/>
    <w:rsid w:val="00E82630"/>
    <w:rsid w:val="00E828DE"/>
    <w:rsid w:val="00E82BF5"/>
    <w:rsid w:val="00E82C5D"/>
    <w:rsid w:val="00E83411"/>
    <w:rsid w:val="00E83AB1"/>
    <w:rsid w:val="00E83AF2"/>
    <w:rsid w:val="00E83DF4"/>
    <w:rsid w:val="00E83E1F"/>
    <w:rsid w:val="00E83E55"/>
    <w:rsid w:val="00E843B8"/>
    <w:rsid w:val="00E846D9"/>
    <w:rsid w:val="00E84F86"/>
    <w:rsid w:val="00E86094"/>
    <w:rsid w:val="00E864CF"/>
    <w:rsid w:val="00E86E06"/>
    <w:rsid w:val="00E871BA"/>
    <w:rsid w:val="00E879F9"/>
    <w:rsid w:val="00E87F16"/>
    <w:rsid w:val="00E90630"/>
    <w:rsid w:val="00E90951"/>
    <w:rsid w:val="00E914BD"/>
    <w:rsid w:val="00E91F15"/>
    <w:rsid w:val="00E92AA6"/>
    <w:rsid w:val="00E92D7A"/>
    <w:rsid w:val="00E92E72"/>
    <w:rsid w:val="00E93429"/>
    <w:rsid w:val="00E93768"/>
    <w:rsid w:val="00E94238"/>
    <w:rsid w:val="00E94FBE"/>
    <w:rsid w:val="00E9537B"/>
    <w:rsid w:val="00E95509"/>
    <w:rsid w:val="00E9583D"/>
    <w:rsid w:val="00E96337"/>
    <w:rsid w:val="00E96724"/>
    <w:rsid w:val="00E96952"/>
    <w:rsid w:val="00E97468"/>
    <w:rsid w:val="00E97E2A"/>
    <w:rsid w:val="00EA1393"/>
    <w:rsid w:val="00EA1896"/>
    <w:rsid w:val="00EA1BBA"/>
    <w:rsid w:val="00EA22B6"/>
    <w:rsid w:val="00EA28AB"/>
    <w:rsid w:val="00EA353F"/>
    <w:rsid w:val="00EA3CB0"/>
    <w:rsid w:val="00EA5C4B"/>
    <w:rsid w:val="00EA5D32"/>
    <w:rsid w:val="00EA5D8D"/>
    <w:rsid w:val="00EA5FA4"/>
    <w:rsid w:val="00EA61B7"/>
    <w:rsid w:val="00EA639C"/>
    <w:rsid w:val="00EA63A4"/>
    <w:rsid w:val="00EA69D5"/>
    <w:rsid w:val="00EA6BE4"/>
    <w:rsid w:val="00EA7658"/>
    <w:rsid w:val="00EA77B7"/>
    <w:rsid w:val="00EA7E4B"/>
    <w:rsid w:val="00EB03FB"/>
    <w:rsid w:val="00EB0679"/>
    <w:rsid w:val="00EB0C25"/>
    <w:rsid w:val="00EB0D27"/>
    <w:rsid w:val="00EB0E02"/>
    <w:rsid w:val="00EB1856"/>
    <w:rsid w:val="00EB1AA6"/>
    <w:rsid w:val="00EB1EE3"/>
    <w:rsid w:val="00EB2092"/>
    <w:rsid w:val="00EB22C8"/>
    <w:rsid w:val="00EB2769"/>
    <w:rsid w:val="00EB5D05"/>
    <w:rsid w:val="00EB5DB6"/>
    <w:rsid w:val="00EB63D3"/>
    <w:rsid w:val="00EB6426"/>
    <w:rsid w:val="00EB6927"/>
    <w:rsid w:val="00EB6965"/>
    <w:rsid w:val="00EB6A1F"/>
    <w:rsid w:val="00EB6F11"/>
    <w:rsid w:val="00EC11F8"/>
    <w:rsid w:val="00EC1348"/>
    <w:rsid w:val="00EC17A2"/>
    <w:rsid w:val="00EC19C9"/>
    <w:rsid w:val="00EC1A11"/>
    <w:rsid w:val="00EC28A6"/>
    <w:rsid w:val="00EC2C3C"/>
    <w:rsid w:val="00EC2CBD"/>
    <w:rsid w:val="00EC32C5"/>
    <w:rsid w:val="00EC340A"/>
    <w:rsid w:val="00EC35E2"/>
    <w:rsid w:val="00EC3E20"/>
    <w:rsid w:val="00EC4F89"/>
    <w:rsid w:val="00EC50B2"/>
    <w:rsid w:val="00EC537F"/>
    <w:rsid w:val="00EC54BA"/>
    <w:rsid w:val="00EC6370"/>
    <w:rsid w:val="00EC637A"/>
    <w:rsid w:val="00EC69CE"/>
    <w:rsid w:val="00EC6C3E"/>
    <w:rsid w:val="00EC6C42"/>
    <w:rsid w:val="00EC70F8"/>
    <w:rsid w:val="00EC775D"/>
    <w:rsid w:val="00ED086E"/>
    <w:rsid w:val="00ED0948"/>
    <w:rsid w:val="00ED096B"/>
    <w:rsid w:val="00ED0A57"/>
    <w:rsid w:val="00ED0ACE"/>
    <w:rsid w:val="00ED11AA"/>
    <w:rsid w:val="00ED12C3"/>
    <w:rsid w:val="00ED182F"/>
    <w:rsid w:val="00ED18F9"/>
    <w:rsid w:val="00ED1EA9"/>
    <w:rsid w:val="00ED262E"/>
    <w:rsid w:val="00ED2B41"/>
    <w:rsid w:val="00ED2F2B"/>
    <w:rsid w:val="00ED352C"/>
    <w:rsid w:val="00ED357D"/>
    <w:rsid w:val="00ED3C1B"/>
    <w:rsid w:val="00ED3C95"/>
    <w:rsid w:val="00ED3D1E"/>
    <w:rsid w:val="00ED435E"/>
    <w:rsid w:val="00ED4A09"/>
    <w:rsid w:val="00ED4A45"/>
    <w:rsid w:val="00ED4AA0"/>
    <w:rsid w:val="00ED504B"/>
    <w:rsid w:val="00ED514F"/>
    <w:rsid w:val="00ED5376"/>
    <w:rsid w:val="00ED63A3"/>
    <w:rsid w:val="00ED67B7"/>
    <w:rsid w:val="00ED7615"/>
    <w:rsid w:val="00ED7780"/>
    <w:rsid w:val="00ED7AFE"/>
    <w:rsid w:val="00ED7F26"/>
    <w:rsid w:val="00EE0050"/>
    <w:rsid w:val="00EE02B0"/>
    <w:rsid w:val="00EE0AF5"/>
    <w:rsid w:val="00EE13D4"/>
    <w:rsid w:val="00EE14B6"/>
    <w:rsid w:val="00EE170A"/>
    <w:rsid w:val="00EE1FAD"/>
    <w:rsid w:val="00EE21EC"/>
    <w:rsid w:val="00EE26C4"/>
    <w:rsid w:val="00EE26CF"/>
    <w:rsid w:val="00EE2ED4"/>
    <w:rsid w:val="00EE312C"/>
    <w:rsid w:val="00EE3518"/>
    <w:rsid w:val="00EE404B"/>
    <w:rsid w:val="00EE500E"/>
    <w:rsid w:val="00EE589A"/>
    <w:rsid w:val="00EE5B32"/>
    <w:rsid w:val="00EE5C36"/>
    <w:rsid w:val="00EE5D9F"/>
    <w:rsid w:val="00EE69AA"/>
    <w:rsid w:val="00EE6B9F"/>
    <w:rsid w:val="00EE73D7"/>
    <w:rsid w:val="00EE77DE"/>
    <w:rsid w:val="00EE78E3"/>
    <w:rsid w:val="00EE7913"/>
    <w:rsid w:val="00EF0163"/>
    <w:rsid w:val="00EF0A71"/>
    <w:rsid w:val="00EF0F24"/>
    <w:rsid w:val="00EF1A56"/>
    <w:rsid w:val="00EF2176"/>
    <w:rsid w:val="00EF2371"/>
    <w:rsid w:val="00EF2C4D"/>
    <w:rsid w:val="00EF35AB"/>
    <w:rsid w:val="00EF3ADE"/>
    <w:rsid w:val="00EF40A9"/>
    <w:rsid w:val="00EF492E"/>
    <w:rsid w:val="00EF4F2A"/>
    <w:rsid w:val="00EF55D0"/>
    <w:rsid w:val="00EF586F"/>
    <w:rsid w:val="00EF587C"/>
    <w:rsid w:val="00EF5896"/>
    <w:rsid w:val="00EF5A42"/>
    <w:rsid w:val="00EF5BB4"/>
    <w:rsid w:val="00EF5CD1"/>
    <w:rsid w:val="00EF63AD"/>
    <w:rsid w:val="00EF66BB"/>
    <w:rsid w:val="00EF6D7C"/>
    <w:rsid w:val="00F00324"/>
    <w:rsid w:val="00F0036E"/>
    <w:rsid w:val="00F00527"/>
    <w:rsid w:val="00F00950"/>
    <w:rsid w:val="00F00A17"/>
    <w:rsid w:val="00F00AF5"/>
    <w:rsid w:val="00F00BB8"/>
    <w:rsid w:val="00F0110E"/>
    <w:rsid w:val="00F01619"/>
    <w:rsid w:val="00F0163E"/>
    <w:rsid w:val="00F01735"/>
    <w:rsid w:val="00F01A1B"/>
    <w:rsid w:val="00F01E6D"/>
    <w:rsid w:val="00F01F3B"/>
    <w:rsid w:val="00F0252B"/>
    <w:rsid w:val="00F02967"/>
    <w:rsid w:val="00F02DCE"/>
    <w:rsid w:val="00F042B7"/>
    <w:rsid w:val="00F0436D"/>
    <w:rsid w:val="00F04929"/>
    <w:rsid w:val="00F04A84"/>
    <w:rsid w:val="00F05CC0"/>
    <w:rsid w:val="00F060C3"/>
    <w:rsid w:val="00F06386"/>
    <w:rsid w:val="00F06F42"/>
    <w:rsid w:val="00F1004D"/>
    <w:rsid w:val="00F10212"/>
    <w:rsid w:val="00F102FD"/>
    <w:rsid w:val="00F10799"/>
    <w:rsid w:val="00F109BA"/>
    <w:rsid w:val="00F10DFD"/>
    <w:rsid w:val="00F11451"/>
    <w:rsid w:val="00F119D3"/>
    <w:rsid w:val="00F11A70"/>
    <w:rsid w:val="00F11DB2"/>
    <w:rsid w:val="00F11F2E"/>
    <w:rsid w:val="00F12090"/>
    <w:rsid w:val="00F12716"/>
    <w:rsid w:val="00F1276D"/>
    <w:rsid w:val="00F12AFC"/>
    <w:rsid w:val="00F12F4C"/>
    <w:rsid w:val="00F1359E"/>
    <w:rsid w:val="00F14101"/>
    <w:rsid w:val="00F14557"/>
    <w:rsid w:val="00F14844"/>
    <w:rsid w:val="00F15588"/>
    <w:rsid w:val="00F1586A"/>
    <w:rsid w:val="00F15BCD"/>
    <w:rsid w:val="00F15D4C"/>
    <w:rsid w:val="00F16029"/>
    <w:rsid w:val="00F17253"/>
    <w:rsid w:val="00F17777"/>
    <w:rsid w:val="00F17830"/>
    <w:rsid w:val="00F17980"/>
    <w:rsid w:val="00F17AD8"/>
    <w:rsid w:val="00F2034A"/>
    <w:rsid w:val="00F21DAC"/>
    <w:rsid w:val="00F21ED4"/>
    <w:rsid w:val="00F2282D"/>
    <w:rsid w:val="00F22939"/>
    <w:rsid w:val="00F22D70"/>
    <w:rsid w:val="00F2313D"/>
    <w:rsid w:val="00F23618"/>
    <w:rsid w:val="00F241F1"/>
    <w:rsid w:val="00F24605"/>
    <w:rsid w:val="00F246A9"/>
    <w:rsid w:val="00F2480E"/>
    <w:rsid w:val="00F24A7D"/>
    <w:rsid w:val="00F25B1A"/>
    <w:rsid w:val="00F25CA2"/>
    <w:rsid w:val="00F26003"/>
    <w:rsid w:val="00F267E8"/>
    <w:rsid w:val="00F26BFE"/>
    <w:rsid w:val="00F26CF7"/>
    <w:rsid w:val="00F2707C"/>
    <w:rsid w:val="00F27E49"/>
    <w:rsid w:val="00F30098"/>
    <w:rsid w:val="00F301A0"/>
    <w:rsid w:val="00F3037E"/>
    <w:rsid w:val="00F309CC"/>
    <w:rsid w:val="00F30A75"/>
    <w:rsid w:val="00F31263"/>
    <w:rsid w:val="00F31BC3"/>
    <w:rsid w:val="00F31D8F"/>
    <w:rsid w:val="00F32104"/>
    <w:rsid w:val="00F32685"/>
    <w:rsid w:val="00F326F9"/>
    <w:rsid w:val="00F32726"/>
    <w:rsid w:val="00F32F63"/>
    <w:rsid w:val="00F3353B"/>
    <w:rsid w:val="00F33B39"/>
    <w:rsid w:val="00F33D18"/>
    <w:rsid w:val="00F35203"/>
    <w:rsid w:val="00F3531D"/>
    <w:rsid w:val="00F3568E"/>
    <w:rsid w:val="00F35CF3"/>
    <w:rsid w:val="00F3606A"/>
    <w:rsid w:val="00F3650B"/>
    <w:rsid w:val="00F36B68"/>
    <w:rsid w:val="00F36CBA"/>
    <w:rsid w:val="00F36EF3"/>
    <w:rsid w:val="00F40633"/>
    <w:rsid w:val="00F40D91"/>
    <w:rsid w:val="00F411D5"/>
    <w:rsid w:val="00F4145D"/>
    <w:rsid w:val="00F41474"/>
    <w:rsid w:val="00F414E8"/>
    <w:rsid w:val="00F416E5"/>
    <w:rsid w:val="00F4174B"/>
    <w:rsid w:val="00F41F4A"/>
    <w:rsid w:val="00F4226A"/>
    <w:rsid w:val="00F422C0"/>
    <w:rsid w:val="00F42C4E"/>
    <w:rsid w:val="00F42F8F"/>
    <w:rsid w:val="00F43A9E"/>
    <w:rsid w:val="00F44516"/>
    <w:rsid w:val="00F44567"/>
    <w:rsid w:val="00F447BC"/>
    <w:rsid w:val="00F45016"/>
    <w:rsid w:val="00F4523F"/>
    <w:rsid w:val="00F45F12"/>
    <w:rsid w:val="00F46959"/>
    <w:rsid w:val="00F46AD1"/>
    <w:rsid w:val="00F470B6"/>
    <w:rsid w:val="00F4735C"/>
    <w:rsid w:val="00F47F2B"/>
    <w:rsid w:val="00F50A14"/>
    <w:rsid w:val="00F5109E"/>
    <w:rsid w:val="00F5225E"/>
    <w:rsid w:val="00F52B78"/>
    <w:rsid w:val="00F53429"/>
    <w:rsid w:val="00F53812"/>
    <w:rsid w:val="00F53DA5"/>
    <w:rsid w:val="00F54056"/>
    <w:rsid w:val="00F5456D"/>
    <w:rsid w:val="00F54A3F"/>
    <w:rsid w:val="00F54AA1"/>
    <w:rsid w:val="00F54BA8"/>
    <w:rsid w:val="00F54C33"/>
    <w:rsid w:val="00F5579B"/>
    <w:rsid w:val="00F55C8B"/>
    <w:rsid w:val="00F56594"/>
    <w:rsid w:val="00F56881"/>
    <w:rsid w:val="00F56930"/>
    <w:rsid w:val="00F56AA0"/>
    <w:rsid w:val="00F56C0A"/>
    <w:rsid w:val="00F56E61"/>
    <w:rsid w:val="00F56F2E"/>
    <w:rsid w:val="00F60AE7"/>
    <w:rsid w:val="00F60F9B"/>
    <w:rsid w:val="00F61130"/>
    <w:rsid w:val="00F61196"/>
    <w:rsid w:val="00F614E7"/>
    <w:rsid w:val="00F6172E"/>
    <w:rsid w:val="00F62BB8"/>
    <w:rsid w:val="00F62BF8"/>
    <w:rsid w:val="00F630B2"/>
    <w:rsid w:val="00F631A3"/>
    <w:rsid w:val="00F63A5B"/>
    <w:rsid w:val="00F63AFB"/>
    <w:rsid w:val="00F6427A"/>
    <w:rsid w:val="00F644E4"/>
    <w:rsid w:val="00F65152"/>
    <w:rsid w:val="00F65246"/>
    <w:rsid w:val="00F653C6"/>
    <w:rsid w:val="00F65A26"/>
    <w:rsid w:val="00F660FB"/>
    <w:rsid w:val="00F662A9"/>
    <w:rsid w:val="00F6632A"/>
    <w:rsid w:val="00F66B10"/>
    <w:rsid w:val="00F66EE0"/>
    <w:rsid w:val="00F676A6"/>
    <w:rsid w:val="00F67B2F"/>
    <w:rsid w:val="00F67D74"/>
    <w:rsid w:val="00F7091B"/>
    <w:rsid w:val="00F70945"/>
    <w:rsid w:val="00F713B9"/>
    <w:rsid w:val="00F71B84"/>
    <w:rsid w:val="00F71BA5"/>
    <w:rsid w:val="00F71BEE"/>
    <w:rsid w:val="00F71DEF"/>
    <w:rsid w:val="00F72257"/>
    <w:rsid w:val="00F72557"/>
    <w:rsid w:val="00F72EEF"/>
    <w:rsid w:val="00F72FE3"/>
    <w:rsid w:val="00F7301E"/>
    <w:rsid w:val="00F73B27"/>
    <w:rsid w:val="00F74179"/>
    <w:rsid w:val="00F742DB"/>
    <w:rsid w:val="00F756E1"/>
    <w:rsid w:val="00F757DA"/>
    <w:rsid w:val="00F768A6"/>
    <w:rsid w:val="00F76E86"/>
    <w:rsid w:val="00F771A3"/>
    <w:rsid w:val="00F77439"/>
    <w:rsid w:val="00F77DED"/>
    <w:rsid w:val="00F8033F"/>
    <w:rsid w:val="00F80622"/>
    <w:rsid w:val="00F80CF2"/>
    <w:rsid w:val="00F80E63"/>
    <w:rsid w:val="00F811AB"/>
    <w:rsid w:val="00F8136B"/>
    <w:rsid w:val="00F81631"/>
    <w:rsid w:val="00F81743"/>
    <w:rsid w:val="00F81960"/>
    <w:rsid w:val="00F81B24"/>
    <w:rsid w:val="00F81F16"/>
    <w:rsid w:val="00F821B0"/>
    <w:rsid w:val="00F828F3"/>
    <w:rsid w:val="00F82C5C"/>
    <w:rsid w:val="00F8328F"/>
    <w:rsid w:val="00F84749"/>
    <w:rsid w:val="00F84B67"/>
    <w:rsid w:val="00F84ECA"/>
    <w:rsid w:val="00F85519"/>
    <w:rsid w:val="00F859FA"/>
    <w:rsid w:val="00F85CBE"/>
    <w:rsid w:val="00F85F28"/>
    <w:rsid w:val="00F860CF"/>
    <w:rsid w:val="00F8648A"/>
    <w:rsid w:val="00F869BA"/>
    <w:rsid w:val="00F873E1"/>
    <w:rsid w:val="00F87476"/>
    <w:rsid w:val="00F87E2C"/>
    <w:rsid w:val="00F87F29"/>
    <w:rsid w:val="00F9014C"/>
    <w:rsid w:val="00F90326"/>
    <w:rsid w:val="00F91343"/>
    <w:rsid w:val="00F91932"/>
    <w:rsid w:val="00F9233D"/>
    <w:rsid w:val="00F92866"/>
    <w:rsid w:val="00F928A5"/>
    <w:rsid w:val="00F929AF"/>
    <w:rsid w:val="00F92CA3"/>
    <w:rsid w:val="00F935C7"/>
    <w:rsid w:val="00F93B7A"/>
    <w:rsid w:val="00F941FA"/>
    <w:rsid w:val="00F9449B"/>
    <w:rsid w:val="00F945B5"/>
    <w:rsid w:val="00F9486F"/>
    <w:rsid w:val="00F952A7"/>
    <w:rsid w:val="00F9550D"/>
    <w:rsid w:val="00F95D49"/>
    <w:rsid w:val="00F96003"/>
    <w:rsid w:val="00F96B69"/>
    <w:rsid w:val="00F97650"/>
    <w:rsid w:val="00FA03F0"/>
    <w:rsid w:val="00FA04A6"/>
    <w:rsid w:val="00FA0BF7"/>
    <w:rsid w:val="00FA0C12"/>
    <w:rsid w:val="00FA0C38"/>
    <w:rsid w:val="00FA0CC8"/>
    <w:rsid w:val="00FA12A8"/>
    <w:rsid w:val="00FA12FD"/>
    <w:rsid w:val="00FA19C6"/>
    <w:rsid w:val="00FA1BB3"/>
    <w:rsid w:val="00FA1F5D"/>
    <w:rsid w:val="00FA29DC"/>
    <w:rsid w:val="00FA2DF6"/>
    <w:rsid w:val="00FA302C"/>
    <w:rsid w:val="00FA3515"/>
    <w:rsid w:val="00FA3D0A"/>
    <w:rsid w:val="00FA5D0F"/>
    <w:rsid w:val="00FA6651"/>
    <w:rsid w:val="00FA6932"/>
    <w:rsid w:val="00FA69C4"/>
    <w:rsid w:val="00FA6AF5"/>
    <w:rsid w:val="00FA6E7C"/>
    <w:rsid w:val="00FA756B"/>
    <w:rsid w:val="00FB06BB"/>
    <w:rsid w:val="00FB268C"/>
    <w:rsid w:val="00FB3834"/>
    <w:rsid w:val="00FB3853"/>
    <w:rsid w:val="00FB4368"/>
    <w:rsid w:val="00FB43F8"/>
    <w:rsid w:val="00FB4A1F"/>
    <w:rsid w:val="00FB5980"/>
    <w:rsid w:val="00FB5DAD"/>
    <w:rsid w:val="00FB629C"/>
    <w:rsid w:val="00FB65D1"/>
    <w:rsid w:val="00FB7902"/>
    <w:rsid w:val="00FB7B29"/>
    <w:rsid w:val="00FC0E23"/>
    <w:rsid w:val="00FC1463"/>
    <w:rsid w:val="00FC1CAD"/>
    <w:rsid w:val="00FC1E3E"/>
    <w:rsid w:val="00FC20E2"/>
    <w:rsid w:val="00FC3228"/>
    <w:rsid w:val="00FC329F"/>
    <w:rsid w:val="00FC3979"/>
    <w:rsid w:val="00FC3A2C"/>
    <w:rsid w:val="00FC3BB6"/>
    <w:rsid w:val="00FC3C14"/>
    <w:rsid w:val="00FC3ED9"/>
    <w:rsid w:val="00FC4053"/>
    <w:rsid w:val="00FC498E"/>
    <w:rsid w:val="00FC506E"/>
    <w:rsid w:val="00FC5D2C"/>
    <w:rsid w:val="00FC5E10"/>
    <w:rsid w:val="00FC5E38"/>
    <w:rsid w:val="00FC6266"/>
    <w:rsid w:val="00FC68C9"/>
    <w:rsid w:val="00FC68E8"/>
    <w:rsid w:val="00FC7F21"/>
    <w:rsid w:val="00FD0637"/>
    <w:rsid w:val="00FD0C60"/>
    <w:rsid w:val="00FD1123"/>
    <w:rsid w:val="00FD2717"/>
    <w:rsid w:val="00FD32A8"/>
    <w:rsid w:val="00FD32A9"/>
    <w:rsid w:val="00FD3C6C"/>
    <w:rsid w:val="00FD41BB"/>
    <w:rsid w:val="00FD4814"/>
    <w:rsid w:val="00FD49E4"/>
    <w:rsid w:val="00FD4CBF"/>
    <w:rsid w:val="00FD5333"/>
    <w:rsid w:val="00FD56BF"/>
    <w:rsid w:val="00FD5715"/>
    <w:rsid w:val="00FD5C68"/>
    <w:rsid w:val="00FD5FBD"/>
    <w:rsid w:val="00FD675E"/>
    <w:rsid w:val="00FD6C27"/>
    <w:rsid w:val="00FD6C8B"/>
    <w:rsid w:val="00FD70D6"/>
    <w:rsid w:val="00FD70F3"/>
    <w:rsid w:val="00FD7170"/>
    <w:rsid w:val="00FD79BA"/>
    <w:rsid w:val="00FD7D51"/>
    <w:rsid w:val="00FD7F83"/>
    <w:rsid w:val="00FE050D"/>
    <w:rsid w:val="00FE0543"/>
    <w:rsid w:val="00FE15EC"/>
    <w:rsid w:val="00FE1B78"/>
    <w:rsid w:val="00FE1C02"/>
    <w:rsid w:val="00FE2CB0"/>
    <w:rsid w:val="00FE35C1"/>
    <w:rsid w:val="00FE375D"/>
    <w:rsid w:val="00FE3802"/>
    <w:rsid w:val="00FE3A9A"/>
    <w:rsid w:val="00FE404F"/>
    <w:rsid w:val="00FE4750"/>
    <w:rsid w:val="00FE49BD"/>
    <w:rsid w:val="00FE4EEB"/>
    <w:rsid w:val="00FE5145"/>
    <w:rsid w:val="00FE580F"/>
    <w:rsid w:val="00FE5AB1"/>
    <w:rsid w:val="00FE5C3F"/>
    <w:rsid w:val="00FE67DA"/>
    <w:rsid w:val="00FE6EBF"/>
    <w:rsid w:val="00FE7A63"/>
    <w:rsid w:val="00FF02B6"/>
    <w:rsid w:val="00FF041B"/>
    <w:rsid w:val="00FF0711"/>
    <w:rsid w:val="00FF07C7"/>
    <w:rsid w:val="00FF1164"/>
    <w:rsid w:val="00FF1483"/>
    <w:rsid w:val="00FF1721"/>
    <w:rsid w:val="00FF21EB"/>
    <w:rsid w:val="00FF2F62"/>
    <w:rsid w:val="00FF3A71"/>
    <w:rsid w:val="00FF3E79"/>
    <w:rsid w:val="00FF43BA"/>
    <w:rsid w:val="00FF43D4"/>
    <w:rsid w:val="00FF489E"/>
    <w:rsid w:val="00FF4D27"/>
    <w:rsid w:val="00FF4F4F"/>
    <w:rsid w:val="00FF5A24"/>
    <w:rsid w:val="00FF75EA"/>
    <w:rsid w:val="00FF77DB"/>
    <w:rsid w:val="00FF7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5A94D"/>
  <w15:chartTrackingRefBased/>
  <w15:docId w15:val="{62CFDA9E-2DE9-401A-ADE3-3E261AA12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614F"/>
    <w:pPr>
      <w:widowControl w:val="0"/>
      <w:jc w:val="both"/>
    </w:pPr>
    <w:rPr>
      <w:kern w:val="2"/>
      <w:sz w:val="21"/>
    </w:rPr>
  </w:style>
  <w:style w:type="paragraph" w:styleId="10">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qFormat/>
    <w:rsid w:val="00B7042B"/>
    <w:pPr>
      <w:keepNext/>
      <w:keepLines/>
      <w:numPr>
        <w:ilvl w:val="1"/>
        <w:numId w:val="7"/>
      </w:numPr>
      <w:spacing w:before="260" w:after="260" w:line="416" w:lineRule="auto"/>
      <w:outlineLvl w:val="1"/>
    </w:pPr>
    <w:rPr>
      <w:rFonts w:ascii="Arial" w:eastAsia="黑体" w:hAnsi="Arial"/>
      <w:b/>
      <w:bCs/>
      <w:sz w:val="32"/>
      <w:szCs w:val="32"/>
    </w:rPr>
  </w:style>
  <w:style w:type="paragraph" w:styleId="3">
    <w:name w:val="heading 3"/>
    <w:basedOn w:val="a"/>
    <w:next w:val="a"/>
    <w:qFormat/>
    <w:rsid w:val="00B7042B"/>
    <w:pPr>
      <w:keepNext/>
      <w:keepLines/>
      <w:numPr>
        <w:ilvl w:val="2"/>
        <w:numId w:val="7"/>
      </w:numPr>
      <w:spacing w:before="260" w:after="260" w:line="416" w:lineRule="auto"/>
      <w:outlineLvl w:val="2"/>
    </w:pPr>
    <w:rPr>
      <w:b/>
      <w:bCs/>
      <w:sz w:val="32"/>
      <w:szCs w:val="32"/>
    </w:rPr>
  </w:style>
  <w:style w:type="paragraph" w:styleId="4">
    <w:name w:val="heading 4"/>
    <w:basedOn w:val="a"/>
    <w:next w:val="a"/>
    <w:qFormat/>
    <w:rsid w:val="00B7042B"/>
    <w:pPr>
      <w:keepNext/>
      <w:keepLines/>
      <w:numPr>
        <w:ilvl w:val="3"/>
        <w:numId w:val="7"/>
      </w:numPr>
      <w:spacing w:before="280" w:after="290" w:line="376" w:lineRule="auto"/>
      <w:outlineLvl w:val="3"/>
    </w:pPr>
    <w:rPr>
      <w:rFonts w:ascii="Arial" w:eastAsia="黑体" w:hAnsi="Arial"/>
      <w:b/>
      <w:bCs/>
      <w:sz w:val="28"/>
      <w:szCs w:val="28"/>
    </w:rPr>
  </w:style>
  <w:style w:type="paragraph" w:styleId="5">
    <w:name w:val="heading 5"/>
    <w:basedOn w:val="a"/>
    <w:next w:val="a"/>
    <w:qFormat/>
    <w:rsid w:val="00B7042B"/>
    <w:pPr>
      <w:keepNext/>
      <w:keepLines/>
      <w:numPr>
        <w:ilvl w:val="4"/>
        <w:numId w:val="7"/>
      </w:numPr>
      <w:spacing w:before="280" w:after="290" w:line="376" w:lineRule="auto"/>
      <w:outlineLvl w:val="4"/>
    </w:pPr>
    <w:rPr>
      <w:b/>
      <w:bCs/>
      <w:sz w:val="28"/>
      <w:szCs w:val="28"/>
    </w:rPr>
  </w:style>
  <w:style w:type="paragraph" w:styleId="6">
    <w:name w:val="heading 6"/>
    <w:basedOn w:val="a"/>
    <w:next w:val="a"/>
    <w:qFormat/>
    <w:rsid w:val="00B7042B"/>
    <w:pPr>
      <w:keepNext/>
      <w:keepLines/>
      <w:numPr>
        <w:ilvl w:val="5"/>
        <w:numId w:val="7"/>
      </w:numPr>
      <w:spacing w:before="240" w:after="64" w:line="320" w:lineRule="auto"/>
      <w:outlineLvl w:val="5"/>
    </w:pPr>
    <w:rPr>
      <w:rFonts w:ascii="Arial" w:eastAsia="黑体" w:hAnsi="Arial"/>
      <w:b/>
      <w:bCs/>
      <w:sz w:val="24"/>
      <w:szCs w:val="24"/>
    </w:rPr>
  </w:style>
  <w:style w:type="paragraph" w:styleId="7">
    <w:name w:val="heading 7"/>
    <w:basedOn w:val="a"/>
    <w:next w:val="a"/>
    <w:qFormat/>
    <w:rsid w:val="00B7042B"/>
    <w:pPr>
      <w:keepNext/>
      <w:keepLines/>
      <w:numPr>
        <w:ilvl w:val="6"/>
        <w:numId w:val="7"/>
      </w:numPr>
      <w:spacing w:before="240" w:after="64" w:line="320" w:lineRule="auto"/>
      <w:outlineLvl w:val="6"/>
    </w:pPr>
    <w:rPr>
      <w:b/>
      <w:bCs/>
      <w:sz w:val="24"/>
      <w:szCs w:val="24"/>
    </w:rPr>
  </w:style>
  <w:style w:type="paragraph" w:styleId="8">
    <w:name w:val="heading 8"/>
    <w:basedOn w:val="a"/>
    <w:next w:val="a"/>
    <w:qFormat/>
    <w:rsid w:val="00B7042B"/>
    <w:pPr>
      <w:keepNext/>
      <w:keepLines/>
      <w:numPr>
        <w:ilvl w:val="7"/>
        <w:numId w:val="7"/>
      </w:numPr>
      <w:spacing w:before="240" w:after="64" w:line="320" w:lineRule="auto"/>
      <w:outlineLvl w:val="7"/>
    </w:pPr>
    <w:rPr>
      <w:rFonts w:ascii="Arial" w:eastAsia="黑体" w:hAnsi="Arial"/>
      <w:sz w:val="24"/>
      <w:szCs w:val="24"/>
    </w:rPr>
  </w:style>
  <w:style w:type="paragraph" w:styleId="9">
    <w:name w:val="heading 9"/>
    <w:basedOn w:val="a"/>
    <w:next w:val="a"/>
    <w:qFormat/>
    <w:rsid w:val="00B7042B"/>
    <w:pPr>
      <w:keepNext/>
      <w:keepLines/>
      <w:numPr>
        <w:ilvl w:val="8"/>
        <w:numId w:val="7"/>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30"/>
    </w:rPr>
  </w:style>
  <w:style w:type="paragraph" w:styleId="a4">
    <w:name w:val="Plain Text"/>
    <w:aliases w:val="普通文字"/>
    <w:basedOn w:val="a"/>
    <w:link w:val="a5"/>
    <w:rPr>
      <w:rFonts w:ascii="宋体" w:hAnsi="Courier New"/>
    </w:rPr>
  </w:style>
  <w:style w:type="paragraph" w:styleId="a6">
    <w:name w:val="footer"/>
    <w:basedOn w:val="a"/>
    <w:link w:val="a7"/>
    <w:uiPriority w:val="99"/>
    <w:pPr>
      <w:tabs>
        <w:tab w:val="center" w:pos="4153"/>
        <w:tab w:val="right" w:pos="8306"/>
      </w:tabs>
      <w:snapToGrid w:val="0"/>
      <w:jc w:val="left"/>
    </w:pPr>
    <w:rPr>
      <w:sz w:val="18"/>
      <w:szCs w:val="18"/>
      <w:lang w:val="x-none" w:eastAsia="x-none"/>
    </w:rPr>
  </w:style>
  <w:style w:type="character" w:styleId="a8">
    <w:name w:val="page number"/>
    <w:basedOn w:val="a0"/>
  </w:style>
  <w:style w:type="paragraph" w:styleId="a9">
    <w:name w:val="Body Text Indent"/>
    <w:basedOn w:val="a"/>
    <w:link w:val="aa"/>
    <w:uiPriority w:val="99"/>
    <w:pPr>
      <w:ind w:firstLineChars="200" w:firstLine="640"/>
    </w:pPr>
    <w:rPr>
      <w:rFonts w:ascii="仿宋_GB2312" w:eastAsia="仿宋_GB2312"/>
      <w:sz w:val="32"/>
      <w:szCs w:val="24"/>
    </w:rPr>
  </w:style>
  <w:style w:type="paragraph" w:styleId="30">
    <w:name w:val="Body Text Indent 3"/>
    <w:basedOn w:val="a"/>
    <w:pPr>
      <w:ind w:firstLineChars="200" w:firstLine="562"/>
    </w:pPr>
    <w:rPr>
      <w:rFonts w:ascii="Arial" w:hAnsi="Arial" w:cs="Arial"/>
      <w:b/>
      <w:sz w:val="28"/>
      <w:u w:val="single"/>
    </w:rPr>
  </w:style>
  <w:style w:type="paragraph" w:styleId="20">
    <w:name w:val="Body Text Indent 2"/>
    <w:basedOn w:val="a"/>
    <w:link w:val="21"/>
    <w:pPr>
      <w:spacing w:line="560" w:lineRule="exact"/>
      <w:ind w:firstLineChars="200" w:firstLine="640"/>
    </w:pPr>
    <w:rPr>
      <w:rFonts w:ascii="Arial" w:eastAsia="仿宋_GB2312" w:hAnsi="Arial" w:cs="Arial"/>
      <w:sz w:val="32"/>
      <w:u w:color="000000"/>
    </w:rPr>
  </w:style>
  <w:style w:type="paragraph" w:customStyle="1" w:styleId="ab">
    <w:name w:val="列出段落"/>
    <w:basedOn w:val="a"/>
    <w:uiPriority w:val="99"/>
    <w:qFormat/>
    <w:pPr>
      <w:ind w:firstLineChars="200" w:firstLine="420"/>
    </w:pPr>
    <w:rPr>
      <w:rFonts w:ascii="楷体_GB2312" w:eastAsia="楷体_GB2312"/>
      <w:sz w:val="32"/>
      <w:szCs w:val="32"/>
    </w:rPr>
  </w:style>
  <w:style w:type="paragraph" w:customStyle="1" w:styleId="12">
    <w:name w:val="列表段落1"/>
    <w:basedOn w:val="a"/>
    <w:pPr>
      <w:ind w:firstLineChars="200" w:firstLine="420"/>
    </w:pPr>
    <w:rPr>
      <w:rFonts w:ascii="Calibri" w:hAnsi="Calibri"/>
      <w:szCs w:val="22"/>
    </w:rPr>
  </w:style>
  <w:style w:type="paragraph" w:customStyle="1" w:styleId="listparagraph">
    <w:name w:val="listparagraph"/>
    <w:basedOn w:val="a"/>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ac">
    <w:name w:val="header"/>
    <w:basedOn w:val="a"/>
    <w:link w:val="ad"/>
    <w:uiPriority w:val="99"/>
    <w:pPr>
      <w:pBdr>
        <w:bottom w:val="single" w:sz="6" w:space="1" w:color="auto"/>
      </w:pBdr>
      <w:tabs>
        <w:tab w:val="center" w:pos="4153"/>
        <w:tab w:val="right" w:pos="8306"/>
      </w:tabs>
      <w:snapToGrid w:val="0"/>
      <w:jc w:val="center"/>
    </w:pPr>
    <w:rPr>
      <w:rFonts w:eastAsia="仿宋_GB2312"/>
      <w:sz w:val="18"/>
    </w:rPr>
  </w:style>
  <w:style w:type="paragraph" w:styleId="22">
    <w:name w:val="Body Text 2"/>
    <w:basedOn w:val="a"/>
    <w:pPr>
      <w:adjustRightInd w:val="0"/>
      <w:snapToGrid w:val="0"/>
      <w:spacing w:line="640" w:lineRule="exact"/>
    </w:pPr>
    <w:rPr>
      <w:rFonts w:ascii="仿宋_GB2312" w:eastAsia="仿宋_GB2312" w:hAnsi="宋体"/>
      <w:color w:val="FF0000"/>
      <w:sz w:val="32"/>
    </w:rPr>
  </w:style>
  <w:style w:type="paragraph" w:styleId="ae">
    <w:name w:val="Document Map"/>
    <w:basedOn w:val="a"/>
    <w:semiHidden/>
    <w:pPr>
      <w:shd w:val="clear" w:color="auto" w:fill="000080"/>
    </w:pPr>
  </w:style>
  <w:style w:type="paragraph" w:customStyle="1" w:styleId="13">
    <w:name w:val="目录 1"/>
    <w:basedOn w:val="a"/>
    <w:next w:val="a"/>
    <w:autoRedefine/>
    <w:semiHidden/>
  </w:style>
  <w:style w:type="paragraph" w:customStyle="1" w:styleId="23">
    <w:name w:val="目录 2"/>
    <w:basedOn w:val="a"/>
    <w:next w:val="a"/>
    <w:autoRedefine/>
    <w:semiHidden/>
    <w:pPr>
      <w:ind w:leftChars="200" w:left="420"/>
    </w:pPr>
  </w:style>
  <w:style w:type="paragraph" w:customStyle="1" w:styleId="31">
    <w:name w:val="目录 3"/>
    <w:basedOn w:val="a"/>
    <w:next w:val="a"/>
    <w:autoRedefine/>
    <w:semiHidden/>
    <w:pPr>
      <w:ind w:leftChars="400" w:left="840"/>
    </w:pPr>
  </w:style>
  <w:style w:type="paragraph" w:customStyle="1" w:styleId="40">
    <w:name w:val="目录 4"/>
    <w:basedOn w:val="a"/>
    <w:next w:val="a"/>
    <w:autoRedefine/>
    <w:semiHidden/>
    <w:pPr>
      <w:ind w:leftChars="600" w:left="1260"/>
    </w:pPr>
  </w:style>
  <w:style w:type="paragraph" w:customStyle="1" w:styleId="50">
    <w:name w:val="目录 5"/>
    <w:basedOn w:val="a"/>
    <w:next w:val="a"/>
    <w:autoRedefine/>
    <w:semiHidden/>
    <w:pPr>
      <w:ind w:leftChars="800" w:left="1680"/>
    </w:pPr>
  </w:style>
  <w:style w:type="paragraph" w:customStyle="1" w:styleId="60">
    <w:name w:val="目录 6"/>
    <w:basedOn w:val="a"/>
    <w:next w:val="a"/>
    <w:autoRedefine/>
    <w:semiHidden/>
    <w:pPr>
      <w:ind w:leftChars="1000" w:left="2100"/>
    </w:pPr>
  </w:style>
  <w:style w:type="paragraph" w:customStyle="1" w:styleId="70">
    <w:name w:val="目录 7"/>
    <w:basedOn w:val="a"/>
    <w:next w:val="a"/>
    <w:autoRedefine/>
    <w:semiHidden/>
    <w:pPr>
      <w:ind w:leftChars="1200" w:left="2520"/>
    </w:pPr>
  </w:style>
  <w:style w:type="paragraph" w:customStyle="1" w:styleId="80">
    <w:name w:val="目录 8"/>
    <w:basedOn w:val="a"/>
    <w:next w:val="a"/>
    <w:autoRedefine/>
    <w:semiHidden/>
    <w:pPr>
      <w:ind w:leftChars="1400" w:left="2940"/>
    </w:pPr>
  </w:style>
  <w:style w:type="paragraph" w:customStyle="1" w:styleId="90">
    <w:name w:val="目录 9"/>
    <w:basedOn w:val="a"/>
    <w:next w:val="a"/>
    <w:autoRedefine/>
    <w:semiHidden/>
    <w:pPr>
      <w:ind w:leftChars="1600" w:left="3360"/>
    </w:pPr>
  </w:style>
  <w:style w:type="paragraph" w:styleId="14">
    <w:name w:val="index 1"/>
    <w:basedOn w:val="a"/>
    <w:next w:val="a"/>
    <w:autoRedefine/>
    <w:semiHidden/>
  </w:style>
  <w:style w:type="paragraph" w:styleId="24">
    <w:name w:val="index 2"/>
    <w:basedOn w:val="a"/>
    <w:next w:val="a"/>
    <w:autoRedefine/>
    <w:semiHidden/>
    <w:pPr>
      <w:ind w:leftChars="200" w:left="200"/>
    </w:pPr>
  </w:style>
  <w:style w:type="paragraph" w:styleId="32">
    <w:name w:val="index 3"/>
    <w:basedOn w:val="a"/>
    <w:next w:val="a"/>
    <w:autoRedefine/>
    <w:semiHidden/>
    <w:pPr>
      <w:ind w:leftChars="400" w:left="400"/>
    </w:pPr>
  </w:style>
  <w:style w:type="paragraph" w:styleId="41">
    <w:name w:val="index 4"/>
    <w:basedOn w:val="a"/>
    <w:next w:val="a"/>
    <w:autoRedefine/>
    <w:semiHidden/>
    <w:pPr>
      <w:ind w:leftChars="600" w:left="600"/>
    </w:pPr>
  </w:style>
  <w:style w:type="paragraph" w:styleId="51">
    <w:name w:val="index 5"/>
    <w:basedOn w:val="a"/>
    <w:next w:val="a"/>
    <w:autoRedefine/>
    <w:semiHidden/>
    <w:pPr>
      <w:ind w:leftChars="800" w:left="800"/>
    </w:pPr>
  </w:style>
  <w:style w:type="paragraph" w:styleId="61">
    <w:name w:val="index 6"/>
    <w:basedOn w:val="a"/>
    <w:next w:val="a"/>
    <w:autoRedefine/>
    <w:semiHidden/>
    <w:pPr>
      <w:ind w:leftChars="1000" w:left="1000"/>
    </w:pPr>
  </w:style>
  <w:style w:type="paragraph" w:styleId="71">
    <w:name w:val="index 7"/>
    <w:basedOn w:val="a"/>
    <w:next w:val="a"/>
    <w:autoRedefine/>
    <w:semiHidden/>
    <w:pPr>
      <w:ind w:leftChars="1200" w:left="1200"/>
    </w:pPr>
  </w:style>
  <w:style w:type="paragraph" w:styleId="81">
    <w:name w:val="index 8"/>
    <w:basedOn w:val="a"/>
    <w:next w:val="a"/>
    <w:autoRedefine/>
    <w:semiHidden/>
    <w:pPr>
      <w:ind w:leftChars="1400" w:left="1400"/>
    </w:pPr>
  </w:style>
  <w:style w:type="paragraph" w:styleId="91">
    <w:name w:val="index 9"/>
    <w:basedOn w:val="a"/>
    <w:next w:val="a"/>
    <w:autoRedefine/>
    <w:semiHidden/>
    <w:pPr>
      <w:ind w:leftChars="1600" w:left="1600"/>
    </w:pPr>
  </w:style>
  <w:style w:type="paragraph" w:styleId="af">
    <w:name w:val="index heading"/>
    <w:basedOn w:val="a"/>
    <w:next w:val="14"/>
    <w:semiHidden/>
  </w:style>
  <w:style w:type="paragraph" w:styleId="af0">
    <w:name w:val="annotation text"/>
    <w:basedOn w:val="a"/>
    <w:link w:val="af1"/>
    <w:pPr>
      <w:jc w:val="left"/>
    </w:pPr>
    <w:rPr>
      <w:szCs w:val="24"/>
    </w:rPr>
  </w:style>
  <w:style w:type="character" w:styleId="af2">
    <w:name w:val="Hyperlink"/>
    <w:rPr>
      <w:color w:val="0000FF"/>
      <w:u w:val="single"/>
    </w:rPr>
  </w:style>
  <w:style w:type="character" w:customStyle="1" w:styleId="af3">
    <w:name w:val="已访问的超链接"/>
    <w:rPr>
      <w:color w:val="800080"/>
      <w:u w:val="single"/>
    </w:rPr>
  </w:style>
  <w:style w:type="character" w:styleId="af4">
    <w:name w:val="Strong"/>
    <w:qFormat/>
    <w:rPr>
      <w:b/>
      <w:bCs/>
    </w:rPr>
  </w:style>
  <w:style w:type="paragraph" w:customStyle="1" w:styleId="CharCharCharChar">
    <w:name w:val="Char Char Char Char"/>
    <w:basedOn w:val="a"/>
    <w:rsid w:val="004303B9"/>
    <w:pPr>
      <w:spacing w:beforeLines="50" w:afterLines="50"/>
    </w:pPr>
    <w:rPr>
      <w:rFonts w:ascii="Tahoma" w:hAnsi="Tahoma"/>
      <w:sz w:val="24"/>
    </w:rPr>
  </w:style>
  <w:style w:type="paragraph" w:styleId="af5">
    <w:name w:val="Title"/>
    <w:basedOn w:val="a"/>
    <w:next w:val="a"/>
    <w:link w:val="af6"/>
    <w:qFormat/>
    <w:rsid w:val="00761CBF"/>
    <w:pPr>
      <w:spacing w:before="240" w:after="60"/>
      <w:jc w:val="center"/>
      <w:outlineLvl w:val="0"/>
    </w:pPr>
    <w:rPr>
      <w:rFonts w:ascii="Cambria" w:hAnsi="Cambria"/>
      <w:b/>
      <w:bCs/>
      <w:sz w:val="32"/>
      <w:szCs w:val="32"/>
    </w:rPr>
  </w:style>
  <w:style w:type="character" w:customStyle="1" w:styleId="af6">
    <w:name w:val="标题 字符"/>
    <w:link w:val="af5"/>
    <w:rsid w:val="00761CBF"/>
    <w:rPr>
      <w:rFonts w:ascii="Cambria" w:eastAsia="宋体" w:hAnsi="Cambria"/>
      <w:b/>
      <w:bCs/>
      <w:kern w:val="2"/>
      <w:sz w:val="32"/>
      <w:szCs w:val="32"/>
      <w:lang w:val="en-US" w:eastAsia="zh-CN" w:bidi="ar-SA"/>
    </w:rPr>
  </w:style>
  <w:style w:type="character" w:styleId="af7">
    <w:name w:val="annotation reference"/>
    <w:rsid w:val="003946E1"/>
    <w:rPr>
      <w:sz w:val="21"/>
      <w:szCs w:val="21"/>
    </w:rPr>
  </w:style>
  <w:style w:type="paragraph" w:styleId="af8">
    <w:name w:val="annotation subject"/>
    <w:basedOn w:val="af0"/>
    <w:next w:val="af0"/>
    <w:link w:val="af9"/>
    <w:rsid w:val="003946E1"/>
    <w:rPr>
      <w:b/>
      <w:bCs/>
      <w:szCs w:val="20"/>
    </w:rPr>
  </w:style>
  <w:style w:type="paragraph" w:styleId="afa">
    <w:name w:val="Balloon Text"/>
    <w:basedOn w:val="a"/>
    <w:link w:val="afb"/>
    <w:uiPriority w:val="99"/>
    <w:rsid w:val="003946E1"/>
    <w:rPr>
      <w:sz w:val="18"/>
      <w:szCs w:val="18"/>
    </w:rPr>
  </w:style>
  <w:style w:type="paragraph" w:customStyle="1" w:styleId="CharCharCharChar0">
    <w:name w:val="Char Char Char Char"/>
    <w:basedOn w:val="a"/>
    <w:rsid w:val="006574BB"/>
    <w:pPr>
      <w:spacing w:beforeLines="50" w:before="182" w:afterLines="50" w:after="182"/>
    </w:pPr>
    <w:rPr>
      <w:rFonts w:ascii="Tahoma" w:hAnsi="Tahoma"/>
      <w:sz w:val="24"/>
    </w:rPr>
  </w:style>
  <w:style w:type="character" w:customStyle="1" w:styleId="a5">
    <w:name w:val="纯文本 字符"/>
    <w:aliases w:val="普通文字 字符"/>
    <w:link w:val="a4"/>
    <w:rsid w:val="0099149F"/>
    <w:rPr>
      <w:rFonts w:ascii="宋体" w:eastAsia="宋体" w:hAnsi="Courier New"/>
      <w:kern w:val="2"/>
      <w:sz w:val="21"/>
      <w:lang w:val="en-US" w:eastAsia="zh-CN" w:bidi="ar-SA"/>
    </w:rPr>
  </w:style>
  <w:style w:type="numbering" w:customStyle="1" w:styleId="1">
    <w:name w:val="样式1"/>
    <w:basedOn w:val="a2"/>
    <w:rsid w:val="00B7042B"/>
    <w:pPr>
      <w:numPr>
        <w:numId w:val="6"/>
      </w:numPr>
    </w:pPr>
  </w:style>
  <w:style w:type="paragraph" w:customStyle="1" w:styleId="Default">
    <w:name w:val="Default"/>
    <w:rsid w:val="00E14F42"/>
    <w:pPr>
      <w:widowControl w:val="0"/>
      <w:autoSpaceDE w:val="0"/>
      <w:autoSpaceDN w:val="0"/>
      <w:adjustRightInd w:val="0"/>
    </w:pPr>
    <w:rPr>
      <w:rFonts w:ascii="仿宋_GB2312" w:eastAsia="仿宋_GB2312" w:hAnsi="Calibri" w:cs="仿宋_GB2312"/>
      <w:color w:val="000000"/>
      <w:sz w:val="24"/>
      <w:szCs w:val="24"/>
    </w:rPr>
  </w:style>
  <w:style w:type="paragraph" w:customStyle="1" w:styleId="CM1">
    <w:name w:val="CM1"/>
    <w:basedOn w:val="Default"/>
    <w:next w:val="Default"/>
    <w:rsid w:val="00E14F42"/>
    <w:pPr>
      <w:spacing w:line="548" w:lineRule="atLeast"/>
    </w:pPr>
    <w:rPr>
      <w:rFonts w:cs="Times New Roman"/>
      <w:color w:val="auto"/>
    </w:rPr>
  </w:style>
  <w:style w:type="paragraph" w:customStyle="1" w:styleId="CharCharCharCharCharChar1CharCharChar">
    <w:name w:val="Char Char Char Char Char Char1 Char Char Char"/>
    <w:basedOn w:val="ae"/>
    <w:rsid w:val="007900E5"/>
    <w:rPr>
      <w:rFonts w:ascii="Tahoma" w:hAnsi="Tahoma"/>
      <w:sz w:val="24"/>
      <w:szCs w:val="24"/>
    </w:rPr>
  </w:style>
  <w:style w:type="character" w:customStyle="1" w:styleId="a7">
    <w:name w:val="页脚 字符"/>
    <w:link w:val="a6"/>
    <w:uiPriority w:val="99"/>
    <w:rsid w:val="00F14101"/>
    <w:rPr>
      <w:kern w:val="2"/>
      <w:sz w:val="18"/>
      <w:szCs w:val="18"/>
    </w:rPr>
  </w:style>
  <w:style w:type="paragraph" w:styleId="afc">
    <w:name w:val="Normal (Web)"/>
    <w:basedOn w:val="a"/>
    <w:uiPriority w:val="99"/>
    <w:unhideWhenUsed/>
    <w:rsid w:val="00D83E52"/>
    <w:pPr>
      <w:widowControl/>
      <w:spacing w:before="100" w:beforeAutospacing="1" w:after="100" w:afterAutospacing="1"/>
      <w:jc w:val="left"/>
    </w:pPr>
    <w:rPr>
      <w:rFonts w:ascii="宋体" w:hAnsi="宋体" w:cs="宋体"/>
      <w:kern w:val="0"/>
      <w:sz w:val="24"/>
      <w:szCs w:val="24"/>
    </w:rPr>
  </w:style>
  <w:style w:type="character" w:customStyle="1" w:styleId="11">
    <w:name w:val="标题 1 字符"/>
    <w:link w:val="10"/>
    <w:rsid w:val="001407A3"/>
    <w:rPr>
      <w:b/>
      <w:bCs/>
      <w:kern w:val="44"/>
      <w:sz w:val="44"/>
      <w:szCs w:val="44"/>
    </w:rPr>
  </w:style>
  <w:style w:type="character" w:customStyle="1" w:styleId="ad">
    <w:name w:val="页眉 字符"/>
    <w:link w:val="ac"/>
    <w:uiPriority w:val="99"/>
    <w:rsid w:val="001407A3"/>
    <w:rPr>
      <w:rFonts w:eastAsia="仿宋_GB2312"/>
      <w:kern w:val="2"/>
      <w:sz w:val="18"/>
    </w:rPr>
  </w:style>
  <w:style w:type="character" w:customStyle="1" w:styleId="21">
    <w:name w:val="正文文本缩进 2 字符"/>
    <w:link w:val="20"/>
    <w:rsid w:val="001407A3"/>
    <w:rPr>
      <w:rFonts w:ascii="Arial" w:eastAsia="仿宋_GB2312" w:hAnsi="Arial" w:cs="Arial"/>
      <w:kern w:val="2"/>
      <w:sz w:val="32"/>
      <w:u w:color="000000"/>
    </w:rPr>
  </w:style>
  <w:style w:type="character" w:customStyle="1" w:styleId="aa">
    <w:name w:val="正文文本缩进 字符"/>
    <w:link w:val="a9"/>
    <w:uiPriority w:val="99"/>
    <w:rsid w:val="001407A3"/>
    <w:rPr>
      <w:rFonts w:ascii="仿宋_GB2312" w:eastAsia="仿宋_GB2312"/>
      <w:kern w:val="2"/>
      <w:sz w:val="32"/>
      <w:szCs w:val="24"/>
    </w:rPr>
  </w:style>
  <w:style w:type="paragraph" w:customStyle="1" w:styleId="15">
    <w:name w:val="列出段落1"/>
    <w:basedOn w:val="a"/>
    <w:rsid w:val="001407A3"/>
    <w:pPr>
      <w:ind w:firstLineChars="200" w:firstLine="420"/>
    </w:pPr>
    <w:rPr>
      <w:rFonts w:ascii="Calibri" w:hAnsi="Calibri"/>
      <w:szCs w:val="22"/>
    </w:rPr>
  </w:style>
  <w:style w:type="table" w:styleId="afd">
    <w:name w:val="Table Grid"/>
    <w:basedOn w:val="a1"/>
    <w:qFormat/>
    <w:rsid w:val="001407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Subtitle"/>
    <w:basedOn w:val="a"/>
    <w:next w:val="a"/>
    <w:link w:val="aff"/>
    <w:qFormat/>
    <w:rsid w:val="001407A3"/>
    <w:pPr>
      <w:spacing w:before="240" w:after="60" w:line="312" w:lineRule="auto"/>
      <w:jc w:val="center"/>
      <w:outlineLvl w:val="1"/>
    </w:pPr>
    <w:rPr>
      <w:rFonts w:ascii="Cambria" w:hAnsi="Cambria"/>
      <w:b/>
      <w:bCs/>
      <w:kern w:val="28"/>
      <w:sz w:val="32"/>
      <w:szCs w:val="32"/>
    </w:rPr>
  </w:style>
  <w:style w:type="character" w:customStyle="1" w:styleId="aff">
    <w:name w:val="副标题 字符"/>
    <w:link w:val="afe"/>
    <w:rsid w:val="001407A3"/>
    <w:rPr>
      <w:rFonts w:ascii="Cambria" w:hAnsi="Cambria"/>
      <w:b/>
      <w:bCs/>
      <w:kern w:val="28"/>
      <w:sz w:val="32"/>
      <w:szCs w:val="32"/>
    </w:rPr>
  </w:style>
  <w:style w:type="character" w:customStyle="1" w:styleId="af1">
    <w:name w:val="批注文字 字符"/>
    <w:link w:val="af0"/>
    <w:rsid w:val="001407A3"/>
    <w:rPr>
      <w:kern w:val="2"/>
      <w:sz w:val="21"/>
      <w:szCs w:val="24"/>
    </w:rPr>
  </w:style>
  <w:style w:type="character" w:customStyle="1" w:styleId="af9">
    <w:name w:val="批注主题 字符"/>
    <w:link w:val="af8"/>
    <w:rsid w:val="001407A3"/>
    <w:rPr>
      <w:b/>
      <w:bCs/>
      <w:kern w:val="2"/>
      <w:sz w:val="21"/>
      <w:szCs w:val="24"/>
    </w:rPr>
  </w:style>
  <w:style w:type="character" w:customStyle="1" w:styleId="afb">
    <w:name w:val="批注框文本 字符"/>
    <w:link w:val="afa"/>
    <w:uiPriority w:val="99"/>
    <w:rsid w:val="001407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36163">
      <w:bodyDiv w:val="1"/>
      <w:marLeft w:val="0"/>
      <w:marRight w:val="0"/>
      <w:marTop w:val="0"/>
      <w:marBottom w:val="0"/>
      <w:divBdr>
        <w:top w:val="none" w:sz="0" w:space="0" w:color="auto"/>
        <w:left w:val="none" w:sz="0" w:space="0" w:color="auto"/>
        <w:bottom w:val="none" w:sz="0" w:space="0" w:color="auto"/>
        <w:right w:val="none" w:sz="0" w:space="0" w:color="auto"/>
      </w:divBdr>
    </w:div>
    <w:div w:id="194194892">
      <w:bodyDiv w:val="1"/>
      <w:marLeft w:val="0"/>
      <w:marRight w:val="0"/>
      <w:marTop w:val="0"/>
      <w:marBottom w:val="0"/>
      <w:divBdr>
        <w:top w:val="none" w:sz="0" w:space="0" w:color="auto"/>
        <w:left w:val="none" w:sz="0" w:space="0" w:color="auto"/>
        <w:bottom w:val="none" w:sz="0" w:space="0" w:color="auto"/>
        <w:right w:val="none" w:sz="0" w:space="0" w:color="auto"/>
      </w:divBdr>
    </w:div>
    <w:div w:id="1499422249">
      <w:bodyDiv w:val="1"/>
      <w:marLeft w:val="0"/>
      <w:marRight w:val="0"/>
      <w:marTop w:val="0"/>
      <w:marBottom w:val="0"/>
      <w:divBdr>
        <w:top w:val="none" w:sz="0" w:space="0" w:color="auto"/>
        <w:left w:val="none" w:sz="0" w:space="0" w:color="auto"/>
        <w:bottom w:val="none" w:sz="0" w:space="0" w:color="auto"/>
        <w:right w:val="none" w:sz="0" w:space="0" w:color="auto"/>
      </w:divBdr>
      <w:divsChild>
        <w:div w:id="1086539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My%20Documents\&#21457;&#2599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3DCEF-0C57-4D4E-9657-06C8F1BA9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发文.dot</Template>
  <TotalTime>52</TotalTime>
  <Pages>1</Pages>
  <Words>1143</Words>
  <Characters>1166</Characters>
  <Application>Microsoft Office Word</Application>
  <DocSecurity>0</DocSecurity>
  <Lines>53</Lines>
  <Paragraphs>32</Paragraphs>
  <ScaleCrop>false</ScaleCrop>
  <Company>tdb</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铁道部            （       ）发文稿纸</dc:title>
  <dc:subject/>
  <dc:creator>Administrator</dc:creator>
  <cp:keywords/>
  <cp:lastModifiedBy>c58602</cp:lastModifiedBy>
  <cp:revision>5</cp:revision>
  <cp:lastPrinted>2022-12-15T02:19:00Z</cp:lastPrinted>
  <dcterms:created xsi:type="dcterms:W3CDTF">2026-04-20T01:44:00Z</dcterms:created>
  <dcterms:modified xsi:type="dcterms:W3CDTF">2026-06-27T07:17:00Z</dcterms:modified>
</cp:coreProperties>
</file>