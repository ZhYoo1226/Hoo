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3041" w14:textId="77777777" w:rsidR="0050280B" w:rsidRPr="00EA5D32" w:rsidRDefault="0050280B" w:rsidP="00D0780F">
      <w:pPr>
        <w:pStyle w:val="a4"/>
        <w:adjustRightInd w:val="0"/>
        <w:snapToGrid w:val="0"/>
        <w:spacing w:afterLines="100" w:after="289" w:line="560" w:lineRule="exact"/>
        <w:rPr>
          <w:rFonts w:ascii="黑体" w:eastAsia="黑体" w:hAnsi="黑体" w:hint="eastAsia"/>
          <w:sz w:val="32"/>
          <w:szCs w:val="32"/>
        </w:rPr>
      </w:pPr>
      <w:bookmarkStart w:id="0" w:name="_Toc326566658"/>
      <w:bookmarkStart w:id="1" w:name="_Toc326647492"/>
      <w:bookmarkStart w:id="2" w:name="_Toc326650086"/>
      <w:bookmarkStart w:id="3" w:name="_Toc327770172"/>
      <w:bookmarkStart w:id="4" w:name="_Toc327772117"/>
      <w:bookmarkStart w:id="5" w:name="_Toc327778486"/>
      <w:bookmarkStart w:id="6" w:name="_Toc327967941"/>
      <w:bookmarkStart w:id="7" w:name="_Toc328029056"/>
      <w:bookmarkStart w:id="8" w:name="_Toc328400216"/>
      <w:bookmarkStart w:id="9" w:name="_Toc329607418"/>
      <w:bookmarkStart w:id="10" w:name="_Toc329607576"/>
      <w:bookmarkStart w:id="11" w:name="_Toc331400318"/>
      <w:r w:rsidRPr="00EA5D32">
        <w:rPr>
          <w:rFonts w:ascii="黑体" w:eastAsia="黑体" w:hAnsi="黑体" w:hint="eastAsia"/>
          <w:sz w:val="32"/>
          <w:szCs w:val="32"/>
        </w:rPr>
        <w:t>附件</w:t>
      </w:r>
    </w:p>
    <w:p w14:paraId="6CA2EFD9" w14:textId="77777777" w:rsidR="00D77998" w:rsidRPr="00EA5D32" w:rsidRDefault="00C64F8D" w:rsidP="00D0780F">
      <w:pPr>
        <w:pStyle w:val="a4"/>
        <w:adjustRightInd w:val="0"/>
        <w:snapToGrid w:val="0"/>
        <w:spacing w:line="560" w:lineRule="exact"/>
        <w:jc w:val="center"/>
        <w:rPr>
          <w:rFonts w:ascii="Times New Roman" w:eastAsia="华文中宋" w:hAnsi="Times New Roman" w:hint="eastAsia"/>
          <w:b/>
          <w:sz w:val="44"/>
          <w:szCs w:val="32"/>
        </w:rPr>
      </w:pPr>
      <w:r w:rsidRPr="00EA5D32">
        <w:rPr>
          <w:rFonts w:ascii="Times New Roman" w:eastAsia="华文中宋" w:hAnsi="Times New Roman" w:hint="eastAsia"/>
          <w:b/>
          <w:sz w:val="44"/>
          <w:szCs w:val="32"/>
        </w:rPr>
        <w:t>修订后的</w:t>
      </w:r>
      <w:proofErr w:type="gramStart"/>
      <w:r w:rsidRPr="00EA5D32">
        <w:rPr>
          <w:rFonts w:ascii="Times New Roman" w:eastAsia="华文中宋" w:hAnsi="Times New Roman" w:hint="eastAsia"/>
          <w:b/>
          <w:sz w:val="44"/>
          <w:szCs w:val="32"/>
        </w:rPr>
        <w:t>《</w:t>
      </w:r>
      <w:proofErr w:type="gramEnd"/>
      <w:r w:rsidRPr="00EA5D32">
        <w:rPr>
          <w:rFonts w:ascii="Times New Roman" w:eastAsia="华文中宋" w:hAnsi="Times New Roman" w:hint="eastAsia"/>
          <w:b/>
          <w:sz w:val="44"/>
          <w:szCs w:val="32"/>
        </w:rPr>
        <w:t>中国铁路成都局集团有限公司</w:t>
      </w:r>
    </w:p>
    <w:p w14:paraId="41D8478D" w14:textId="77777777" w:rsidR="00C64F8D" w:rsidRPr="00EA5D32" w:rsidRDefault="00C64F8D" w:rsidP="00D0780F">
      <w:pPr>
        <w:pStyle w:val="a4"/>
        <w:adjustRightInd w:val="0"/>
        <w:snapToGrid w:val="0"/>
        <w:spacing w:afterLines="100" w:after="289" w:line="560" w:lineRule="exact"/>
        <w:jc w:val="center"/>
        <w:rPr>
          <w:rFonts w:ascii="Times New Roman" w:eastAsia="华文中宋" w:hAnsi="Times New Roman" w:hint="eastAsia"/>
          <w:b/>
          <w:sz w:val="44"/>
          <w:szCs w:val="32"/>
        </w:rPr>
      </w:pPr>
      <w:r w:rsidRPr="00EA5D32">
        <w:rPr>
          <w:rFonts w:ascii="Times New Roman" w:eastAsia="华文中宋" w:hAnsi="Times New Roman" w:hint="eastAsia"/>
          <w:b/>
          <w:sz w:val="44"/>
          <w:szCs w:val="32"/>
        </w:rPr>
        <w:t>营业线施工管理实施细则</w:t>
      </w:r>
      <w:proofErr w:type="gramStart"/>
      <w:r w:rsidRPr="00EA5D32">
        <w:rPr>
          <w:rFonts w:ascii="Times New Roman" w:eastAsia="华文中宋" w:hAnsi="Times New Roman" w:hint="eastAsia"/>
          <w:b/>
          <w:sz w:val="44"/>
          <w:szCs w:val="32"/>
        </w:rPr>
        <w:t>》</w:t>
      </w:r>
      <w:proofErr w:type="gramEnd"/>
      <w:r w:rsidRPr="00EA5D32">
        <w:rPr>
          <w:rFonts w:ascii="Times New Roman" w:eastAsia="华文中宋" w:hAnsi="Times New Roman" w:hint="eastAsia"/>
          <w:b/>
          <w:sz w:val="44"/>
          <w:szCs w:val="32"/>
        </w:rPr>
        <w:t>（第</w:t>
      </w:r>
      <w:r w:rsidR="004B581A" w:rsidRPr="00EA5D32">
        <w:rPr>
          <w:rFonts w:ascii="Times New Roman" w:eastAsia="华文中宋" w:hAnsi="Times New Roman" w:hint="eastAsia"/>
          <w:b/>
          <w:sz w:val="44"/>
          <w:szCs w:val="32"/>
        </w:rPr>
        <w:t>二</w:t>
      </w:r>
      <w:r w:rsidRPr="00EA5D32">
        <w:rPr>
          <w:rFonts w:ascii="Times New Roman" w:eastAsia="华文中宋" w:hAnsi="Times New Roman" w:hint="eastAsia"/>
          <w:b/>
          <w:sz w:val="44"/>
          <w:szCs w:val="32"/>
        </w:rPr>
        <w:t>次）</w:t>
      </w:r>
    </w:p>
    <w:p w14:paraId="213DBF78" w14:textId="77777777" w:rsidR="00B862A9" w:rsidRPr="00EA5D32" w:rsidRDefault="00307959" w:rsidP="00D0780F">
      <w:pPr>
        <w:pStyle w:val="a4"/>
        <w:adjustRightInd w:val="0"/>
        <w:snapToGrid w:val="0"/>
        <w:spacing w:afterLines="100" w:after="289" w:line="560" w:lineRule="exact"/>
        <w:jc w:val="center"/>
        <w:rPr>
          <w:rFonts w:ascii="Times New Roman" w:hAnsi="Times New Roman"/>
        </w:rPr>
      </w:pPr>
      <w:r w:rsidRPr="00EA5D32">
        <w:rPr>
          <w:rFonts w:ascii="Times New Roman" w:eastAsia="黑体" w:hAnsi="Times New Roman"/>
          <w:bCs/>
          <w:sz w:val="32"/>
          <w:szCs w:val="32"/>
        </w:rPr>
        <w:t>第一章</w:t>
      </w:r>
      <w:r w:rsidRPr="00EA5D32">
        <w:rPr>
          <w:rFonts w:ascii="Times New Roman" w:eastAsia="黑体" w:hAnsi="Times New Roman"/>
          <w:bCs/>
          <w:sz w:val="32"/>
          <w:szCs w:val="32"/>
        </w:rPr>
        <w:t xml:space="preserve">  </w:t>
      </w:r>
      <w:r w:rsidR="002668C1" w:rsidRPr="00EA5D32">
        <w:rPr>
          <w:rFonts w:ascii="Times New Roman" w:eastAsia="黑体" w:hAnsi="Times New Roman"/>
          <w:bCs/>
          <w:sz w:val="32"/>
          <w:szCs w:val="32"/>
        </w:rPr>
        <w:t>总</w:t>
      </w:r>
      <w:r w:rsidR="002668C1" w:rsidRPr="00EA5D32">
        <w:rPr>
          <w:rFonts w:ascii="Times New Roman" w:eastAsia="黑体" w:hAnsi="Times New Roman"/>
          <w:bCs/>
          <w:sz w:val="32"/>
          <w:szCs w:val="32"/>
        </w:rPr>
        <w:t xml:space="preserve"> </w:t>
      </w:r>
      <w:r w:rsidR="002668C1" w:rsidRPr="00EA5D32">
        <w:rPr>
          <w:rFonts w:ascii="Times New Roman" w:eastAsia="黑体" w:hAnsi="Times New Roman"/>
          <w:bCs/>
          <w:sz w:val="32"/>
          <w:szCs w:val="32"/>
        </w:rPr>
        <w:t>则</w:t>
      </w:r>
      <w:bookmarkEnd w:id="0"/>
      <w:bookmarkEnd w:id="1"/>
      <w:bookmarkEnd w:id="2"/>
      <w:bookmarkEnd w:id="3"/>
      <w:bookmarkEnd w:id="4"/>
      <w:bookmarkEnd w:id="5"/>
      <w:bookmarkEnd w:id="6"/>
      <w:bookmarkEnd w:id="7"/>
      <w:bookmarkEnd w:id="8"/>
      <w:bookmarkEnd w:id="9"/>
      <w:bookmarkEnd w:id="10"/>
      <w:bookmarkEnd w:id="11"/>
    </w:p>
    <w:p w14:paraId="58E730DD" w14:textId="77777777" w:rsidR="007A0F55" w:rsidRPr="00EA5D32" w:rsidRDefault="002668C1" w:rsidP="00AF713D">
      <w:pPr>
        <w:pStyle w:val="a4"/>
        <w:adjustRightInd w:val="0"/>
        <w:snapToGrid w:val="0"/>
        <w:spacing w:line="560" w:lineRule="exact"/>
        <w:ind w:firstLineChars="200" w:firstLine="640"/>
        <w:rPr>
          <w:rFonts w:ascii="Times New Roman" w:eastAsia="仿宋_GB2312" w:hAnsi="Times New Roman"/>
          <w:spacing w:val="-2"/>
          <w:sz w:val="32"/>
          <w:szCs w:val="32"/>
        </w:rPr>
      </w:pPr>
      <w:r w:rsidRPr="00EA5D32">
        <w:rPr>
          <w:rFonts w:ascii="Times New Roman" w:eastAsia="黑体" w:hAnsi="Times New Roman"/>
          <w:bCs/>
          <w:sz w:val="32"/>
        </w:rPr>
        <w:t>第</w:t>
      </w:r>
      <w:r w:rsidR="00307959" w:rsidRPr="00EA5D32">
        <w:rPr>
          <w:rFonts w:ascii="Times New Roman" w:eastAsia="黑体" w:hAnsi="Times New Roman"/>
          <w:bCs/>
          <w:sz w:val="32"/>
        </w:rPr>
        <w:t>一</w:t>
      </w:r>
      <w:r w:rsidRPr="00EA5D32">
        <w:rPr>
          <w:rFonts w:ascii="Times New Roman" w:eastAsia="黑体" w:hAnsi="Times New Roman"/>
          <w:bCs/>
          <w:sz w:val="32"/>
        </w:rPr>
        <w:t>条</w:t>
      </w:r>
      <w:r w:rsidR="00307959" w:rsidRPr="00EA5D32">
        <w:rPr>
          <w:rFonts w:ascii="Times New Roman" w:eastAsia="仿宋_GB2312" w:hAnsi="Times New Roman"/>
          <w:sz w:val="32"/>
        </w:rPr>
        <w:t xml:space="preserve">  </w:t>
      </w:r>
      <w:r w:rsidR="004303B9" w:rsidRPr="00EA5D32">
        <w:rPr>
          <w:rFonts w:ascii="Times New Roman" w:eastAsia="仿宋_GB2312" w:hAnsi="Times New Roman"/>
          <w:sz w:val="32"/>
        </w:rPr>
        <w:t>为加强铁路营业线施工组织和施工管理，做到运输、施工两兼顾，确保行车、人身和施工安全，</w:t>
      </w:r>
      <w:r w:rsidR="00872391" w:rsidRPr="00EA5D32">
        <w:rPr>
          <w:rFonts w:ascii="Times New Roman" w:eastAsia="仿宋_GB2312" w:hAnsi="Times New Roman"/>
          <w:sz w:val="32"/>
        </w:rPr>
        <w:t>深化实施</w:t>
      </w:r>
      <w:r w:rsidR="00872391" w:rsidRPr="00EA5D32">
        <w:rPr>
          <w:rFonts w:ascii="Times New Roman" w:eastAsia="仿宋_GB2312" w:hAnsi="Times New Roman"/>
          <w:sz w:val="32"/>
        </w:rPr>
        <w:t>“</w:t>
      </w:r>
      <w:r w:rsidR="00872391" w:rsidRPr="00EA5D32">
        <w:rPr>
          <w:rFonts w:ascii="Times New Roman" w:eastAsia="仿宋_GB2312" w:hAnsi="Times New Roman"/>
          <w:sz w:val="32"/>
        </w:rPr>
        <w:t>大天窗、集中修、综合用</w:t>
      </w:r>
      <w:r w:rsidR="00872391" w:rsidRPr="00EA5D32">
        <w:rPr>
          <w:rFonts w:ascii="Times New Roman" w:eastAsia="仿宋_GB2312" w:hAnsi="Times New Roman"/>
          <w:sz w:val="32"/>
        </w:rPr>
        <w:t>”</w:t>
      </w:r>
      <w:r w:rsidR="00872391" w:rsidRPr="00EA5D32">
        <w:rPr>
          <w:rFonts w:ascii="Times New Roman" w:eastAsia="仿宋_GB2312" w:hAnsi="Times New Roman"/>
          <w:sz w:val="32"/>
        </w:rPr>
        <w:t>施工组织模式，</w:t>
      </w:r>
      <w:r w:rsidR="004303B9" w:rsidRPr="00EA5D32">
        <w:rPr>
          <w:rFonts w:ascii="Times New Roman" w:eastAsia="仿宋_GB2312" w:hAnsi="Times New Roman"/>
          <w:sz w:val="32"/>
        </w:rPr>
        <w:t>根据</w:t>
      </w:r>
      <w:r w:rsidR="00994D09" w:rsidRPr="00EA5D32">
        <w:rPr>
          <w:rFonts w:ascii="Times New Roman" w:eastAsia="仿宋_GB2312" w:hAnsi="Times New Roman"/>
          <w:sz w:val="32"/>
        </w:rPr>
        <w:t>《国铁集团铁路营业线施工管理办法》（铁调〔</w:t>
      </w:r>
      <w:r w:rsidR="00994D09" w:rsidRPr="00EA5D32">
        <w:rPr>
          <w:rFonts w:ascii="Times New Roman" w:eastAsia="仿宋_GB2312" w:hAnsi="Times New Roman"/>
          <w:sz w:val="32"/>
        </w:rPr>
        <w:t>2021</w:t>
      </w:r>
      <w:r w:rsidR="00994D09" w:rsidRPr="00EA5D32">
        <w:rPr>
          <w:rFonts w:ascii="Times New Roman" w:eastAsia="仿宋_GB2312" w:hAnsi="Times New Roman"/>
          <w:sz w:val="32"/>
        </w:rPr>
        <w:t>〕</w:t>
      </w:r>
      <w:r w:rsidR="00994D09" w:rsidRPr="00EA5D32">
        <w:rPr>
          <w:rFonts w:ascii="Times New Roman" w:eastAsia="仿宋_GB2312" w:hAnsi="Times New Roman"/>
          <w:sz w:val="32"/>
        </w:rPr>
        <w:t>160</w:t>
      </w:r>
      <w:r w:rsidR="00994D09" w:rsidRPr="00EA5D32">
        <w:rPr>
          <w:rFonts w:ascii="Times New Roman" w:eastAsia="仿宋_GB2312" w:hAnsi="Times New Roman"/>
          <w:sz w:val="32"/>
        </w:rPr>
        <w:t>号）</w:t>
      </w:r>
      <w:r w:rsidR="004303B9" w:rsidRPr="00EA5D32">
        <w:rPr>
          <w:rFonts w:ascii="Times New Roman" w:eastAsia="仿宋_GB2312" w:hAnsi="Times New Roman"/>
          <w:sz w:val="32"/>
        </w:rPr>
        <w:t>并结合</w:t>
      </w:r>
      <w:r w:rsidR="00CE351B" w:rsidRPr="00EA5D32">
        <w:rPr>
          <w:rFonts w:ascii="Times New Roman" w:eastAsia="仿宋_GB2312" w:hAnsi="Times New Roman"/>
          <w:sz w:val="32"/>
        </w:rPr>
        <w:t>成都局</w:t>
      </w:r>
      <w:r w:rsidR="00851BA4" w:rsidRPr="00EA5D32">
        <w:rPr>
          <w:rFonts w:ascii="Times New Roman" w:eastAsia="仿宋_GB2312" w:hAnsi="Times New Roman"/>
          <w:sz w:val="32"/>
        </w:rPr>
        <w:t>集团公司</w:t>
      </w:r>
      <w:r w:rsidR="004303B9" w:rsidRPr="00EA5D32">
        <w:rPr>
          <w:rFonts w:ascii="Times New Roman" w:eastAsia="仿宋_GB2312" w:hAnsi="Times New Roman"/>
          <w:sz w:val="32"/>
        </w:rPr>
        <w:t>实际，制定本细则。</w:t>
      </w:r>
    </w:p>
    <w:p w14:paraId="384A790F" w14:textId="77777777" w:rsidR="002668C1" w:rsidRPr="00EA5D32" w:rsidRDefault="007A0F55" w:rsidP="00AF713D">
      <w:pPr>
        <w:pStyle w:val="a4"/>
        <w:adjustRightInd w:val="0"/>
        <w:snapToGrid w:val="0"/>
        <w:spacing w:line="560" w:lineRule="exact"/>
        <w:ind w:firstLineChars="200" w:firstLine="640"/>
        <w:rPr>
          <w:rFonts w:ascii="Times New Roman" w:eastAsia="仿宋_GB2312" w:hAnsi="Times New Roman"/>
          <w:bCs/>
          <w:sz w:val="32"/>
          <w:szCs w:val="28"/>
        </w:rPr>
      </w:pPr>
      <w:r w:rsidRPr="00EA5D32">
        <w:rPr>
          <w:rFonts w:ascii="Times New Roman" w:eastAsia="黑体" w:hAnsi="Times New Roman"/>
          <w:bCs/>
          <w:sz w:val="32"/>
        </w:rPr>
        <w:t>第</w:t>
      </w:r>
      <w:r w:rsidR="00307959" w:rsidRPr="00EA5D32">
        <w:rPr>
          <w:rFonts w:ascii="Times New Roman" w:eastAsia="黑体" w:hAnsi="Times New Roman"/>
          <w:bCs/>
          <w:sz w:val="32"/>
        </w:rPr>
        <w:t>二</w:t>
      </w:r>
      <w:r w:rsidRPr="00EA5D32">
        <w:rPr>
          <w:rFonts w:ascii="Times New Roman" w:eastAsia="黑体" w:hAnsi="Times New Roman"/>
          <w:bCs/>
          <w:sz w:val="32"/>
        </w:rPr>
        <w:t>条</w:t>
      </w:r>
      <w:r w:rsidR="00307959" w:rsidRPr="00EA5D32">
        <w:rPr>
          <w:rFonts w:ascii="Times New Roman" w:eastAsia="仿宋_GB2312" w:hAnsi="Times New Roman"/>
          <w:b/>
          <w:bCs/>
          <w:sz w:val="32"/>
        </w:rPr>
        <w:t xml:space="preserve">  </w:t>
      </w:r>
      <w:r w:rsidRPr="00EA5D32">
        <w:rPr>
          <w:rFonts w:ascii="Times New Roman" w:eastAsia="仿宋_GB2312" w:hAnsi="Times New Roman"/>
          <w:spacing w:val="-2"/>
          <w:sz w:val="32"/>
          <w:szCs w:val="32"/>
        </w:rPr>
        <w:t>本细则</w:t>
      </w:r>
      <w:r w:rsidRPr="00EA5D32">
        <w:rPr>
          <w:rFonts w:ascii="Times New Roman" w:eastAsia="仿宋_GB2312" w:hAnsi="Times New Roman"/>
          <w:sz w:val="32"/>
        </w:rPr>
        <w:t>适用于</w:t>
      </w:r>
      <w:r w:rsidR="00CE351B" w:rsidRPr="00EA5D32">
        <w:rPr>
          <w:rFonts w:ascii="Times New Roman" w:eastAsia="仿宋_GB2312" w:hAnsi="Times New Roman"/>
          <w:spacing w:val="-2"/>
          <w:sz w:val="32"/>
          <w:szCs w:val="32"/>
        </w:rPr>
        <w:t>成都局</w:t>
      </w:r>
      <w:r w:rsidR="00483FFD" w:rsidRPr="00EA5D32">
        <w:rPr>
          <w:rFonts w:ascii="Times New Roman" w:eastAsia="仿宋_GB2312" w:hAnsi="Times New Roman"/>
          <w:sz w:val="32"/>
        </w:rPr>
        <w:t>集团公司</w:t>
      </w:r>
      <w:r w:rsidR="00121B24" w:rsidRPr="00EA5D32">
        <w:rPr>
          <w:rFonts w:ascii="Times New Roman" w:eastAsia="仿宋_GB2312" w:hAnsi="Times New Roman"/>
          <w:sz w:val="32"/>
        </w:rPr>
        <w:t>以及</w:t>
      </w:r>
      <w:r w:rsidR="00826197" w:rsidRPr="00EA5D32">
        <w:rPr>
          <w:rFonts w:ascii="Times New Roman" w:eastAsia="仿宋_GB2312" w:hAnsi="Times New Roman"/>
          <w:sz w:val="32"/>
        </w:rPr>
        <w:t>委</w:t>
      </w:r>
      <w:r w:rsidR="00121B24" w:rsidRPr="00EA5D32">
        <w:rPr>
          <w:rFonts w:ascii="Times New Roman" w:eastAsia="仿宋_GB2312" w:hAnsi="Times New Roman"/>
          <w:sz w:val="32"/>
        </w:rPr>
        <w:t>托</w:t>
      </w:r>
      <w:r w:rsidR="00E80DD8" w:rsidRPr="00EA5D32">
        <w:rPr>
          <w:rFonts w:ascii="Times New Roman" w:eastAsia="仿宋_GB2312" w:hAnsi="Times New Roman"/>
          <w:sz w:val="32"/>
        </w:rPr>
        <w:t>成都局集团公司</w:t>
      </w:r>
      <w:r w:rsidR="00121B24" w:rsidRPr="00EA5D32">
        <w:rPr>
          <w:rFonts w:ascii="Times New Roman" w:eastAsia="仿宋_GB2312" w:hAnsi="Times New Roman"/>
          <w:sz w:val="32"/>
        </w:rPr>
        <w:t>管理</w:t>
      </w:r>
      <w:r w:rsidR="00811919" w:rsidRPr="00EA5D32">
        <w:rPr>
          <w:rFonts w:ascii="Times New Roman" w:eastAsia="仿宋_GB2312" w:hAnsi="Times New Roman"/>
          <w:sz w:val="32"/>
        </w:rPr>
        <w:t>的</w:t>
      </w:r>
      <w:r w:rsidR="00121B24" w:rsidRPr="00EA5D32">
        <w:rPr>
          <w:rFonts w:ascii="Times New Roman" w:eastAsia="仿宋_GB2312" w:hAnsi="Times New Roman"/>
          <w:sz w:val="32"/>
        </w:rPr>
        <w:t>铁路</w:t>
      </w:r>
      <w:r w:rsidRPr="00EA5D32">
        <w:rPr>
          <w:rFonts w:ascii="Times New Roman" w:eastAsia="仿宋_GB2312" w:hAnsi="Times New Roman"/>
          <w:sz w:val="32"/>
          <w:szCs w:val="28"/>
        </w:rPr>
        <w:t>营业线施工管理</w:t>
      </w:r>
      <w:r w:rsidR="0022714D" w:rsidRPr="00EA5D32">
        <w:rPr>
          <w:rFonts w:ascii="Times New Roman" w:eastAsia="仿宋_GB2312" w:hAnsi="Times New Roman"/>
          <w:sz w:val="32"/>
          <w:szCs w:val="28"/>
        </w:rPr>
        <w:t>。</w:t>
      </w:r>
      <w:r w:rsidRPr="00EA5D32">
        <w:rPr>
          <w:rFonts w:ascii="Times New Roman" w:eastAsia="仿宋_GB2312" w:hAnsi="Times New Roman"/>
          <w:bCs/>
          <w:sz w:val="32"/>
          <w:szCs w:val="28"/>
        </w:rPr>
        <w:t>邻近营业线施工纳入营业线施工管理范畴。</w:t>
      </w:r>
    </w:p>
    <w:p w14:paraId="1C130812"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铁路营业线施工是指影响营业线设备稳定、使用和行车安全的各种作业，按组织方式、影响程度分为施工和维修两类。</w:t>
      </w:r>
    </w:p>
    <w:p w14:paraId="2129694A" w14:textId="77777777" w:rsidR="004323EA" w:rsidRPr="00EA5D32" w:rsidRDefault="002668C1"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邻近营业线施工是指</w:t>
      </w:r>
      <w:r w:rsidR="003208B6" w:rsidRPr="00EA5D32">
        <w:rPr>
          <w:rFonts w:eastAsia="仿宋_GB2312"/>
          <w:sz w:val="32"/>
        </w:rPr>
        <w:t>在</w:t>
      </w:r>
      <w:r w:rsidR="001E16C0" w:rsidRPr="00EA5D32">
        <w:rPr>
          <w:rFonts w:eastAsia="仿宋_GB2312"/>
          <w:sz w:val="32"/>
        </w:rPr>
        <w:t>营业线两侧一定范围内（具体指《铁路安全管理条例》规定的铁路安全保护区以及可能侵入铁路安全保护区</w:t>
      </w:r>
      <w:r w:rsidR="005C138B" w:rsidRPr="00EA5D32">
        <w:rPr>
          <w:rFonts w:eastAsia="仿宋_GB2312"/>
          <w:sz w:val="32"/>
        </w:rPr>
        <w:t>范围</w:t>
      </w:r>
      <w:r w:rsidR="00E36F8A" w:rsidRPr="00EA5D32">
        <w:rPr>
          <w:rFonts w:eastAsia="仿宋_GB2312" w:hint="eastAsia"/>
          <w:sz w:val="32"/>
        </w:rPr>
        <w:t>内</w:t>
      </w:r>
      <w:r w:rsidR="001E16C0" w:rsidRPr="00EA5D32">
        <w:rPr>
          <w:rFonts w:eastAsia="仿宋_GB2312"/>
          <w:sz w:val="32"/>
        </w:rPr>
        <w:t>）</w:t>
      </w:r>
      <w:r w:rsidR="0049373F" w:rsidRPr="00EA5D32">
        <w:rPr>
          <w:rFonts w:eastAsia="仿宋_GB2312"/>
          <w:sz w:val="32"/>
        </w:rPr>
        <w:t>、营业线设备安全限界外</w:t>
      </w:r>
      <w:r w:rsidR="003208B6" w:rsidRPr="00EA5D32">
        <w:rPr>
          <w:rFonts w:eastAsia="仿宋_GB2312"/>
          <w:sz w:val="32"/>
        </w:rPr>
        <w:t>进行</w:t>
      </w:r>
      <w:r w:rsidR="00F11DB2" w:rsidRPr="00EA5D32">
        <w:rPr>
          <w:rFonts w:eastAsia="仿宋_GB2312"/>
          <w:sz w:val="32"/>
        </w:rPr>
        <w:t>新建铁路工程、既有线改造工程及地方工程等</w:t>
      </w:r>
      <w:r w:rsidR="003208B6" w:rsidRPr="00EA5D32">
        <w:rPr>
          <w:rFonts w:eastAsia="仿宋_GB2312"/>
          <w:sz w:val="32"/>
        </w:rPr>
        <w:t>非爆破施工，</w:t>
      </w:r>
      <w:r w:rsidR="00AF042C" w:rsidRPr="00EA5D32">
        <w:rPr>
          <w:rFonts w:eastAsia="仿宋_GB2312"/>
          <w:sz w:val="32"/>
        </w:rPr>
        <w:t>以及</w:t>
      </w:r>
      <w:r w:rsidR="00A00A65" w:rsidRPr="00EA5D32">
        <w:rPr>
          <w:rFonts w:eastAsia="仿宋_GB2312"/>
          <w:sz w:val="32"/>
        </w:rPr>
        <w:t>在</w:t>
      </w:r>
      <w:r w:rsidR="00F11DB2" w:rsidRPr="00EA5D32">
        <w:rPr>
          <w:rFonts w:eastAsia="仿宋_GB2312"/>
          <w:sz w:val="32"/>
        </w:rPr>
        <w:t>铁路</w:t>
      </w:r>
      <w:r w:rsidR="004B78E9" w:rsidRPr="00EA5D32">
        <w:rPr>
          <w:rFonts w:eastAsia="仿宋_GB2312"/>
          <w:sz w:val="32"/>
        </w:rPr>
        <w:t>线路路堤坡脚、路堑坡顶、铁路桥梁外侧起向外</w:t>
      </w:r>
      <w:r w:rsidR="001A4C03" w:rsidRPr="00EA5D32">
        <w:rPr>
          <w:rFonts w:eastAsia="仿宋_GB2312"/>
          <w:sz w:val="32"/>
        </w:rPr>
        <w:t>1000</w:t>
      </w:r>
      <w:r w:rsidR="00033406" w:rsidRPr="00EA5D32">
        <w:rPr>
          <w:rFonts w:eastAsia="仿宋_GB2312" w:hint="eastAsia"/>
          <w:sz w:val="32"/>
        </w:rPr>
        <w:t>m</w:t>
      </w:r>
      <w:r w:rsidR="001A4C03" w:rsidRPr="00EA5D32">
        <w:rPr>
          <w:rFonts w:eastAsia="仿宋_GB2312"/>
          <w:sz w:val="32"/>
        </w:rPr>
        <w:t>范围内</w:t>
      </w:r>
      <w:r w:rsidR="004B78E9" w:rsidRPr="00EA5D32">
        <w:rPr>
          <w:rFonts w:eastAsia="仿宋_GB2312"/>
          <w:sz w:val="32"/>
        </w:rPr>
        <w:t>，在铁路隧道上方中心线两侧各</w:t>
      </w:r>
      <w:r w:rsidR="004B78E9" w:rsidRPr="00EA5D32">
        <w:rPr>
          <w:rFonts w:eastAsia="仿宋_GB2312"/>
          <w:sz w:val="32"/>
        </w:rPr>
        <w:t>1000</w:t>
      </w:r>
      <w:r w:rsidR="00033406" w:rsidRPr="00EA5D32">
        <w:rPr>
          <w:rFonts w:eastAsia="仿宋_GB2312" w:hint="eastAsia"/>
          <w:sz w:val="32"/>
        </w:rPr>
        <w:t>m</w:t>
      </w:r>
      <w:r w:rsidR="00DA2B4A" w:rsidRPr="00EA5D32">
        <w:rPr>
          <w:rFonts w:eastAsia="仿宋_GB2312"/>
          <w:sz w:val="32"/>
        </w:rPr>
        <w:t>范围内</w:t>
      </w:r>
      <w:r w:rsidR="001A4C03" w:rsidRPr="00EA5D32">
        <w:rPr>
          <w:rFonts w:eastAsia="仿宋_GB2312"/>
          <w:sz w:val="32"/>
        </w:rPr>
        <w:t>的</w:t>
      </w:r>
      <w:r w:rsidR="00235058" w:rsidRPr="00EA5D32">
        <w:rPr>
          <w:rFonts w:eastAsia="仿宋_GB2312"/>
          <w:sz w:val="32"/>
        </w:rPr>
        <w:t>露天采矿、采石</w:t>
      </w:r>
      <w:r w:rsidR="009B7BE9" w:rsidRPr="00EA5D32">
        <w:rPr>
          <w:rFonts w:eastAsia="仿宋_GB2312"/>
          <w:sz w:val="32"/>
        </w:rPr>
        <w:t>或者</w:t>
      </w:r>
      <w:r w:rsidR="001A4C03" w:rsidRPr="00EA5D32">
        <w:rPr>
          <w:rFonts w:eastAsia="仿宋_GB2312"/>
          <w:sz w:val="32"/>
        </w:rPr>
        <w:t>爆破</w:t>
      </w:r>
      <w:r w:rsidR="00DA2B4A" w:rsidRPr="00EA5D32">
        <w:rPr>
          <w:rFonts w:eastAsia="仿宋_GB2312"/>
          <w:sz w:val="32"/>
        </w:rPr>
        <w:t>作业</w:t>
      </w:r>
      <w:r w:rsidR="009B7BE9" w:rsidRPr="00EA5D32">
        <w:rPr>
          <w:rFonts w:eastAsia="仿宋_GB2312"/>
          <w:sz w:val="32"/>
        </w:rPr>
        <w:t>等</w:t>
      </w:r>
      <w:r w:rsidR="00DA2B4A" w:rsidRPr="00EA5D32">
        <w:rPr>
          <w:rFonts w:eastAsia="仿宋_GB2312"/>
          <w:sz w:val="32"/>
        </w:rPr>
        <w:t>影响或</w:t>
      </w:r>
      <w:r w:rsidR="00337BC2" w:rsidRPr="00EA5D32">
        <w:rPr>
          <w:rFonts w:eastAsia="仿宋_GB2312"/>
          <w:sz w:val="32"/>
        </w:rPr>
        <w:t>可能影响</w:t>
      </w:r>
      <w:r w:rsidR="003C605A" w:rsidRPr="00EA5D32">
        <w:rPr>
          <w:rFonts w:eastAsia="仿宋_GB2312"/>
          <w:sz w:val="32"/>
        </w:rPr>
        <w:t>铁路营业线设备稳定、使用和行车安全的施</w:t>
      </w:r>
      <w:r w:rsidR="003C605A" w:rsidRPr="00EA5D32">
        <w:rPr>
          <w:rFonts w:eastAsia="仿宋_GB2312"/>
          <w:sz w:val="32"/>
        </w:rPr>
        <w:lastRenderedPageBreak/>
        <w:t>工</w:t>
      </w:r>
      <w:r w:rsidR="001A4C03" w:rsidRPr="00EA5D32">
        <w:rPr>
          <w:rFonts w:eastAsia="仿宋_GB2312"/>
          <w:sz w:val="32"/>
        </w:rPr>
        <w:t>。</w:t>
      </w:r>
    </w:p>
    <w:p w14:paraId="4CB9120D"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00307959" w:rsidRPr="00EA5D32">
        <w:rPr>
          <w:rFonts w:ascii="Times New Roman" w:eastAsia="黑体" w:hAnsi="Times New Roman"/>
          <w:bCs/>
          <w:sz w:val="32"/>
        </w:rPr>
        <w:t>三</w:t>
      </w:r>
      <w:r w:rsidRPr="00EA5D32">
        <w:rPr>
          <w:rFonts w:ascii="Times New Roman" w:eastAsia="黑体" w:hAnsi="Times New Roman"/>
          <w:bCs/>
          <w:sz w:val="32"/>
        </w:rPr>
        <w:t>条</w:t>
      </w:r>
      <w:r w:rsidR="00307959" w:rsidRPr="00EA5D32">
        <w:rPr>
          <w:rFonts w:ascii="Times New Roman" w:eastAsia="仿宋_GB2312" w:hAnsi="Times New Roman"/>
          <w:b/>
          <w:bCs/>
          <w:sz w:val="32"/>
        </w:rPr>
        <w:t xml:space="preserve">  </w:t>
      </w:r>
      <w:r w:rsidRPr="00EA5D32">
        <w:rPr>
          <w:rFonts w:ascii="Times New Roman" w:eastAsia="仿宋_GB2312" w:hAnsi="Times New Roman"/>
          <w:sz w:val="32"/>
        </w:rPr>
        <w:t>铁路营业线</w:t>
      </w:r>
      <w:proofErr w:type="gramStart"/>
      <w:r w:rsidR="00487CCC" w:rsidRPr="00EA5D32">
        <w:rPr>
          <w:rFonts w:ascii="Times New Roman" w:eastAsia="仿宋_GB2312" w:hAnsi="Times New Roman"/>
          <w:sz w:val="32"/>
        </w:rPr>
        <w:t>施工按</w:t>
      </w:r>
      <w:proofErr w:type="gramEnd"/>
      <w:r w:rsidRPr="00EA5D32">
        <w:rPr>
          <w:rFonts w:ascii="Times New Roman" w:eastAsia="仿宋_GB2312" w:hAnsi="Times New Roman"/>
          <w:sz w:val="32"/>
        </w:rPr>
        <w:t>高速铁路和</w:t>
      </w:r>
      <w:proofErr w:type="gramStart"/>
      <w:r w:rsidRPr="00EA5D32">
        <w:rPr>
          <w:rFonts w:ascii="Times New Roman" w:eastAsia="仿宋_GB2312" w:hAnsi="Times New Roman"/>
          <w:sz w:val="32"/>
        </w:rPr>
        <w:t>普速</w:t>
      </w:r>
      <w:proofErr w:type="gramEnd"/>
      <w:r w:rsidRPr="00EA5D32">
        <w:rPr>
          <w:rFonts w:ascii="Times New Roman" w:eastAsia="仿宋_GB2312" w:hAnsi="Times New Roman"/>
          <w:sz w:val="32"/>
        </w:rPr>
        <w:t>铁路进行管理。普</w:t>
      </w:r>
      <w:proofErr w:type="gramStart"/>
      <w:r w:rsidRPr="00EA5D32">
        <w:rPr>
          <w:rFonts w:ascii="Times New Roman" w:eastAsia="仿宋_GB2312" w:hAnsi="Times New Roman"/>
          <w:sz w:val="32"/>
        </w:rPr>
        <w:t>速铁路</w:t>
      </w:r>
      <w:proofErr w:type="gramEnd"/>
      <w:r w:rsidRPr="00EA5D32">
        <w:rPr>
          <w:rFonts w:ascii="Times New Roman" w:eastAsia="仿宋_GB2312" w:hAnsi="Times New Roman"/>
          <w:sz w:val="32"/>
        </w:rPr>
        <w:t>分为繁忙干线、干</w:t>
      </w:r>
      <w:r w:rsidR="003F4793" w:rsidRPr="00EA5D32">
        <w:rPr>
          <w:rFonts w:ascii="Times New Roman" w:eastAsia="仿宋_GB2312" w:hAnsi="Times New Roman"/>
          <w:sz w:val="32"/>
        </w:rPr>
        <w:t>线和其他线路。</w:t>
      </w:r>
      <w:r w:rsidR="00483FFD" w:rsidRPr="00EA5D32">
        <w:rPr>
          <w:rFonts w:ascii="Times New Roman" w:eastAsia="仿宋_GB2312" w:hAnsi="Times New Roman"/>
          <w:sz w:val="32"/>
        </w:rPr>
        <w:t>集团公司</w:t>
      </w:r>
      <w:r w:rsidR="003F4793" w:rsidRPr="00EA5D32">
        <w:rPr>
          <w:rFonts w:ascii="Times New Roman" w:eastAsia="仿宋_GB2312" w:hAnsi="Times New Roman"/>
          <w:sz w:val="32"/>
        </w:rPr>
        <w:t>高速铁路、</w:t>
      </w:r>
      <w:r w:rsidRPr="00EA5D32">
        <w:rPr>
          <w:rFonts w:ascii="Times New Roman" w:eastAsia="仿宋_GB2312" w:hAnsi="Times New Roman"/>
          <w:sz w:val="32"/>
        </w:rPr>
        <w:t>繁忙干线及干线名称见附件</w:t>
      </w:r>
      <w:r w:rsidRPr="00EA5D32">
        <w:rPr>
          <w:rFonts w:ascii="Times New Roman" w:eastAsia="仿宋_GB2312" w:hAnsi="Times New Roman"/>
          <w:sz w:val="32"/>
        </w:rPr>
        <w:t>1</w:t>
      </w:r>
      <w:r w:rsidRPr="00EA5D32">
        <w:rPr>
          <w:rFonts w:ascii="Times New Roman" w:eastAsia="仿宋_GB2312" w:hAnsi="Times New Roman"/>
          <w:sz w:val="32"/>
        </w:rPr>
        <w:t>。</w:t>
      </w:r>
    </w:p>
    <w:p w14:paraId="72F65237"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00307959" w:rsidRPr="00EA5D32">
        <w:rPr>
          <w:rFonts w:ascii="Times New Roman" w:eastAsia="黑体" w:hAnsi="Times New Roman"/>
          <w:bCs/>
          <w:sz w:val="32"/>
        </w:rPr>
        <w:t>四</w:t>
      </w:r>
      <w:r w:rsidRPr="00EA5D32">
        <w:rPr>
          <w:rFonts w:ascii="Times New Roman" w:eastAsia="黑体" w:hAnsi="Times New Roman"/>
          <w:bCs/>
          <w:sz w:val="32"/>
        </w:rPr>
        <w:t>条</w:t>
      </w:r>
      <w:r w:rsidRPr="00EA5D32">
        <w:rPr>
          <w:rFonts w:ascii="Times New Roman" w:eastAsia="仿宋_GB2312" w:hAnsi="Times New Roman"/>
          <w:b/>
          <w:bCs/>
          <w:sz w:val="32"/>
        </w:rPr>
        <w:t xml:space="preserve"> </w:t>
      </w:r>
      <w:r w:rsidR="00307959" w:rsidRPr="00EA5D32">
        <w:rPr>
          <w:rFonts w:ascii="Times New Roman" w:eastAsia="仿宋_GB2312" w:hAnsi="Times New Roman"/>
          <w:b/>
          <w:bCs/>
          <w:sz w:val="32"/>
        </w:rPr>
        <w:t xml:space="preserve"> </w:t>
      </w:r>
      <w:r w:rsidR="00097212" w:rsidRPr="00EA5D32">
        <w:rPr>
          <w:rFonts w:ascii="Times New Roman" w:eastAsia="仿宋_GB2312" w:hAnsi="Times New Roman"/>
          <w:sz w:val="32"/>
        </w:rPr>
        <w:t>本细则</w:t>
      </w:r>
      <w:r w:rsidRPr="00EA5D32">
        <w:rPr>
          <w:rFonts w:ascii="Times New Roman" w:eastAsia="仿宋_GB2312" w:hAnsi="Times New Roman"/>
          <w:sz w:val="32"/>
        </w:rPr>
        <w:t>规定了铁路营业线施工</w:t>
      </w:r>
      <w:r w:rsidR="00487CCC" w:rsidRPr="00EA5D32">
        <w:rPr>
          <w:rFonts w:ascii="Times New Roman" w:eastAsia="仿宋_GB2312" w:hAnsi="Times New Roman"/>
          <w:sz w:val="32"/>
        </w:rPr>
        <w:t>项目</w:t>
      </w:r>
      <w:r w:rsidRPr="00EA5D32">
        <w:rPr>
          <w:rFonts w:ascii="Times New Roman" w:eastAsia="仿宋_GB2312" w:hAnsi="Times New Roman"/>
          <w:sz w:val="32"/>
        </w:rPr>
        <w:t>、天窗和慢行、</w:t>
      </w:r>
      <w:proofErr w:type="gramStart"/>
      <w:r w:rsidR="00487CCC" w:rsidRPr="00EA5D32">
        <w:rPr>
          <w:rFonts w:ascii="Times New Roman" w:eastAsia="仿宋_GB2312" w:hAnsi="Times New Roman"/>
          <w:sz w:val="32"/>
        </w:rPr>
        <w:t>邻线限速</w:t>
      </w:r>
      <w:proofErr w:type="gramEnd"/>
      <w:r w:rsidR="00487CCC" w:rsidRPr="00EA5D32">
        <w:rPr>
          <w:rFonts w:ascii="Times New Roman" w:eastAsia="仿宋_GB2312" w:hAnsi="Times New Roman"/>
          <w:sz w:val="32"/>
        </w:rPr>
        <w:t>、</w:t>
      </w:r>
      <w:r w:rsidRPr="00EA5D32">
        <w:rPr>
          <w:rFonts w:ascii="Times New Roman" w:eastAsia="仿宋_GB2312" w:hAnsi="Times New Roman"/>
          <w:sz w:val="32"/>
        </w:rPr>
        <w:t>等级划分、施工组织领导、施工方案审核、施工计划编制及审批、集中修和维修组织实施，</w:t>
      </w:r>
      <w:r w:rsidR="00487CCC" w:rsidRPr="00EA5D32">
        <w:rPr>
          <w:rFonts w:ascii="Times New Roman" w:eastAsia="仿宋_GB2312" w:hAnsi="Times New Roman"/>
          <w:sz w:val="32"/>
        </w:rPr>
        <w:t>规范</w:t>
      </w:r>
      <w:r w:rsidRPr="00EA5D32">
        <w:rPr>
          <w:rFonts w:ascii="Times New Roman" w:eastAsia="仿宋_GB2312" w:hAnsi="Times New Roman"/>
          <w:sz w:val="32"/>
        </w:rPr>
        <w:t>了施工过渡工程、验收交接的要求和施工安全管理责任，明确了施工考核及奖惩的基本制度。</w:t>
      </w:r>
    </w:p>
    <w:p w14:paraId="6EBCEB7C" w14:textId="77777777" w:rsidR="00FC6266" w:rsidRPr="00EA5D32" w:rsidRDefault="002F3917"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黑体" w:hAnsi="Times New Roman"/>
          <w:bCs/>
          <w:sz w:val="32"/>
        </w:rPr>
        <w:t>第五条</w:t>
      </w:r>
      <w:r w:rsidRPr="00EA5D32">
        <w:rPr>
          <w:rFonts w:ascii="Times New Roman" w:eastAsia="黑体" w:hAnsi="Times New Roman"/>
          <w:bCs/>
          <w:sz w:val="32"/>
        </w:rPr>
        <w:t xml:space="preserve"> </w:t>
      </w:r>
      <w:r w:rsidR="000E0898" w:rsidRPr="00EA5D32">
        <w:rPr>
          <w:rFonts w:ascii="Times New Roman" w:eastAsia="黑体" w:hAnsi="Times New Roman"/>
          <w:bCs/>
          <w:sz w:val="32"/>
        </w:rPr>
        <w:t xml:space="preserve"> </w:t>
      </w:r>
      <w:r w:rsidRPr="00EA5D32">
        <w:rPr>
          <w:rFonts w:ascii="Times New Roman" w:eastAsia="仿宋_GB2312" w:hAnsi="Times New Roman"/>
          <w:sz w:val="32"/>
          <w:szCs w:val="28"/>
        </w:rPr>
        <w:t>集团公司是营业线施工管理的责任主体。参与营业线施工的各单位主要负责人是本单位营业线施工安全生产第一责任人，对本单位的安全生产工作全面负责，其他负责人对职责范围内的安全生产工作负责。</w:t>
      </w:r>
    </w:p>
    <w:p w14:paraId="60A2D647" w14:textId="77777777" w:rsidR="002668C1" w:rsidRPr="00EA5D32" w:rsidRDefault="002F391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第六</w:t>
      </w:r>
      <w:r w:rsidR="002668C1" w:rsidRPr="00EA5D32">
        <w:rPr>
          <w:rFonts w:ascii="Times New Roman" w:eastAsia="黑体" w:hAnsi="Times New Roman"/>
          <w:bCs/>
          <w:sz w:val="32"/>
        </w:rPr>
        <w:t>条</w:t>
      </w:r>
      <w:r w:rsidR="002668C1" w:rsidRPr="00EA5D32">
        <w:rPr>
          <w:rFonts w:ascii="Times New Roman" w:eastAsia="仿宋_GB2312" w:hAnsi="Times New Roman"/>
          <w:b/>
          <w:bCs/>
          <w:sz w:val="32"/>
        </w:rPr>
        <w:t xml:space="preserve"> </w:t>
      </w:r>
      <w:r w:rsidR="000E0898" w:rsidRPr="00EA5D32">
        <w:rPr>
          <w:rFonts w:ascii="Times New Roman" w:eastAsia="仿宋_GB2312" w:hAnsi="Times New Roman"/>
          <w:b/>
          <w:bCs/>
          <w:sz w:val="32"/>
        </w:rPr>
        <w:t xml:space="preserve"> </w:t>
      </w:r>
      <w:r w:rsidR="002668C1" w:rsidRPr="00EA5D32">
        <w:rPr>
          <w:rFonts w:ascii="Times New Roman" w:eastAsia="仿宋_GB2312" w:hAnsi="Times New Roman"/>
          <w:sz w:val="32"/>
          <w:szCs w:val="28"/>
        </w:rPr>
        <w:t>铁路营业线施工必须把确保安全放在首位，坚持</w:t>
      </w:r>
      <w:r w:rsidR="001D7AD0" w:rsidRPr="00EA5D32">
        <w:rPr>
          <w:rFonts w:ascii="Times New Roman" w:eastAsia="仿宋_GB2312" w:hAnsi="Times New Roman"/>
          <w:sz w:val="32"/>
          <w:szCs w:val="28"/>
        </w:rPr>
        <w:t>安全第一、预防为主、综合治理</w:t>
      </w:r>
      <w:r w:rsidR="002668C1" w:rsidRPr="00EA5D32">
        <w:rPr>
          <w:rFonts w:ascii="Times New Roman" w:eastAsia="仿宋_GB2312" w:hAnsi="Times New Roman"/>
          <w:sz w:val="32"/>
          <w:szCs w:val="28"/>
        </w:rPr>
        <w:t>的方针，</w:t>
      </w:r>
      <w:r w:rsidR="006629D2" w:rsidRPr="00EA5D32">
        <w:rPr>
          <w:rFonts w:ascii="仿宋_GB2312" w:eastAsia="仿宋_GB2312" w:hAnsi="微软雅黑" w:hint="eastAsia"/>
          <w:sz w:val="32"/>
          <w:szCs w:val="32"/>
        </w:rPr>
        <w:t>坚持安全第一、前沿控制、方案准确、责任明晰的思路，坚决防控施工</w:t>
      </w:r>
      <w:r w:rsidR="002F583D" w:rsidRPr="00EA5D32">
        <w:rPr>
          <w:rFonts w:ascii="仿宋_GB2312" w:eastAsia="仿宋_GB2312" w:hAnsi="微软雅黑" w:hint="eastAsia"/>
          <w:sz w:val="32"/>
          <w:szCs w:val="32"/>
        </w:rPr>
        <w:t>“四大风险”</w:t>
      </w:r>
      <w:r w:rsidR="006629D2" w:rsidRPr="00EA5D32">
        <w:rPr>
          <w:rFonts w:ascii="仿宋_GB2312" w:eastAsia="仿宋_GB2312" w:hAnsi="微软雅黑" w:hint="eastAsia"/>
          <w:sz w:val="32"/>
          <w:szCs w:val="32"/>
        </w:rPr>
        <w:t>（防控触电高坠、防控碰撞人机料、防控损伤既有线联锁设备、防控冒险放行列车）。</w:t>
      </w:r>
      <w:r w:rsidR="002668C1" w:rsidRPr="00EA5D32">
        <w:rPr>
          <w:rFonts w:ascii="Times New Roman" w:eastAsia="仿宋_GB2312" w:hAnsi="Times New Roman"/>
          <w:sz w:val="32"/>
          <w:szCs w:val="28"/>
        </w:rPr>
        <w:t>建设、设计、施工、监理、行车组织、设备管理等单位和部门</w:t>
      </w:r>
      <w:r w:rsidR="00881BB4" w:rsidRPr="00EA5D32">
        <w:rPr>
          <w:rFonts w:ascii="Times New Roman" w:eastAsia="仿宋_GB2312" w:hAnsi="Times New Roman"/>
          <w:sz w:val="32"/>
          <w:szCs w:val="28"/>
        </w:rPr>
        <w:t>应</w:t>
      </w:r>
      <w:r w:rsidR="002668C1" w:rsidRPr="00EA5D32">
        <w:rPr>
          <w:rFonts w:ascii="Times New Roman" w:eastAsia="仿宋_GB2312" w:hAnsi="Times New Roman"/>
          <w:sz w:val="32"/>
          <w:szCs w:val="28"/>
        </w:rPr>
        <w:t>严格执行</w:t>
      </w:r>
      <w:r w:rsidR="00097212" w:rsidRPr="00EA5D32">
        <w:rPr>
          <w:rFonts w:ascii="Times New Roman" w:eastAsia="仿宋_GB2312" w:hAnsi="Times New Roman"/>
          <w:sz w:val="32"/>
        </w:rPr>
        <w:t>本细则</w:t>
      </w:r>
      <w:r w:rsidR="002668C1" w:rsidRPr="00EA5D32">
        <w:rPr>
          <w:rFonts w:ascii="Times New Roman" w:eastAsia="仿宋_GB2312" w:hAnsi="Times New Roman"/>
          <w:sz w:val="32"/>
          <w:szCs w:val="28"/>
        </w:rPr>
        <w:t>有关规定。</w:t>
      </w:r>
    </w:p>
    <w:p w14:paraId="620340BA" w14:textId="77777777" w:rsidR="00E27DDB" w:rsidRPr="00EA5D32" w:rsidRDefault="00881BB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第七</w:t>
      </w:r>
      <w:r w:rsidR="002668C1" w:rsidRPr="00EA5D32">
        <w:rPr>
          <w:rFonts w:ascii="Times New Roman" w:eastAsia="黑体" w:hAnsi="Times New Roman"/>
          <w:bCs/>
          <w:sz w:val="32"/>
        </w:rPr>
        <w:t>条</w:t>
      </w:r>
      <w:r w:rsidR="002668C1" w:rsidRPr="00EA5D32">
        <w:rPr>
          <w:rFonts w:ascii="Times New Roman" w:eastAsia="仿宋_GB2312" w:hAnsi="Times New Roman"/>
          <w:sz w:val="32"/>
        </w:rPr>
        <w:t xml:space="preserve"> </w:t>
      </w:r>
      <w:r w:rsidR="00307959" w:rsidRPr="00EA5D32">
        <w:rPr>
          <w:rFonts w:ascii="Times New Roman" w:eastAsia="仿宋_GB2312" w:hAnsi="Times New Roman"/>
          <w:sz w:val="32"/>
        </w:rPr>
        <w:t xml:space="preserve"> </w:t>
      </w:r>
      <w:r w:rsidR="002668C1" w:rsidRPr="00EA5D32">
        <w:rPr>
          <w:rFonts w:ascii="Times New Roman" w:eastAsia="仿宋_GB2312" w:hAnsi="Times New Roman"/>
          <w:bCs/>
          <w:sz w:val="32"/>
        </w:rPr>
        <w:t>铁路营业线施工是运输组织的重要组成部分，</w:t>
      </w:r>
      <w:r w:rsidRPr="00EA5D32">
        <w:rPr>
          <w:rFonts w:ascii="Times New Roman" w:eastAsia="仿宋_GB2312" w:hAnsi="Times New Roman"/>
          <w:sz w:val="32"/>
        </w:rPr>
        <w:t>应</w:t>
      </w:r>
      <w:r w:rsidR="002668C1" w:rsidRPr="00EA5D32">
        <w:rPr>
          <w:rFonts w:ascii="Times New Roman" w:eastAsia="仿宋_GB2312" w:hAnsi="Times New Roman"/>
          <w:sz w:val="32"/>
        </w:rPr>
        <w:t>坚持运输、施工兼顾的原则，</w:t>
      </w:r>
      <w:r w:rsidR="002263B6" w:rsidRPr="00EA5D32">
        <w:rPr>
          <w:rFonts w:ascii="Times New Roman" w:eastAsia="仿宋_GB2312" w:hAnsi="Times New Roman"/>
          <w:sz w:val="32"/>
        </w:rPr>
        <w:t>规范</w:t>
      </w:r>
      <w:r w:rsidR="002668C1" w:rsidRPr="00EA5D32">
        <w:rPr>
          <w:rFonts w:ascii="Times New Roman" w:eastAsia="仿宋_GB2312" w:hAnsi="Times New Roman"/>
          <w:sz w:val="32"/>
        </w:rPr>
        <w:t>施工计划管理，加强施工组织和施工期间的运输组织，按计划、有组织地进行各项施工，积极推</w:t>
      </w:r>
      <w:r w:rsidR="002668C1" w:rsidRPr="00EA5D32">
        <w:rPr>
          <w:rFonts w:ascii="Times New Roman" w:eastAsia="仿宋_GB2312" w:hAnsi="Times New Roman"/>
          <w:sz w:val="32"/>
        </w:rPr>
        <w:lastRenderedPageBreak/>
        <w:t>广使用技术先进的施工机具和施工方法，提高施工作业效率和质量。</w:t>
      </w:r>
      <w:bookmarkStart w:id="12" w:name="_Toc326566659"/>
      <w:bookmarkStart w:id="13" w:name="_Toc326647493"/>
      <w:bookmarkStart w:id="14" w:name="_Toc326650087"/>
      <w:bookmarkStart w:id="15" w:name="_Toc327770173"/>
      <w:bookmarkStart w:id="16" w:name="_Toc327772118"/>
      <w:bookmarkStart w:id="17" w:name="_Toc327778487"/>
      <w:bookmarkStart w:id="18" w:name="_Toc327967942"/>
      <w:bookmarkStart w:id="19" w:name="_Toc328029057"/>
      <w:bookmarkStart w:id="20" w:name="_Toc328400217"/>
      <w:bookmarkStart w:id="21" w:name="_Toc329607419"/>
      <w:bookmarkStart w:id="22" w:name="_Toc329607577"/>
      <w:bookmarkStart w:id="23" w:name="_Toc331400319"/>
      <w:bookmarkStart w:id="24" w:name="_Toc337622009"/>
      <w:bookmarkStart w:id="25" w:name="_Toc337622432"/>
      <w:bookmarkStart w:id="26" w:name="_第二章__营业线施工项目"/>
      <w:bookmarkEnd w:id="26"/>
    </w:p>
    <w:p w14:paraId="31D6FEBB" w14:textId="77777777" w:rsidR="002668C1" w:rsidRPr="00EA5D32" w:rsidRDefault="002668C1" w:rsidP="00121CE5">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t>第二章</w:t>
      </w:r>
      <w:r w:rsidR="00E27DDB"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营业线施工</w:t>
      </w:r>
      <w:bookmarkEnd w:id="12"/>
      <w:bookmarkEnd w:id="13"/>
      <w:bookmarkEnd w:id="14"/>
      <w:bookmarkEnd w:id="15"/>
      <w:bookmarkEnd w:id="16"/>
      <w:bookmarkEnd w:id="17"/>
      <w:bookmarkEnd w:id="18"/>
      <w:bookmarkEnd w:id="19"/>
      <w:bookmarkEnd w:id="20"/>
      <w:bookmarkEnd w:id="21"/>
      <w:bookmarkEnd w:id="22"/>
      <w:r w:rsidRPr="00EA5D32">
        <w:rPr>
          <w:rFonts w:ascii="Times New Roman" w:eastAsia="黑体" w:hAnsi="Times New Roman"/>
          <w:bCs/>
          <w:sz w:val="32"/>
          <w:szCs w:val="32"/>
        </w:rPr>
        <w:t>项目</w:t>
      </w:r>
      <w:bookmarkEnd w:id="23"/>
      <w:bookmarkEnd w:id="24"/>
      <w:bookmarkEnd w:id="25"/>
    </w:p>
    <w:p w14:paraId="1FF719A3" w14:textId="77777777" w:rsidR="002668C1" w:rsidRPr="00EA5D32" w:rsidRDefault="00881BB4" w:rsidP="00AF713D">
      <w:pPr>
        <w:adjustRightInd w:val="0"/>
        <w:snapToGrid w:val="0"/>
        <w:spacing w:line="560" w:lineRule="exact"/>
        <w:ind w:firstLineChars="200" w:firstLine="640"/>
        <w:rPr>
          <w:rFonts w:eastAsia="仿宋_GB2312"/>
          <w:sz w:val="32"/>
          <w:szCs w:val="32"/>
        </w:rPr>
      </w:pPr>
      <w:r w:rsidRPr="00EA5D32">
        <w:rPr>
          <w:rFonts w:eastAsia="黑体"/>
          <w:bCs/>
          <w:sz w:val="32"/>
        </w:rPr>
        <w:t>第八</w:t>
      </w:r>
      <w:r w:rsidR="002668C1" w:rsidRPr="00EA5D32">
        <w:rPr>
          <w:rFonts w:eastAsia="黑体"/>
          <w:bCs/>
          <w:sz w:val="32"/>
        </w:rPr>
        <w:t>条</w:t>
      </w:r>
      <w:r w:rsidR="00E27DDB" w:rsidRPr="00EA5D32">
        <w:rPr>
          <w:rFonts w:eastAsia="仿宋_GB2312"/>
          <w:b/>
          <w:bCs/>
          <w:sz w:val="32"/>
        </w:rPr>
        <w:t xml:space="preserve">  </w:t>
      </w:r>
      <w:r w:rsidR="002668C1" w:rsidRPr="00EA5D32">
        <w:rPr>
          <w:rFonts w:eastAsia="仿宋_GB2312"/>
          <w:sz w:val="32"/>
          <w:szCs w:val="32"/>
        </w:rPr>
        <w:t>施工项目</w:t>
      </w:r>
      <w:r w:rsidR="00F2313D" w:rsidRPr="00EA5D32">
        <w:rPr>
          <w:rFonts w:eastAsia="仿宋_GB2312"/>
          <w:sz w:val="32"/>
          <w:szCs w:val="32"/>
        </w:rPr>
        <w:t>。</w:t>
      </w:r>
    </w:p>
    <w:p w14:paraId="659F438D" w14:textId="77777777" w:rsidR="002668C1" w:rsidRPr="00EA5D32" w:rsidRDefault="00E27DDB"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（一）</w:t>
      </w:r>
      <w:r w:rsidR="002668C1" w:rsidRPr="00EA5D32">
        <w:rPr>
          <w:rFonts w:eastAsia="仿宋_GB2312"/>
          <w:sz w:val="32"/>
          <w:szCs w:val="32"/>
        </w:rPr>
        <w:t>线路及站场设备技术改造，增建</w:t>
      </w:r>
      <w:r w:rsidR="00D3154B" w:rsidRPr="00EA5D32">
        <w:rPr>
          <w:rFonts w:eastAsia="仿宋_GB2312"/>
          <w:sz w:val="32"/>
          <w:szCs w:val="32"/>
        </w:rPr>
        <w:t>线路</w:t>
      </w:r>
      <w:r w:rsidR="002668C1" w:rsidRPr="00EA5D32">
        <w:rPr>
          <w:rFonts w:eastAsia="仿宋_GB2312"/>
          <w:sz w:val="32"/>
          <w:szCs w:val="32"/>
        </w:rPr>
        <w:t>、新线引入、电气化改造等施工。</w:t>
      </w:r>
    </w:p>
    <w:p w14:paraId="29EF610D" w14:textId="77777777" w:rsidR="00BE6AFA" w:rsidRPr="00EA5D32" w:rsidRDefault="00E27DDB" w:rsidP="00AF713D">
      <w:pPr>
        <w:adjustRightInd w:val="0"/>
        <w:snapToGrid w:val="0"/>
        <w:spacing w:line="560" w:lineRule="exact"/>
        <w:ind w:firstLineChars="200" w:firstLine="640"/>
        <w:rPr>
          <w:ins w:id="27" w:author="Tom" w:date="2022-10-20T17:56:00Z"/>
          <w:rFonts w:ascii="仿宋_GB2312" w:eastAsia="仿宋_GB2312" w:hAnsi="仿宋_GB2312" w:cs="仿宋_GB2312" w:hint="eastAsia"/>
          <w:sz w:val="32"/>
          <w:szCs w:val="32"/>
        </w:rPr>
      </w:pPr>
      <w:r w:rsidRPr="00EA5D32">
        <w:rPr>
          <w:rFonts w:eastAsia="仿宋_GB2312"/>
          <w:sz w:val="32"/>
          <w:szCs w:val="32"/>
        </w:rPr>
        <w:t>（二）</w:t>
      </w:r>
      <w:r w:rsidR="002668C1" w:rsidRPr="00EA5D32">
        <w:rPr>
          <w:rFonts w:eastAsia="仿宋_GB2312"/>
          <w:sz w:val="32"/>
          <w:szCs w:val="32"/>
        </w:rPr>
        <w:t>跨越、穿越</w:t>
      </w:r>
      <w:r w:rsidR="00D3154B" w:rsidRPr="00EA5D32">
        <w:rPr>
          <w:rFonts w:eastAsia="仿宋_GB2312"/>
          <w:sz w:val="32"/>
          <w:szCs w:val="32"/>
        </w:rPr>
        <w:t>铁路</w:t>
      </w:r>
      <w:r w:rsidR="002668C1" w:rsidRPr="00EA5D32">
        <w:rPr>
          <w:rFonts w:eastAsia="仿宋_GB2312"/>
          <w:sz w:val="32"/>
          <w:szCs w:val="32"/>
        </w:rPr>
        <w:t>线路</w:t>
      </w:r>
      <w:r w:rsidR="00D3154B" w:rsidRPr="00EA5D32">
        <w:rPr>
          <w:rFonts w:eastAsia="仿宋_GB2312"/>
          <w:sz w:val="32"/>
          <w:szCs w:val="32"/>
        </w:rPr>
        <w:t>或</w:t>
      </w:r>
      <w:r w:rsidR="002668C1" w:rsidRPr="00EA5D32">
        <w:rPr>
          <w:rFonts w:eastAsia="仿宋_GB2312"/>
          <w:sz w:val="32"/>
          <w:szCs w:val="32"/>
        </w:rPr>
        <w:t>站场的桥梁、</w:t>
      </w:r>
      <w:r w:rsidR="00D3154B" w:rsidRPr="00EA5D32">
        <w:rPr>
          <w:rFonts w:eastAsia="仿宋_GB2312"/>
          <w:sz w:val="32"/>
          <w:szCs w:val="32"/>
        </w:rPr>
        <w:t>隧道、</w:t>
      </w:r>
      <w:r w:rsidR="002668C1" w:rsidRPr="00EA5D32">
        <w:rPr>
          <w:rFonts w:eastAsia="仿宋_GB2312"/>
          <w:sz w:val="32"/>
          <w:szCs w:val="32"/>
        </w:rPr>
        <w:t>涵洞、</w:t>
      </w:r>
      <w:r w:rsidR="00091DE6" w:rsidRPr="00EA5D32">
        <w:rPr>
          <w:rFonts w:eastAsia="仿宋_GB2312"/>
          <w:sz w:val="32"/>
          <w:szCs w:val="32"/>
        </w:rPr>
        <w:t>地下工程、</w:t>
      </w:r>
      <w:r w:rsidR="002668C1" w:rsidRPr="00EA5D32">
        <w:rPr>
          <w:rFonts w:eastAsia="仿宋_GB2312"/>
          <w:sz w:val="32"/>
          <w:szCs w:val="32"/>
        </w:rPr>
        <w:t>管道、渡槽和电力线路、通信线路、油气</w:t>
      </w:r>
      <w:r w:rsidR="00C00F02" w:rsidRPr="00EA5D32">
        <w:rPr>
          <w:rFonts w:eastAsia="仿宋_GB2312"/>
          <w:sz w:val="32"/>
          <w:szCs w:val="32"/>
        </w:rPr>
        <w:t>（燃气、蒸汽）</w:t>
      </w:r>
      <w:r w:rsidR="002668C1" w:rsidRPr="00EA5D32">
        <w:rPr>
          <w:rFonts w:eastAsia="仿宋_GB2312"/>
          <w:sz w:val="32"/>
          <w:szCs w:val="32"/>
        </w:rPr>
        <w:t>管线</w:t>
      </w:r>
      <w:r w:rsidR="00C00F02" w:rsidRPr="00EA5D32">
        <w:rPr>
          <w:rFonts w:eastAsia="仿宋_GB2312"/>
          <w:sz w:val="32"/>
          <w:szCs w:val="32"/>
        </w:rPr>
        <w:t>，</w:t>
      </w:r>
      <w:r w:rsidR="002668C1" w:rsidRPr="00EA5D32">
        <w:rPr>
          <w:rFonts w:eastAsia="仿宋_GB2312"/>
          <w:sz w:val="32"/>
          <w:szCs w:val="32"/>
        </w:rPr>
        <w:t>以及铺设道口、平过道等设备设施的施工。</w:t>
      </w:r>
      <w:r w:rsidR="00977A2D" w:rsidRPr="00EA5D32">
        <w:rPr>
          <w:rFonts w:ascii="仿宋_GB2312" w:eastAsia="仿宋_GB2312" w:hAnsi="仿宋_GB2312" w:cs="仿宋_GB2312" w:hint="eastAsia"/>
          <w:sz w:val="32"/>
          <w:szCs w:val="32"/>
        </w:rPr>
        <w:t>营业线设备安全限界内的上跨构筑物附属安全设施（包括不限于防撞墙、栏杆、声屏障、防落网、</w:t>
      </w:r>
      <w:proofErr w:type="gramStart"/>
      <w:r w:rsidR="00977A2D" w:rsidRPr="00EA5D32">
        <w:rPr>
          <w:rFonts w:ascii="仿宋_GB2312" w:eastAsia="仿宋_GB2312" w:hAnsi="仿宋_GB2312" w:cs="仿宋_GB2312" w:hint="eastAsia"/>
          <w:sz w:val="32"/>
          <w:szCs w:val="32"/>
        </w:rPr>
        <w:t>防抛网</w:t>
      </w:r>
      <w:proofErr w:type="gramEnd"/>
      <w:r w:rsidR="00977A2D" w:rsidRPr="00EA5D32">
        <w:rPr>
          <w:rFonts w:ascii="仿宋_GB2312" w:eastAsia="仿宋_GB2312" w:hAnsi="仿宋_GB2312" w:cs="仿宋_GB2312" w:hint="eastAsia"/>
          <w:sz w:val="32"/>
          <w:szCs w:val="32"/>
        </w:rPr>
        <w:t>等）安装更换。</w:t>
      </w:r>
    </w:p>
    <w:p w14:paraId="5F6AE79E"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（三）</w:t>
      </w:r>
      <w:r w:rsidR="002668C1" w:rsidRPr="00EA5D32">
        <w:rPr>
          <w:rFonts w:eastAsia="仿宋_GB2312"/>
          <w:sz w:val="32"/>
          <w:szCs w:val="32"/>
        </w:rPr>
        <w:t>在铁路安全保护区内架设、铺设</w:t>
      </w:r>
      <w:r w:rsidR="00C00F02" w:rsidRPr="00EA5D32">
        <w:rPr>
          <w:rFonts w:eastAsia="仿宋_GB2312"/>
          <w:sz w:val="32"/>
          <w:szCs w:val="32"/>
        </w:rPr>
        <w:t>、拆除</w:t>
      </w:r>
      <w:r w:rsidR="002668C1" w:rsidRPr="00EA5D32">
        <w:rPr>
          <w:rFonts w:eastAsia="仿宋_GB2312"/>
          <w:sz w:val="32"/>
          <w:szCs w:val="32"/>
        </w:rPr>
        <w:t>管道、渡槽和电力线路、通信线路、杆塔、油气</w:t>
      </w:r>
      <w:r w:rsidR="00E92AA6" w:rsidRPr="00EA5D32">
        <w:rPr>
          <w:rFonts w:eastAsia="仿宋_GB2312"/>
          <w:sz w:val="32"/>
          <w:szCs w:val="32"/>
        </w:rPr>
        <w:t>（燃气、蒸汽）</w:t>
      </w:r>
      <w:r w:rsidR="002668C1" w:rsidRPr="00EA5D32">
        <w:rPr>
          <w:rFonts w:eastAsia="仿宋_GB2312"/>
          <w:sz w:val="32"/>
          <w:szCs w:val="32"/>
        </w:rPr>
        <w:t>管线等设施的施工。</w:t>
      </w:r>
    </w:p>
    <w:p w14:paraId="23448592"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（四）</w:t>
      </w:r>
      <w:r w:rsidR="002668C1" w:rsidRPr="00EA5D32">
        <w:rPr>
          <w:rFonts w:eastAsia="仿宋_GB2312"/>
          <w:sz w:val="32"/>
          <w:szCs w:val="32"/>
        </w:rPr>
        <w:t>在规定的安全区域内实施爆破作业，在线路隐蔽工程（含通信、信号、电力电缆径路</w:t>
      </w:r>
      <w:r w:rsidR="00C00F02" w:rsidRPr="00EA5D32">
        <w:rPr>
          <w:rFonts w:eastAsia="仿宋_GB2312"/>
          <w:sz w:val="32"/>
          <w:szCs w:val="32"/>
        </w:rPr>
        <w:t>，给水管路</w:t>
      </w:r>
      <w:r w:rsidR="002668C1" w:rsidRPr="00EA5D32">
        <w:rPr>
          <w:rFonts w:eastAsia="仿宋_GB2312"/>
          <w:sz w:val="32"/>
          <w:szCs w:val="32"/>
        </w:rPr>
        <w:t>）上作业，影响路基</w:t>
      </w:r>
      <w:r w:rsidR="00C00F02" w:rsidRPr="00EA5D32">
        <w:rPr>
          <w:rFonts w:eastAsia="仿宋_GB2312"/>
          <w:sz w:val="32"/>
          <w:szCs w:val="32"/>
        </w:rPr>
        <w:t>和</w:t>
      </w:r>
      <w:r w:rsidR="00091DE6" w:rsidRPr="00EA5D32">
        <w:rPr>
          <w:rFonts w:eastAsia="仿宋_GB2312"/>
          <w:sz w:val="32"/>
          <w:szCs w:val="32"/>
        </w:rPr>
        <w:t>桥</w:t>
      </w:r>
      <w:r w:rsidR="00A9191B" w:rsidRPr="00EA5D32">
        <w:rPr>
          <w:rFonts w:eastAsia="仿宋_GB2312"/>
          <w:sz w:val="32"/>
          <w:szCs w:val="32"/>
        </w:rPr>
        <w:t>隧</w:t>
      </w:r>
      <w:proofErr w:type="gramStart"/>
      <w:r w:rsidR="00091DE6" w:rsidRPr="00EA5D32">
        <w:rPr>
          <w:rFonts w:eastAsia="仿宋_GB2312"/>
          <w:sz w:val="32"/>
          <w:szCs w:val="32"/>
        </w:rPr>
        <w:t>涵</w:t>
      </w:r>
      <w:proofErr w:type="gramEnd"/>
      <w:r w:rsidR="002668C1" w:rsidRPr="00EA5D32">
        <w:rPr>
          <w:rFonts w:eastAsia="仿宋_GB2312"/>
          <w:sz w:val="32"/>
          <w:szCs w:val="32"/>
        </w:rPr>
        <w:t>稳定的各种施工。</w:t>
      </w:r>
    </w:p>
    <w:p w14:paraId="16C4FE78"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（五）</w:t>
      </w:r>
      <w:r w:rsidR="002668C1" w:rsidRPr="00EA5D32">
        <w:rPr>
          <w:rFonts w:eastAsia="仿宋_GB2312"/>
          <w:sz w:val="32"/>
          <w:szCs w:val="32"/>
        </w:rPr>
        <w:t>信号、</w:t>
      </w:r>
      <w:proofErr w:type="gramStart"/>
      <w:r w:rsidR="002668C1" w:rsidRPr="00EA5D32">
        <w:rPr>
          <w:rFonts w:eastAsia="仿宋_GB2312"/>
          <w:sz w:val="32"/>
          <w:szCs w:val="32"/>
        </w:rPr>
        <w:t>联锁</w:t>
      </w:r>
      <w:proofErr w:type="gramEnd"/>
      <w:r w:rsidR="002668C1" w:rsidRPr="00EA5D32">
        <w:rPr>
          <w:rFonts w:eastAsia="仿宋_GB2312"/>
          <w:sz w:val="32"/>
          <w:szCs w:val="32"/>
        </w:rPr>
        <w:t>、闭塞、</w:t>
      </w:r>
      <w:r w:rsidR="002668C1" w:rsidRPr="00EA5D32">
        <w:rPr>
          <w:rFonts w:eastAsia="仿宋_GB2312"/>
          <w:sz w:val="32"/>
          <w:szCs w:val="32"/>
        </w:rPr>
        <w:t>CTC/TDCS</w:t>
      </w:r>
      <w:r w:rsidR="002668C1" w:rsidRPr="00EA5D32">
        <w:rPr>
          <w:rFonts w:eastAsia="仿宋_GB2312"/>
          <w:sz w:val="32"/>
          <w:szCs w:val="32"/>
        </w:rPr>
        <w:t>、</w:t>
      </w:r>
      <w:proofErr w:type="gramStart"/>
      <w:r w:rsidR="002668C1" w:rsidRPr="00EA5D32">
        <w:rPr>
          <w:rFonts w:eastAsia="仿宋_GB2312"/>
          <w:sz w:val="32"/>
          <w:szCs w:val="32"/>
        </w:rPr>
        <w:t>列控等</w:t>
      </w:r>
      <w:proofErr w:type="gramEnd"/>
      <w:r w:rsidR="002668C1" w:rsidRPr="00EA5D32">
        <w:rPr>
          <w:rFonts w:eastAsia="仿宋_GB2312"/>
          <w:sz w:val="32"/>
          <w:szCs w:val="32"/>
        </w:rPr>
        <w:t>行车设备大中修、改造施工。</w:t>
      </w:r>
    </w:p>
    <w:p w14:paraId="1E62FF90"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（六）</w:t>
      </w:r>
      <w:r w:rsidR="002668C1" w:rsidRPr="00EA5D32">
        <w:rPr>
          <w:rFonts w:eastAsia="仿宋_GB2312"/>
          <w:bCs/>
          <w:sz w:val="32"/>
          <w:szCs w:val="32"/>
        </w:rPr>
        <w:t>影响营业</w:t>
      </w:r>
      <w:proofErr w:type="gramStart"/>
      <w:r w:rsidR="002668C1" w:rsidRPr="00EA5D32">
        <w:rPr>
          <w:rFonts w:eastAsia="仿宋_GB2312"/>
          <w:bCs/>
          <w:sz w:val="32"/>
          <w:szCs w:val="32"/>
        </w:rPr>
        <w:t>线正常</w:t>
      </w:r>
      <w:proofErr w:type="gramEnd"/>
      <w:r w:rsidR="002668C1" w:rsidRPr="00EA5D32">
        <w:rPr>
          <w:rFonts w:eastAsia="仿宋_GB2312"/>
          <w:bCs/>
          <w:sz w:val="32"/>
          <w:szCs w:val="32"/>
        </w:rPr>
        <w:t>运营的铁路重要信息系统运行环境改造、</w:t>
      </w:r>
      <w:r w:rsidR="00E773DA" w:rsidRPr="00EA5D32">
        <w:rPr>
          <w:rFonts w:eastAsia="仿宋_GB2312"/>
          <w:bCs/>
          <w:sz w:val="32"/>
          <w:szCs w:val="32"/>
        </w:rPr>
        <w:t>基础设施</w:t>
      </w:r>
      <w:r w:rsidR="002668C1" w:rsidRPr="00EA5D32">
        <w:rPr>
          <w:rFonts w:eastAsia="仿宋_GB2312"/>
          <w:bCs/>
          <w:sz w:val="32"/>
          <w:szCs w:val="32"/>
        </w:rPr>
        <w:t>更新、应用</w:t>
      </w:r>
      <w:r w:rsidR="00E773DA" w:rsidRPr="00EA5D32">
        <w:rPr>
          <w:rFonts w:eastAsia="仿宋_GB2312"/>
          <w:bCs/>
          <w:sz w:val="32"/>
          <w:szCs w:val="32"/>
        </w:rPr>
        <w:t>系统</w:t>
      </w:r>
      <w:r w:rsidR="002668C1" w:rsidRPr="00EA5D32">
        <w:rPr>
          <w:rFonts w:eastAsia="仿宋_GB2312"/>
          <w:bCs/>
          <w:sz w:val="32"/>
          <w:szCs w:val="32"/>
        </w:rPr>
        <w:t>变更等施工。</w:t>
      </w:r>
    </w:p>
    <w:p w14:paraId="56F2F31B" w14:textId="77777777" w:rsidR="002668C1" w:rsidRPr="00EA5D32" w:rsidRDefault="00E57BC5" w:rsidP="00AF713D">
      <w:pPr>
        <w:adjustRightInd w:val="0"/>
        <w:snapToGrid w:val="0"/>
        <w:spacing w:line="560" w:lineRule="exact"/>
        <w:ind w:firstLineChars="200" w:firstLine="640"/>
        <w:rPr>
          <w:rFonts w:eastAsia="仿宋_GB2312"/>
          <w:bCs/>
          <w:sz w:val="32"/>
          <w:szCs w:val="32"/>
        </w:rPr>
      </w:pPr>
      <w:r w:rsidRPr="00EA5D32">
        <w:rPr>
          <w:rFonts w:eastAsia="仿宋_GB2312"/>
          <w:sz w:val="32"/>
          <w:szCs w:val="32"/>
        </w:rPr>
        <w:lastRenderedPageBreak/>
        <w:t>（七）</w:t>
      </w:r>
      <w:r w:rsidR="000F22BF" w:rsidRPr="00EA5D32">
        <w:rPr>
          <w:rFonts w:eastAsia="仿宋_GB2312"/>
          <w:bCs/>
          <w:sz w:val="32"/>
          <w:szCs w:val="32"/>
        </w:rPr>
        <w:t>设置在线路上的安全检测、监控设备的新建、技术改造、大</w:t>
      </w:r>
      <w:r w:rsidR="00F56E61" w:rsidRPr="00EA5D32">
        <w:rPr>
          <w:rFonts w:eastAsia="仿宋_GB2312"/>
          <w:bCs/>
          <w:sz w:val="32"/>
          <w:szCs w:val="32"/>
        </w:rPr>
        <w:t>中</w:t>
      </w:r>
      <w:r w:rsidR="002668C1" w:rsidRPr="00EA5D32">
        <w:rPr>
          <w:rFonts w:eastAsia="仿宋_GB2312"/>
          <w:bCs/>
          <w:sz w:val="32"/>
          <w:szCs w:val="32"/>
        </w:rPr>
        <w:t>修</w:t>
      </w:r>
      <w:r w:rsidR="00F56E61" w:rsidRPr="00EA5D32">
        <w:rPr>
          <w:rFonts w:eastAsia="仿宋_GB2312"/>
          <w:sz w:val="32"/>
          <w:szCs w:val="32"/>
        </w:rPr>
        <w:t>及</w:t>
      </w:r>
      <w:r w:rsidR="00F56E61" w:rsidRPr="00EA5D32">
        <w:rPr>
          <w:rFonts w:eastAsia="仿宋_GB2312"/>
          <w:sz w:val="32"/>
          <w:szCs w:val="32"/>
        </w:rPr>
        <w:t>TPDS</w:t>
      </w:r>
      <w:r w:rsidR="00F56E61" w:rsidRPr="00EA5D32">
        <w:rPr>
          <w:rFonts w:eastAsia="仿宋_GB2312"/>
          <w:sz w:val="32"/>
          <w:szCs w:val="32"/>
        </w:rPr>
        <w:t>设备标定</w:t>
      </w:r>
      <w:r w:rsidR="002668C1" w:rsidRPr="00EA5D32">
        <w:rPr>
          <w:rFonts w:eastAsia="仿宋_GB2312"/>
          <w:bCs/>
          <w:sz w:val="32"/>
          <w:szCs w:val="32"/>
        </w:rPr>
        <w:t>施工。</w:t>
      </w:r>
    </w:p>
    <w:p w14:paraId="41652AB3"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（八）</w:t>
      </w:r>
      <w:r w:rsidR="00EB6426" w:rsidRPr="00EA5D32">
        <w:rPr>
          <w:rFonts w:eastAsia="仿宋_GB2312"/>
          <w:sz w:val="32"/>
          <w:szCs w:val="32"/>
        </w:rPr>
        <w:t>影响营业</w:t>
      </w:r>
      <w:proofErr w:type="gramStart"/>
      <w:r w:rsidR="00EB6426" w:rsidRPr="00EA5D32">
        <w:rPr>
          <w:rFonts w:eastAsia="仿宋_GB2312"/>
          <w:sz w:val="32"/>
          <w:szCs w:val="32"/>
        </w:rPr>
        <w:t>线正常</w:t>
      </w:r>
      <w:proofErr w:type="gramEnd"/>
      <w:r w:rsidR="00EB6426" w:rsidRPr="00EA5D32">
        <w:rPr>
          <w:rFonts w:eastAsia="仿宋_GB2312"/>
          <w:sz w:val="32"/>
          <w:szCs w:val="32"/>
        </w:rPr>
        <w:t>运营</w:t>
      </w:r>
      <w:r w:rsidR="002668C1" w:rsidRPr="00EA5D32">
        <w:rPr>
          <w:rFonts w:eastAsia="仿宋_GB2312"/>
          <w:bCs/>
          <w:sz w:val="32"/>
          <w:szCs w:val="32"/>
        </w:rPr>
        <w:t>的通信网络施工和中断行车通信业务的通信设备施工</w:t>
      </w:r>
      <w:r w:rsidR="002668C1" w:rsidRPr="00EA5D32">
        <w:rPr>
          <w:rFonts w:eastAsia="仿宋_GB2312"/>
          <w:sz w:val="32"/>
          <w:szCs w:val="32"/>
        </w:rPr>
        <w:t>。本</w:t>
      </w:r>
      <w:r w:rsidR="0097401E" w:rsidRPr="00EA5D32">
        <w:rPr>
          <w:rFonts w:eastAsia="仿宋_GB2312"/>
          <w:sz w:val="32"/>
          <w:szCs w:val="28"/>
        </w:rPr>
        <w:t>细则</w:t>
      </w:r>
      <w:r w:rsidR="002668C1" w:rsidRPr="00EA5D32">
        <w:rPr>
          <w:rFonts w:eastAsia="仿宋_GB2312"/>
          <w:sz w:val="32"/>
          <w:szCs w:val="32"/>
        </w:rPr>
        <w:t>中行车通信业务是指列车调度</w:t>
      </w:r>
      <w:r w:rsidR="00EB6426" w:rsidRPr="00EA5D32">
        <w:rPr>
          <w:rFonts w:eastAsia="仿宋_GB2312"/>
          <w:sz w:val="32"/>
          <w:szCs w:val="32"/>
        </w:rPr>
        <w:t>电话、站间行车电话</w:t>
      </w:r>
      <w:r w:rsidR="002668C1" w:rsidRPr="00EA5D32">
        <w:rPr>
          <w:rFonts w:eastAsia="仿宋_GB2312"/>
          <w:sz w:val="32"/>
          <w:szCs w:val="32"/>
        </w:rPr>
        <w:t>、</w:t>
      </w:r>
      <w:r w:rsidR="00EB6426" w:rsidRPr="00EA5D32">
        <w:rPr>
          <w:rFonts w:eastAsia="仿宋_GB2312"/>
          <w:sz w:val="32"/>
          <w:szCs w:val="32"/>
        </w:rPr>
        <w:t>调度命令信息无线传送</w:t>
      </w:r>
      <w:r w:rsidR="002668C1" w:rsidRPr="00EA5D32">
        <w:rPr>
          <w:rFonts w:eastAsia="仿宋_GB2312"/>
          <w:sz w:val="32"/>
          <w:szCs w:val="32"/>
        </w:rPr>
        <w:t>、无线车次号校核信息</w:t>
      </w:r>
      <w:r w:rsidR="00EB6426" w:rsidRPr="00EA5D32">
        <w:rPr>
          <w:rFonts w:eastAsia="仿宋_GB2312"/>
          <w:sz w:val="32"/>
          <w:szCs w:val="32"/>
        </w:rPr>
        <w:t>传送业务</w:t>
      </w:r>
      <w:r w:rsidR="002668C1" w:rsidRPr="00EA5D32">
        <w:rPr>
          <w:rFonts w:eastAsia="仿宋_GB2312"/>
          <w:sz w:val="32"/>
          <w:szCs w:val="32"/>
        </w:rPr>
        <w:t>以及承载列车</w:t>
      </w:r>
      <w:r w:rsidR="00EB6426" w:rsidRPr="00EA5D32">
        <w:rPr>
          <w:rFonts w:eastAsia="仿宋_GB2312"/>
          <w:sz w:val="32"/>
          <w:szCs w:val="32"/>
        </w:rPr>
        <w:t>运行</w:t>
      </w:r>
      <w:r w:rsidR="002668C1" w:rsidRPr="00EA5D32">
        <w:rPr>
          <w:rFonts w:eastAsia="仿宋_GB2312"/>
          <w:sz w:val="32"/>
          <w:szCs w:val="32"/>
        </w:rPr>
        <w:t>控制、</w:t>
      </w:r>
      <w:r w:rsidR="002668C1" w:rsidRPr="00EA5D32">
        <w:rPr>
          <w:rFonts w:eastAsia="仿宋_GB2312"/>
          <w:sz w:val="32"/>
          <w:szCs w:val="32"/>
        </w:rPr>
        <w:t>CTC/TDCS</w:t>
      </w:r>
      <w:r w:rsidR="002668C1" w:rsidRPr="00EA5D32">
        <w:rPr>
          <w:rFonts w:eastAsia="仿宋_GB2312"/>
          <w:sz w:val="32"/>
          <w:szCs w:val="32"/>
        </w:rPr>
        <w:t>、信号闭塞、</w:t>
      </w:r>
      <w:r w:rsidR="005D284A" w:rsidRPr="00EA5D32">
        <w:rPr>
          <w:rFonts w:eastAsia="仿宋_GB2312"/>
          <w:sz w:val="32"/>
          <w:szCs w:val="32"/>
        </w:rPr>
        <w:t>信号安全数据网、信号逻辑检查、车辆红外轴温探测（</w:t>
      </w:r>
      <w:r w:rsidR="005D284A" w:rsidRPr="00EA5D32">
        <w:rPr>
          <w:rFonts w:eastAsia="仿宋_GB2312"/>
          <w:sz w:val="32"/>
          <w:szCs w:val="32"/>
        </w:rPr>
        <w:t>THDS</w:t>
      </w:r>
      <w:r w:rsidR="005D284A" w:rsidRPr="00EA5D32">
        <w:rPr>
          <w:rFonts w:eastAsia="仿宋_GB2312"/>
          <w:sz w:val="32"/>
          <w:szCs w:val="32"/>
        </w:rPr>
        <w:t>）、</w:t>
      </w:r>
      <w:r w:rsidR="002668C1" w:rsidRPr="00EA5D32">
        <w:rPr>
          <w:rFonts w:eastAsia="仿宋_GB2312"/>
          <w:sz w:val="32"/>
          <w:szCs w:val="32"/>
        </w:rPr>
        <w:t>牵引供电远动、</w:t>
      </w:r>
      <w:r w:rsidR="005D284A" w:rsidRPr="00EA5D32">
        <w:rPr>
          <w:rFonts w:eastAsia="仿宋_GB2312"/>
          <w:sz w:val="32"/>
          <w:szCs w:val="32"/>
        </w:rPr>
        <w:t>地震灾害和</w:t>
      </w:r>
      <w:proofErr w:type="gramStart"/>
      <w:r w:rsidR="005D284A" w:rsidRPr="00EA5D32">
        <w:rPr>
          <w:rFonts w:eastAsia="仿宋_GB2312"/>
          <w:sz w:val="32"/>
          <w:szCs w:val="32"/>
        </w:rPr>
        <w:t>异物侵限监测</w:t>
      </w:r>
      <w:proofErr w:type="gramEnd"/>
      <w:r w:rsidR="002668C1" w:rsidRPr="00EA5D32">
        <w:rPr>
          <w:rFonts w:eastAsia="仿宋_GB2312"/>
          <w:sz w:val="32"/>
          <w:szCs w:val="32"/>
        </w:rPr>
        <w:t>等系统的网络通道。</w:t>
      </w:r>
    </w:p>
    <w:p w14:paraId="6123F156"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（九）</w:t>
      </w:r>
      <w:r w:rsidR="002668C1" w:rsidRPr="00EA5D32">
        <w:rPr>
          <w:rFonts w:eastAsia="仿宋_GB2312"/>
          <w:sz w:val="32"/>
          <w:szCs w:val="32"/>
        </w:rPr>
        <w:t>线路大中修，路基、桥隧</w:t>
      </w:r>
      <w:proofErr w:type="gramStart"/>
      <w:r w:rsidR="002668C1" w:rsidRPr="00EA5D32">
        <w:rPr>
          <w:rFonts w:eastAsia="仿宋_GB2312"/>
          <w:sz w:val="32"/>
          <w:szCs w:val="32"/>
        </w:rPr>
        <w:t>涵</w:t>
      </w:r>
      <w:proofErr w:type="gramEnd"/>
      <w:r w:rsidR="002668C1" w:rsidRPr="00EA5D32">
        <w:rPr>
          <w:rFonts w:eastAsia="仿宋_GB2312"/>
          <w:sz w:val="32"/>
          <w:szCs w:val="32"/>
        </w:rPr>
        <w:t>大修</w:t>
      </w:r>
      <w:r w:rsidR="005A5D94" w:rsidRPr="00EA5D32">
        <w:rPr>
          <w:rFonts w:eastAsia="仿宋_GB2312"/>
          <w:sz w:val="32"/>
          <w:szCs w:val="32"/>
        </w:rPr>
        <w:t>施工</w:t>
      </w:r>
      <w:r w:rsidR="002668C1" w:rsidRPr="00EA5D32">
        <w:rPr>
          <w:rFonts w:eastAsia="仿宋_GB2312"/>
          <w:sz w:val="32"/>
          <w:szCs w:val="32"/>
        </w:rPr>
        <w:t>及大型养路机械</w:t>
      </w:r>
      <w:r w:rsidR="005A5D94" w:rsidRPr="00EA5D32">
        <w:rPr>
          <w:rFonts w:eastAsia="仿宋_GB2312"/>
          <w:sz w:val="32"/>
          <w:szCs w:val="32"/>
        </w:rPr>
        <w:t>作业</w:t>
      </w:r>
      <w:r w:rsidR="002668C1" w:rsidRPr="00EA5D32">
        <w:rPr>
          <w:rFonts w:eastAsia="仿宋_GB2312"/>
          <w:sz w:val="32"/>
          <w:szCs w:val="32"/>
        </w:rPr>
        <w:t>。</w:t>
      </w:r>
    </w:p>
    <w:p w14:paraId="3AEE680E"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w:t>
      </w:r>
      <w:r w:rsidR="002668C1" w:rsidRPr="00EA5D32">
        <w:rPr>
          <w:rFonts w:eastAsia="仿宋_GB2312"/>
          <w:sz w:val="32"/>
          <w:szCs w:val="32"/>
        </w:rPr>
        <w:t>成段破底清筛，成组更换道岔（含钢轨伸缩调节器）</w:t>
      </w:r>
      <w:proofErr w:type="gramStart"/>
      <w:r w:rsidR="006C1688" w:rsidRPr="00EA5D32">
        <w:rPr>
          <w:rFonts w:eastAsia="仿宋_GB2312"/>
          <w:sz w:val="32"/>
          <w:szCs w:val="32"/>
        </w:rPr>
        <w:t>及轨件</w:t>
      </w:r>
      <w:proofErr w:type="gramEnd"/>
      <w:r w:rsidR="006C1688" w:rsidRPr="00EA5D32">
        <w:rPr>
          <w:rFonts w:eastAsia="仿宋_GB2312"/>
          <w:sz w:val="32"/>
          <w:szCs w:val="32"/>
        </w:rPr>
        <w:t>，成段更换扣件，更换轨道板（道床板），更换无</w:t>
      </w:r>
      <w:proofErr w:type="gramStart"/>
      <w:r w:rsidR="006C1688" w:rsidRPr="00EA5D32">
        <w:rPr>
          <w:rFonts w:eastAsia="仿宋_GB2312"/>
          <w:sz w:val="32"/>
          <w:szCs w:val="32"/>
        </w:rPr>
        <w:t>砟</w:t>
      </w:r>
      <w:proofErr w:type="gramEnd"/>
      <w:r w:rsidR="006C1688" w:rsidRPr="00EA5D32">
        <w:rPr>
          <w:rFonts w:eastAsia="仿宋_GB2312"/>
          <w:sz w:val="32"/>
          <w:szCs w:val="32"/>
        </w:rPr>
        <w:t>道床，无缝线路应力放散。</w:t>
      </w:r>
    </w:p>
    <w:p w14:paraId="671AA591"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（十一）</w:t>
      </w:r>
      <w:r w:rsidR="000640CC" w:rsidRPr="00EA5D32">
        <w:rPr>
          <w:rFonts w:eastAsia="仿宋_GB2312"/>
          <w:sz w:val="32"/>
          <w:szCs w:val="32"/>
        </w:rPr>
        <w:t>普</w:t>
      </w:r>
      <w:proofErr w:type="gramStart"/>
      <w:r w:rsidR="000640CC" w:rsidRPr="00EA5D32">
        <w:rPr>
          <w:rFonts w:eastAsia="仿宋_GB2312"/>
          <w:sz w:val="32"/>
          <w:szCs w:val="32"/>
        </w:rPr>
        <w:t>速铁路</w:t>
      </w:r>
      <w:proofErr w:type="gramEnd"/>
      <w:r w:rsidR="000640CC" w:rsidRPr="00EA5D32">
        <w:rPr>
          <w:rFonts w:eastAsia="仿宋_GB2312"/>
          <w:sz w:val="32"/>
          <w:szCs w:val="32"/>
        </w:rPr>
        <w:t>成段更换钢轨或轨枕，使用冻害垫板一次总厚度大于等于</w:t>
      </w:r>
      <w:r w:rsidR="000640CC" w:rsidRPr="00EA5D32">
        <w:rPr>
          <w:rFonts w:eastAsia="仿宋_GB2312"/>
          <w:sz w:val="32"/>
          <w:szCs w:val="32"/>
        </w:rPr>
        <w:t>40mm</w:t>
      </w:r>
      <w:r w:rsidR="000640CC" w:rsidRPr="00EA5D32">
        <w:rPr>
          <w:rFonts w:eastAsia="仿宋_GB2312"/>
          <w:sz w:val="32"/>
          <w:szCs w:val="32"/>
        </w:rPr>
        <w:t>的冻害整治等施工；高速铁路使用冻害垫板一次总厚度大于等于</w:t>
      </w:r>
      <w:r w:rsidR="000640CC" w:rsidRPr="00EA5D32">
        <w:rPr>
          <w:rFonts w:eastAsia="仿宋_GB2312"/>
          <w:sz w:val="32"/>
          <w:szCs w:val="32"/>
        </w:rPr>
        <w:t>10mm</w:t>
      </w:r>
      <w:r w:rsidR="000640CC" w:rsidRPr="00EA5D32">
        <w:rPr>
          <w:rFonts w:eastAsia="仿宋_GB2312"/>
          <w:sz w:val="32"/>
          <w:szCs w:val="32"/>
        </w:rPr>
        <w:t>的冻害整治，更换钢轨或轨枕，更换道岔（含钢轨伸缩调节器）主要部件等施工。</w:t>
      </w:r>
    </w:p>
    <w:p w14:paraId="044EACA2"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（十二）</w:t>
      </w:r>
      <w:r w:rsidR="002668C1" w:rsidRPr="00EA5D32">
        <w:rPr>
          <w:rFonts w:eastAsia="仿宋_GB2312"/>
          <w:sz w:val="32"/>
          <w:szCs w:val="32"/>
        </w:rPr>
        <w:t>牵引供电变配电设备、</w:t>
      </w:r>
      <w:r w:rsidR="000640CC" w:rsidRPr="00EA5D32">
        <w:rPr>
          <w:rFonts w:eastAsia="仿宋_GB2312"/>
          <w:sz w:val="32"/>
          <w:szCs w:val="32"/>
        </w:rPr>
        <w:t>远动设备、</w:t>
      </w:r>
      <w:r w:rsidR="002668C1" w:rsidRPr="00EA5D32">
        <w:rPr>
          <w:rFonts w:eastAsia="仿宋_GB2312"/>
          <w:sz w:val="32"/>
          <w:szCs w:val="32"/>
        </w:rPr>
        <w:t>电力、接触网技术改造及大修</w:t>
      </w:r>
      <w:r w:rsidR="00F65152" w:rsidRPr="00EA5D32">
        <w:rPr>
          <w:rFonts w:eastAsia="仿宋_GB2312"/>
          <w:sz w:val="32"/>
          <w:szCs w:val="32"/>
        </w:rPr>
        <w:t>、</w:t>
      </w:r>
      <w:r w:rsidR="000640CC" w:rsidRPr="00EA5D32">
        <w:rPr>
          <w:rFonts w:eastAsia="仿宋_GB2312"/>
          <w:sz w:val="32"/>
          <w:szCs w:val="32"/>
        </w:rPr>
        <w:t>高速铁路接触网三级修等</w:t>
      </w:r>
      <w:r w:rsidR="002668C1" w:rsidRPr="00EA5D32">
        <w:rPr>
          <w:rFonts w:eastAsia="仿宋_GB2312"/>
          <w:sz w:val="32"/>
          <w:szCs w:val="32"/>
        </w:rPr>
        <w:t>施工。</w:t>
      </w:r>
    </w:p>
    <w:p w14:paraId="5941671E"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（十三）</w:t>
      </w:r>
      <w:r w:rsidR="002668C1" w:rsidRPr="00EA5D32">
        <w:rPr>
          <w:rFonts w:eastAsia="仿宋_GB2312"/>
          <w:sz w:val="32"/>
          <w:szCs w:val="32"/>
        </w:rPr>
        <w:t>车站站台、雨棚、天桥等建筑物及上水和吸污设备、站场供水设施技术改造及大中修施工。</w:t>
      </w:r>
    </w:p>
    <w:p w14:paraId="3D1DC071"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（十四）</w:t>
      </w:r>
      <w:r w:rsidR="000640CC" w:rsidRPr="00EA5D32">
        <w:rPr>
          <w:rFonts w:eastAsia="仿宋_GB2312"/>
          <w:sz w:val="32"/>
          <w:szCs w:val="32"/>
        </w:rPr>
        <w:t>工程质量缺陷和</w:t>
      </w:r>
      <w:r w:rsidR="002668C1" w:rsidRPr="00EA5D32">
        <w:rPr>
          <w:rFonts w:eastAsia="仿宋_GB2312"/>
          <w:sz w:val="32"/>
          <w:szCs w:val="32"/>
        </w:rPr>
        <w:t>高速铁路线路、路基、桥隧</w:t>
      </w:r>
      <w:proofErr w:type="gramStart"/>
      <w:r w:rsidR="002668C1" w:rsidRPr="00EA5D32">
        <w:rPr>
          <w:rFonts w:eastAsia="仿宋_GB2312"/>
          <w:sz w:val="32"/>
          <w:szCs w:val="32"/>
        </w:rPr>
        <w:t>涵</w:t>
      </w:r>
      <w:proofErr w:type="gramEnd"/>
      <w:r w:rsidR="002668C1" w:rsidRPr="00EA5D32">
        <w:rPr>
          <w:rFonts w:eastAsia="仿宋_GB2312"/>
          <w:sz w:val="32"/>
          <w:szCs w:val="32"/>
        </w:rPr>
        <w:t>病害</w:t>
      </w:r>
      <w:r w:rsidR="002668C1" w:rsidRPr="00EA5D32">
        <w:rPr>
          <w:rFonts w:eastAsia="仿宋_GB2312"/>
          <w:sz w:val="32"/>
          <w:szCs w:val="32"/>
        </w:rPr>
        <w:lastRenderedPageBreak/>
        <w:t>整治等施工。</w:t>
      </w:r>
    </w:p>
    <w:p w14:paraId="396C8106"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（十五）</w:t>
      </w:r>
      <w:r w:rsidR="002668C1" w:rsidRPr="00EA5D32">
        <w:rPr>
          <w:rFonts w:eastAsia="仿宋_GB2312"/>
          <w:sz w:val="32"/>
          <w:szCs w:val="32"/>
        </w:rPr>
        <w:t>整锚段更换接触线、承力索</w:t>
      </w:r>
      <w:r w:rsidR="0037459D" w:rsidRPr="00EA5D32">
        <w:rPr>
          <w:rFonts w:eastAsia="仿宋_GB2312"/>
          <w:sz w:val="32"/>
          <w:szCs w:val="32"/>
        </w:rPr>
        <w:t>、附加线索</w:t>
      </w:r>
      <w:r w:rsidR="002668C1" w:rsidRPr="00EA5D32">
        <w:rPr>
          <w:rFonts w:eastAsia="仿宋_GB2312"/>
          <w:sz w:val="32"/>
          <w:szCs w:val="32"/>
        </w:rPr>
        <w:t>，更换接触网支柱</w:t>
      </w:r>
      <w:r w:rsidR="0037459D" w:rsidRPr="00EA5D32">
        <w:rPr>
          <w:rFonts w:eastAsia="仿宋_GB2312"/>
          <w:sz w:val="32"/>
          <w:szCs w:val="32"/>
        </w:rPr>
        <w:t>（吊柱）</w:t>
      </w:r>
      <w:r w:rsidR="002668C1" w:rsidRPr="00EA5D32">
        <w:rPr>
          <w:rFonts w:eastAsia="仿宋_GB2312"/>
          <w:sz w:val="32"/>
          <w:szCs w:val="32"/>
        </w:rPr>
        <w:t>，隧道内接触网预埋件整治等施工。</w:t>
      </w:r>
    </w:p>
    <w:p w14:paraId="129E9215" w14:textId="77777777" w:rsidR="0037459D" w:rsidRPr="00EA5D32" w:rsidRDefault="0037459D"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（十六）在线间距不足</w:t>
      </w:r>
      <w:r w:rsidRPr="00EA5D32">
        <w:rPr>
          <w:rFonts w:eastAsia="仿宋_GB2312"/>
          <w:sz w:val="32"/>
          <w:szCs w:val="32"/>
        </w:rPr>
        <w:t>6.5m</w:t>
      </w:r>
      <w:r w:rsidRPr="00EA5D32">
        <w:rPr>
          <w:rFonts w:eastAsia="仿宋_GB2312"/>
          <w:sz w:val="32"/>
          <w:szCs w:val="32"/>
        </w:rPr>
        <w:t>地段（两线间已有站台、栅栏等设施的除外）一线</w:t>
      </w:r>
      <w:proofErr w:type="gramStart"/>
      <w:r w:rsidRPr="00EA5D32">
        <w:rPr>
          <w:rFonts w:eastAsia="仿宋_GB2312"/>
          <w:sz w:val="32"/>
          <w:szCs w:val="32"/>
        </w:rPr>
        <w:t>作业邻线行车</w:t>
      </w:r>
      <w:proofErr w:type="gramEnd"/>
      <w:r w:rsidRPr="00EA5D32">
        <w:rPr>
          <w:rFonts w:eastAsia="仿宋_GB2312"/>
          <w:sz w:val="32"/>
          <w:szCs w:val="32"/>
        </w:rPr>
        <w:t>时，单个防护单元内（防护单元长度原则上不超过</w:t>
      </w:r>
      <w:r w:rsidRPr="00EA5D32">
        <w:rPr>
          <w:rFonts w:eastAsia="仿宋_GB2312"/>
          <w:sz w:val="32"/>
          <w:szCs w:val="32"/>
        </w:rPr>
        <w:t>100m</w:t>
      </w:r>
      <w:r w:rsidRPr="00EA5D32">
        <w:rPr>
          <w:rFonts w:eastAsia="仿宋_GB2312"/>
          <w:sz w:val="32"/>
          <w:szCs w:val="32"/>
        </w:rPr>
        <w:t>）使用小型养路机械（包括捣固机、捣固镐、道岔打磨机、仿形打磨机、内燃扳手、</w:t>
      </w:r>
      <w:proofErr w:type="gramStart"/>
      <w:r w:rsidRPr="00EA5D32">
        <w:rPr>
          <w:rFonts w:eastAsia="仿宋_GB2312"/>
          <w:sz w:val="32"/>
          <w:szCs w:val="32"/>
        </w:rPr>
        <w:t>切轨机</w:t>
      </w:r>
      <w:proofErr w:type="gramEnd"/>
      <w:r w:rsidRPr="00EA5D32">
        <w:rPr>
          <w:rFonts w:eastAsia="仿宋_GB2312"/>
          <w:sz w:val="32"/>
          <w:szCs w:val="32"/>
        </w:rPr>
        <w:t>）总数</w:t>
      </w:r>
      <w:r w:rsidRPr="00EA5D32">
        <w:rPr>
          <w:rFonts w:eastAsia="仿宋_GB2312"/>
          <w:sz w:val="32"/>
          <w:szCs w:val="32"/>
        </w:rPr>
        <w:t>10</w:t>
      </w:r>
      <w:r w:rsidRPr="00EA5D32">
        <w:rPr>
          <w:rFonts w:eastAsia="仿宋_GB2312"/>
          <w:sz w:val="32"/>
          <w:szCs w:val="32"/>
        </w:rPr>
        <w:t>台及以上的作业和线路允许速度</w:t>
      </w:r>
      <w:r w:rsidRPr="00EA5D32">
        <w:rPr>
          <w:rFonts w:eastAsia="仿宋_GB2312"/>
          <w:sz w:val="32"/>
          <w:szCs w:val="32"/>
        </w:rPr>
        <w:t>120km/h</w:t>
      </w:r>
      <w:r w:rsidRPr="00EA5D32">
        <w:rPr>
          <w:rFonts w:eastAsia="仿宋_GB2312"/>
          <w:sz w:val="32"/>
          <w:szCs w:val="32"/>
        </w:rPr>
        <w:t>以上区段使用接触网车梯、梯子的作业。</w:t>
      </w:r>
    </w:p>
    <w:p w14:paraId="6856ED5E" w14:textId="77777777" w:rsidR="002668C1" w:rsidRPr="00EA5D32" w:rsidRDefault="00E57BC5"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（十</w:t>
      </w:r>
      <w:r w:rsidR="008C6410" w:rsidRPr="00EA5D32">
        <w:rPr>
          <w:rFonts w:eastAsia="仿宋_GB2312"/>
          <w:sz w:val="32"/>
          <w:szCs w:val="32"/>
        </w:rPr>
        <w:t>七</w:t>
      </w:r>
      <w:r w:rsidRPr="00EA5D32">
        <w:rPr>
          <w:rFonts w:eastAsia="仿宋_GB2312"/>
          <w:sz w:val="32"/>
          <w:szCs w:val="32"/>
        </w:rPr>
        <w:t>）</w:t>
      </w:r>
      <w:r w:rsidR="002668C1" w:rsidRPr="00EA5D32">
        <w:rPr>
          <w:rFonts w:eastAsia="仿宋_GB2312"/>
          <w:sz w:val="32"/>
          <w:szCs w:val="32"/>
        </w:rPr>
        <w:t>其他影响</w:t>
      </w:r>
      <w:r w:rsidR="002668C1" w:rsidRPr="00EA5D32">
        <w:rPr>
          <w:rFonts w:eastAsia="仿宋_GB2312"/>
          <w:sz w:val="32"/>
        </w:rPr>
        <w:t>营业线设备稳定、使用和行车</w:t>
      </w:r>
      <w:r w:rsidR="002668C1" w:rsidRPr="00EA5D32">
        <w:rPr>
          <w:rFonts w:eastAsia="仿宋_GB2312"/>
          <w:sz w:val="32"/>
          <w:szCs w:val="32"/>
        </w:rPr>
        <w:t>安全的施工。</w:t>
      </w:r>
    </w:p>
    <w:p w14:paraId="69DD22C3" w14:textId="77777777" w:rsidR="0092029C" w:rsidRPr="00EA5D32" w:rsidRDefault="00D139F2" w:rsidP="00AF713D">
      <w:pPr>
        <w:adjustRightInd w:val="0"/>
        <w:snapToGrid w:val="0"/>
        <w:spacing w:line="560" w:lineRule="exact"/>
        <w:ind w:firstLineChars="200" w:firstLine="640"/>
        <w:rPr>
          <w:rFonts w:eastAsia="仿宋_GB2312"/>
          <w:sz w:val="32"/>
        </w:rPr>
      </w:pPr>
      <w:r w:rsidRPr="00EA5D32">
        <w:rPr>
          <w:rFonts w:eastAsia="黑体"/>
          <w:bCs/>
          <w:sz w:val="32"/>
        </w:rPr>
        <w:t>第九</w:t>
      </w:r>
      <w:r w:rsidR="002668C1" w:rsidRPr="00EA5D32">
        <w:rPr>
          <w:rFonts w:eastAsia="黑体"/>
          <w:bCs/>
          <w:sz w:val="32"/>
        </w:rPr>
        <w:t>条</w:t>
      </w:r>
      <w:r w:rsidR="00774BD0" w:rsidRPr="00EA5D32">
        <w:rPr>
          <w:rFonts w:eastAsia="黑体"/>
          <w:bCs/>
          <w:sz w:val="32"/>
        </w:rPr>
        <w:t xml:space="preserve">  </w:t>
      </w:r>
      <w:r w:rsidR="002668C1" w:rsidRPr="00EA5D32">
        <w:rPr>
          <w:rFonts w:eastAsia="仿宋_GB2312"/>
          <w:sz w:val="32"/>
        </w:rPr>
        <w:t>维修项目</w:t>
      </w:r>
      <w:r w:rsidR="0092029C" w:rsidRPr="00EA5D32">
        <w:rPr>
          <w:rFonts w:eastAsia="仿宋_GB2312"/>
          <w:sz w:val="32"/>
        </w:rPr>
        <w:t>。</w:t>
      </w:r>
    </w:p>
    <w:p w14:paraId="638B7718" w14:textId="77777777" w:rsidR="0092029C"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rPr>
        <w:t>维修项目是指作业开始前不需</w:t>
      </w:r>
      <w:r w:rsidR="008C6410" w:rsidRPr="00EA5D32">
        <w:rPr>
          <w:rFonts w:eastAsia="仿宋_GB2312"/>
          <w:sz w:val="32"/>
        </w:rPr>
        <w:t>对行车条件进行限制</w:t>
      </w:r>
      <w:r w:rsidRPr="00EA5D32">
        <w:rPr>
          <w:rFonts w:eastAsia="仿宋_GB2312"/>
          <w:sz w:val="32"/>
        </w:rPr>
        <w:t>，结束后须达到正常放行列车条件，</w:t>
      </w:r>
      <w:r w:rsidRPr="00EA5D32">
        <w:rPr>
          <w:rFonts w:eastAsia="仿宋_GB2312"/>
          <w:sz w:val="32"/>
          <w:szCs w:val="28"/>
        </w:rPr>
        <w:t>并且在维修天窗时间内能完成的项目。高速铁路维修项目</w:t>
      </w:r>
      <w:r w:rsidR="003B4DC5" w:rsidRPr="00EA5D32">
        <w:rPr>
          <w:rFonts w:eastAsia="仿宋_GB2312"/>
          <w:sz w:val="32"/>
          <w:szCs w:val="28"/>
        </w:rPr>
        <w:t>详</w:t>
      </w:r>
      <w:r w:rsidRPr="00EA5D32">
        <w:rPr>
          <w:rFonts w:eastAsia="仿宋_GB2312"/>
          <w:sz w:val="32"/>
          <w:szCs w:val="28"/>
        </w:rPr>
        <w:t>见附件</w:t>
      </w:r>
      <w:r w:rsidR="00785763" w:rsidRPr="00EA5D32">
        <w:rPr>
          <w:rFonts w:eastAsia="仿宋_GB2312"/>
          <w:sz w:val="32"/>
          <w:szCs w:val="28"/>
        </w:rPr>
        <w:t>4</w:t>
      </w:r>
      <w:r w:rsidRPr="00EA5D32">
        <w:rPr>
          <w:rFonts w:eastAsia="仿宋_GB2312"/>
          <w:sz w:val="32"/>
          <w:szCs w:val="28"/>
        </w:rPr>
        <w:t>，普</w:t>
      </w:r>
      <w:proofErr w:type="gramStart"/>
      <w:r w:rsidRPr="00EA5D32">
        <w:rPr>
          <w:rFonts w:eastAsia="仿宋_GB2312"/>
          <w:sz w:val="32"/>
          <w:szCs w:val="28"/>
        </w:rPr>
        <w:t>速铁路</w:t>
      </w:r>
      <w:proofErr w:type="gramEnd"/>
      <w:r w:rsidRPr="00EA5D32">
        <w:rPr>
          <w:rFonts w:eastAsia="仿宋_GB2312"/>
          <w:sz w:val="32"/>
          <w:szCs w:val="28"/>
        </w:rPr>
        <w:t>维修项目</w:t>
      </w:r>
      <w:r w:rsidR="003B4DC5" w:rsidRPr="00EA5D32">
        <w:rPr>
          <w:rFonts w:eastAsia="仿宋_GB2312"/>
          <w:sz w:val="32"/>
          <w:szCs w:val="28"/>
        </w:rPr>
        <w:t>详</w:t>
      </w:r>
      <w:r w:rsidRPr="00EA5D32">
        <w:rPr>
          <w:rFonts w:eastAsia="仿宋_GB2312"/>
          <w:sz w:val="32"/>
          <w:szCs w:val="28"/>
        </w:rPr>
        <w:t>见附件</w:t>
      </w:r>
      <w:r w:rsidR="00785763" w:rsidRPr="00EA5D32">
        <w:rPr>
          <w:rFonts w:eastAsia="仿宋_GB2312"/>
          <w:sz w:val="32"/>
          <w:szCs w:val="28"/>
        </w:rPr>
        <w:t>5</w:t>
      </w:r>
      <w:r w:rsidRPr="00EA5D32">
        <w:rPr>
          <w:rFonts w:eastAsia="仿宋_GB2312"/>
          <w:sz w:val="32"/>
          <w:szCs w:val="28"/>
        </w:rPr>
        <w:t>。</w:t>
      </w:r>
      <w:bookmarkStart w:id="28" w:name="_Toc326566660"/>
      <w:bookmarkStart w:id="29" w:name="_Toc326647494"/>
      <w:bookmarkStart w:id="30" w:name="_Toc326650088"/>
      <w:bookmarkStart w:id="31" w:name="_Toc327770174"/>
      <w:bookmarkStart w:id="32" w:name="_Toc327772119"/>
      <w:bookmarkStart w:id="33" w:name="_Toc327778488"/>
      <w:bookmarkStart w:id="34" w:name="_Toc327967943"/>
      <w:bookmarkStart w:id="35" w:name="_Toc328029058"/>
      <w:bookmarkStart w:id="36" w:name="_Toc328400218"/>
      <w:bookmarkStart w:id="37" w:name="_Toc329607420"/>
      <w:bookmarkStart w:id="38" w:name="_Toc329607578"/>
      <w:bookmarkStart w:id="39" w:name="_Toc331400320"/>
      <w:bookmarkStart w:id="40" w:name="_Toc337622010"/>
      <w:bookmarkStart w:id="41" w:name="_Toc337622433"/>
      <w:bookmarkStart w:id="42" w:name="_第三章__天窗和慢行规定"/>
      <w:bookmarkEnd w:id="42"/>
    </w:p>
    <w:p w14:paraId="7864AEE7" w14:textId="77777777" w:rsidR="0092029C" w:rsidRPr="00EA5D32" w:rsidRDefault="002668C1" w:rsidP="00D258F1">
      <w:pPr>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第三章</w:t>
      </w:r>
      <w:r w:rsidRPr="00EA5D32">
        <w:rPr>
          <w:rFonts w:eastAsia="黑体"/>
          <w:bCs/>
          <w:sz w:val="32"/>
          <w:szCs w:val="32"/>
        </w:rPr>
        <w:t xml:space="preserve">  </w:t>
      </w:r>
      <w:r w:rsidRPr="00EA5D32">
        <w:rPr>
          <w:rFonts w:eastAsia="黑体"/>
          <w:bCs/>
          <w:sz w:val="32"/>
          <w:szCs w:val="32"/>
        </w:rPr>
        <w:t>天窗</w:t>
      </w:r>
      <w:r w:rsidR="00B347B1" w:rsidRPr="00EA5D32">
        <w:rPr>
          <w:rFonts w:eastAsia="黑体"/>
          <w:bCs/>
          <w:sz w:val="32"/>
          <w:szCs w:val="32"/>
        </w:rPr>
        <w:t>、</w:t>
      </w:r>
      <w:r w:rsidRPr="00EA5D32">
        <w:rPr>
          <w:rFonts w:eastAsia="黑体"/>
          <w:bCs/>
          <w:sz w:val="32"/>
          <w:szCs w:val="32"/>
        </w:rPr>
        <w:t>慢行</w:t>
      </w:r>
      <w:r w:rsidR="00B347B1" w:rsidRPr="00EA5D32">
        <w:rPr>
          <w:rFonts w:eastAsia="黑体"/>
          <w:bCs/>
          <w:sz w:val="32"/>
          <w:szCs w:val="32"/>
        </w:rPr>
        <w:t>和</w:t>
      </w:r>
      <w:proofErr w:type="gramStart"/>
      <w:r w:rsidR="00B347B1" w:rsidRPr="00EA5D32">
        <w:rPr>
          <w:rFonts w:eastAsia="黑体"/>
          <w:bCs/>
          <w:sz w:val="32"/>
          <w:szCs w:val="32"/>
        </w:rPr>
        <w:t>邻线</w:t>
      </w:r>
      <w:proofErr w:type="gramEnd"/>
      <w:r w:rsidR="00B347B1" w:rsidRPr="00EA5D32">
        <w:rPr>
          <w:rFonts w:eastAsia="黑体"/>
          <w:bCs/>
          <w:sz w:val="32"/>
          <w:szCs w:val="32"/>
        </w:rPr>
        <w:t>限速</w:t>
      </w:r>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4996D64B" w14:textId="77777777" w:rsidR="00850A3F" w:rsidRPr="00EA5D32" w:rsidRDefault="00D139F2"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第十</w:t>
      </w:r>
      <w:r w:rsidR="002668C1" w:rsidRPr="00EA5D32">
        <w:rPr>
          <w:rFonts w:ascii="Times New Roman" w:eastAsia="黑体" w:hAnsi="Times New Roman"/>
          <w:bCs/>
          <w:sz w:val="32"/>
        </w:rPr>
        <w:t>条</w:t>
      </w:r>
      <w:r w:rsidR="0092029C" w:rsidRPr="00EA5D32">
        <w:rPr>
          <w:rFonts w:ascii="Times New Roman" w:eastAsia="仿宋_GB2312" w:hAnsi="Times New Roman"/>
          <w:b/>
          <w:bCs/>
          <w:sz w:val="32"/>
        </w:rPr>
        <w:t xml:space="preserve">  </w:t>
      </w:r>
      <w:r w:rsidR="002668C1" w:rsidRPr="00EA5D32">
        <w:rPr>
          <w:rFonts w:ascii="Times New Roman" w:eastAsia="仿宋_GB2312" w:hAnsi="Times New Roman"/>
          <w:sz w:val="32"/>
        </w:rPr>
        <w:t>天窗是指列车运行图中不铺画列车运行线或调整、抽减列车运行线为施工和维修作业预留的时间，按用途分为施工天窗和维修天窗</w:t>
      </w:r>
      <w:r w:rsidR="00E63BE6" w:rsidRPr="00EA5D32">
        <w:rPr>
          <w:rFonts w:ascii="Times New Roman" w:eastAsia="仿宋_GB2312" w:hAnsi="Times New Roman"/>
          <w:sz w:val="32"/>
        </w:rPr>
        <w:t>。</w:t>
      </w:r>
      <w:r w:rsidR="00850A3F" w:rsidRPr="00EA5D32">
        <w:rPr>
          <w:rFonts w:ascii="Times New Roman" w:eastAsia="仿宋_GB2312" w:hAnsi="Times New Roman"/>
          <w:sz w:val="32"/>
        </w:rPr>
        <w:t>各条线路天窗时间和位置在编制列车运行图时确定，施工维修时应按照列车运行图预留的天窗条件、满足安全生产、作业标准和质量要求进行安排。</w:t>
      </w:r>
    </w:p>
    <w:p w14:paraId="3AA7D72F" w14:textId="77777777" w:rsidR="007510DA" w:rsidRPr="00EA5D32" w:rsidRDefault="00850A3F"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lastRenderedPageBreak/>
        <w:t>集团公司因施工维修需临时调整高速铁路、繁忙干线和影响跨局运输的干线天窗时</w:t>
      </w:r>
      <w:r w:rsidR="004B25CB" w:rsidRPr="00EA5D32">
        <w:rPr>
          <w:rFonts w:eastAsia="仿宋_GB2312"/>
          <w:sz w:val="32"/>
        </w:rPr>
        <w:t>，</w:t>
      </w:r>
      <w:r w:rsidRPr="00EA5D32">
        <w:rPr>
          <w:rFonts w:eastAsia="仿宋_GB2312"/>
          <w:sz w:val="32"/>
        </w:rPr>
        <w:t>须报国铁集团运输调度指挥中心（以下简称调度中心）批准</w:t>
      </w:r>
      <w:r w:rsidR="007510DA" w:rsidRPr="00EA5D32">
        <w:rPr>
          <w:rFonts w:eastAsia="仿宋_GB2312"/>
          <w:sz w:val="32"/>
        </w:rPr>
        <w:t>。</w:t>
      </w:r>
    </w:p>
    <w:p w14:paraId="53F6FB0B" w14:textId="77777777" w:rsidR="0050742F" w:rsidRPr="00EA5D32" w:rsidRDefault="0050742F" w:rsidP="00AF713D">
      <w:pPr>
        <w:autoSpaceDE w:val="0"/>
        <w:autoSpaceDN w:val="0"/>
        <w:adjustRightInd w:val="0"/>
        <w:snapToGrid w:val="0"/>
        <w:spacing w:line="560" w:lineRule="exact"/>
        <w:ind w:firstLineChars="200" w:firstLine="640"/>
        <w:rPr>
          <w:rFonts w:eastAsia="仿宋_GB2312"/>
          <w:sz w:val="32"/>
        </w:rPr>
      </w:pPr>
      <w:r w:rsidRPr="00EA5D32">
        <w:rPr>
          <w:rFonts w:eastAsia="黑体"/>
          <w:bCs/>
          <w:sz w:val="32"/>
        </w:rPr>
        <w:t>第十</w:t>
      </w:r>
      <w:r w:rsidR="00D139F2" w:rsidRPr="00EA5D32">
        <w:rPr>
          <w:rFonts w:eastAsia="黑体"/>
          <w:bCs/>
          <w:sz w:val="32"/>
        </w:rPr>
        <w:t>一</w:t>
      </w:r>
      <w:r w:rsidRPr="00EA5D32">
        <w:rPr>
          <w:rFonts w:eastAsia="黑体"/>
          <w:bCs/>
          <w:sz w:val="32"/>
        </w:rPr>
        <w:t>条</w:t>
      </w:r>
      <w:r w:rsidRPr="00EA5D32">
        <w:rPr>
          <w:rFonts w:eastAsia="仿宋_GB2312"/>
          <w:sz w:val="32"/>
        </w:rPr>
        <w:t xml:space="preserve"> </w:t>
      </w:r>
      <w:r w:rsidR="00143737" w:rsidRPr="00EA5D32">
        <w:rPr>
          <w:rFonts w:eastAsia="仿宋_GB2312"/>
          <w:sz w:val="32"/>
        </w:rPr>
        <w:t xml:space="preserve"> </w:t>
      </w:r>
      <w:r w:rsidRPr="00EA5D32">
        <w:rPr>
          <w:rFonts w:eastAsia="仿宋_GB2312"/>
          <w:sz w:val="32"/>
        </w:rPr>
        <w:t>施工和维修作业时天窗时间按以下原则安排：</w:t>
      </w:r>
    </w:p>
    <w:p w14:paraId="4509AE16" w14:textId="77777777" w:rsidR="005438C6" w:rsidRPr="00EA5D32" w:rsidRDefault="00FC68E8"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（一）</w:t>
      </w:r>
      <w:r w:rsidR="00CA70BA" w:rsidRPr="00EA5D32">
        <w:rPr>
          <w:rFonts w:eastAsia="仿宋_GB2312"/>
          <w:sz w:val="32"/>
        </w:rPr>
        <w:t>高速铁路天窗</w:t>
      </w:r>
      <w:r w:rsidR="0050742F" w:rsidRPr="00EA5D32">
        <w:rPr>
          <w:rFonts w:eastAsia="仿宋_GB2312"/>
          <w:sz w:val="32"/>
        </w:rPr>
        <w:t>：</w:t>
      </w:r>
      <w:r w:rsidR="00CA70BA" w:rsidRPr="00EA5D32">
        <w:rPr>
          <w:rFonts w:eastAsia="仿宋_GB2312"/>
          <w:sz w:val="32"/>
        </w:rPr>
        <w:t>原则</w:t>
      </w:r>
      <w:r w:rsidR="0050742F" w:rsidRPr="00EA5D32">
        <w:rPr>
          <w:rFonts w:eastAsia="仿宋_GB2312"/>
          <w:sz w:val="32"/>
        </w:rPr>
        <w:t>上</w:t>
      </w:r>
      <w:r w:rsidR="00025DD3" w:rsidRPr="00EA5D32">
        <w:rPr>
          <w:rFonts w:eastAsia="仿宋_GB2312"/>
          <w:sz w:val="32"/>
        </w:rPr>
        <w:t>应</w:t>
      </w:r>
      <w:r w:rsidR="0050742F" w:rsidRPr="00EA5D32">
        <w:rPr>
          <w:rFonts w:eastAsia="仿宋_GB2312"/>
          <w:sz w:val="32"/>
        </w:rPr>
        <w:t>不</w:t>
      </w:r>
      <w:r w:rsidR="00CA70BA" w:rsidRPr="00EA5D32">
        <w:rPr>
          <w:rFonts w:eastAsia="仿宋_GB2312"/>
          <w:sz w:val="32"/>
        </w:rPr>
        <w:t>少于</w:t>
      </w:r>
      <w:r w:rsidR="00CA70BA" w:rsidRPr="00EA5D32">
        <w:rPr>
          <w:rFonts w:eastAsia="仿宋_GB2312"/>
          <w:sz w:val="32"/>
        </w:rPr>
        <w:t>240</w:t>
      </w:r>
      <w:r w:rsidR="00CA70BA" w:rsidRPr="00EA5D32">
        <w:rPr>
          <w:rFonts w:eastAsia="仿宋_GB2312"/>
          <w:sz w:val="32"/>
        </w:rPr>
        <w:t>分钟。</w:t>
      </w:r>
      <w:r w:rsidR="0050742F" w:rsidRPr="00EA5D32">
        <w:rPr>
          <w:rFonts w:eastAsia="仿宋_GB2312"/>
          <w:sz w:val="32"/>
        </w:rPr>
        <w:t>仅</w:t>
      </w:r>
      <w:proofErr w:type="gramStart"/>
      <w:r w:rsidR="0050742F" w:rsidRPr="00EA5D32">
        <w:rPr>
          <w:rFonts w:eastAsia="仿宋_GB2312"/>
          <w:sz w:val="32"/>
        </w:rPr>
        <w:t>开行动</w:t>
      </w:r>
      <w:proofErr w:type="gramEnd"/>
      <w:r w:rsidR="0050742F" w:rsidRPr="00EA5D32">
        <w:rPr>
          <w:rFonts w:eastAsia="仿宋_GB2312"/>
          <w:sz w:val="32"/>
        </w:rPr>
        <w:t>车组列车的区段应安排垂直天窗</w:t>
      </w:r>
      <w:r w:rsidR="00D139F2" w:rsidRPr="00EA5D32">
        <w:rPr>
          <w:rFonts w:eastAsia="仿宋_GB2312"/>
          <w:sz w:val="32"/>
        </w:rPr>
        <w:t>；</w:t>
      </w:r>
      <w:r w:rsidR="0050742F" w:rsidRPr="00EA5D32">
        <w:rPr>
          <w:rFonts w:eastAsia="仿宋_GB2312"/>
          <w:sz w:val="32"/>
        </w:rPr>
        <w:t>有普速列车运行的区段困难条件下可安排</w:t>
      </w:r>
      <w:r w:rsidR="0050742F" w:rsidRPr="00EA5D32">
        <w:rPr>
          <w:rFonts w:eastAsia="仿宋_GB2312"/>
          <w:sz w:val="32"/>
        </w:rPr>
        <w:t>V</w:t>
      </w:r>
      <w:r w:rsidR="0050742F" w:rsidRPr="00EA5D32">
        <w:rPr>
          <w:rFonts w:eastAsia="仿宋_GB2312"/>
          <w:sz w:val="32"/>
        </w:rPr>
        <w:t>形天窗。</w:t>
      </w:r>
    </w:p>
    <w:p w14:paraId="1F685AB6" w14:textId="77777777" w:rsidR="002668C1" w:rsidRPr="00EA5D32" w:rsidRDefault="00FC68E8"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（二）</w:t>
      </w:r>
      <w:r w:rsidR="002668C1" w:rsidRPr="00EA5D32">
        <w:rPr>
          <w:rFonts w:eastAsia="仿宋_GB2312"/>
          <w:sz w:val="32"/>
        </w:rPr>
        <w:t>普</w:t>
      </w:r>
      <w:proofErr w:type="gramStart"/>
      <w:r w:rsidR="002668C1" w:rsidRPr="00EA5D32">
        <w:rPr>
          <w:rFonts w:eastAsia="仿宋_GB2312"/>
          <w:sz w:val="32"/>
        </w:rPr>
        <w:t>速铁路</w:t>
      </w:r>
      <w:proofErr w:type="gramEnd"/>
      <w:r w:rsidR="002668C1" w:rsidRPr="00EA5D32">
        <w:rPr>
          <w:rFonts w:eastAsia="仿宋_GB2312"/>
          <w:sz w:val="32"/>
        </w:rPr>
        <w:t>施工天窗：</w:t>
      </w:r>
      <w:r w:rsidR="007F187E" w:rsidRPr="00EA5D32">
        <w:rPr>
          <w:rFonts w:eastAsia="仿宋_GB2312"/>
          <w:sz w:val="32"/>
        </w:rPr>
        <w:t>技术改造</w:t>
      </w:r>
      <w:r w:rsidR="002668C1" w:rsidRPr="00EA5D32">
        <w:rPr>
          <w:rFonts w:eastAsia="仿宋_GB2312"/>
          <w:sz w:val="32"/>
        </w:rPr>
        <w:t>工程、线</w:t>
      </w:r>
      <w:r w:rsidR="007F187E" w:rsidRPr="00EA5D32">
        <w:rPr>
          <w:rFonts w:eastAsia="仿宋_GB2312"/>
          <w:sz w:val="32"/>
        </w:rPr>
        <w:t>路</w:t>
      </w:r>
      <w:r w:rsidR="002668C1" w:rsidRPr="00EA5D32">
        <w:rPr>
          <w:rFonts w:eastAsia="仿宋_GB2312"/>
          <w:sz w:val="32"/>
        </w:rPr>
        <w:t>大中修</w:t>
      </w:r>
      <w:r w:rsidR="007F187E" w:rsidRPr="00EA5D32">
        <w:rPr>
          <w:rFonts w:eastAsia="仿宋_GB2312"/>
          <w:sz w:val="32"/>
        </w:rPr>
        <w:t>、桥隧</w:t>
      </w:r>
      <w:proofErr w:type="gramStart"/>
      <w:r w:rsidR="007F187E" w:rsidRPr="00EA5D32">
        <w:rPr>
          <w:rFonts w:eastAsia="仿宋_GB2312"/>
          <w:sz w:val="32"/>
        </w:rPr>
        <w:t>涵</w:t>
      </w:r>
      <w:proofErr w:type="gramEnd"/>
      <w:r w:rsidR="007F187E" w:rsidRPr="00EA5D32">
        <w:rPr>
          <w:rFonts w:eastAsia="仿宋_GB2312"/>
          <w:sz w:val="32"/>
        </w:rPr>
        <w:t>大修、</w:t>
      </w:r>
      <w:r w:rsidR="002668C1" w:rsidRPr="00EA5D32">
        <w:rPr>
          <w:rFonts w:eastAsia="仿宋_GB2312"/>
          <w:sz w:val="32"/>
        </w:rPr>
        <w:t>大型养路机械作业、接触网大修及改造时，</w:t>
      </w:r>
      <w:r w:rsidR="0013188F" w:rsidRPr="00EA5D32">
        <w:rPr>
          <w:rFonts w:eastAsia="仿宋_GB2312"/>
          <w:sz w:val="32"/>
        </w:rPr>
        <w:t>应不</w:t>
      </w:r>
      <w:r w:rsidR="002668C1" w:rsidRPr="00EA5D32">
        <w:rPr>
          <w:rFonts w:eastAsia="仿宋_GB2312"/>
          <w:sz w:val="32"/>
        </w:rPr>
        <w:t>少于</w:t>
      </w:r>
      <w:r w:rsidR="002668C1" w:rsidRPr="00EA5D32">
        <w:rPr>
          <w:rFonts w:eastAsia="仿宋_GB2312"/>
          <w:sz w:val="32"/>
        </w:rPr>
        <w:t>180</w:t>
      </w:r>
      <w:r w:rsidR="00DA0B54" w:rsidRPr="00EA5D32">
        <w:rPr>
          <w:rFonts w:eastAsia="仿宋_GB2312"/>
          <w:sz w:val="32"/>
        </w:rPr>
        <w:t>分钟。</w:t>
      </w:r>
    </w:p>
    <w:p w14:paraId="016CADFF" w14:textId="77777777" w:rsidR="00E06A39" w:rsidRPr="00EA5D32" w:rsidRDefault="00FC68E8" w:rsidP="00AF713D">
      <w:pPr>
        <w:adjustRightInd w:val="0"/>
        <w:snapToGrid w:val="0"/>
        <w:spacing w:line="560" w:lineRule="exact"/>
        <w:ind w:firstLineChars="200" w:firstLine="640"/>
        <w:rPr>
          <w:rFonts w:eastAsia="仿宋_GB2312"/>
          <w:sz w:val="32"/>
        </w:rPr>
      </w:pPr>
      <w:r w:rsidRPr="00EA5D32">
        <w:rPr>
          <w:rFonts w:eastAsia="仿宋_GB2312"/>
          <w:sz w:val="32"/>
        </w:rPr>
        <w:t>（三）</w:t>
      </w:r>
      <w:r w:rsidR="002668C1" w:rsidRPr="00EA5D32">
        <w:rPr>
          <w:rFonts w:eastAsia="仿宋_GB2312"/>
          <w:sz w:val="32"/>
        </w:rPr>
        <w:t>普</w:t>
      </w:r>
      <w:proofErr w:type="gramStart"/>
      <w:r w:rsidR="002668C1" w:rsidRPr="00EA5D32">
        <w:rPr>
          <w:rFonts w:eastAsia="仿宋_GB2312"/>
          <w:sz w:val="32"/>
        </w:rPr>
        <w:t>速铁路</w:t>
      </w:r>
      <w:proofErr w:type="gramEnd"/>
      <w:r w:rsidR="002668C1" w:rsidRPr="00EA5D32">
        <w:rPr>
          <w:rFonts w:eastAsia="仿宋_GB2312"/>
          <w:sz w:val="32"/>
        </w:rPr>
        <w:t>维修天窗：</w:t>
      </w:r>
      <w:r w:rsidR="002668C1" w:rsidRPr="00EA5D32">
        <w:rPr>
          <w:rFonts w:eastAsia="仿宋_GB2312"/>
          <w:bCs/>
          <w:sz w:val="32"/>
        </w:rPr>
        <w:t>双线</w:t>
      </w:r>
      <w:r w:rsidR="00023219" w:rsidRPr="00EA5D32">
        <w:rPr>
          <w:rFonts w:eastAsia="仿宋_GB2312"/>
          <w:bCs/>
          <w:sz w:val="32"/>
        </w:rPr>
        <w:t>应不</w:t>
      </w:r>
      <w:r w:rsidR="002668C1" w:rsidRPr="00EA5D32">
        <w:rPr>
          <w:rFonts w:eastAsia="仿宋_GB2312"/>
          <w:bCs/>
          <w:sz w:val="32"/>
        </w:rPr>
        <w:t>少于</w:t>
      </w:r>
      <w:r w:rsidR="002668C1" w:rsidRPr="00EA5D32">
        <w:rPr>
          <w:rFonts w:eastAsia="仿宋_GB2312"/>
          <w:bCs/>
          <w:sz w:val="32"/>
        </w:rPr>
        <w:t>120</w:t>
      </w:r>
      <w:r w:rsidR="002668C1" w:rsidRPr="00EA5D32">
        <w:rPr>
          <w:rFonts w:eastAsia="仿宋_GB2312"/>
          <w:bCs/>
          <w:sz w:val="32"/>
        </w:rPr>
        <w:t>分钟</w:t>
      </w:r>
      <w:r w:rsidR="00856E08" w:rsidRPr="00EA5D32">
        <w:rPr>
          <w:rFonts w:eastAsia="仿宋_GB2312"/>
          <w:sz w:val="32"/>
        </w:rPr>
        <w:t>；</w:t>
      </w:r>
      <w:r w:rsidR="002668C1" w:rsidRPr="00EA5D32">
        <w:rPr>
          <w:rFonts w:eastAsia="仿宋_GB2312"/>
          <w:bCs/>
          <w:sz w:val="32"/>
        </w:rPr>
        <w:t>单线</w:t>
      </w:r>
      <w:r w:rsidR="00023219" w:rsidRPr="00EA5D32">
        <w:rPr>
          <w:rFonts w:eastAsia="仿宋_GB2312"/>
          <w:bCs/>
          <w:sz w:val="32"/>
        </w:rPr>
        <w:t>宜</w:t>
      </w:r>
      <w:r w:rsidR="002668C1" w:rsidRPr="00EA5D32">
        <w:rPr>
          <w:rFonts w:eastAsia="仿宋_GB2312"/>
          <w:bCs/>
          <w:sz w:val="32"/>
        </w:rPr>
        <w:t>不少于</w:t>
      </w:r>
      <w:r w:rsidR="00023219" w:rsidRPr="00EA5D32">
        <w:rPr>
          <w:rFonts w:eastAsia="仿宋_GB2312"/>
          <w:bCs/>
          <w:sz w:val="32"/>
        </w:rPr>
        <w:t>120</w:t>
      </w:r>
      <w:r w:rsidR="002668C1" w:rsidRPr="00EA5D32">
        <w:rPr>
          <w:rFonts w:eastAsia="仿宋_GB2312"/>
          <w:bCs/>
          <w:sz w:val="32"/>
        </w:rPr>
        <w:t>分钟</w:t>
      </w:r>
      <w:r w:rsidR="00023219" w:rsidRPr="00EA5D32">
        <w:rPr>
          <w:rFonts w:eastAsia="仿宋_GB2312"/>
          <w:sz w:val="32"/>
        </w:rPr>
        <w:t>，能力紧张区段不满足</w:t>
      </w:r>
      <w:r w:rsidR="00023219" w:rsidRPr="00EA5D32">
        <w:rPr>
          <w:rFonts w:eastAsia="仿宋_GB2312"/>
          <w:kern w:val="0"/>
          <w:sz w:val="32"/>
          <w:szCs w:val="32"/>
        </w:rPr>
        <w:t>天窗条件</w:t>
      </w:r>
      <w:r w:rsidR="00023219" w:rsidRPr="00EA5D32">
        <w:rPr>
          <w:rFonts w:eastAsia="仿宋_GB2312"/>
          <w:sz w:val="32"/>
        </w:rPr>
        <w:t>时在列车运行图文件中公布。</w:t>
      </w:r>
    </w:p>
    <w:p w14:paraId="415BB3C1" w14:textId="77777777" w:rsidR="00840DC4" w:rsidRPr="00EA5D32" w:rsidRDefault="002668C1" w:rsidP="00AF713D">
      <w:pPr>
        <w:adjustRightInd w:val="0"/>
        <w:snapToGrid w:val="0"/>
        <w:spacing w:line="560" w:lineRule="exact"/>
        <w:ind w:firstLineChars="200" w:firstLine="640"/>
        <w:rPr>
          <w:rFonts w:eastAsia="仿宋_GB2312"/>
          <w:sz w:val="32"/>
          <w:szCs w:val="32"/>
        </w:rPr>
      </w:pPr>
      <w:r w:rsidRPr="00EA5D32">
        <w:rPr>
          <w:rFonts w:eastAsia="黑体"/>
          <w:bCs/>
          <w:sz w:val="32"/>
        </w:rPr>
        <w:t>第</w:t>
      </w:r>
      <w:r w:rsidR="00003A7C" w:rsidRPr="00EA5D32">
        <w:rPr>
          <w:rFonts w:eastAsia="黑体"/>
          <w:bCs/>
          <w:sz w:val="32"/>
        </w:rPr>
        <w:t>十</w:t>
      </w:r>
      <w:r w:rsidR="00B434AE" w:rsidRPr="00EA5D32">
        <w:rPr>
          <w:rFonts w:eastAsia="黑体"/>
          <w:bCs/>
          <w:sz w:val="32"/>
        </w:rPr>
        <w:t>二</w:t>
      </w:r>
      <w:r w:rsidRPr="00EA5D32">
        <w:rPr>
          <w:rFonts w:eastAsia="黑体"/>
          <w:bCs/>
          <w:sz w:val="32"/>
        </w:rPr>
        <w:t>条</w:t>
      </w:r>
      <w:r w:rsidR="00003A7C" w:rsidRPr="00EA5D32">
        <w:rPr>
          <w:rFonts w:eastAsia="仿宋_GB2312"/>
          <w:b/>
          <w:bCs/>
          <w:sz w:val="32"/>
        </w:rPr>
        <w:t xml:space="preserve">  </w:t>
      </w:r>
      <w:r w:rsidRPr="00EA5D32">
        <w:rPr>
          <w:rFonts w:eastAsia="仿宋_GB2312"/>
          <w:sz w:val="32"/>
          <w:szCs w:val="32"/>
        </w:rPr>
        <w:t>施工天</w:t>
      </w:r>
      <w:r w:rsidR="00840DC4" w:rsidRPr="00EA5D32">
        <w:rPr>
          <w:rFonts w:eastAsia="仿宋_GB2312"/>
          <w:sz w:val="32"/>
          <w:szCs w:val="32"/>
        </w:rPr>
        <w:t>窗和维修天窗安排，按以下规定</w:t>
      </w:r>
      <w:r w:rsidR="00875DE9" w:rsidRPr="00EA5D32">
        <w:rPr>
          <w:rFonts w:eastAsia="仿宋_GB2312"/>
          <w:sz w:val="32"/>
          <w:szCs w:val="32"/>
        </w:rPr>
        <w:t>：</w:t>
      </w:r>
    </w:p>
    <w:p w14:paraId="760BBBB8" w14:textId="77777777" w:rsidR="00840DC4" w:rsidRPr="00EA5D32" w:rsidRDefault="00840DC4" w:rsidP="00AF713D">
      <w:pPr>
        <w:adjustRightInd w:val="0"/>
        <w:snapToGrid w:val="0"/>
        <w:spacing w:line="560" w:lineRule="exact"/>
        <w:ind w:firstLineChars="200" w:firstLine="640"/>
        <w:rPr>
          <w:rFonts w:eastAsia="仿宋_GB2312"/>
          <w:sz w:val="32"/>
        </w:rPr>
      </w:pPr>
      <w:r w:rsidRPr="00EA5D32">
        <w:rPr>
          <w:rFonts w:eastAsia="仿宋_GB2312"/>
          <w:sz w:val="32"/>
        </w:rPr>
        <w:t>（一）</w:t>
      </w:r>
      <w:r w:rsidR="002668C1" w:rsidRPr="00EA5D32">
        <w:rPr>
          <w:rFonts w:eastAsia="仿宋_GB2312"/>
          <w:sz w:val="32"/>
        </w:rPr>
        <w:t>施工天窗安排</w:t>
      </w:r>
      <w:r w:rsidRPr="00EA5D32">
        <w:rPr>
          <w:rFonts w:eastAsia="仿宋_GB2312"/>
          <w:sz w:val="32"/>
        </w:rPr>
        <w:t>。</w:t>
      </w:r>
    </w:p>
    <w:p w14:paraId="3B2D6786" w14:textId="77777777" w:rsidR="00840DC4" w:rsidRPr="00EA5D32" w:rsidRDefault="00840DC4" w:rsidP="00AF713D">
      <w:pPr>
        <w:adjustRightInd w:val="0"/>
        <w:snapToGrid w:val="0"/>
        <w:spacing w:line="560" w:lineRule="exact"/>
        <w:ind w:firstLineChars="200" w:firstLine="640"/>
        <w:rPr>
          <w:rFonts w:eastAsia="仿宋_GB2312"/>
          <w:sz w:val="32"/>
        </w:rPr>
      </w:pPr>
      <w:r w:rsidRPr="00EA5D32">
        <w:rPr>
          <w:rFonts w:eastAsia="仿宋_GB2312"/>
          <w:sz w:val="32"/>
        </w:rPr>
        <w:t>1.</w:t>
      </w:r>
      <w:r w:rsidR="002668C1" w:rsidRPr="00EA5D32">
        <w:rPr>
          <w:rFonts w:eastAsia="仿宋_GB2312"/>
          <w:sz w:val="32"/>
        </w:rPr>
        <w:t>高速铁路、</w:t>
      </w:r>
      <w:r w:rsidR="00875DE9" w:rsidRPr="00EA5D32">
        <w:rPr>
          <w:rFonts w:eastAsia="仿宋_GB2312"/>
          <w:sz w:val="32"/>
        </w:rPr>
        <w:t>繁忙干线和干线集中修、</w:t>
      </w:r>
      <w:r w:rsidR="002668C1" w:rsidRPr="00EA5D32">
        <w:rPr>
          <w:rFonts w:eastAsia="仿宋_GB2312"/>
          <w:sz w:val="32"/>
        </w:rPr>
        <w:t>图定货物列车对数小于</w:t>
      </w:r>
      <w:r w:rsidR="002668C1" w:rsidRPr="00EA5D32">
        <w:rPr>
          <w:rFonts w:eastAsia="仿宋_GB2312"/>
          <w:sz w:val="32"/>
        </w:rPr>
        <w:t>12</w:t>
      </w:r>
      <w:r w:rsidR="002668C1" w:rsidRPr="00EA5D32">
        <w:rPr>
          <w:rFonts w:eastAsia="仿宋_GB2312"/>
          <w:sz w:val="32"/>
        </w:rPr>
        <w:t>对的普</w:t>
      </w:r>
      <w:proofErr w:type="gramStart"/>
      <w:r w:rsidR="002668C1" w:rsidRPr="00EA5D32">
        <w:rPr>
          <w:rFonts w:eastAsia="仿宋_GB2312"/>
          <w:sz w:val="32"/>
        </w:rPr>
        <w:t>速铁路</w:t>
      </w:r>
      <w:proofErr w:type="gramEnd"/>
      <w:r w:rsidR="002668C1" w:rsidRPr="00EA5D32">
        <w:rPr>
          <w:rFonts w:eastAsia="仿宋_GB2312"/>
          <w:sz w:val="32"/>
        </w:rPr>
        <w:t>施工时可连续安排施工天窗。</w:t>
      </w:r>
    </w:p>
    <w:p w14:paraId="57E945E3" w14:textId="77777777" w:rsidR="00840DC4" w:rsidRPr="00EA5D32" w:rsidRDefault="00840DC4" w:rsidP="00AF713D">
      <w:pPr>
        <w:adjustRightInd w:val="0"/>
        <w:snapToGrid w:val="0"/>
        <w:spacing w:line="560" w:lineRule="exact"/>
        <w:ind w:firstLineChars="200" w:firstLine="640"/>
        <w:rPr>
          <w:rFonts w:eastAsia="仿宋_GB2312"/>
          <w:sz w:val="32"/>
          <w:szCs w:val="32"/>
        </w:rPr>
      </w:pPr>
      <w:r w:rsidRPr="00EA5D32">
        <w:rPr>
          <w:rFonts w:eastAsia="仿宋_GB2312"/>
          <w:sz w:val="32"/>
        </w:rPr>
        <w:t>2.</w:t>
      </w:r>
      <w:r w:rsidR="002668C1" w:rsidRPr="00EA5D32">
        <w:rPr>
          <w:rFonts w:eastAsia="仿宋_GB2312"/>
          <w:sz w:val="32"/>
        </w:rPr>
        <w:t>其余各线周六、周日不安排施工天窗。</w:t>
      </w:r>
    </w:p>
    <w:p w14:paraId="2B2AF6E0" w14:textId="77777777" w:rsidR="00840DC4" w:rsidRPr="00EA5D32" w:rsidRDefault="00840DC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（二）</w:t>
      </w:r>
      <w:r w:rsidR="002668C1" w:rsidRPr="00EA5D32">
        <w:rPr>
          <w:rFonts w:ascii="Times New Roman" w:eastAsia="仿宋_GB2312" w:hAnsi="Times New Roman"/>
          <w:sz w:val="32"/>
        </w:rPr>
        <w:t>维修天窗安排</w:t>
      </w:r>
      <w:r w:rsidRPr="00EA5D32">
        <w:rPr>
          <w:rFonts w:ascii="Times New Roman" w:eastAsia="仿宋_GB2312" w:hAnsi="Times New Roman"/>
          <w:sz w:val="32"/>
        </w:rPr>
        <w:t>。</w:t>
      </w:r>
    </w:p>
    <w:p w14:paraId="2A4DA7F3" w14:textId="77777777" w:rsidR="00840DC4" w:rsidRPr="00EA5D32" w:rsidRDefault="00840DC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2668C1" w:rsidRPr="00EA5D32">
        <w:rPr>
          <w:rFonts w:ascii="Times New Roman" w:eastAsia="仿宋_GB2312" w:hAnsi="Times New Roman"/>
          <w:sz w:val="32"/>
        </w:rPr>
        <w:t>高速铁路</w:t>
      </w:r>
      <w:r w:rsidR="00875DE9" w:rsidRPr="00EA5D32">
        <w:rPr>
          <w:rFonts w:ascii="Times New Roman" w:eastAsia="仿宋_GB2312" w:hAnsi="Times New Roman"/>
          <w:sz w:val="32"/>
        </w:rPr>
        <w:t>：</w:t>
      </w:r>
      <w:r w:rsidR="002668C1" w:rsidRPr="00EA5D32">
        <w:rPr>
          <w:rFonts w:ascii="Times New Roman" w:eastAsia="仿宋_GB2312" w:hAnsi="Times New Roman"/>
          <w:sz w:val="32"/>
        </w:rPr>
        <w:t>每日安排维修天窗。</w:t>
      </w:r>
    </w:p>
    <w:p w14:paraId="0030CE14" w14:textId="77777777" w:rsidR="001476C6" w:rsidRPr="00EA5D32" w:rsidRDefault="00840DC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2668C1" w:rsidRPr="00EA5D32">
        <w:rPr>
          <w:rFonts w:ascii="Times New Roman" w:eastAsia="仿宋_GB2312" w:hAnsi="Times New Roman"/>
          <w:sz w:val="32"/>
        </w:rPr>
        <w:t>普速铁路</w:t>
      </w:r>
      <w:r w:rsidR="00875DE9" w:rsidRPr="00EA5D32">
        <w:rPr>
          <w:rFonts w:ascii="Times New Roman" w:eastAsia="仿宋_GB2312" w:hAnsi="Times New Roman"/>
          <w:sz w:val="32"/>
        </w:rPr>
        <w:t>：国铁集团组织集中修的区段集中修时间外，周一至周四安排维修天窗，周五、周六、周日不安排维修天窗；其</w:t>
      </w:r>
      <w:r w:rsidR="00875DE9" w:rsidRPr="00EA5D32">
        <w:rPr>
          <w:rFonts w:ascii="Times New Roman" w:eastAsia="仿宋_GB2312" w:hAnsi="Times New Roman"/>
          <w:sz w:val="32"/>
        </w:rPr>
        <w:lastRenderedPageBreak/>
        <w:t>他区段周一至周五安排维修天窗，周六、周日不安排维修天窗。</w:t>
      </w:r>
      <w:r w:rsidR="00CB104E" w:rsidRPr="00EA5D32">
        <w:rPr>
          <w:rFonts w:ascii="Times New Roman" w:eastAsia="仿宋_GB2312" w:hAnsi="Times New Roman"/>
          <w:bCs/>
          <w:sz w:val="32"/>
        </w:rPr>
        <w:t>维修天窗原则上应安排在昼间，并满足</w:t>
      </w:r>
      <w:proofErr w:type="gramStart"/>
      <w:r w:rsidR="00CB104E" w:rsidRPr="00EA5D32">
        <w:rPr>
          <w:rFonts w:ascii="Times New Roman" w:eastAsia="仿宋_GB2312" w:hAnsi="Times New Roman"/>
          <w:bCs/>
          <w:sz w:val="32"/>
        </w:rPr>
        <w:t>作业轨温条件</w:t>
      </w:r>
      <w:proofErr w:type="gramEnd"/>
      <w:r w:rsidR="00CB104E" w:rsidRPr="00EA5D32">
        <w:rPr>
          <w:rFonts w:ascii="Times New Roman" w:eastAsia="仿宋_GB2312" w:hAnsi="Times New Roman"/>
          <w:bCs/>
          <w:sz w:val="32"/>
        </w:rPr>
        <w:t>。维修天窗在时间安排上应与施工天窗重叠套用，除春运、节假日及国铁集团调度命令停止外，原则上每月每区间不应少于</w:t>
      </w:r>
      <w:r w:rsidR="00CB104E" w:rsidRPr="00EA5D32">
        <w:rPr>
          <w:rFonts w:ascii="Times New Roman" w:eastAsia="仿宋_GB2312" w:hAnsi="Times New Roman"/>
          <w:bCs/>
          <w:sz w:val="32"/>
        </w:rPr>
        <w:t>20</w:t>
      </w:r>
      <w:r w:rsidR="00CB104E" w:rsidRPr="00EA5D32">
        <w:rPr>
          <w:rFonts w:ascii="Times New Roman" w:eastAsia="仿宋_GB2312" w:hAnsi="Times New Roman"/>
          <w:bCs/>
          <w:sz w:val="32"/>
        </w:rPr>
        <w:t>次（双线为单方向）。维修单位确不需要时，经主管业务部</w:t>
      </w:r>
      <w:r w:rsidR="00D90D6E" w:rsidRPr="00EA5D32">
        <w:rPr>
          <w:rFonts w:ascii="Times New Roman" w:eastAsia="仿宋_GB2312" w:hAnsi="Times New Roman"/>
          <w:bCs/>
          <w:sz w:val="32"/>
        </w:rPr>
        <w:t>室</w:t>
      </w:r>
      <w:r w:rsidR="00CB104E" w:rsidRPr="00EA5D32">
        <w:rPr>
          <w:rFonts w:ascii="Times New Roman" w:eastAsia="仿宋_GB2312" w:hAnsi="Times New Roman"/>
          <w:bCs/>
          <w:sz w:val="32"/>
        </w:rPr>
        <w:t>主任或副主任批准，可不申请或减少天窗次数、时间，不计入天窗修考核。</w:t>
      </w:r>
      <w:r w:rsidR="001476C6" w:rsidRPr="00EA5D32">
        <w:rPr>
          <w:rFonts w:ascii="Times New Roman" w:eastAsia="仿宋_GB2312" w:hAnsi="Times New Roman"/>
          <w:sz w:val="32"/>
        </w:rPr>
        <w:t>春运、节假日停止天窗期间，可根据旅客列车开行方案和设备检修需求适当安排维修天窗，具体在春运文件和月度施工计划中明确。</w:t>
      </w:r>
    </w:p>
    <w:p w14:paraId="6B5E7C9A" w14:textId="77777777" w:rsidR="00CB104E" w:rsidRPr="00EA5D32" w:rsidRDefault="00CB104E" w:rsidP="00AF713D">
      <w:pPr>
        <w:adjustRightInd w:val="0"/>
        <w:snapToGrid w:val="0"/>
        <w:spacing w:line="560" w:lineRule="exact"/>
        <w:ind w:firstLineChars="200" w:firstLine="640"/>
        <w:rPr>
          <w:rFonts w:eastAsia="仿宋_GB2312"/>
          <w:sz w:val="32"/>
          <w:szCs w:val="32"/>
        </w:rPr>
      </w:pPr>
      <w:r w:rsidRPr="00EA5D32">
        <w:rPr>
          <w:rFonts w:eastAsia="仿宋_GB2312"/>
          <w:sz w:val="32"/>
        </w:rPr>
        <w:t>（</w:t>
      </w:r>
      <w:r w:rsidR="00482DF5" w:rsidRPr="00EA5D32">
        <w:rPr>
          <w:rFonts w:eastAsia="仿宋_GB2312"/>
          <w:sz w:val="32"/>
        </w:rPr>
        <w:t>三</w:t>
      </w:r>
      <w:r w:rsidRPr="00EA5D32">
        <w:rPr>
          <w:rFonts w:eastAsia="仿宋_GB2312"/>
          <w:sz w:val="32"/>
        </w:rPr>
        <w:t>）普</w:t>
      </w:r>
      <w:proofErr w:type="gramStart"/>
      <w:r w:rsidRPr="00EA5D32">
        <w:rPr>
          <w:rFonts w:eastAsia="仿宋_GB2312"/>
          <w:sz w:val="32"/>
        </w:rPr>
        <w:t>速铁路</w:t>
      </w:r>
      <w:proofErr w:type="gramEnd"/>
      <w:r w:rsidRPr="00EA5D32">
        <w:rPr>
          <w:rFonts w:eastAsia="仿宋_GB2312"/>
          <w:sz w:val="32"/>
          <w:szCs w:val="32"/>
        </w:rPr>
        <w:t>双线车站同时影响上下行正线的渡线道岔或影响全站信号设备正常使用的</w:t>
      </w:r>
      <w:r w:rsidR="00482DF5" w:rsidRPr="00EA5D32">
        <w:rPr>
          <w:rFonts w:eastAsia="仿宋_GB2312"/>
          <w:sz w:val="32"/>
          <w:szCs w:val="32"/>
        </w:rPr>
        <w:t>以</w:t>
      </w:r>
      <w:r w:rsidRPr="00EA5D32">
        <w:rPr>
          <w:rFonts w:eastAsia="仿宋_GB2312"/>
          <w:sz w:val="32"/>
          <w:szCs w:val="32"/>
        </w:rPr>
        <w:t>电务为主、工</w:t>
      </w:r>
      <w:proofErr w:type="gramStart"/>
      <w:r w:rsidRPr="00EA5D32">
        <w:rPr>
          <w:rFonts w:eastAsia="仿宋_GB2312"/>
          <w:sz w:val="32"/>
          <w:szCs w:val="32"/>
        </w:rPr>
        <w:t>务</w:t>
      </w:r>
      <w:proofErr w:type="gramEnd"/>
      <w:r w:rsidRPr="00EA5D32">
        <w:rPr>
          <w:rFonts w:eastAsia="仿宋_GB2312"/>
          <w:sz w:val="32"/>
          <w:szCs w:val="32"/>
        </w:rPr>
        <w:t>综合利用的设备检修，每月应保证</w:t>
      </w:r>
      <w:r w:rsidRPr="00EA5D32">
        <w:rPr>
          <w:rFonts w:eastAsia="仿宋_GB2312"/>
          <w:sz w:val="32"/>
          <w:szCs w:val="32"/>
        </w:rPr>
        <w:t>2</w:t>
      </w:r>
      <w:r w:rsidRPr="00EA5D32">
        <w:rPr>
          <w:rFonts w:eastAsia="仿宋_GB2312"/>
          <w:sz w:val="32"/>
          <w:szCs w:val="32"/>
        </w:rPr>
        <w:t>次垂直天窗，每次不少于</w:t>
      </w:r>
      <w:r w:rsidR="00482DF5" w:rsidRPr="00EA5D32">
        <w:rPr>
          <w:rFonts w:eastAsia="仿宋_GB2312"/>
          <w:sz w:val="32"/>
          <w:szCs w:val="32"/>
        </w:rPr>
        <w:t>40</w:t>
      </w:r>
      <w:r w:rsidRPr="00EA5D32">
        <w:rPr>
          <w:rFonts w:eastAsia="仿宋_GB2312"/>
          <w:sz w:val="32"/>
          <w:szCs w:val="32"/>
        </w:rPr>
        <w:t>分钟</w:t>
      </w:r>
      <w:r w:rsidR="00482DF5" w:rsidRPr="00EA5D32">
        <w:rPr>
          <w:rFonts w:eastAsia="仿宋_GB2312"/>
          <w:sz w:val="32"/>
          <w:szCs w:val="32"/>
        </w:rPr>
        <w:t>（可结合供电垂直天窗安排）</w:t>
      </w:r>
      <w:r w:rsidRPr="00EA5D32">
        <w:rPr>
          <w:rFonts w:eastAsia="仿宋_GB2312"/>
          <w:sz w:val="32"/>
          <w:szCs w:val="32"/>
        </w:rPr>
        <w:t>。编组、区段站可按接发列车方向划分联锁区，按联锁区每月应保证</w:t>
      </w:r>
      <w:r w:rsidRPr="00EA5D32">
        <w:rPr>
          <w:rFonts w:eastAsia="仿宋_GB2312"/>
          <w:sz w:val="32"/>
          <w:szCs w:val="32"/>
        </w:rPr>
        <w:t>1</w:t>
      </w:r>
      <w:r w:rsidRPr="00EA5D32">
        <w:rPr>
          <w:rFonts w:eastAsia="仿宋_GB2312"/>
          <w:sz w:val="32"/>
          <w:szCs w:val="32"/>
        </w:rPr>
        <w:t>次不少于</w:t>
      </w:r>
      <w:r w:rsidR="00482DF5" w:rsidRPr="00EA5D32">
        <w:rPr>
          <w:rFonts w:eastAsia="仿宋_GB2312"/>
          <w:sz w:val="32"/>
          <w:szCs w:val="32"/>
        </w:rPr>
        <w:t>40</w:t>
      </w:r>
      <w:r w:rsidRPr="00EA5D32">
        <w:rPr>
          <w:rFonts w:eastAsia="仿宋_GB2312"/>
          <w:sz w:val="32"/>
          <w:szCs w:val="32"/>
        </w:rPr>
        <w:t>分钟天窗。</w:t>
      </w:r>
    </w:p>
    <w:p w14:paraId="22DF07A6" w14:textId="77777777" w:rsidR="008F2617" w:rsidRPr="00EA5D32" w:rsidRDefault="008F261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szCs w:val="32"/>
        </w:rPr>
        <w:t>（四）</w:t>
      </w:r>
      <w:r w:rsidRPr="00EA5D32">
        <w:rPr>
          <w:rFonts w:ascii="Times New Roman" w:eastAsia="仿宋_GB2312" w:hAnsi="Times New Roman"/>
          <w:sz w:val="32"/>
        </w:rPr>
        <w:t>电气化区段双线车站，不</w:t>
      </w:r>
      <w:r w:rsidR="00216E49" w:rsidRPr="00EA5D32">
        <w:rPr>
          <w:rFonts w:ascii="Times New Roman" w:eastAsia="仿宋_GB2312" w:hAnsi="Times New Roman"/>
          <w:sz w:val="32"/>
        </w:rPr>
        <w:t>具备</w:t>
      </w:r>
      <w:r w:rsidRPr="00EA5D32">
        <w:rPr>
          <w:rFonts w:ascii="Times New Roman" w:eastAsia="仿宋_GB2312" w:hAnsi="Times New Roman"/>
          <w:sz w:val="32"/>
        </w:rPr>
        <w:t>V</w:t>
      </w:r>
      <w:r w:rsidRPr="00EA5D32">
        <w:rPr>
          <w:rFonts w:ascii="Times New Roman" w:eastAsia="仿宋_GB2312" w:hAnsi="Times New Roman"/>
          <w:sz w:val="32"/>
        </w:rPr>
        <w:t>形</w:t>
      </w:r>
      <w:r w:rsidR="00216E49" w:rsidRPr="00EA5D32">
        <w:rPr>
          <w:rFonts w:ascii="Times New Roman" w:eastAsia="仿宋_GB2312" w:hAnsi="Times New Roman"/>
          <w:sz w:val="32"/>
        </w:rPr>
        <w:t>停电作业条件的</w:t>
      </w:r>
      <w:r w:rsidRPr="00EA5D32">
        <w:rPr>
          <w:rFonts w:ascii="Times New Roman" w:eastAsia="仿宋_GB2312" w:hAnsi="Times New Roman"/>
          <w:sz w:val="32"/>
        </w:rPr>
        <w:t>接触网设备检修，每月应保证不少于</w:t>
      </w:r>
      <w:r w:rsidRPr="00EA5D32">
        <w:rPr>
          <w:rFonts w:ascii="Times New Roman" w:eastAsia="仿宋_GB2312" w:hAnsi="Times New Roman"/>
          <w:sz w:val="32"/>
        </w:rPr>
        <w:t>1</w:t>
      </w:r>
      <w:r w:rsidRPr="00EA5D32">
        <w:rPr>
          <w:rFonts w:ascii="Times New Roman" w:eastAsia="仿宋_GB2312" w:hAnsi="Times New Roman"/>
          <w:sz w:val="32"/>
        </w:rPr>
        <w:t>次垂直封锁停电天窗，每次不少于</w:t>
      </w:r>
      <w:r w:rsidRPr="00EA5D32">
        <w:rPr>
          <w:rFonts w:ascii="Times New Roman" w:eastAsia="仿宋_GB2312" w:hAnsi="Times New Roman"/>
          <w:sz w:val="32"/>
        </w:rPr>
        <w:t>40</w:t>
      </w:r>
      <w:r w:rsidRPr="00EA5D32">
        <w:rPr>
          <w:rFonts w:ascii="Times New Roman" w:eastAsia="仿宋_GB2312" w:hAnsi="Times New Roman"/>
          <w:sz w:val="32"/>
        </w:rPr>
        <w:t>分钟。</w:t>
      </w:r>
    </w:p>
    <w:p w14:paraId="61353C27" w14:textId="77777777" w:rsidR="008F2617" w:rsidRPr="00EA5D32" w:rsidRDefault="008F261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电气化区段编组、区段站每个供电臂每月应保证</w:t>
      </w:r>
      <w:r w:rsidRPr="00EA5D32">
        <w:rPr>
          <w:rFonts w:ascii="Times New Roman" w:eastAsia="仿宋_GB2312" w:hAnsi="Times New Roman"/>
          <w:sz w:val="32"/>
        </w:rPr>
        <w:t>1</w:t>
      </w:r>
      <w:r w:rsidRPr="00EA5D32">
        <w:rPr>
          <w:rFonts w:ascii="Times New Roman" w:eastAsia="仿宋_GB2312" w:hAnsi="Times New Roman"/>
          <w:sz w:val="32"/>
        </w:rPr>
        <w:t>次不少于</w:t>
      </w:r>
      <w:r w:rsidRPr="00EA5D32">
        <w:rPr>
          <w:rFonts w:ascii="Times New Roman" w:eastAsia="仿宋_GB2312" w:hAnsi="Times New Roman"/>
          <w:sz w:val="32"/>
        </w:rPr>
        <w:t>60</w:t>
      </w:r>
      <w:r w:rsidRPr="00EA5D32">
        <w:rPr>
          <w:rFonts w:ascii="Times New Roman" w:eastAsia="仿宋_GB2312" w:hAnsi="Times New Roman"/>
          <w:sz w:val="32"/>
        </w:rPr>
        <w:t>分钟封锁停电天窗。需要两个及以上供电臂同时停电作业的电分相等接触网设备检修，每半年应保证不少于</w:t>
      </w:r>
      <w:r w:rsidRPr="00EA5D32">
        <w:rPr>
          <w:rFonts w:ascii="Times New Roman" w:eastAsia="仿宋_GB2312" w:hAnsi="Times New Roman"/>
          <w:sz w:val="32"/>
        </w:rPr>
        <w:t>1</w:t>
      </w:r>
      <w:r w:rsidRPr="00EA5D32">
        <w:rPr>
          <w:rFonts w:ascii="Times New Roman" w:eastAsia="仿宋_GB2312" w:hAnsi="Times New Roman"/>
          <w:sz w:val="32"/>
        </w:rPr>
        <w:t>次，每次不少于</w:t>
      </w:r>
      <w:r w:rsidRPr="00EA5D32">
        <w:rPr>
          <w:rFonts w:ascii="Times New Roman" w:eastAsia="仿宋_GB2312" w:hAnsi="Times New Roman"/>
          <w:sz w:val="32"/>
        </w:rPr>
        <w:t>60</w:t>
      </w:r>
      <w:r w:rsidRPr="00EA5D32">
        <w:rPr>
          <w:rFonts w:ascii="Times New Roman" w:eastAsia="仿宋_GB2312" w:hAnsi="Times New Roman"/>
          <w:sz w:val="32"/>
        </w:rPr>
        <w:t>分钟的封锁停电天窗。</w:t>
      </w:r>
    </w:p>
    <w:p w14:paraId="52517DA2" w14:textId="77777777" w:rsidR="00CB104E" w:rsidRPr="00EA5D32" w:rsidRDefault="00CB104E" w:rsidP="00AF713D">
      <w:pPr>
        <w:adjustRightInd w:val="0"/>
        <w:snapToGrid w:val="0"/>
        <w:spacing w:line="560" w:lineRule="exact"/>
        <w:ind w:firstLineChars="200" w:firstLine="640"/>
        <w:rPr>
          <w:rFonts w:eastAsia="仿宋_GB2312"/>
          <w:bCs/>
          <w:sz w:val="32"/>
        </w:rPr>
      </w:pPr>
      <w:r w:rsidRPr="00EA5D32">
        <w:rPr>
          <w:rFonts w:eastAsia="仿宋_GB2312"/>
          <w:sz w:val="32"/>
          <w:szCs w:val="32"/>
        </w:rPr>
        <w:t>（</w:t>
      </w:r>
      <w:r w:rsidR="008F2617" w:rsidRPr="00EA5D32">
        <w:rPr>
          <w:rFonts w:eastAsia="仿宋_GB2312"/>
          <w:sz w:val="32"/>
          <w:szCs w:val="32"/>
        </w:rPr>
        <w:t>五</w:t>
      </w:r>
      <w:r w:rsidRPr="00EA5D32">
        <w:rPr>
          <w:rFonts w:eastAsia="仿宋_GB2312"/>
          <w:sz w:val="32"/>
          <w:szCs w:val="32"/>
        </w:rPr>
        <w:t>）不</w:t>
      </w:r>
      <w:r w:rsidRPr="00EA5D32">
        <w:rPr>
          <w:rFonts w:eastAsia="仿宋_GB2312"/>
          <w:sz w:val="32"/>
        </w:rPr>
        <w:t>影响跨</w:t>
      </w:r>
      <w:r w:rsidR="00256E9B" w:rsidRPr="00EA5D32">
        <w:rPr>
          <w:rFonts w:eastAsia="仿宋_GB2312"/>
          <w:sz w:val="32"/>
        </w:rPr>
        <w:t>局</w:t>
      </w:r>
      <w:r w:rsidRPr="00EA5D32">
        <w:rPr>
          <w:rFonts w:eastAsia="仿宋_GB2312"/>
          <w:sz w:val="32"/>
        </w:rPr>
        <w:t>运输的干线和其他线路，根据施工和维修</w:t>
      </w:r>
      <w:r w:rsidRPr="00EA5D32">
        <w:rPr>
          <w:rFonts w:eastAsia="仿宋_GB2312"/>
          <w:sz w:val="32"/>
        </w:rPr>
        <w:lastRenderedPageBreak/>
        <w:t>需要，</w:t>
      </w:r>
      <w:r w:rsidRPr="00EA5D32">
        <w:rPr>
          <w:rFonts w:eastAsia="仿宋_GB2312"/>
          <w:bCs/>
          <w:sz w:val="32"/>
        </w:rPr>
        <w:t>可适当增加天窗时间和次数或对天窗时段进行调整。</w:t>
      </w:r>
    </w:p>
    <w:p w14:paraId="1B4D850C" w14:textId="77777777" w:rsidR="002668C1" w:rsidRPr="00EA5D32" w:rsidRDefault="0038301C"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第十</w:t>
      </w:r>
      <w:r w:rsidR="00216E49" w:rsidRPr="00EA5D32">
        <w:rPr>
          <w:rFonts w:ascii="Times New Roman" w:eastAsia="黑体" w:hAnsi="Times New Roman"/>
          <w:bCs/>
          <w:sz w:val="32"/>
        </w:rPr>
        <w:t>三</w:t>
      </w:r>
      <w:r w:rsidR="002668C1" w:rsidRPr="00EA5D32">
        <w:rPr>
          <w:rFonts w:ascii="Times New Roman" w:eastAsia="黑体" w:hAnsi="Times New Roman"/>
          <w:bCs/>
          <w:sz w:val="32"/>
        </w:rPr>
        <w:t>条</w:t>
      </w:r>
      <w:r w:rsidR="00840DC4" w:rsidRPr="00EA5D32">
        <w:rPr>
          <w:rFonts w:ascii="Times New Roman" w:eastAsia="黑体" w:hAnsi="Times New Roman"/>
          <w:bCs/>
          <w:sz w:val="32"/>
        </w:rPr>
        <w:t xml:space="preserve">  </w:t>
      </w:r>
      <w:r w:rsidR="002668C1" w:rsidRPr="00EA5D32">
        <w:rPr>
          <w:rFonts w:ascii="Times New Roman" w:eastAsia="仿宋_GB2312" w:hAnsi="Times New Roman"/>
          <w:sz w:val="32"/>
        </w:rPr>
        <w:t>各项施工、维修作业</w:t>
      </w:r>
      <w:r w:rsidR="00216E49" w:rsidRPr="00EA5D32">
        <w:rPr>
          <w:rFonts w:ascii="Times New Roman" w:eastAsia="仿宋_GB2312" w:hAnsi="Times New Roman"/>
          <w:sz w:val="32"/>
        </w:rPr>
        <w:t>应</w:t>
      </w:r>
      <w:r w:rsidR="002668C1" w:rsidRPr="00EA5D32">
        <w:rPr>
          <w:rFonts w:ascii="Times New Roman" w:eastAsia="仿宋_GB2312" w:hAnsi="Times New Roman"/>
          <w:sz w:val="32"/>
        </w:rPr>
        <w:t>采用平行作业的方式，综合利用天窗，提高天窗的利用率。严格按照运行图预留的慢行附加时分控制线路慢行处所，</w:t>
      </w:r>
      <w:r w:rsidR="00DD7758" w:rsidRPr="00EA5D32">
        <w:rPr>
          <w:rFonts w:ascii="Times New Roman" w:eastAsia="仿宋_GB2312" w:hAnsi="Times New Roman"/>
          <w:sz w:val="32"/>
        </w:rPr>
        <w:t>繁忙干线和</w:t>
      </w:r>
      <w:r w:rsidR="002668C1" w:rsidRPr="00EA5D32">
        <w:rPr>
          <w:rFonts w:ascii="Times New Roman" w:eastAsia="仿宋_GB2312" w:hAnsi="Times New Roman"/>
          <w:sz w:val="32"/>
        </w:rPr>
        <w:t>干线原则上单线</w:t>
      </w:r>
      <w:r w:rsidR="002668C1" w:rsidRPr="00EA5D32">
        <w:rPr>
          <w:rFonts w:ascii="Times New Roman" w:eastAsia="仿宋_GB2312" w:hAnsi="Times New Roman"/>
          <w:sz w:val="32"/>
        </w:rPr>
        <w:t>1</w:t>
      </w:r>
      <w:r w:rsidR="002668C1" w:rsidRPr="00EA5D32">
        <w:rPr>
          <w:rFonts w:ascii="Times New Roman" w:eastAsia="仿宋_GB2312" w:hAnsi="Times New Roman"/>
          <w:sz w:val="32"/>
        </w:rPr>
        <w:t>个区段慢行处所不超过</w:t>
      </w:r>
      <w:r w:rsidR="002668C1" w:rsidRPr="00EA5D32">
        <w:rPr>
          <w:rFonts w:ascii="Times New Roman" w:eastAsia="仿宋_GB2312" w:hAnsi="Times New Roman"/>
          <w:sz w:val="32"/>
        </w:rPr>
        <w:t>2</w:t>
      </w:r>
      <w:r w:rsidR="002668C1" w:rsidRPr="00EA5D32">
        <w:rPr>
          <w:rFonts w:ascii="Times New Roman" w:eastAsia="仿宋_GB2312" w:hAnsi="Times New Roman"/>
          <w:sz w:val="32"/>
        </w:rPr>
        <w:t>处，双线</w:t>
      </w:r>
      <w:r w:rsidR="002668C1" w:rsidRPr="00EA5D32">
        <w:rPr>
          <w:rFonts w:ascii="Times New Roman" w:eastAsia="仿宋_GB2312" w:hAnsi="Times New Roman"/>
          <w:sz w:val="32"/>
        </w:rPr>
        <w:t>1</w:t>
      </w:r>
      <w:r w:rsidR="002668C1" w:rsidRPr="00EA5D32">
        <w:rPr>
          <w:rFonts w:ascii="Times New Roman" w:eastAsia="仿宋_GB2312" w:hAnsi="Times New Roman"/>
          <w:sz w:val="32"/>
        </w:rPr>
        <w:t>个区段每个方向慢行处所不超过</w:t>
      </w:r>
      <w:r w:rsidR="002668C1" w:rsidRPr="00EA5D32">
        <w:rPr>
          <w:rFonts w:ascii="Times New Roman" w:eastAsia="仿宋_GB2312" w:hAnsi="Times New Roman"/>
          <w:sz w:val="32"/>
        </w:rPr>
        <w:t>2</w:t>
      </w:r>
      <w:r w:rsidR="002668C1" w:rsidRPr="00EA5D32">
        <w:rPr>
          <w:rFonts w:ascii="Times New Roman" w:eastAsia="仿宋_GB2312" w:hAnsi="Times New Roman"/>
          <w:sz w:val="32"/>
        </w:rPr>
        <w:t>处，同一区间内慢行处所不超过</w:t>
      </w:r>
      <w:r w:rsidR="002668C1" w:rsidRPr="00EA5D32">
        <w:rPr>
          <w:rFonts w:ascii="Times New Roman" w:eastAsia="仿宋_GB2312" w:hAnsi="Times New Roman"/>
          <w:sz w:val="32"/>
        </w:rPr>
        <w:t>1</w:t>
      </w:r>
      <w:r w:rsidR="00E467C7" w:rsidRPr="00EA5D32">
        <w:rPr>
          <w:rFonts w:ascii="Times New Roman" w:eastAsia="仿宋_GB2312" w:hAnsi="Times New Roman"/>
          <w:sz w:val="32"/>
        </w:rPr>
        <w:t>处（包括施工慢行处所）。</w:t>
      </w:r>
      <w:r w:rsidR="00F01E6D" w:rsidRPr="00EA5D32">
        <w:rPr>
          <w:rFonts w:ascii="Times New Roman" w:eastAsia="仿宋_GB2312" w:hAnsi="Times New Roman"/>
          <w:sz w:val="32"/>
        </w:rPr>
        <w:t>各项施工</w:t>
      </w:r>
      <w:r w:rsidR="00424450" w:rsidRPr="00EA5D32">
        <w:rPr>
          <w:rFonts w:ascii="Times New Roman" w:eastAsia="仿宋_GB2312" w:hAnsi="Times New Roman"/>
          <w:sz w:val="32"/>
        </w:rPr>
        <w:t>应</w:t>
      </w:r>
      <w:r w:rsidR="00F01E6D" w:rsidRPr="00EA5D32">
        <w:rPr>
          <w:rFonts w:ascii="Times New Roman" w:eastAsia="仿宋_GB2312" w:hAnsi="Times New Roman"/>
          <w:sz w:val="32"/>
        </w:rPr>
        <w:t>按规定控制慢行速度和慢行距离，</w:t>
      </w:r>
      <w:r w:rsidR="008617D3" w:rsidRPr="00EA5D32">
        <w:rPr>
          <w:rFonts w:ascii="Times New Roman" w:eastAsia="仿宋_GB2312" w:hAnsi="Times New Roman"/>
          <w:sz w:val="32"/>
        </w:rPr>
        <w:t>并按规定流程提报施工慢行审批表。</w:t>
      </w:r>
      <w:r w:rsidR="00FF1164" w:rsidRPr="00EA5D32">
        <w:rPr>
          <w:rFonts w:ascii="Times New Roman" w:eastAsia="仿宋_GB2312" w:hAnsi="Times New Roman"/>
          <w:sz w:val="32"/>
        </w:rPr>
        <w:t>集团公司施工慢行区段划分见附件</w:t>
      </w:r>
      <w:r w:rsidR="00785763" w:rsidRPr="00EA5D32">
        <w:rPr>
          <w:rFonts w:ascii="Times New Roman" w:eastAsia="仿宋_GB2312" w:hAnsi="Times New Roman"/>
          <w:sz w:val="32"/>
        </w:rPr>
        <w:t>2</w:t>
      </w:r>
      <w:r w:rsidR="00FF1164" w:rsidRPr="00EA5D32">
        <w:rPr>
          <w:rFonts w:ascii="Times New Roman" w:eastAsia="仿宋_GB2312" w:hAnsi="Times New Roman"/>
          <w:sz w:val="32"/>
        </w:rPr>
        <w:t>，</w:t>
      </w:r>
      <w:r w:rsidR="008617D3" w:rsidRPr="00EA5D32">
        <w:rPr>
          <w:rFonts w:ascii="Times New Roman" w:eastAsia="仿宋_GB2312" w:hAnsi="Times New Roman"/>
          <w:sz w:val="32"/>
        </w:rPr>
        <w:t>施工慢行审批表格式</w:t>
      </w:r>
      <w:r w:rsidR="00FF1164" w:rsidRPr="00EA5D32">
        <w:rPr>
          <w:rFonts w:ascii="Times New Roman" w:eastAsia="仿宋_GB2312" w:hAnsi="Times New Roman"/>
          <w:sz w:val="32"/>
        </w:rPr>
        <w:t>见附件</w:t>
      </w:r>
      <w:r w:rsidR="00785763" w:rsidRPr="00EA5D32">
        <w:rPr>
          <w:rFonts w:ascii="Times New Roman" w:eastAsia="仿宋_GB2312" w:hAnsi="Times New Roman"/>
          <w:sz w:val="32"/>
        </w:rPr>
        <w:t>3</w:t>
      </w:r>
      <w:r w:rsidR="00E467C7" w:rsidRPr="00EA5D32">
        <w:rPr>
          <w:rFonts w:ascii="Times New Roman" w:eastAsia="仿宋_GB2312" w:hAnsi="Times New Roman"/>
          <w:sz w:val="32"/>
        </w:rPr>
        <w:t>。</w:t>
      </w:r>
    </w:p>
    <w:p w14:paraId="07F5E4FF"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针对施工需要编制施工分号</w:t>
      </w:r>
      <w:r w:rsidR="00E62A8F" w:rsidRPr="00EA5D32">
        <w:rPr>
          <w:rFonts w:ascii="Times New Roman" w:eastAsia="仿宋_GB2312" w:hAnsi="Times New Roman"/>
          <w:sz w:val="32"/>
          <w:szCs w:val="32"/>
        </w:rPr>
        <w:t>列车</w:t>
      </w:r>
      <w:r w:rsidRPr="00EA5D32">
        <w:rPr>
          <w:rFonts w:ascii="Times New Roman" w:eastAsia="仿宋_GB2312" w:hAnsi="Times New Roman"/>
          <w:sz w:val="32"/>
          <w:szCs w:val="32"/>
        </w:rPr>
        <w:t>运行图时，可依据慢行附加时分，适当增加施工慢行处所。滚动施工阶梯提速，按</w:t>
      </w:r>
      <w:r w:rsidR="00E62A8F" w:rsidRPr="00EA5D32">
        <w:rPr>
          <w:rFonts w:ascii="Times New Roman" w:eastAsia="仿宋_GB2312" w:hAnsi="Times New Roman"/>
          <w:sz w:val="32"/>
          <w:szCs w:val="32"/>
        </w:rPr>
        <w:t>1</w:t>
      </w:r>
      <w:r w:rsidRPr="00EA5D32">
        <w:rPr>
          <w:rFonts w:ascii="Times New Roman" w:eastAsia="仿宋_GB2312" w:hAnsi="Times New Roman"/>
          <w:sz w:val="32"/>
          <w:szCs w:val="32"/>
        </w:rPr>
        <w:t>处慢行处所掌握。施工后产生的慢行在</w:t>
      </w:r>
      <w:r w:rsidRPr="00EA5D32">
        <w:rPr>
          <w:rFonts w:ascii="Times New Roman" w:eastAsia="仿宋_GB2312" w:hAnsi="Times New Roman"/>
          <w:sz w:val="32"/>
          <w:szCs w:val="32"/>
        </w:rPr>
        <w:t>12</w:t>
      </w:r>
      <w:r w:rsidRPr="00EA5D32">
        <w:rPr>
          <w:rFonts w:ascii="Times New Roman" w:eastAsia="仿宋_GB2312" w:hAnsi="Times New Roman"/>
          <w:sz w:val="32"/>
          <w:szCs w:val="32"/>
        </w:rPr>
        <w:t>小时以内恢复常速</w:t>
      </w:r>
      <w:r w:rsidR="00E62A8F" w:rsidRPr="00EA5D32">
        <w:rPr>
          <w:rFonts w:ascii="Times New Roman" w:eastAsia="仿宋_GB2312" w:hAnsi="Times New Roman"/>
          <w:sz w:val="32"/>
          <w:szCs w:val="32"/>
        </w:rPr>
        <w:t>以及施工涉及</w:t>
      </w:r>
      <w:proofErr w:type="gramStart"/>
      <w:r w:rsidR="00E62A8F" w:rsidRPr="00EA5D32">
        <w:rPr>
          <w:rFonts w:ascii="Times New Roman" w:eastAsia="仿宋_GB2312" w:hAnsi="Times New Roman"/>
          <w:sz w:val="32"/>
          <w:szCs w:val="32"/>
        </w:rPr>
        <w:t>的邻线限速</w:t>
      </w:r>
      <w:proofErr w:type="gramEnd"/>
      <w:r w:rsidRPr="00EA5D32">
        <w:rPr>
          <w:rFonts w:ascii="Times New Roman" w:eastAsia="仿宋_GB2312" w:hAnsi="Times New Roman"/>
          <w:sz w:val="32"/>
          <w:szCs w:val="32"/>
        </w:rPr>
        <w:t>可不统计慢行处所。</w:t>
      </w:r>
    </w:p>
    <w:p w14:paraId="7F5EB09F" w14:textId="77777777" w:rsidR="005320DC" w:rsidRPr="00EA5D32" w:rsidRDefault="00371D56"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第十</w:t>
      </w:r>
      <w:r w:rsidR="002815EF" w:rsidRPr="00EA5D32">
        <w:rPr>
          <w:rFonts w:ascii="Times New Roman" w:eastAsia="黑体" w:hAnsi="Times New Roman"/>
          <w:bCs/>
          <w:sz w:val="32"/>
        </w:rPr>
        <w:t>四</w:t>
      </w:r>
      <w:r w:rsidR="002668C1" w:rsidRPr="00EA5D32">
        <w:rPr>
          <w:rFonts w:ascii="Times New Roman" w:eastAsia="黑体" w:hAnsi="Times New Roman"/>
          <w:bCs/>
          <w:sz w:val="32"/>
        </w:rPr>
        <w:t>条</w:t>
      </w:r>
      <w:r w:rsidR="00FC4053" w:rsidRPr="00EA5D32">
        <w:rPr>
          <w:rFonts w:ascii="Times New Roman" w:eastAsia="仿宋_GB2312" w:hAnsi="Times New Roman"/>
          <w:b/>
          <w:bCs/>
          <w:sz w:val="32"/>
        </w:rPr>
        <w:t xml:space="preserve">  </w:t>
      </w:r>
      <w:r w:rsidR="002668C1" w:rsidRPr="00EA5D32">
        <w:rPr>
          <w:rFonts w:ascii="Times New Roman" w:eastAsia="仿宋_GB2312" w:hAnsi="Times New Roman"/>
          <w:bCs/>
          <w:sz w:val="32"/>
          <w:szCs w:val="32"/>
        </w:rPr>
        <w:t>各项施工作业，施工点前不得安排慢行。</w:t>
      </w:r>
      <w:r w:rsidR="002668C1" w:rsidRPr="00EA5D32">
        <w:rPr>
          <w:rFonts w:ascii="Times New Roman" w:eastAsia="仿宋_GB2312" w:hAnsi="Times New Roman"/>
          <w:sz w:val="32"/>
        </w:rPr>
        <w:t>大机清筛、换轨、更换道岔、</w:t>
      </w:r>
      <w:r w:rsidRPr="00EA5D32">
        <w:rPr>
          <w:rFonts w:ascii="Times New Roman" w:eastAsia="仿宋_GB2312" w:hAnsi="Times New Roman"/>
          <w:sz w:val="32"/>
        </w:rPr>
        <w:t>换</w:t>
      </w:r>
      <w:proofErr w:type="gramStart"/>
      <w:r w:rsidRPr="00EA5D32">
        <w:rPr>
          <w:rFonts w:ascii="Times New Roman" w:eastAsia="仿宋_GB2312" w:hAnsi="Times New Roman"/>
          <w:sz w:val="32"/>
        </w:rPr>
        <w:t>枕</w:t>
      </w:r>
      <w:r w:rsidR="002668C1" w:rsidRPr="00EA5D32">
        <w:rPr>
          <w:rFonts w:ascii="Times New Roman" w:eastAsia="仿宋_GB2312" w:hAnsi="Times New Roman"/>
          <w:sz w:val="32"/>
        </w:rPr>
        <w:t>施工</w:t>
      </w:r>
      <w:proofErr w:type="gramEnd"/>
      <w:r w:rsidR="002668C1" w:rsidRPr="00EA5D32">
        <w:rPr>
          <w:rFonts w:ascii="Times New Roman" w:eastAsia="仿宋_GB2312" w:hAnsi="Times New Roman"/>
          <w:sz w:val="32"/>
        </w:rPr>
        <w:t>时，在运行</w:t>
      </w:r>
      <w:proofErr w:type="gramStart"/>
      <w:r w:rsidR="003A2D2C" w:rsidRPr="00EA5D32">
        <w:rPr>
          <w:rFonts w:ascii="Times New Roman" w:eastAsia="仿宋_GB2312" w:hAnsi="Times New Roman"/>
          <w:sz w:val="32"/>
        </w:rPr>
        <w:t>图条件</w:t>
      </w:r>
      <w:proofErr w:type="gramEnd"/>
      <w:r w:rsidR="003A2D2C" w:rsidRPr="00EA5D32">
        <w:rPr>
          <w:rFonts w:ascii="Times New Roman" w:eastAsia="仿宋_GB2312" w:hAnsi="Times New Roman"/>
          <w:sz w:val="32"/>
        </w:rPr>
        <w:t>允许的情况下，应适当增加天窗时间。增加天窗时间影响图定跨</w:t>
      </w:r>
      <w:r w:rsidR="00EE7913" w:rsidRPr="00EA5D32">
        <w:rPr>
          <w:rFonts w:ascii="Times New Roman" w:eastAsia="仿宋_GB2312" w:hAnsi="Times New Roman"/>
          <w:sz w:val="32"/>
        </w:rPr>
        <w:t>局</w:t>
      </w:r>
      <w:r w:rsidR="002668C1" w:rsidRPr="00EA5D32">
        <w:rPr>
          <w:rFonts w:ascii="Times New Roman" w:eastAsia="仿宋_GB2312" w:hAnsi="Times New Roman"/>
          <w:sz w:val="32"/>
        </w:rPr>
        <w:t>旅客列车开行时，须报</w:t>
      </w:r>
      <w:r w:rsidR="0017666E" w:rsidRPr="00EA5D32">
        <w:rPr>
          <w:rFonts w:ascii="Times New Roman" w:eastAsia="仿宋_GB2312" w:hAnsi="Times New Roman"/>
          <w:sz w:val="32"/>
        </w:rPr>
        <w:t>国铁集团</w:t>
      </w:r>
      <w:r w:rsidR="003A2D2C" w:rsidRPr="00EA5D32">
        <w:rPr>
          <w:rFonts w:ascii="Times New Roman" w:eastAsia="仿宋_GB2312" w:hAnsi="Times New Roman"/>
          <w:sz w:val="32"/>
        </w:rPr>
        <w:t>调度</w:t>
      </w:r>
      <w:r w:rsidR="00D23D83" w:rsidRPr="00EA5D32">
        <w:rPr>
          <w:rFonts w:ascii="Times New Roman" w:eastAsia="仿宋_GB2312" w:hAnsi="Times New Roman"/>
          <w:sz w:val="32"/>
        </w:rPr>
        <w:t>中心</w:t>
      </w:r>
      <w:r w:rsidR="002668C1" w:rsidRPr="00EA5D32">
        <w:rPr>
          <w:rFonts w:ascii="Times New Roman" w:eastAsia="仿宋_GB2312" w:hAnsi="Times New Roman"/>
          <w:sz w:val="32"/>
        </w:rPr>
        <w:t>批准。</w:t>
      </w:r>
      <w:bookmarkStart w:id="43" w:name="_Toc326566661"/>
      <w:bookmarkStart w:id="44" w:name="_Toc326647495"/>
      <w:bookmarkStart w:id="45" w:name="_Toc326650089"/>
      <w:bookmarkStart w:id="46" w:name="_Toc327770175"/>
      <w:bookmarkStart w:id="47" w:name="_Toc327772120"/>
      <w:bookmarkStart w:id="48" w:name="_Toc327778489"/>
      <w:bookmarkStart w:id="49" w:name="_Toc327967944"/>
      <w:bookmarkStart w:id="50" w:name="_Toc328029059"/>
      <w:bookmarkStart w:id="51" w:name="_Toc328400219"/>
      <w:bookmarkStart w:id="52" w:name="_Toc329607421"/>
      <w:bookmarkStart w:id="53" w:name="_Toc329607579"/>
      <w:bookmarkStart w:id="54" w:name="_Toc331400321"/>
      <w:bookmarkStart w:id="55" w:name="_Toc337622011"/>
      <w:bookmarkStart w:id="56" w:name="_Toc337622434"/>
      <w:bookmarkStart w:id="57" w:name="_第四章__营业线施工等级划分_1"/>
      <w:bookmarkEnd w:id="57"/>
    </w:p>
    <w:p w14:paraId="6EAAC77C" w14:textId="77777777" w:rsidR="001633BE" w:rsidRPr="00EA5D32" w:rsidRDefault="001633B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第十</w:t>
      </w:r>
      <w:r w:rsidR="00D458FB" w:rsidRPr="00EA5D32">
        <w:rPr>
          <w:rFonts w:ascii="Times New Roman" w:eastAsia="黑体" w:hAnsi="Times New Roman"/>
          <w:bCs/>
          <w:sz w:val="32"/>
        </w:rPr>
        <w:t>五</w:t>
      </w:r>
      <w:r w:rsidRPr="00EA5D32">
        <w:rPr>
          <w:rFonts w:ascii="Times New Roman" w:eastAsia="黑体" w:hAnsi="Times New Roman"/>
          <w:bCs/>
          <w:sz w:val="32"/>
        </w:rPr>
        <w:t>条</w:t>
      </w:r>
      <w:r w:rsidRPr="00EA5D32">
        <w:rPr>
          <w:rFonts w:ascii="Times New Roman" w:eastAsia="仿宋_GB2312" w:hAnsi="Times New Roman"/>
          <w:sz w:val="32"/>
        </w:rPr>
        <w:t xml:space="preserve">  </w:t>
      </w:r>
      <w:r w:rsidRPr="00EA5D32">
        <w:rPr>
          <w:rFonts w:ascii="Times New Roman" w:eastAsia="仿宋_GB2312" w:hAnsi="Times New Roman"/>
          <w:sz w:val="32"/>
        </w:rPr>
        <w:t>在线间距不足</w:t>
      </w:r>
      <w:r w:rsidRPr="00EA5D32">
        <w:rPr>
          <w:rFonts w:ascii="Times New Roman" w:eastAsia="仿宋_GB2312" w:hAnsi="Times New Roman"/>
          <w:sz w:val="32"/>
        </w:rPr>
        <w:t>6.5m</w:t>
      </w:r>
      <w:r w:rsidRPr="00EA5D32">
        <w:rPr>
          <w:rFonts w:ascii="Times New Roman" w:eastAsia="仿宋_GB2312" w:hAnsi="Times New Roman"/>
          <w:sz w:val="32"/>
        </w:rPr>
        <w:t>地段（两线间已有站台、栅栏等设施的除外）一线</w:t>
      </w:r>
      <w:proofErr w:type="gramStart"/>
      <w:r w:rsidRPr="00EA5D32">
        <w:rPr>
          <w:rFonts w:ascii="Times New Roman" w:eastAsia="仿宋_GB2312" w:hAnsi="Times New Roman"/>
          <w:sz w:val="32"/>
        </w:rPr>
        <w:t>施工邻线行车</w:t>
      </w:r>
      <w:proofErr w:type="gramEnd"/>
      <w:r w:rsidRPr="00EA5D32">
        <w:rPr>
          <w:rFonts w:ascii="Times New Roman" w:eastAsia="仿宋_GB2312" w:hAnsi="Times New Roman"/>
          <w:sz w:val="32"/>
        </w:rPr>
        <w:t>时，</w:t>
      </w:r>
      <w:proofErr w:type="gramStart"/>
      <w:r w:rsidRPr="00EA5D32">
        <w:rPr>
          <w:rFonts w:ascii="Times New Roman" w:eastAsia="仿宋_GB2312" w:hAnsi="Times New Roman"/>
          <w:sz w:val="32"/>
        </w:rPr>
        <w:t>邻线限速</w:t>
      </w:r>
      <w:proofErr w:type="gramEnd"/>
      <w:r w:rsidRPr="00EA5D32">
        <w:rPr>
          <w:rFonts w:ascii="Times New Roman" w:eastAsia="仿宋_GB2312" w:hAnsi="Times New Roman"/>
          <w:sz w:val="32"/>
        </w:rPr>
        <w:t>在执行《铁路技术管理规程》规定基础上并作以下规定：</w:t>
      </w:r>
    </w:p>
    <w:p w14:paraId="28B3C67A" w14:textId="77777777" w:rsidR="001633BE" w:rsidRPr="00EA5D32" w:rsidRDefault="001633B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（一）限速范围。施工作业（大机线岔打磨、</w:t>
      </w:r>
      <w:proofErr w:type="gramStart"/>
      <w:r w:rsidRPr="00EA5D32">
        <w:rPr>
          <w:rFonts w:ascii="Times New Roman" w:eastAsia="仿宋_GB2312" w:hAnsi="Times New Roman"/>
          <w:sz w:val="32"/>
        </w:rPr>
        <w:t>铣</w:t>
      </w:r>
      <w:proofErr w:type="gramEnd"/>
      <w:r w:rsidRPr="00EA5D32">
        <w:rPr>
          <w:rFonts w:ascii="Times New Roman" w:eastAsia="仿宋_GB2312" w:hAnsi="Times New Roman"/>
          <w:sz w:val="32"/>
        </w:rPr>
        <w:t>磨，开行路用列车运送人员、装卸机具路料，使用检查检测车进行动态检测</w:t>
      </w:r>
      <w:r w:rsidRPr="00EA5D32">
        <w:rPr>
          <w:rFonts w:ascii="Times New Roman" w:eastAsia="仿宋_GB2312" w:hAnsi="Times New Roman"/>
          <w:sz w:val="32"/>
        </w:rPr>
        <w:lastRenderedPageBreak/>
        <w:t>以及人员不上道的施工除外）。</w:t>
      </w:r>
    </w:p>
    <w:p w14:paraId="13D1F57D" w14:textId="77777777" w:rsidR="001633BE" w:rsidRPr="00EA5D32" w:rsidRDefault="001633B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（二）限速标准。</w:t>
      </w:r>
      <w:r w:rsidR="00022C0E" w:rsidRPr="00EA5D32">
        <w:rPr>
          <w:rFonts w:ascii="Times New Roman" w:eastAsia="仿宋_GB2312" w:hAnsi="Times New Roman"/>
          <w:sz w:val="32"/>
          <w:szCs w:val="32"/>
        </w:rPr>
        <w:t>集团公司限速标准为</w:t>
      </w:r>
      <w:r w:rsidR="00022C0E" w:rsidRPr="00EA5D32">
        <w:rPr>
          <w:rFonts w:ascii="Times New Roman" w:eastAsia="仿宋_GB2312" w:hAnsi="Times New Roman"/>
          <w:sz w:val="32"/>
          <w:szCs w:val="32"/>
        </w:rPr>
        <w:t>60km/h-100km/h</w:t>
      </w:r>
      <w:r w:rsidR="00022C0E" w:rsidRPr="00EA5D32">
        <w:rPr>
          <w:rFonts w:ascii="Times New Roman" w:eastAsia="仿宋_GB2312" w:hAnsi="Times New Roman"/>
          <w:sz w:val="32"/>
          <w:szCs w:val="32"/>
        </w:rPr>
        <w:t>，</w:t>
      </w:r>
      <w:r w:rsidR="00022C0E" w:rsidRPr="00EA5D32">
        <w:rPr>
          <w:rFonts w:ascii="Times New Roman" w:hAnsi="宋体"/>
          <w:sz w:val="32"/>
          <w:szCs w:val="32"/>
        </w:rPr>
        <w:t>瞭</w:t>
      </w:r>
      <w:r w:rsidR="00022C0E" w:rsidRPr="00EA5D32">
        <w:rPr>
          <w:rFonts w:ascii="Times New Roman" w:eastAsia="仿宋_GB2312" w:hAnsi="仿宋_GB2312"/>
          <w:sz w:val="32"/>
          <w:szCs w:val="32"/>
        </w:rPr>
        <w:t>望困难地段可按</w:t>
      </w:r>
      <w:r w:rsidR="00022C0E" w:rsidRPr="00EA5D32">
        <w:rPr>
          <w:rFonts w:ascii="Times New Roman" w:eastAsia="仿宋_GB2312" w:hAnsi="Times New Roman"/>
          <w:sz w:val="32"/>
          <w:szCs w:val="32"/>
        </w:rPr>
        <w:t>45km/h</w:t>
      </w:r>
      <w:r w:rsidR="00022C0E" w:rsidRPr="00EA5D32">
        <w:rPr>
          <w:rFonts w:ascii="Times New Roman" w:eastAsia="仿宋_GB2312" w:hAnsi="Times New Roman"/>
          <w:sz w:val="32"/>
          <w:szCs w:val="32"/>
        </w:rPr>
        <w:t>。具体由集团公司工</w:t>
      </w:r>
      <w:proofErr w:type="gramStart"/>
      <w:r w:rsidR="00022C0E" w:rsidRPr="00EA5D32">
        <w:rPr>
          <w:rFonts w:ascii="Times New Roman" w:eastAsia="仿宋_GB2312" w:hAnsi="Times New Roman"/>
          <w:sz w:val="32"/>
          <w:szCs w:val="32"/>
        </w:rPr>
        <w:t>务</w:t>
      </w:r>
      <w:proofErr w:type="gramEnd"/>
      <w:r w:rsidR="00022C0E" w:rsidRPr="00EA5D32">
        <w:rPr>
          <w:rFonts w:ascii="Times New Roman" w:eastAsia="仿宋_GB2312" w:hAnsi="Times New Roman"/>
          <w:sz w:val="32"/>
          <w:szCs w:val="32"/>
        </w:rPr>
        <w:t>部牵头</w:t>
      </w:r>
      <w:r w:rsidR="00FC20E2" w:rsidRPr="00EA5D32">
        <w:rPr>
          <w:rFonts w:ascii="Times New Roman" w:eastAsia="仿宋_GB2312" w:hAnsi="Times New Roman"/>
          <w:sz w:val="32"/>
          <w:szCs w:val="32"/>
        </w:rPr>
        <w:t>组织相关业务部室、单位</w:t>
      </w:r>
      <w:r w:rsidR="00022C0E" w:rsidRPr="00EA5D32">
        <w:rPr>
          <w:rFonts w:ascii="Times New Roman" w:eastAsia="仿宋_GB2312" w:hAnsi="Times New Roman"/>
          <w:sz w:val="32"/>
          <w:szCs w:val="32"/>
        </w:rPr>
        <w:t>逐条线路、逐个区间</w:t>
      </w:r>
      <w:r w:rsidR="009752D0" w:rsidRPr="00EA5D32">
        <w:rPr>
          <w:rFonts w:ascii="Times New Roman" w:eastAsia="仿宋_GB2312" w:hAnsi="Times New Roman" w:hint="eastAsia"/>
          <w:sz w:val="32"/>
          <w:szCs w:val="32"/>
        </w:rPr>
        <w:t>（</w:t>
      </w:r>
      <w:r w:rsidR="009752D0" w:rsidRPr="00EA5D32">
        <w:rPr>
          <w:rFonts w:ascii="Times New Roman" w:eastAsia="仿宋_GB2312" w:hAnsi="Times New Roman"/>
          <w:sz w:val="32"/>
          <w:szCs w:val="32"/>
        </w:rPr>
        <w:t>区段</w:t>
      </w:r>
      <w:r w:rsidR="009752D0" w:rsidRPr="00EA5D32">
        <w:rPr>
          <w:rFonts w:ascii="Times New Roman" w:eastAsia="仿宋_GB2312" w:hAnsi="Times New Roman" w:hint="eastAsia"/>
          <w:sz w:val="32"/>
          <w:szCs w:val="32"/>
        </w:rPr>
        <w:t>）</w:t>
      </w:r>
      <w:r w:rsidR="00022C0E" w:rsidRPr="00EA5D32">
        <w:rPr>
          <w:rFonts w:ascii="Times New Roman" w:eastAsia="仿宋_GB2312" w:hAnsi="Times New Roman"/>
          <w:sz w:val="32"/>
          <w:szCs w:val="32"/>
        </w:rPr>
        <w:t>调查写实，根据天窗时间，结合昼夜通视条件、平纵断面情况、司机</w:t>
      </w:r>
      <w:r w:rsidR="00022C0E" w:rsidRPr="00EA5D32">
        <w:rPr>
          <w:rFonts w:ascii="Times New Roman" w:hAnsi="宋体"/>
          <w:sz w:val="32"/>
          <w:szCs w:val="32"/>
        </w:rPr>
        <w:t>瞭</w:t>
      </w:r>
      <w:r w:rsidR="00022C0E" w:rsidRPr="00EA5D32">
        <w:rPr>
          <w:rFonts w:ascii="Times New Roman" w:eastAsia="仿宋_GB2312" w:hAnsi="仿宋_GB2312"/>
          <w:sz w:val="32"/>
          <w:szCs w:val="32"/>
        </w:rPr>
        <w:t>望视距、分</w:t>
      </w:r>
      <w:proofErr w:type="gramStart"/>
      <w:r w:rsidR="00022C0E" w:rsidRPr="00EA5D32">
        <w:rPr>
          <w:rFonts w:ascii="Times New Roman" w:eastAsia="仿宋_GB2312" w:hAnsi="仿宋_GB2312"/>
          <w:sz w:val="32"/>
          <w:szCs w:val="32"/>
        </w:rPr>
        <w:t>相位置</w:t>
      </w:r>
      <w:proofErr w:type="gramEnd"/>
      <w:r w:rsidR="00022C0E" w:rsidRPr="00EA5D32">
        <w:rPr>
          <w:rFonts w:ascii="Times New Roman" w:eastAsia="仿宋_GB2312" w:hAnsi="仿宋_GB2312"/>
          <w:sz w:val="32"/>
          <w:szCs w:val="32"/>
        </w:rPr>
        <w:t>等因素，</w:t>
      </w:r>
      <w:r w:rsidR="00022C0E" w:rsidRPr="00EA5D32">
        <w:rPr>
          <w:rFonts w:ascii="Times New Roman" w:eastAsia="仿宋_GB2312" w:hAnsi="Times New Roman"/>
          <w:sz w:val="32"/>
          <w:szCs w:val="32"/>
        </w:rPr>
        <w:t>逐段</w:t>
      </w:r>
      <w:proofErr w:type="gramStart"/>
      <w:r w:rsidR="00022C0E" w:rsidRPr="00EA5D32">
        <w:rPr>
          <w:rFonts w:ascii="Times New Roman" w:eastAsia="仿宋_GB2312" w:hAnsi="Times New Roman"/>
          <w:sz w:val="32"/>
          <w:szCs w:val="32"/>
        </w:rPr>
        <w:t>确定邻线限速</w:t>
      </w:r>
      <w:proofErr w:type="gramEnd"/>
      <w:r w:rsidR="00022C0E" w:rsidRPr="00EA5D32">
        <w:rPr>
          <w:rFonts w:ascii="Times New Roman" w:eastAsia="仿宋_GB2312" w:hAnsi="Times New Roman"/>
          <w:sz w:val="32"/>
          <w:szCs w:val="32"/>
        </w:rPr>
        <w:t>值</w:t>
      </w:r>
      <w:r w:rsidR="00523B18" w:rsidRPr="00EA5D32">
        <w:rPr>
          <w:rFonts w:ascii="Times New Roman" w:eastAsia="仿宋_GB2312" w:hAnsi="Times New Roman"/>
          <w:sz w:val="32"/>
          <w:szCs w:val="32"/>
        </w:rPr>
        <w:t>并以集团公司文电公布</w:t>
      </w:r>
      <w:r w:rsidR="00FC20E2" w:rsidRPr="00EA5D32">
        <w:rPr>
          <w:rFonts w:ascii="仿宋_GB2312" w:eastAsia="仿宋_GB2312" w:hAnsi="黑体" w:hint="eastAsia"/>
          <w:sz w:val="32"/>
          <w:szCs w:val="32"/>
        </w:rPr>
        <w:t>。</w:t>
      </w:r>
      <w:proofErr w:type="gramStart"/>
      <w:r w:rsidR="00833B3E" w:rsidRPr="00EA5D32">
        <w:rPr>
          <w:rFonts w:ascii="Times New Roman" w:eastAsia="仿宋_GB2312" w:hAnsi="Times New Roman"/>
          <w:sz w:val="32"/>
        </w:rPr>
        <w:t>邻线限速</w:t>
      </w:r>
      <w:proofErr w:type="gramEnd"/>
      <w:r w:rsidR="00833B3E" w:rsidRPr="00EA5D32">
        <w:rPr>
          <w:rFonts w:ascii="Times New Roman" w:eastAsia="仿宋_GB2312" w:hAnsi="Times New Roman"/>
          <w:sz w:val="32"/>
        </w:rPr>
        <w:t>长度不应小于实际作业范围</w:t>
      </w:r>
      <w:r w:rsidRPr="00EA5D32">
        <w:rPr>
          <w:rFonts w:ascii="Times New Roman" w:eastAsia="仿宋_GB2312" w:hAnsi="Times New Roman"/>
          <w:sz w:val="32"/>
        </w:rPr>
        <w:t>。</w:t>
      </w:r>
    </w:p>
    <w:p w14:paraId="78C3749A" w14:textId="77777777" w:rsidR="001633BE" w:rsidRPr="00EA5D32" w:rsidRDefault="001633B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（三）限速措施。</w:t>
      </w:r>
      <w:proofErr w:type="gramStart"/>
      <w:r w:rsidRPr="00EA5D32">
        <w:rPr>
          <w:rFonts w:ascii="Times New Roman" w:eastAsia="仿宋_GB2312" w:hAnsi="Times New Roman"/>
          <w:sz w:val="32"/>
        </w:rPr>
        <w:t>施工邻线限速</w:t>
      </w:r>
      <w:proofErr w:type="gramEnd"/>
      <w:r w:rsidRPr="00EA5D32">
        <w:rPr>
          <w:rFonts w:ascii="Times New Roman" w:eastAsia="仿宋_GB2312" w:hAnsi="Times New Roman"/>
          <w:sz w:val="32"/>
        </w:rPr>
        <w:t>应纳入施工计划，按运行揭示调度命令流程管理，发布运行揭示调度命令。临时封锁要点的施工</w:t>
      </w:r>
      <w:proofErr w:type="gramStart"/>
      <w:r w:rsidRPr="00EA5D32">
        <w:rPr>
          <w:rFonts w:ascii="Times New Roman" w:eastAsia="仿宋_GB2312" w:hAnsi="Times New Roman"/>
          <w:sz w:val="32"/>
        </w:rPr>
        <w:t>需要邻线限速</w:t>
      </w:r>
      <w:proofErr w:type="gramEnd"/>
      <w:r w:rsidRPr="00EA5D32">
        <w:rPr>
          <w:rFonts w:ascii="Times New Roman" w:eastAsia="仿宋_GB2312" w:hAnsi="Times New Roman"/>
          <w:sz w:val="32"/>
        </w:rPr>
        <w:t>时，设备管理单位须在《行车设备检查登记簿》内</w:t>
      </w:r>
      <w:proofErr w:type="gramStart"/>
      <w:r w:rsidRPr="00EA5D32">
        <w:rPr>
          <w:rFonts w:ascii="Times New Roman" w:eastAsia="仿宋_GB2312" w:hAnsi="Times New Roman"/>
          <w:sz w:val="32"/>
        </w:rPr>
        <w:t>登记邻线限速</w:t>
      </w:r>
      <w:proofErr w:type="gramEnd"/>
      <w:r w:rsidRPr="00EA5D32">
        <w:rPr>
          <w:rFonts w:ascii="Times New Roman" w:eastAsia="仿宋_GB2312" w:hAnsi="Times New Roman"/>
          <w:sz w:val="32"/>
        </w:rPr>
        <w:t>的起止里程及限速值，调度所下达</w:t>
      </w:r>
      <w:proofErr w:type="gramStart"/>
      <w:r w:rsidRPr="00EA5D32">
        <w:rPr>
          <w:rFonts w:ascii="Times New Roman" w:eastAsia="仿宋_GB2312" w:hAnsi="Times New Roman"/>
          <w:sz w:val="32"/>
        </w:rPr>
        <w:t>邻线临时</w:t>
      </w:r>
      <w:proofErr w:type="gramEnd"/>
      <w:r w:rsidRPr="00EA5D32">
        <w:rPr>
          <w:rFonts w:ascii="Times New Roman" w:eastAsia="仿宋_GB2312" w:hAnsi="Times New Roman"/>
          <w:sz w:val="32"/>
        </w:rPr>
        <w:t>限速调度命令。</w:t>
      </w:r>
    </w:p>
    <w:p w14:paraId="7D5D40FC" w14:textId="77777777" w:rsidR="00624950" w:rsidRPr="00EA5D32" w:rsidRDefault="009F1E54" w:rsidP="00AF713D">
      <w:pPr>
        <w:pStyle w:val="a4"/>
        <w:adjustRightInd w:val="0"/>
        <w:snapToGrid w:val="0"/>
        <w:spacing w:line="560" w:lineRule="exact"/>
        <w:ind w:firstLineChars="200" w:firstLine="640"/>
        <w:rPr>
          <w:ins w:id="58" w:author="Tom" w:date="2022-09-30T10:57:00Z"/>
          <w:rFonts w:ascii="Times New Roman" w:eastAsia="仿宋_GB2312" w:hAnsi="Times New Roman" w:hint="eastAsia"/>
          <w:sz w:val="32"/>
        </w:rPr>
      </w:pPr>
      <w:r w:rsidRPr="00EA5D32">
        <w:rPr>
          <w:rFonts w:ascii="Times New Roman" w:eastAsia="仿宋_GB2312" w:hAnsi="Times New Roman"/>
          <w:sz w:val="32"/>
        </w:rPr>
        <w:t>1.</w:t>
      </w:r>
      <w:r w:rsidRPr="00EA5D32">
        <w:rPr>
          <w:rFonts w:ascii="Times New Roman" w:eastAsia="仿宋_GB2312" w:hAnsi="Times New Roman"/>
          <w:sz w:val="32"/>
        </w:rPr>
        <w:t>施工单位严格按照以上规定编制施工方案和施工月、日计划，准确提报</w:t>
      </w:r>
      <w:proofErr w:type="gramStart"/>
      <w:r w:rsidRPr="00EA5D32">
        <w:rPr>
          <w:rFonts w:ascii="Times New Roman" w:eastAsia="仿宋_GB2312" w:hAnsi="Times New Roman"/>
          <w:sz w:val="32"/>
        </w:rPr>
        <w:t>施工邻线限速</w:t>
      </w:r>
      <w:proofErr w:type="gramEnd"/>
      <w:r w:rsidRPr="00EA5D32">
        <w:rPr>
          <w:rFonts w:ascii="Times New Roman" w:eastAsia="仿宋_GB2312" w:hAnsi="Times New Roman"/>
          <w:sz w:val="32"/>
        </w:rPr>
        <w:t>里程及</w:t>
      </w:r>
      <w:r w:rsidR="00242148" w:rsidRPr="00EA5D32">
        <w:rPr>
          <w:rFonts w:ascii="Times New Roman" w:eastAsia="仿宋_GB2312" w:hAnsi="Times New Roman"/>
          <w:sz w:val="32"/>
        </w:rPr>
        <w:t>限速</w:t>
      </w:r>
      <w:r w:rsidRPr="00EA5D32">
        <w:rPr>
          <w:rFonts w:ascii="Times New Roman" w:eastAsia="仿宋_GB2312" w:hAnsi="Times New Roman"/>
          <w:sz w:val="32"/>
        </w:rPr>
        <w:t>条件。</w:t>
      </w:r>
    </w:p>
    <w:p w14:paraId="7D930C4A" w14:textId="77777777" w:rsidR="009F1E54" w:rsidRPr="00EA5D32" w:rsidRDefault="009F1E5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Pr="00EA5D32">
        <w:rPr>
          <w:rFonts w:ascii="Times New Roman" w:eastAsia="仿宋_GB2312" w:hAnsi="Times New Roman"/>
          <w:sz w:val="32"/>
        </w:rPr>
        <w:t>主管业务部</w:t>
      </w:r>
      <w:r w:rsidR="00D90D6E" w:rsidRPr="00EA5D32">
        <w:rPr>
          <w:rFonts w:ascii="Times New Roman" w:eastAsia="仿宋_GB2312" w:hAnsi="Times New Roman"/>
          <w:sz w:val="32"/>
        </w:rPr>
        <w:t>室</w:t>
      </w:r>
      <w:r w:rsidRPr="00EA5D32">
        <w:rPr>
          <w:rFonts w:ascii="Times New Roman" w:eastAsia="仿宋_GB2312" w:hAnsi="Times New Roman"/>
          <w:sz w:val="32"/>
        </w:rPr>
        <w:t>负责对施工方案和施工月、日计划</w:t>
      </w:r>
      <w:proofErr w:type="gramStart"/>
      <w:r w:rsidRPr="00EA5D32">
        <w:rPr>
          <w:rFonts w:ascii="Times New Roman" w:eastAsia="仿宋_GB2312" w:hAnsi="Times New Roman"/>
          <w:sz w:val="32"/>
        </w:rPr>
        <w:t>涉及邻线限速</w:t>
      </w:r>
      <w:proofErr w:type="gramEnd"/>
      <w:r w:rsidRPr="00EA5D32">
        <w:rPr>
          <w:rFonts w:ascii="Times New Roman" w:eastAsia="仿宋_GB2312" w:hAnsi="Times New Roman"/>
          <w:sz w:val="32"/>
        </w:rPr>
        <w:t>的限速里程及限速条件进行审核把关。</w:t>
      </w:r>
    </w:p>
    <w:p w14:paraId="0D4B5FC2" w14:textId="77777777" w:rsidR="009F1E54" w:rsidRPr="00EA5D32" w:rsidRDefault="009F1E54"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3.</w:t>
      </w:r>
      <w:r w:rsidR="00AC27F7" w:rsidRPr="00EA5D32">
        <w:rPr>
          <w:rFonts w:ascii="Times New Roman" w:eastAsia="仿宋_GB2312" w:hAnsi="Times New Roman"/>
          <w:sz w:val="32"/>
        </w:rPr>
        <w:t>施工办</w:t>
      </w:r>
      <w:r w:rsidRPr="00EA5D32">
        <w:rPr>
          <w:rFonts w:ascii="Times New Roman" w:eastAsia="仿宋_GB2312" w:hAnsi="Times New Roman"/>
          <w:sz w:val="32"/>
        </w:rPr>
        <w:t>严格落实《铁路运输调度规则》</w:t>
      </w:r>
      <w:r w:rsidR="008B5B2F" w:rsidRPr="00EA5D32">
        <w:rPr>
          <w:rFonts w:ascii="Times New Roman" w:eastAsia="仿宋_GB2312" w:hAnsi="Times New Roman"/>
          <w:sz w:val="32"/>
        </w:rPr>
        <w:t>有关规定</w:t>
      </w:r>
      <w:r w:rsidRPr="00EA5D32">
        <w:rPr>
          <w:rFonts w:ascii="Times New Roman" w:eastAsia="仿宋_GB2312" w:hAnsi="Times New Roman"/>
          <w:sz w:val="32"/>
        </w:rPr>
        <w:t>，及时发布运行揭示调度命令。</w:t>
      </w:r>
    </w:p>
    <w:p w14:paraId="1FA5461B" w14:textId="77777777" w:rsidR="005320DC" w:rsidRPr="00EA5D32" w:rsidRDefault="002668C1" w:rsidP="00186993">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t>第四章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营业线施工等级划分</w:t>
      </w:r>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27F4F3B" w14:textId="77777777" w:rsidR="002668C1" w:rsidRPr="00EA5D32" w:rsidRDefault="00271B56" w:rsidP="00AF713D">
      <w:pPr>
        <w:pStyle w:val="a4"/>
        <w:adjustRightInd w:val="0"/>
        <w:snapToGrid w:val="0"/>
        <w:spacing w:line="560" w:lineRule="exact"/>
        <w:ind w:firstLineChars="200" w:firstLine="640"/>
        <w:rPr>
          <w:rFonts w:ascii="Times New Roman" w:eastAsia="仿宋_GB2312" w:hAnsi="Times New Roman"/>
          <w:b/>
          <w:bCs/>
          <w:sz w:val="32"/>
        </w:rPr>
      </w:pPr>
      <w:r w:rsidRPr="00EA5D32">
        <w:rPr>
          <w:rFonts w:ascii="Times New Roman" w:eastAsia="黑体" w:hAnsi="Times New Roman"/>
          <w:bCs/>
          <w:sz w:val="32"/>
        </w:rPr>
        <w:t>第十</w:t>
      </w:r>
      <w:r w:rsidR="00D458FB" w:rsidRPr="00EA5D32">
        <w:rPr>
          <w:rFonts w:ascii="Times New Roman" w:eastAsia="黑体" w:hAnsi="Times New Roman"/>
          <w:bCs/>
          <w:sz w:val="32"/>
        </w:rPr>
        <w:t>六</w:t>
      </w:r>
      <w:r w:rsidR="002668C1" w:rsidRPr="00EA5D32">
        <w:rPr>
          <w:rFonts w:ascii="Times New Roman" w:eastAsia="黑体" w:hAnsi="Times New Roman"/>
          <w:bCs/>
          <w:sz w:val="32"/>
        </w:rPr>
        <w:t>条</w:t>
      </w:r>
      <w:r w:rsidR="002668C1" w:rsidRPr="00EA5D32">
        <w:rPr>
          <w:rFonts w:ascii="Times New Roman" w:eastAsia="黑体" w:hAnsi="Times New Roman"/>
          <w:bCs/>
          <w:sz w:val="32"/>
        </w:rPr>
        <w:t xml:space="preserve"> </w:t>
      </w:r>
      <w:r w:rsidR="005320DC" w:rsidRPr="00EA5D32">
        <w:rPr>
          <w:rFonts w:ascii="Times New Roman" w:eastAsia="黑体" w:hAnsi="Times New Roman"/>
          <w:bCs/>
          <w:sz w:val="32"/>
        </w:rPr>
        <w:t xml:space="preserve"> </w:t>
      </w:r>
      <w:r w:rsidR="002668C1" w:rsidRPr="00EA5D32">
        <w:rPr>
          <w:rFonts w:ascii="Times New Roman" w:eastAsia="仿宋_GB2312" w:hAnsi="Times New Roman"/>
          <w:sz w:val="32"/>
        </w:rPr>
        <w:t>高速铁路施工等级分为三级。</w:t>
      </w:r>
    </w:p>
    <w:p w14:paraId="090F409C" w14:textId="77777777" w:rsidR="002668C1" w:rsidRPr="00EA5D32" w:rsidRDefault="005320DC" w:rsidP="00AF713D">
      <w:pPr>
        <w:tabs>
          <w:tab w:val="left" w:pos="1365"/>
        </w:tabs>
        <w:adjustRightInd w:val="0"/>
        <w:snapToGrid w:val="0"/>
        <w:spacing w:line="560" w:lineRule="exact"/>
        <w:ind w:firstLineChars="200" w:firstLine="640"/>
        <w:rPr>
          <w:rFonts w:eastAsia="仿宋_GB2312"/>
          <w:bCs/>
          <w:sz w:val="32"/>
          <w:szCs w:val="32"/>
        </w:rPr>
      </w:pPr>
      <w:r w:rsidRPr="00EA5D32">
        <w:rPr>
          <w:rFonts w:eastAsia="仿宋_GB2312"/>
          <w:bCs/>
          <w:sz w:val="32"/>
          <w:szCs w:val="32"/>
        </w:rPr>
        <w:t>（一）</w:t>
      </w:r>
      <w:r w:rsidRPr="00EA5D32">
        <w:rPr>
          <w:rFonts w:eastAsia="仿宋_GB2312"/>
          <w:bCs/>
          <w:sz w:val="32"/>
          <w:szCs w:val="32"/>
        </w:rPr>
        <w:t>Ⅰ</w:t>
      </w:r>
      <w:r w:rsidR="002668C1" w:rsidRPr="00EA5D32">
        <w:rPr>
          <w:rFonts w:eastAsia="仿宋_GB2312"/>
          <w:bCs/>
          <w:sz w:val="32"/>
          <w:szCs w:val="32"/>
        </w:rPr>
        <w:t>级施工</w:t>
      </w:r>
      <w:r w:rsidRPr="00EA5D32">
        <w:rPr>
          <w:rFonts w:eastAsia="仿宋_GB2312"/>
          <w:bCs/>
          <w:sz w:val="32"/>
          <w:szCs w:val="32"/>
        </w:rPr>
        <w:t>。</w:t>
      </w:r>
    </w:p>
    <w:p w14:paraId="292E60AA" w14:textId="77777777" w:rsidR="002668C1" w:rsidRPr="00EA5D32" w:rsidRDefault="005320DC" w:rsidP="00AF713D">
      <w:pPr>
        <w:tabs>
          <w:tab w:val="left" w:pos="1365"/>
        </w:tabs>
        <w:adjustRightInd w:val="0"/>
        <w:snapToGrid w:val="0"/>
        <w:spacing w:line="560" w:lineRule="exact"/>
        <w:ind w:firstLineChars="200" w:firstLine="640"/>
        <w:rPr>
          <w:ins w:id="59" w:author="Tom" w:date="2022-09-30T11:09:00Z"/>
          <w:rFonts w:eastAsia="仿宋_GB2312" w:hint="eastAsia"/>
          <w:sz w:val="32"/>
        </w:rPr>
      </w:pPr>
      <w:r w:rsidRPr="00EA5D32">
        <w:rPr>
          <w:rFonts w:eastAsia="仿宋_GB2312"/>
          <w:sz w:val="32"/>
        </w:rPr>
        <w:lastRenderedPageBreak/>
        <w:t>1.</w:t>
      </w:r>
      <w:r w:rsidR="002668C1" w:rsidRPr="00EA5D32">
        <w:rPr>
          <w:rFonts w:eastAsia="仿宋_GB2312"/>
          <w:sz w:val="32"/>
        </w:rPr>
        <w:t>超出图定天窗时间且需要调整图定跨</w:t>
      </w:r>
      <w:r w:rsidR="00E16CAC" w:rsidRPr="00EA5D32">
        <w:rPr>
          <w:rFonts w:eastAsia="仿宋_GB2312"/>
          <w:sz w:val="32"/>
        </w:rPr>
        <w:t>局</w:t>
      </w:r>
      <w:r w:rsidR="002668C1" w:rsidRPr="00EA5D32">
        <w:rPr>
          <w:rFonts w:eastAsia="仿宋_GB2312"/>
          <w:sz w:val="32"/>
        </w:rPr>
        <w:t>旅客列车开行（含确认列车）的大型站场改造、新线引入、全站信联闭改造、</w:t>
      </w:r>
      <w:r w:rsidR="002668C1" w:rsidRPr="00EA5D32">
        <w:rPr>
          <w:rFonts w:eastAsia="仿宋_GB2312"/>
          <w:sz w:val="32"/>
        </w:rPr>
        <w:t>CTC</w:t>
      </w:r>
      <w:r w:rsidR="002668C1" w:rsidRPr="00EA5D32">
        <w:rPr>
          <w:rFonts w:eastAsia="仿宋_GB2312"/>
          <w:sz w:val="32"/>
        </w:rPr>
        <w:t>中心系统设备</w:t>
      </w:r>
      <w:proofErr w:type="gramStart"/>
      <w:r w:rsidR="002668C1" w:rsidRPr="00EA5D32">
        <w:rPr>
          <w:rFonts w:eastAsia="仿宋_GB2312"/>
          <w:sz w:val="32"/>
        </w:rPr>
        <w:t>及列控系统</w:t>
      </w:r>
      <w:proofErr w:type="gramEnd"/>
      <w:r w:rsidR="002668C1" w:rsidRPr="00EA5D32">
        <w:rPr>
          <w:rFonts w:eastAsia="仿宋_GB2312"/>
          <w:sz w:val="32"/>
        </w:rPr>
        <w:t>设备改造、换梁、上跨铁路结构物等施工。</w:t>
      </w:r>
    </w:p>
    <w:p w14:paraId="733F11E0" w14:textId="77777777" w:rsidR="00DF6E5C" w:rsidRPr="00EA5D32" w:rsidRDefault="00DF6E5C" w:rsidP="00AF713D">
      <w:pPr>
        <w:tabs>
          <w:tab w:val="left" w:pos="1365"/>
        </w:tabs>
        <w:adjustRightInd w:val="0"/>
        <w:snapToGrid w:val="0"/>
        <w:spacing w:line="560" w:lineRule="exact"/>
        <w:ind w:firstLineChars="200" w:firstLine="640"/>
        <w:rPr>
          <w:rFonts w:eastAsia="仿宋_GB2312"/>
          <w:sz w:val="32"/>
        </w:rPr>
      </w:pPr>
      <w:r w:rsidRPr="00EA5D32">
        <w:rPr>
          <w:rFonts w:eastAsia="仿宋_GB2312" w:hint="eastAsia"/>
          <w:sz w:val="32"/>
        </w:rPr>
        <w:t>2.</w:t>
      </w:r>
      <w:r w:rsidR="00594BDB" w:rsidRPr="00EA5D32">
        <w:rPr>
          <w:rFonts w:ascii="仿宋_GB2312" w:eastAsia="仿宋_GB2312" w:hint="eastAsia"/>
          <w:sz w:val="32"/>
          <w:szCs w:val="32"/>
        </w:rPr>
        <w:t>对不需要调整图定跨局旅客列车开行（含确认列车）的大型站场改造道岔插入当日、新线引入线路拨接当日、换梁施工。</w:t>
      </w:r>
    </w:p>
    <w:p w14:paraId="559DC073" w14:textId="77777777" w:rsidR="002668C1" w:rsidRPr="00EA5D32" w:rsidRDefault="00DF6E5C" w:rsidP="00AF713D">
      <w:pPr>
        <w:tabs>
          <w:tab w:val="left" w:pos="1365"/>
        </w:tabs>
        <w:adjustRightInd w:val="0"/>
        <w:snapToGrid w:val="0"/>
        <w:spacing w:line="560" w:lineRule="exact"/>
        <w:ind w:firstLineChars="200" w:firstLine="640"/>
        <w:rPr>
          <w:rFonts w:eastAsia="仿宋_GB2312"/>
          <w:sz w:val="32"/>
        </w:rPr>
      </w:pPr>
      <w:r w:rsidRPr="00EA5D32">
        <w:rPr>
          <w:rFonts w:eastAsia="仿宋_GB2312" w:hint="eastAsia"/>
          <w:sz w:val="32"/>
        </w:rPr>
        <w:t>3</w:t>
      </w:r>
      <w:r w:rsidR="005320DC" w:rsidRPr="00EA5D32">
        <w:rPr>
          <w:rFonts w:eastAsia="仿宋_GB2312"/>
          <w:sz w:val="32"/>
        </w:rPr>
        <w:t>.</w:t>
      </w:r>
      <w:r w:rsidR="002668C1" w:rsidRPr="00EA5D32">
        <w:rPr>
          <w:rFonts w:eastAsia="仿宋_GB2312"/>
          <w:sz w:val="32"/>
        </w:rPr>
        <w:t>中断跨</w:t>
      </w:r>
      <w:r w:rsidR="00E16CAC" w:rsidRPr="00EA5D32">
        <w:rPr>
          <w:rFonts w:eastAsia="仿宋_GB2312"/>
          <w:sz w:val="32"/>
        </w:rPr>
        <w:t>局</w:t>
      </w:r>
      <w:r w:rsidR="002668C1" w:rsidRPr="00EA5D32">
        <w:rPr>
          <w:rFonts w:eastAsia="仿宋_GB2312"/>
          <w:sz w:val="32"/>
        </w:rPr>
        <w:t>行车通信业务且影响范围内有图</w:t>
      </w:r>
      <w:proofErr w:type="gramStart"/>
      <w:r w:rsidR="002668C1" w:rsidRPr="00EA5D32">
        <w:rPr>
          <w:rFonts w:eastAsia="仿宋_GB2312"/>
          <w:sz w:val="32"/>
        </w:rPr>
        <w:t>定列</w:t>
      </w:r>
      <w:proofErr w:type="gramEnd"/>
      <w:r w:rsidR="002668C1" w:rsidRPr="00EA5D32">
        <w:rPr>
          <w:rFonts w:eastAsia="仿宋_GB2312"/>
          <w:sz w:val="32"/>
        </w:rPr>
        <w:t>车运行的</w:t>
      </w:r>
      <w:r w:rsidR="002668C1" w:rsidRPr="00EA5D32">
        <w:rPr>
          <w:rFonts w:eastAsia="仿宋_GB2312"/>
          <w:sz w:val="32"/>
        </w:rPr>
        <w:t>GSM-R</w:t>
      </w:r>
      <w:r w:rsidR="002668C1" w:rsidRPr="00EA5D32">
        <w:rPr>
          <w:rFonts w:eastAsia="仿宋_GB2312"/>
          <w:sz w:val="32"/>
        </w:rPr>
        <w:t>核心网络设备施工。</w:t>
      </w:r>
    </w:p>
    <w:p w14:paraId="1FECE235" w14:textId="77777777" w:rsidR="002668C1" w:rsidRPr="00EA5D32" w:rsidRDefault="005320DC" w:rsidP="00AF713D">
      <w:pPr>
        <w:tabs>
          <w:tab w:val="left" w:pos="1365"/>
        </w:tabs>
        <w:adjustRightInd w:val="0"/>
        <w:snapToGrid w:val="0"/>
        <w:spacing w:line="560" w:lineRule="exact"/>
        <w:ind w:firstLineChars="200" w:firstLine="640"/>
        <w:rPr>
          <w:rFonts w:eastAsia="仿宋_GB2312"/>
          <w:sz w:val="32"/>
        </w:rPr>
        <w:pPrChange w:id="60" w:author="Tom" w:date="2022-10-18T16:33:00Z">
          <w:pPr>
            <w:tabs>
              <w:tab w:val="left" w:pos="1365"/>
            </w:tabs>
            <w:snapToGrid w:val="0"/>
            <w:spacing w:line="560" w:lineRule="exact"/>
            <w:ind w:firstLineChars="200" w:firstLine="640"/>
          </w:pPr>
        </w:pPrChange>
      </w:pPr>
      <w:r w:rsidRPr="00EA5D32">
        <w:rPr>
          <w:rFonts w:eastAsia="仿宋_GB2312"/>
          <w:sz w:val="32"/>
        </w:rPr>
        <w:t>（二）</w:t>
      </w:r>
      <w:r w:rsidR="002668C1" w:rsidRPr="00EA5D32">
        <w:rPr>
          <w:rFonts w:eastAsia="仿宋_GB2312"/>
          <w:sz w:val="32"/>
        </w:rPr>
        <w:t>Ⅱ</w:t>
      </w:r>
      <w:r w:rsidR="002668C1" w:rsidRPr="00EA5D32">
        <w:rPr>
          <w:rFonts w:eastAsia="仿宋_GB2312"/>
          <w:sz w:val="32"/>
        </w:rPr>
        <w:t>级施工</w:t>
      </w:r>
      <w:r w:rsidRPr="00EA5D32">
        <w:rPr>
          <w:rFonts w:eastAsia="仿宋_GB2312"/>
          <w:sz w:val="32"/>
        </w:rPr>
        <w:t>。</w:t>
      </w:r>
    </w:p>
    <w:p w14:paraId="5DAECA58" w14:textId="77777777" w:rsidR="002668C1" w:rsidRPr="00EA5D32" w:rsidRDefault="0064113F"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sz w:val="32"/>
        </w:rPr>
        <w:t>1.</w:t>
      </w:r>
      <w:r w:rsidR="002668C1" w:rsidRPr="00EA5D32">
        <w:rPr>
          <w:rFonts w:eastAsia="仿宋_GB2312"/>
          <w:sz w:val="32"/>
        </w:rPr>
        <w:t>不需要调整图定跨</w:t>
      </w:r>
      <w:r w:rsidR="00E16CAC" w:rsidRPr="00EA5D32">
        <w:rPr>
          <w:rFonts w:eastAsia="仿宋_GB2312"/>
          <w:sz w:val="32"/>
        </w:rPr>
        <w:t>局</w:t>
      </w:r>
      <w:r w:rsidR="002668C1" w:rsidRPr="00EA5D32">
        <w:rPr>
          <w:rFonts w:eastAsia="仿宋_GB2312"/>
          <w:sz w:val="32"/>
        </w:rPr>
        <w:t>旅客列车开行（含确认列车）的站场改造、新线引入、全站信联闭改造、</w:t>
      </w:r>
      <w:r w:rsidR="002668C1" w:rsidRPr="00EA5D32">
        <w:rPr>
          <w:rFonts w:eastAsia="仿宋_GB2312"/>
          <w:sz w:val="32"/>
        </w:rPr>
        <w:t>CTC</w:t>
      </w:r>
      <w:r w:rsidR="002668C1" w:rsidRPr="00EA5D32">
        <w:rPr>
          <w:rFonts w:eastAsia="仿宋_GB2312"/>
          <w:sz w:val="32"/>
        </w:rPr>
        <w:t>中心系统设备</w:t>
      </w:r>
      <w:proofErr w:type="gramStart"/>
      <w:r w:rsidR="002668C1" w:rsidRPr="00EA5D32">
        <w:rPr>
          <w:rFonts w:eastAsia="仿宋_GB2312"/>
          <w:sz w:val="32"/>
        </w:rPr>
        <w:t>及列控系统</w:t>
      </w:r>
      <w:proofErr w:type="gramEnd"/>
      <w:r w:rsidR="002668C1" w:rsidRPr="00EA5D32">
        <w:rPr>
          <w:rFonts w:eastAsia="仿宋_GB2312"/>
          <w:sz w:val="32"/>
        </w:rPr>
        <w:t>设备改造、整锚段更换接触线或承力索、换梁、上跨铁路结构物施工</w:t>
      </w:r>
      <w:r w:rsidR="00C71D59" w:rsidRPr="00EA5D32">
        <w:rPr>
          <w:rFonts w:eastAsia="仿宋_GB2312" w:hint="eastAsia"/>
          <w:sz w:val="32"/>
        </w:rPr>
        <w:t>（大型站场改造道岔插入</w:t>
      </w:r>
      <w:r w:rsidR="00586248" w:rsidRPr="00EA5D32">
        <w:rPr>
          <w:rFonts w:eastAsia="仿宋_GB2312" w:hint="eastAsia"/>
          <w:sz w:val="32"/>
        </w:rPr>
        <w:t>当日</w:t>
      </w:r>
      <w:r w:rsidR="00C71D59" w:rsidRPr="00EA5D32">
        <w:rPr>
          <w:rFonts w:eastAsia="仿宋_GB2312" w:hint="eastAsia"/>
          <w:sz w:val="32"/>
        </w:rPr>
        <w:t>、</w:t>
      </w:r>
      <w:r w:rsidR="00586248" w:rsidRPr="00EA5D32">
        <w:rPr>
          <w:rFonts w:ascii="仿宋_GB2312" w:eastAsia="仿宋_GB2312" w:hint="eastAsia"/>
          <w:sz w:val="32"/>
          <w:szCs w:val="32"/>
        </w:rPr>
        <w:t>新线引入</w:t>
      </w:r>
      <w:r w:rsidR="00C71D59" w:rsidRPr="00EA5D32">
        <w:rPr>
          <w:rFonts w:eastAsia="仿宋_GB2312" w:hint="eastAsia"/>
          <w:sz w:val="32"/>
        </w:rPr>
        <w:t>线路拨接当日、换梁除外）</w:t>
      </w:r>
      <w:r w:rsidR="002668C1" w:rsidRPr="00EA5D32">
        <w:rPr>
          <w:rFonts w:eastAsia="仿宋_GB2312"/>
          <w:sz w:val="32"/>
        </w:rPr>
        <w:t>。</w:t>
      </w:r>
    </w:p>
    <w:p w14:paraId="15956990"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2.</w:t>
      </w:r>
      <w:r w:rsidRPr="00EA5D32">
        <w:rPr>
          <w:rFonts w:eastAsia="仿宋_GB2312" w:hint="eastAsia"/>
          <w:sz w:val="32"/>
        </w:rPr>
        <w:t>成组更换一体化钢轨伸缩调节器带梁端伸缩装置。</w:t>
      </w:r>
    </w:p>
    <w:p w14:paraId="1FFF79C1"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3.</w:t>
      </w:r>
      <w:r w:rsidRPr="00EA5D32">
        <w:rPr>
          <w:rFonts w:eastAsia="仿宋_GB2312" w:hint="eastAsia"/>
          <w:sz w:val="32"/>
        </w:rPr>
        <w:t>成组更换道岔（插入当日）。</w:t>
      </w:r>
    </w:p>
    <w:p w14:paraId="26EE9CAF"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4</w:t>
      </w:r>
      <w:r w:rsidR="00BB7493" w:rsidRPr="00EA5D32">
        <w:rPr>
          <w:rFonts w:eastAsia="仿宋_GB2312" w:hint="eastAsia"/>
          <w:sz w:val="32"/>
        </w:rPr>
        <w:t>.</w:t>
      </w:r>
      <w:r w:rsidR="009E7D07" w:rsidRPr="00EA5D32">
        <w:rPr>
          <w:rFonts w:eastAsia="仿宋_GB2312" w:hint="eastAsia"/>
          <w:sz w:val="32"/>
        </w:rPr>
        <w:t>钢梁、连续梁</w:t>
      </w:r>
      <w:proofErr w:type="gramStart"/>
      <w:r w:rsidR="009E7D07" w:rsidRPr="00EA5D32">
        <w:rPr>
          <w:rFonts w:eastAsia="仿宋_GB2312" w:hint="eastAsia"/>
          <w:sz w:val="32"/>
        </w:rPr>
        <w:t>顶移梁</w:t>
      </w:r>
      <w:proofErr w:type="gramEnd"/>
      <w:r w:rsidR="009E7D07" w:rsidRPr="00EA5D32">
        <w:rPr>
          <w:rFonts w:eastAsia="仿宋_GB2312" w:hint="eastAsia"/>
          <w:sz w:val="32"/>
        </w:rPr>
        <w:t>，简支梁纠偏。</w:t>
      </w:r>
    </w:p>
    <w:p w14:paraId="2AFDA890"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5.</w:t>
      </w:r>
      <w:r w:rsidRPr="00EA5D32">
        <w:rPr>
          <w:rFonts w:eastAsia="仿宋_GB2312" w:hint="eastAsia"/>
          <w:sz w:val="32"/>
        </w:rPr>
        <w:t>信号安全数据网三层交换机更换、数据配置修改的施工。</w:t>
      </w:r>
    </w:p>
    <w:p w14:paraId="60385E9F"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6.</w:t>
      </w:r>
      <w:r w:rsidRPr="00EA5D32">
        <w:rPr>
          <w:rFonts w:eastAsia="仿宋_GB2312" w:hint="eastAsia"/>
          <w:sz w:val="32"/>
        </w:rPr>
        <w:t>引起电务类</w:t>
      </w:r>
      <w:r w:rsidRPr="00EA5D32">
        <w:rPr>
          <w:rFonts w:eastAsia="仿宋_GB2312" w:hint="eastAsia"/>
          <w:sz w:val="32"/>
        </w:rPr>
        <w:t>LKJ</w:t>
      </w:r>
      <w:r w:rsidRPr="00EA5D32">
        <w:rPr>
          <w:rFonts w:eastAsia="仿宋_GB2312" w:hint="eastAsia"/>
          <w:sz w:val="32"/>
        </w:rPr>
        <w:t>基础数据变化、引起信号</w:t>
      </w:r>
      <w:proofErr w:type="gramStart"/>
      <w:r w:rsidRPr="00EA5D32">
        <w:rPr>
          <w:rFonts w:eastAsia="仿宋_GB2312" w:hint="eastAsia"/>
          <w:sz w:val="32"/>
        </w:rPr>
        <w:t>联锁或列控数据</w:t>
      </w:r>
      <w:proofErr w:type="gramEnd"/>
      <w:r w:rsidRPr="00EA5D32">
        <w:rPr>
          <w:rFonts w:eastAsia="仿宋_GB2312" w:hint="eastAsia"/>
          <w:sz w:val="32"/>
        </w:rPr>
        <w:t>变化启用新版本软件的施工。</w:t>
      </w:r>
    </w:p>
    <w:p w14:paraId="6D92F072" w14:textId="77777777" w:rsidR="009076CC" w:rsidRPr="00EA5D32" w:rsidRDefault="009076CC"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7.</w:t>
      </w:r>
      <w:proofErr w:type="gramStart"/>
      <w:r w:rsidRPr="00EA5D32">
        <w:rPr>
          <w:rFonts w:eastAsia="仿宋_GB2312" w:hint="eastAsia"/>
          <w:sz w:val="32"/>
        </w:rPr>
        <w:t>分相迁改</w:t>
      </w:r>
      <w:proofErr w:type="gramEnd"/>
      <w:r w:rsidRPr="00EA5D32">
        <w:rPr>
          <w:rFonts w:eastAsia="仿宋_GB2312" w:hint="eastAsia"/>
          <w:sz w:val="32"/>
        </w:rPr>
        <w:t>（</w:t>
      </w:r>
      <w:r w:rsidRPr="00EA5D32">
        <w:rPr>
          <w:rFonts w:eastAsia="仿宋_GB2312" w:hint="eastAsia"/>
          <w:sz w:val="32"/>
        </w:rPr>
        <w:t>LKJ</w:t>
      </w:r>
      <w:r w:rsidRPr="00EA5D32">
        <w:rPr>
          <w:rFonts w:eastAsia="仿宋_GB2312" w:hint="eastAsia"/>
          <w:sz w:val="32"/>
        </w:rPr>
        <w:t>数据变化当日）。</w:t>
      </w:r>
    </w:p>
    <w:p w14:paraId="391F3AD4" w14:textId="77777777" w:rsidR="002668C1" w:rsidRPr="00EA5D32" w:rsidRDefault="00D83E52" w:rsidP="00AF713D">
      <w:pPr>
        <w:tabs>
          <w:tab w:val="left" w:pos="1365"/>
        </w:tabs>
        <w:adjustRightInd w:val="0"/>
        <w:snapToGrid w:val="0"/>
        <w:spacing w:line="560" w:lineRule="exact"/>
        <w:ind w:firstLineChars="200" w:firstLine="640"/>
        <w:rPr>
          <w:rFonts w:eastAsia="仿宋_GB2312"/>
          <w:sz w:val="32"/>
        </w:rPr>
      </w:pPr>
      <w:r w:rsidRPr="00EA5D32">
        <w:rPr>
          <w:rFonts w:eastAsia="仿宋_GB2312" w:hint="eastAsia"/>
          <w:sz w:val="32"/>
        </w:rPr>
        <w:t>8</w:t>
      </w:r>
      <w:r w:rsidR="0064113F" w:rsidRPr="00EA5D32">
        <w:rPr>
          <w:rFonts w:eastAsia="仿宋_GB2312"/>
          <w:sz w:val="32"/>
        </w:rPr>
        <w:t>.</w:t>
      </w:r>
      <w:r w:rsidR="002668C1" w:rsidRPr="00EA5D32">
        <w:rPr>
          <w:rFonts w:eastAsia="仿宋_GB2312"/>
          <w:sz w:val="32"/>
        </w:rPr>
        <w:t>中断跨</w:t>
      </w:r>
      <w:r w:rsidR="00E16CAC" w:rsidRPr="00EA5D32">
        <w:rPr>
          <w:rFonts w:eastAsia="仿宋_GB2312"/>
          <w:sz w:val="32"/>
        </w:rPr>
        <w:t>局</w:t>
      </w:r>
      <w:r w:rsidR="002668C1" w:rsidRPr="00EA5D32">
        <w:rPr>
          <w:rFonts w:eastAsia="仿宋_GB2312"/>
          <w:sz w:val="32"/>
        </w:rPr>
        <w:t>行车通信业务且影响范围内没有图</w:t>
      </w:r>
      <w:proofErr w:type="gramStart"/>
      <w:r w:rsidR="002668C1" w:rsidRPr="00EA5D32">
        <w:rPr>
          <w:rFonts w:eastAsia="仿宋_GB2312"/>
          <w:sz w:val="32"/>
        </w:rPr>
        <w:t>定列</w:t>
      </w:r>
      <w:proofErr w:type="gramEnd"/>
      <w:r w:rsidR="002668C1" w:rsidRPr="00EA5D32">
        <w:rPr>
          <w:rFonts w:eastAsia="仿宋_GB2312"/>
          <w:sz w:val="32"/>
        </w:rPr>
        <w:t>车运行</w:t>
      </w:r>
      <w:r w:rsidR="002668C1" w:rsidRPr="00EA5D32">
        <w:rPr>
          <w:rFonts w:eastAsia="仿宋_GB2312"/>
          <w:sz w:val="32"/>
        </w:rPr>
        <w:lastRenderedPageBreak/>
        <w:t>以及中断本</w:t>
      </w:r>
      <w:r w:rsidR="003A2D2C" w:rsidRPr="00EA5D32">
        <w:rPr>
          <w:rFonts w:eastAsia="仿宋_GB2312"/>
          <w:sz w:val="32"/>
        </w:rPr>
        <w:t>集团公司</w:t>
      </w:r>
      <w:r w:rsidR="002668C1" w:rsidRPr="00EA5D32">
        <w:rPr>
          <w:rFonts w:eastAsia="仿宋_GB2312"/>
          <w:sz w:val="32"/>
        </w:rPr>
        <w:t>行车通信业务且影响范围内有图</w:t>
      </w:r>
      <w:proofErr w:type="gramStart"/>
      <w:r w:rsidR="002668C1" w:rsidRPr="00EA5D32">
        <w:rPr>
          <w:rFonts w:eastAsia="仿宋_GB2312"/>
          <w:sz w:val="32"/>
        </w:rPr>
        <w:t>定列</w:t>
      </w:r>
      <w:proofErr w:type="gramEnd"/>
      <w:r w:rsidR="002668C1" w:rsidRPr="00EA5D32">
        <w:rPr>
          <w:rFonts w:eastAsia="仿宋_GB2312"/>
          <w:sz w:val="32"/>
        </w:rPr>
        <w:t>车运行的通信网络设备施工。</w:t>
      </w:r>
    </w:p>
    <w:p w14:paraId="7E20A2C4" w14:textId="77777777" w:rsidR="00A45D32" w:rsidRPr="00EA5D32" w:rsidRDefault="0064113F"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sz w:val="32"/>
        </w:rPr>
        <w:t>（三）</w:t>
      </w:r>
      <w:r w:rsidR="002668C1" w:rsidRPr="00EA5D32">
        <w:rPr>
          <w:rFonts w:eastAsia="仿宋_GB2312"/>
          <w:sz w:val="32"/>
        </w:rPr>
        <w:t>Ⅲ</w:t>
      </w:r>
      <w:r w:rsidR="002668C1" w:rsidRPr="00EA5D32">
        <w:rPr>
          <w:rFonts w:eastAsia="仿宋_GB2312"/>
          <w:sz w:val="32"/>
        </w:rPr>
        <w:t>级施工</w:t>
      </w:r>
      <w:r w:rsidRPr="00EA5D32">
        <w:rPr>
          <w:rFonts w:eastAsia="仿宋_GB2312"/>
          <w:sz w:val="32"/>
        </w:rPr>
        <w:t>。</w:t>
      </w:r>
    </w:p>
    <w:p w14:paraId="45112B8B" w14:textId="77777777" w:rsidR="00A45D32" w:rsidRPr="00EA5D32" w:rsidRDefault="002668C1"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sz w:val="32"/>
        </w:rPr>
        <w:t>除</w:t>
      </w:r>
      <w:r w:rsidRPr="00EA5D32">
        <w:rPr>
          <w:rFonts w:eastAsia="仿宋_GB2312" w:hint="eastAsia"/>
          <w:sz w:val="32"/>
        </w:rPr>
        <w:t>Ⅰ</w:t>
      </w:r>
      <w:r w:rsidRPr="00EA5D32">
        <w:rPr>
          <w:rFonts w:eastAsia="仿宋_GB2312"/>
          <w:sz w:val="32"/>
        </w:rPr>
        <w:t>级、</w:t>
      </w:r>
      <w:r w:rsidRPr="00EA5D32">
        <w:rPr>
          <w:rFonts w:eastAsia="仿宋_GB2312" w:hint="eastAsia"/>
          <w:sz w:val="32"/>
        </w:rPr>
        <w:t>Ⅱ</w:t>
      </w:r>
      <w:proofErr w:type="gramStart"/>
      <w:r w:rsidRPr="00EA5D32">
        <w:rPr>
          <w:rFonts w:eastAsia="仿宋_GB2312"/>
          <w:sz w:val="32"/>
        </w:rPr>
        <w:t>级施工</w:t>
      </w:r>
      <w:proofErr w:type="gramEnd"/>
      <w:r w:rsidRPr="00EA5D32">
        <w:rPr>
          <w:rFonts w:eastAsia="仿宋_GB2312"/>
          <w:sz w:val="32"/>
        </w:rPr>
        <w:t>以外的各类施工。</w:t>
      </w:r>
      <w:r w:rsidR="0043543D" w:rsidRPr="00EA5D32">
        <w:rPr>
          <w:rFonts w:eastAsia="仿宋_GB2312" w:hint="eastAsia"/>
          <w:sz w:val="32"/>
        </w:rPr>
        <w:t>Ⅲ</w:t>
      </w:r>
      <w:proofErr w:type="gramStart"/>
      <w:r w:rsidR="0043543D" w:rsidRPr="00EA5D32">
        <w:rPr>
          <w:rFonts w:eastAsia="仿宋_GB2312" w:hint="eastAsia"/>
          <w:sz w:val="32"/>
        </w:rPr>
        <w:t>级施工按</w:t>
      </w:r>
      <w:proofErr w:type="gramEnd"/>
      <w:r w:rsidR="0043543D" w:rsidRPr="00EA5D32">
        <w:rPr>
          <w:rFonts w:eastAsia="仿宋_GB2312" w:hint="eastAsia"/>
          <w:sz w:val="32"/>
        </w:rPr>
        <w:t>影响程度分为Ⅲ级</w:t>
      </w:r>
      <w:r w:rsidR="0043543D" w:rsidRPr="00EA5D32">
        <w:rPr>
          <w:rFonts w:eastAsia="仿宋_GB2312" w:hint="eastAsia"/>
          <w:sz w:val="32"/>
        </w:rPr>
        <w:t>A</w:t>
      </w:r>
      <w:r w:rsidR="0043543D" w:rsidRPr="00EA5D32">
        <w:rPr>
          <w:rFonts w:eastAsia="仿宋_GB2312" w:hint="eastAsia"/>
          <w:sz w:val="32"/>
        </w:rPr>
        <w:t>类、Ⅲ级</w:t>
      </w:r>
      <w:r w:rsidR="0043543D" w:rsidRPr="00EA5D32">
        <w:rPr>
          <w:rFonts w:eastAsia="仿宋_GB2312" w:hint="eastAsia"/>
          <w:sz w:val="32"/>
        </w:rPr>
        <w:t>B</w:t>
      </w:r>
      <w:r w:rsidR="0043543D" w:rsidRPr="00EA5D32">
        <w:rPr>
          <w:rFonts w:eastAsia="仿宋_GB2312" w:hint="eastAsia"/>
          <w:sz w:val="32"/>
        </w:rPr>
        <w:t>类、Ⅲ级</w:t>
      </w:r>
      <w:r w:rsidR="0043543D" w:rsidRPr="00EA5D32">
        <w:rPr>
          <w:rFonts w:eastAsia="仿宋_GB2312" w:hint="eastAsia"/>
          <w:sz w:val="32"/>
        </w:rPr>
        <w:t>C</w:t>
      </w:r>
      <w:r w:rsidR="0043543D" w:rsidRPr="00EA5D32">
        <w:rPr>
          <w:rFonts w:eastAsia="仿宋_GB2312" w:hint="eastAsia"/>
          <w:sz w:val="32"/>
        </w:rPr>
        <w:t>类施工。</w:t>
      </w:r>
    </w:p>
    <w:p w14:paraId="3EC05487" w14:textId="77777777" w:rsidR="00A45D32" w:rsidRPr="00EA5D32" w:rsidRDefault="0043543D"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1.</w:t>
      </w:r>
      <w:r w:rsidRPr="00EA5D32">
        <w:rPr>
          <w:rFonts w:eastAsia="仿宋_GB2312" w:hint="eastAsia"/>
          <w:sz w:val="32"/>
        </w:rPr>
        <w:t>Ⅲ级</w:t>
      </w:r>
      <w:r w:rsidRPr="00EA5D32">
        <w:rPr>
          <w:rFonts w:eastAsia="仿宋_GB2312" w:hint="eastAsia"/>
          <w:sz w:val="32"/>
        </w:rPr>
        <w:t>A</w:t>
      </w:r>
      <w:r w:rsidRPr="00EA5D32">
        <w:rPr>
          <w:rFonts w:eastAsia="仿宋_GB2312" w:hint="eastAsia"/>
          <w:sz w:val="32"/>
        </w:rPr>
        <w:t>类施工项目。</w:t>
      </w:r>
    </w:p>
    <w:p w14:paraId="7377A17F" w14:textId="77777777" w:rsidR="00A45D32" w:rsidRPr="00EA5D32" w:rsidRDefault="00926217"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）一次性成组更换正线道岔钢件。</w:t>
      </w:r>
    </w:p>
    <w:p w14:paraId="4F7B78E6" w14:textId="77777777" w:rsidR="00A45D32" w:rsidRPr="00EA5D32" w:rsidRDefault="00926217"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2</w:t>
      </w:r>
      <w:r w:rsidRPr="00EA5D32">
        <w:rPr>
          <w:rFonts w:eastAsia="仿宋_GB2312" w:hint="eastAsia"/>
          <w:sz w:val="32"/>
        </w:rPr>
        <w:t>）大修换轨、换枕、清筛、成段基床病害整治。</w:t>
      </w:r>
    </w:p>
    <w:p w14:paraId="4EDA01D2" w14:textId="77777777" w:rsidR="00A45D32" w:rsidRPr="00EA5D32" w:rsidRDefault="00926217"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）更换钢轨伸缩调节器。</w:t>
      </w:r>
    </w:p>
    <w:p w14:paraId="1C84AF35" w14:textId="77777777" w:rsidR="00A45D32" w:rsidRPr="00EA5D32" w:rsidRDefault="00926217"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4</w:t>
      </w:r>
      <w:r w:rsidRPr="00EA5D32">
        <w:rPr>
          <w:rFonts w:eastAsia="仿宋_GB2312" w:hint="eastAsia"/>
          <w:sz w:val="32"/>
        </w:rPr>
        <w:t>）中断本集团公司行车通信业务且影响范围内没有图</w:t>
      </w:r>
      <w:proofErr w:type="gramStart"/>
      <w:r w:rsidRPr="00EA5D32">
        <w:rPr>
          <w:rFonts w:eastAsia="仿宋_GB2312" w:hint="eastAsia"/>
          <w:sz w:val="32"/>
        </w:rPr>
        <w:t>定列</w:t>
      </w:r>
      <w:proofErr w:type="gramEnd"/>
      <w:r w:rsidRPr="00EA5D32">
        <w:rPr>
          <w:rFonts w:eastAsia="仿宋_GB2312" w:hint="eastAsia"/>
          <w:sz w:val="32"/>
        </w:rPr>
        <w:t>车运行的</w:t>
      </w:r>
      <w:r w:rsidRPr="00EA5D32">
        <w:rPr>
          <w:rFonts w:eastAsia="仿宋_GB2312" w:hint="eastAsia"/>
          <w:sz w:val="32"/>
        </w:rPr>
        <w:t>GSM-R</w:t>
      </w:r>
      <w:proofErr w:type="gramStart"/>
      <w:r w:rsidRPr="00EA5D32">
        <w:rPr>
          <w:rFonts w:eastAsia="仿宋_GB2312" w:hint="eastAsia"/>
          <w:sz w:val="32"/>
        </w:rPr>
        <w:t>核心网</w:t>
      </w:r>
      <w:proofErr w:type="gramEnd"/>
      <w:r w:rsidRPr="00EA5D32">
        <w:rPr>
          <w:rFonts w:eastAsia="仿宋_GB2312" w:hint="eastAsia"/>
          <w:sz w:val="32"/>
        </w:rPr>
        <w:t>MSC</w:t>
      </w:r>
      <w:r w:rsidRPr="00EA5D32">
        <w:rPr>
          <w:rFonts w:eastAsia="仿宋_GB2312" w:hint="eastAsia"/>
          <w:sz w:val="32"/>
        </w:rPr>
        <w:t>、</w:t>
      </w:r>
      <w:r w:rsidRPr="00EA5D32">
        <w:rPr>
          <w:rFonts w:eastAsia="仿宋_GB2312" w:hint="eastAsia"/>
          <w:sz w:val="32"/>
        </w:rPr>
        <w:t>GGSN</w:t>
      </w:r>
      <w:r w:rsidRPr="00EA5D32">
        <w:rPr>
          <w:rFonts w:eastAsia="仿宋_GB2312" w:hint="eastAsia"/>
          <w:sz w:val="32"/>
        </w:rPr>
        <w:t>、</w:t>
      </w:r>
      <w:r w:rsidRPr="00EA5D32">
        <w:rPr>
          <w:rFonts w:eastAsia="仿宋_GB2312" w:hint="eastAsia"/>
          <w:sz w:val="32"/>
        </w:rPr>
        <w:t>SGSN</w:t>
      </w:r>
      <w:r w:rsidRPr="00EA5D32">
        <w:rPr>
          <w:rFonts w:eastAsia="仿宋_GB2312" w:hint="eastAsia"/>
          <w:sz w:val="32"/>
        </w:rPr>
        <w:t>新版本软件启用以及</w:t>
      </w:r>
      <w:r w:rsidRPr="00EA5D32">
        <w:rPr>
          <w:rFonts w:eastAsia="仿宋_GB2312" w:hint="eastAsia"/>
          <w:sz w:val="32"/>
        </w:rPr>
        <w:t>MSC</w:t>
      </w:r>
      <w:r w:rsidRPr="00EA5D32">
        <w:rPr>
          <w:rFonts w:eastAsia="仿宋_GB2312" w:hint="eastAsia"/>
          <w:sz w:val="32"/>
        </w:rPr>
        <w:t>、</w:t>
      </w:r>
      <w:r w:rsidRPr="00EA5D32">
        <w:rPr>
          <w:rFonts w:eastAsia="仿宋_GB2312" w:hint="eastAsia"/>
          <w:sz w:val="32"/>
        </w:rPr>
        <w:t>GGSN</w:t>
      </w:r>
      <w:r w:rsidRPr="00EA5D32">
        <w:rPr>
          <w:rFonts w:eastAsia="仿宋_GB2312" w:hint="eastAsia"/>
          <w:sz w:val="32"/>
        </w:rPr>
        <w:t>、</w:t>
      </w:r>
      <w:r w:rsidRPr="00EA5D32">
        <w:rPr>
          <w:rFonts w:eastAsia="仿宋_GB2312" w:hint="eastAsia"/>
          <w:sz w:val="32"/>
        </w:rPr>
        <w:t>SGSN</w:t>
      </w:r>
      <w:r w:rsidRPr="00EA5D32">
        <w:rPr>
          <w:rFonts w:eastAsia="仿宋_GB2312" w:hint="eastAsia"/>
          <w:sz w:val="32"/>
        </w:rPr>
        <w:t>数据倒替、业务割接施工。</w:t>
      </w:r>
    </w:p>
    <w:p w14:paraId="29423688" w14:textId="77777777" w:rsidR="00A45D32" w:rsidRPr="00EA5D32" w:rsidRDefault="00926217"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5</w:t>
      </w:r>
      <w:r w:rsidRPr="00EA5D32">
        <w:rPr>
          <w:rFonts w:eastAsia="仿宋_GB2312" w:hint="eastAsia"/>
          <w:sz w:val="32"/>
        </w:rPr>
        <w:t>）更换硬横跨。</w:t>
      </w:r>
    </w:p>
    <w:p w14:paraId="6C32D4AC" w14:textId="77777777" w:rsidR="00A45D32" w:rsidRPr="00EA5D32" w:rsidRDefault="004C4190"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2.</w:t>
      </w:r>
      <w:r w:rsidR="0043543D" w:rsidRPr="00EA5D32">
        <w:rPr>
          <w:rFonts w:eastAsia="仿宋_GB2312" w:hint="eastAsia"/>
          <w:sz w:val="32"/>
        </w:rPr>
        <w:t>Ⅲ级</w:t>
      </w:r>
      <w:r w:rsidR="0043543D" w:rsidRPr="00EA5D32">
        <w:rPr>
          <w:rFonts w:eastAsia="仿宋_GB2312" w:hint="eastAsia"/>
          <w:sz w:val="32"/>
        </w:rPr>
        <w:t>B</w:t>
      </w:r>
      <w:r w:rsidR="0043543D" w:rsidRPr="00EA5D32">
        <w:rPr>
          <w:rFonts w:eastAsia="仿宋_GB2312" w:hint="eastAsia"/>
          <w:sz w:val="32"/>
        </w:rPr>
        <w:t>类施工项目。</w:t>
      </w:r>
    </w:p>
    <w:p w14:paraId="7515BF72"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）基础病害整治。</w:t>
      </w:r>
    </w:p>
    <w:p w14:paraId="5E5E6715"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2</w:t>
      </w:r>
      <w:r w:rsidRPr="00EA5D32">
        <w:rPr>
          <w:rFonts w:eastAsia="仿宋_GB2312" w:hint="eastAsia"/>
          <w:sz w:val="32"/>
        </w:rPr>
        <w:t>）分步成组更换道岔钢件。</w:t>
      </w:r>
    </w:p>
    <w:p w14:paraId="66A57568"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）连续使用焊轨车闪光或气压焊接钢轨。</w:t>
      </w:r>
    </w:p>
    <w:p w14:paraId="7495FC62" w14:textId="77777777" w:rsidR="00DC36F1" w:rsidRPr="00EA5D32" w:rsidRDefault="00DC36F1"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Pr="00EA5D32">
        <w:rPr>
          <w:rFonts w:eastAsia="仿宋_GB2312" w:hint="eastAsia"/>
          <w:sz w:val="32"/>
        </w:rPr>
        <w:t>4</w:t>
      </w:r>
      <w:r w:rsidRPr="00EA5D32">
        <w:rPr>
          <w:rFonts w:eastAsia="仿宋_GB2312" w:hint="eastAsia"/>
          <w:sz w:val="32"/>
        </w:rPr>
        <w:t>）简支梁起顶梁、更换或调整支座、重筑砂浆垫层。</w:t>
      </w:r>
    </w:p>
    <w:p w14:paraId="39002121"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00DC36F1" w:rsidRPr="00EA5D32">
        <w:rPr>
          <w:rFonts w:eastAsia="仿宋_GB2312" w:hint="eastAsia"/>
          <w:sz w:val="32"/>
        </w:rPr>
        <w:t>5</w:t>
      </w:r>
      <w:r w:rsidRPr="00EA5D32">
        <w:rPr>
          <w:rFonts w:eastAsia="仿宋_GB2312" w:hint="eastAsia"/>
          <w:sz w:val="32"/>
        </w:rPr>
        <w:t>）中断本集团公司行车通信业务且影响范围内没有图</w:t>
      </w:r>
      <w:proofErr w:type="gramStart"/>
      <w:r w:rsidRPr="00EA5D32">
        <w:rPr>
          <w:rFonts w:eastAsia="仿宋_GB2312" w:hint="eastAsia"/>
          <w:sz w:val="32"/>
        </w:rPr>
        <w:t>定列</w:t>
      </w:r>
      <w:proofErr w:type="gramEnd"/>
      <w:r w:rsidRPr="00EA5D32">
        <w:rPr>
          <w:rFonts w:eastAsia="仿宋_GB2312" w:hint="eastAsia"/>
          <w:sz w:val="32"/>
        </w:rPr>
        <w:t>车运行的</w:t>
      </w:r>
      <w:r w:rsidRPr="00EA5D32">
        <w:rPr>
          <w:rFonts w:eastAsia="仿宋_GB2312" w:hint="eastAsia"/>
          <w:sz w:val="32"/>
        </w:rPr>
        <w:t>GSM-R</w:t>
      </w:r>
      <w:proofErr w:type="gramStart"/>
      <w:r w:rsidRPr="00EA5D32">
        <w:rPr>
          <w:rFonts w:eastAsia="仿宋_GB2312" w:hint="eastAsia"/>
          <w:sz w:val="32"/>
        </w:rPr>
        <w:t>核心网</w:t>
      </w:r>
      <w:proofErr w:type="gramEnd"/>
      <w:r w:rsidRPr="00EA5D32">
        <w:rPr>
          <w:rFonts w:eastAsia="仿宋_GB2312" w:hint="eastAsia"/>
          <w:sz w:val="32"/>
        </w:rPr>
        <w:t>GRIS</w:t>
      </w:r>
      <w:r w:rsidRPr="00EA5D32">
        <w:rPr>
          <w:rFonts w:eastAsia="仿宋_GB2312" w:hint="eastAsia"/>
          <w:sz w:val="32"/>
        </w:rPr>
        <w:t>新版本软件启用以及</w:t>
      </w:r>
      <w:r w:rsidRPr="00EA5D32">
        <w:rPr>
          <w:rFonts w:eastAsia="仿宋_GB2312" w:hint="eastAsia"/>
          <w:sz w:val="32"/>
        </w:rPr>
        <w:t>GRIS</w:t>
      </w:r>
      <w:r w:rsidRPr="00EA5D32">
        <w:rPr>
          <w:rFonts w:eastAsia="仿宋_GB2312" w:hint="eastAsia"/>
          <w:sz w:val="32"/>
        </w:rPr>
        <w:t>数据倒替、业务割接施工。</w:t>
      </w:r>
    </w:p>
    <w:p w14:paraId="5503CD9F"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00DC36F1" w:rsidRPr="00EA5D32">
        <w:rPr>
          <w:rFonts w:eastAsia="仿宋_GB2312" w:hint="eastAsia"/>
          <w:sz w:val="32"/>
        </w:rPr>
        <w:t>6</w:t>
      </w:r>
      <w:r w:rsidRPr="00EA5D32">
        <w:rPr>
          <w:rFonts w:eastAsia="仿宋_GB2312" w:hint="eastAsia"/>
          <w:sz w:val="32"/>
        </w:rPr>
        <w:t>）更换铁塔或铁塔主要构件的施工。</w:t>
      </w:r>
    </w:p>
    <w:p w14:paraId="0DF4366A"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lastRenderedPageBreak/>
        <w:t>（</w:t>
      </w:r>
      <w:r w:rsidR="00DC36F1" w:rsidRPr="00EA5D32">
        <w:rPr>
          <w:rFonts w:eastAsia="仿宋_GB2312" w:hint="eastAsia"/>
          <w:sz w:val="32"/>
        </w:rPr>
        <w:t>7</w:t>
      </w:r>
      <w:r w:rsidRPr="00EA5D32">
        <w:rPr>
          <w:rFonts w:eastAsia="仿宋_GB2312" w:hint="eastAsia"/>
          <w:sz w:val="32"/>
        </w:rPr>
        <w:t>）引起</w:t>
      </w:r>
      <w:r w:rsidRPr="00EA5D32">
        <w:rPr>
          <w:rFonts w:eastAsia="仿宋_GB2312" w:hint="eastAsia"/>
          <w:sz w:val="32"/>
        </w:rPr>
        <w:t>CTC</w:t>
      </w:r>
      <w:r w:rsidRPr="00EA5D32">
        <w:rPr>
          <w:rFonts w:eastAsia="仿宋_GB2312" w:hint="eastAsia"/>
          <w:sz w:val="32"/>
        </w:rPr>
        <w:t>系统软件功能变化、优化升级启用新版本软件的施工。</w:t>
      </w:r>
    </w:p>
    <w:p w14:paraId="6CD83854"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00DC36F1" w:rsidRPr="00EA5D32">
        <w:rPr>
          <w:rFonts w:eastAsia="仿宋_GB2312" w:hint="eastAsia"/>
          <w:sz w:val="32"/>
        </w:rPr>
        <w:t>8</w:t>
      </w:r>
      <w:r w:rsidRPr="00EA5D32">
        <w:rPr>
          <w:rFonts w:eastAsia="仿宋_GB2312" w:hint="eastAsia"/>
          <w:sz w:val="32"/>
        </w:rPr>
        <w:t>）整锚段更换吊弦、支撑装置和附加线及批量更换支柱等。</w:t>
      </w:r>
    </w:p>
    <w:p w14:paraId="3DF5D4B8" w14:textId="77777777" w:rsidR="00A45D32" w:rsidRPr="00EA5D32" w:rsidRDefault="00A45D32" w:rsidP="00AF713D">
      <w:pPr>
        <w:tabs>
          <w:tab w:val="left" w:pos="1365"/>
        </w:tabs>
        <w:adjustRightInd w:val="0"/>
        <w:snapToGrid w:val="0"/>
        <w:spacing w:line="560" w:lineRule="exact"/>
        <w:ind w:firstLineChars="200" w:firstLine="640"/>
        <w:rPr>
          <w:rFonts w:eastAsia="仿宋_GB2312" w:hint="eastAsia"/>
          <w:sz w:val="32"/>
        </w:rPr>
      </w:pPr>
      <w:r w:rsidRPr="00EA5D32">
        <w:rPr>
          <w:rFonts w:eastAsia="仿宋_GB2312" w:hint="eastAsia"/>
          <w:sz w:val="32"/>
        </w:rPr>
        <w:t>（</w:t>
      </w:r>
      <w:r w:rsidR="00DC36F1" w:rsidRPr="00EA5D32">
        <w:rPr>
          <w:rFonts w:eastAsia="仿宋_GB2312" w:hint="eastAsia"/>
          <w:sz w:val="32"/>
        </w:rPr>
        <w:t>9</w:t>
      </w:r>
      <w:r w:rsidRPr="00EA5D32">
        <w:rPr>
          <w:rFonts w:eastAsia="仿宋_GB2312" w:hint="eastAsia"/>
          <w:sz w:val="32"/>
        </w:rPr>
        <w:t>）需接触网停电作业的跨线旅客天桥、高架站房大修；旅客站台墙拆除新改建；风雨</w:t>
      </w:r>
      <w:proofErr w:type="gramStart"/>
      <w:r w:rsidRPr="00EA5D32">
        <w:rPr>
          <w:rFonts w:eastAsia="仿宋_GB2312" w:hint="eastAsia"/>
          <w:sz w:val="32"/>
        </w:rPr>
        <w:t>棚主体</w:t>
      </w:r>
      <w:proofErr w:type="gramEnd"/>
      <w:r w:rsidRPr="00EA5D32">
        <w:rPr>
          <w:rFonts w:eastAsia="仿宋_GB2312" w:hint="eastAsia"/>
          <w:sz w:val="32"/>
        </w:rPr>
        <w:t>结构大修及更新改造。</w:t>
      </w:r>
    </w:p>
    <w:p w14:paraId="1AEE6765" w14:textId="77777777" w:rsidR="0043543D" w:rsidRPr="00EA5D32" w:rsidRDefault="004C4190" w:rsidP="00AF713D">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hint="eastAsia"/>
          <w:kern w:val="2"/>
          <w:sz w:val="32"/>
          <w:szCs w:val="20"/>
        </w:rPr>
      </w:pPr>
      <w:r w:rsidRPr="00EA5D32">
        <w:rPr>
          <w:rFonts w:ascii="Times New Roman" w:eastAsia="仿宋_GB2312" w:hAnsi="Times New Roman" w:cs="Times New Roman" w:hint="eastAsia"/>
          <w:kern w:val="2"/>
          <w:sz w:val="32"/>
          <w:szCs w:val="20"/>
        </w:rPr>
        <w:t>3</w:t>
      </w:r>
      <w:r w:rsidR="00D17B5E" w:rsidRPr="00EA5D32">
        <w:rPr>
          <w:rFonts w:ascii="Times New Roman" w:eastAsia="仿宋_GB2312" w:hAnsi="Times New Roman" w:cs="Times New Roman" w:hint="eastAsia"/>
          <w:kern w:val="2"/>
          <w:sz w:val="32"/>
          <w:szCs w:val="20"/>
        </w:rPr>
        <w:t>.</w:t>
      </w:r>
      <w:r w:rsidR="0043543D" w:rsidRPr="00EA5D32">
        <w:rPr>
          <w:rFonts w:ascii="Times New Roman" w:eastAsia="仿宋_GB2312" w:hAnsi="Times New Roman" w:cs="Times New Roman" w:hint="eastAsia"/>
          <w:kern w:val="2"/>
          <w:sz w:val="32"/>
          <w:szCs w:val="20"/>
        </w:rPr>
        <w:t>Ⅲ级</w:t>
      </w:r>
      <w:r w:rsidR="0043543D" w:rsidRPr="00EA5D32">
        <w:rPr>
          <w:rFonts w:ascii="Times New Roman" w:eastAsia="仿宋_GB2312" w:hAnsi="Times New Roman" w:cs="Times New Roman" w:hint="eastAsia"/>
          <w:kern w:val="2"/>
          <w:sz w:val="32"/>
          <w:szCs w:val="20"/>
        </w:rPr>
        <w:t>C</w:t>
      </w:r>
      <w:r w:rsidR="0043543D" w:rsidRPr="00EA5D32">
        <w:rPr>
          <w:rFonts w:ascii="Times New Roman" w:eastAsia="仿宋_GB2312" w:hAnsi="Times New Roman" w:cs="Times New Roman" w:hint="eastAsia"/>
          <w:kern w:val="2"/>
          <w:sz w:val="32"/>
          <w:szCs w:val="20"/>
        </w:rPr>
        <w:t>类施工项目。</w:t>
      </w:r>
    </w:p>
    <w:p w14:paraId="47014B48" w14:textId="77777777" w:rsidR="00A2746A" w:rsidRPr="00EA5D32" w:rsidRDefault="0043543D" w:rsidP="00AF713D">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hint="eastAsia"/>
          <w:kern w:val="2"/>
          <w:sz w:val="32"/>
          <w:szCs w:val="20"/>
        </w:rPr>
      </w:pPr>
      <w:r w:rsidRPr="00EA5D32">
        <w:rPr>
          <w:rFonts w:ascii="Times New Roman" w:eastAsia="仿宋_GB2312" w:hAnsi="Times New Roman" w:cs="Times New Roman" w:hint="eastAsia"/>
          <w:kern w:val="2"/>
          <w:sz w:val="32"/>
          <w:szCs w:val="20"/>
        </w:rPr>
        <w:t>除Ⅲ级</w:t>
      </w:r>
      <w:r w:rsidRPr="00EA5D32">
        <w:rPr>
          <w:rFonts w:ascii="Times New Roman" w:eastAsia="仿宋_GB2312" w:hAnsi="Times New Roman" w:cs="Times New Roman" w:hint="eastAsia"/>
          <w:kern w:val="2"/>
          <w:sz w:val="32"/>
          <w:szCs w:val="20"/>
        </w:rPr>
        <w:t>A</w:t>
      </w:r>
      <w:r w:rsidRPr="00EA5D32">
        <w:rPr>
          <w:rFonts w:ascii="Times New Roman" w:eastAsia="仿宋_GB2312" w:hAnsi="Times New Roman" w:cs="Times New Roman" w:hint="eastAsia"/>
          <w:kern w:val="2"/>
          <w:sz w:val="32"/>
          <w:szCs w:val="20"/>
        </w:rPr>
        <w:t>、</w:t>
      </w:r>
      <w:r w:rsidRPr="00EA5D32">
        <w:rPr>
          <w:rFonts w:ascii="Times New Roman" w:eastAsia="仿宋_GB2312" w:hAnsi="Times New Roman" w:cs="Times New Roman" w:hint="eastAsia"/>
          <w:kern w:val="2"/>
          <w:sz w:val="32"/>
          <w:szCs w:val="20"/>
        </w:rPr>
        <w:t>B</w:t>
      </w:r>
      <w:r w:rsidRPr="00EA5D32">
        <w:rPr>
          <w:rFonts w:ascii="Times New Roman" w:eastAsia="仿宋_GB2312" w:hAnsi="Times New Roman" w:cs="Times New Roman" w:hint="eastAsia"/>
          <w:kern w:val="2"/>
          <w:sz w:val="32"/>
          <w:szCs w:val="20"/>
        </w:rPr>
        <w:t>类施工以外的各类Ⅲ级施工。</w:t>
      </w:r>
    </w:p>
    <w:p w14:paraId="17B1EED6" w14:textId="77777777" w:rsidR="00DC08B9" w:rsidRPr="00EA5D32" w:rsidRDefault="00DC08B9" w:rsidP="00AF713D">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（四）</w:t>
      </w:r>
      <w:r w:rsidRPr="00EA5D32">
        <w:rPr>
          <w:rFonts w:ascii="仿宋_GB2312" w:eastAsia="仿宋_GB2312" w:hint="eastAsia"/>
          <w:bCs/>
          <w:sz w:val="32"/>
          <w:szCs w:val="32"/>
        </w:rPr>
        <w:t>“动道、动基础、动</w:t>
      </w:r>
      <w:proofErr w:type="gramStart"/>
      <w:r w:rsidRPr="00EA5D32">
        <w:rPr>
          <w:rFonts w:ascii="仿宋_GB2312" w:eastAsia="仿宋_GB2312" w:hint="eastAsia"/>
          <w:bCs/>
          <w:sz w:val="32"/>
          <w:szCs w:val="32"/>
        </w:rPr>
        <w:t>联锁</w:t>
      </w:r>
      <w:proofErr w:type="gramEnd"/>
      <w:r w:rsidRPr="00EA5D32">
        <w:rPr>
          <w:rFonts w:ascii="仿宋_GB2312" w:eastAsia="仿宋_GB2312" w:hint="eastAsia"/>
          <w:bCs/>
          <w:sz w:val="32"/>
          <w:szCs w:val="32"/>
        </w:rPr>
        <w:t>、动数据”的综合复杂、重点施工项目，经集团公司施工领导小组批准后应提级管理。</w:t>
      </w:r>
    </w:p>
    <w:p w14:paraId="20244DE1" w14:textId="77777777" w:rsidR="002668C1" w:rsidRPr="00EA5D32" w:rsidRDefault="00271B56" w:rsidP="00AF713D">
      <w:pPr>
        <w:tabs>
          <w:tab w:val="left" w:pos="1365"/>
        </w:tabs>
        <w:adjustRightInd w:val="0"/>
        <w:snapToGrid w:val="0"/>
        <w:spacing w:line="560" w:lineRule="exact"/>
        <w:ind w:firstLineChars="200" w:firstLine="640"/>
        <w:rPr>
          <w:rFonts w:eastAsia="仿宋_GB2312"/>
          <w:sz w:val="32"/>
        </w:rPr>
        <w:pPrChange w:id="61" w:author="Tom" w:date="2022-10-18T16:33:00Z">
          <w:pPr>
            <w:tabs>
              <w:tab w:val="left" w:pos="1365"/>
            </w:tabs>
            <w:snapToGrid w:val="0"/>
            <w:spacing w:line="560" w:lineRule="exact"/>
            <w:ind w:firstLineChars="200" w:firstLine="640"/>
          </w:pPr>
        </w:pPrChange>
      </w:pPr>
      <w:r w:rsidRPr="00EA5D32">
        <w:rPr>
          <w:rFonts w:eastAsia="黑体"/>
          <w:bCs/>
          <w:sz w:val="32"/>
        </w:rPr>
        <w:t>第十</w:t>
      </w:r>
      <w:r w:rsidR="00E14DDE" w:rsidRPr="00EA5D32">
        <w:rPr>
          <w:rFonts w:eastAsia="黑体"/>
          <w:bCs/>
          <w:sz w:val="32"/>
        </w:rPr>
        <w:t>七</w:t>
      </w:r>
      <w:r w:rsidR="002668C1" w:rsidRPr="00EA5D32">
        <w:rPr>
          <w:rFonts w:eastAsia="黑体"/>
          <w:bCs/>
          <w:sz w:val="32"/>
        </w:rPr>
        <w:t>条</w:t>
      </w:r>
      <w:r w:rsidR="0001783B" w:rsidRPr="00EA5D32">
        <w:rPr>
          <w:rFonts w:eastAsia="黑体"/>
          <w:bCs/>
          <w:sz w:val="32"/>
        </w:rPr>
        <w:t xml:space="preserve"> </w:t>
      </w:r>
      <w:r w:rsidR="002668C1" w:rsidRPr="00EA5D32">
        <w:rPr>
          <w:rFonts w:eastAsia="黑体"/>
          <w:bCs/>
          <w:sz w:val="32"/>
        </w:rPr>
        <w:t xml:space="preserve"> </w:t>
      </w:r>
      <w:r w:rsidR="002668C1" w:rsidRPr="00EA5D32">
        <w:rPr>
          <w:rFonts w:eastAsia="仿宋_GB2312"/>
          <w:sz w:val="32"/>
        </w:rPr>
        <w:t>普</w:t>
      </w:r>
      <w:proofErr w:type="gramStart"/>
      <w:r w:rsidR="002668C1" w:rsidRPr="00EA5D32">
        <w:rPr>
          <w:rFonts w:eastAsia="仿宋_GB2312"/>
          <w:sz w:val="32"/>
        </w:rPr>
        <w:t>速铁路</w:t>
      </w:r>
      <w:proofErr w:type="gramEnd"/>
      <w:r w:rsidR="002668C1" w:rsidRPr="00EA5D32">
        <w:rPr>
          <w:rFonts w:eastAsia="仿宋_GB2312"/>
          <w:sz w:val="32"/>
        </w:rPr>
        <w:t>施工等级分为三级。</w:t>
      </w:r>
    </w:p>
    <w:p w14:paraId="2BCC64D1" w14:textId="77777777" w:rsidR="00177EF4" w:rsidRPr="00EA5D32" w:rsidRDefault="00C37CB7" w:rsidP="00AF713D">
      <w:pPr>
        <w:tabs>
          <w:tab w:val="left" w:pos="1365"/>
        </w:tabs>
        <w:adjustRightInd w:val="0"/>
        <w:snapToGrid w:val="0"/>
        <w:spacing w:line="560" w:lineRule="exact"/>
        <w:ind w:firstLineChars="200" w:firstLine="640"/>
        <w:rPr>
          <w:rFonts w:eastAsia="仿宋_GB2312"/>
          <w:sz w:val="32"/>
        </w:rPr>
        <w:pPrChange w:id="62" w:author="Tom" w:date="2022-10-18T16:33:00Z">
          <w:pPr>
            <w:tabs>
              <w:tab w:val="left" w:pos="1365"/>
            </w:tabs>
            <w:snapToGrid w:val="0"/>
            <w:spacing w:line="560" w:lineRule="exact"/>
            <w:ind w:firstLineChars="200" w:firstLine="640"/>
          </w:pPr>
        </w:pPrChange>
      </w:pPr>
      <w:r w:rsidRPr="00EA5D32">
        <w:rPr>
          <w:rFonts w:eastAsia="仿宋_GB2312"/>
          <w:sz w:val="32"/>
        </w:rPr>
        <w:t>（一）</w:t>
      </w:r>
      <w:r w:rsidR="002668C1" w:rsidRPr="00EA5D32">
        <w:rPr>
          <w:rFonts w:eastAsia="仿宋_GB2312"/>
          <w:sz w:val="32"/>
        </w:rPr>
        <w:t>Ⅰ</w:t>
      </w:r>
      <w:r w:rsidR="002668C1" w:rsidRPr="00EA5D32">
        <w:rPr>
          <w:rFonts w:eastAsia="仿宋_GB2312"/>
          <w:sz w:val="32"/>
        </w:rPr>
        <w:t>级施工</w:t>
      </w:r>
      <w:r w:rsidRPr="00EA5D32">
        <w:rPr>
          <w:rFonts w:eastAsia="仿宋_GB2312"/>
          <w:sz w:val="32"/>
        </w:rPr>
        <w:t>。</w:t>
      </w:r>
    </w:p>
    <w:p w14:paraId="5B44629E" w14:textId="77777777" w:rsidR="003F6AB5" w:rsidRPr="00EA5D32" w:rsidRDefault="00C37CB7" w:rsidP="00AF713D">
      <w:pPr>
        <w:tabs>
          <w:tab w:val="left" w:pos="1365"/>
        </w:tabs>
        <w:adjustRightInd w:val="0"/>
        <w:snapToGrid w:val="0"/>
        <w:spacing w:line="560" w:lineRule="exact"/>
        <w:ind w:firstLineChars="200" w:firstLine="640"/>
        <w:rPr>
          <w:rFonts w:eastAsia="仿宋_GB2312"/>
          <w:sz w:val="32"/>
        </w:rPr>
      </w:pPr>
      <w:r w:rsidRPr="00EA5D32">
        <w:rPr>
          <w:rFonts w:eastAsia="仿宋_GB2312"/>
          <w:sz w:val="32"/>
        </w:rPr>
        <w:t>1.</w:t>
      </w:r>
      <w:r w:rsidR="00BD72D3" w:rsidRPr="00EA5D32">
        <w:rPr>
          <w:rFonts w:eastAsia="仿宋_GB2312"/>
          <w:sz w:val="32"/>
        </w:rPr>
        <w:t>繁忙干线封锁</w:t>
      </w:r>
      <w:r w:rsidR="00BD72D3" w:rsidRPr="00EA5D32">
        <w:rPr>
          <w:rFonts w:eastAsia="仿宋_GB2312"/>
          <w:sz w:val="32"/>
        </w:rPr>
        <w:t>5</w:t>
      </w:r>
      <w:r w:rsidR="00BD72D3" w:rsidRPr="00EA5D32">
        <w:rPr>
          <w:rFonts w:eastAsia="仿宋_GB2312"/>
          <w:sz w:val="32"/>
        </w:rPr>
        <w:t>小时及以上、</w:t>
      </w:r>
      <w:r w:rsidR="002668C1" w:rsidRPr="00EA5D32">
        <w:rPr>
          <w:rFonts w:eastAsia="仿宋_GB2312"/>
          <w:sz w:val="32"/>
        </w:rPr>
        <w:t>干线封锁</w:t>
      </w:r>
      <w:r w:rsidR="002668C1" w:rsidRPr="00EA5D32">
        <w:rPr>
          <w:rFonts w:eastAsia="仿宋_GB2312"/>
          <w:sz w:val="32"/>
        </w:rPr>
        <w:t>6</w:t>
      </w:r>
      <w:r w:rsidR="002668C1" w:rsidRPr="00EA5D32">
        <w:rPr>
          <w:rFonts w:eastAsia="仿宋_GB2312"/>
          <w:sz w:val="32"/>
        </w:rPr>
        <w:t>小时及以上或</w:t>
      </w:r>
      <w:r w:rsidR="00BD72D3" w:rsidRPr="00EA5D32">
        <w:rPr>
          <w:rFonts w:eastAsia="仿宋_GB2312"/>
          <w:sz w:val="32"/>
        </w:rPr>
        <w:t>繁忙干线和</w:t>
      </w:r>
      <w:r w:rsidR="002668C1" w:rsidRPr="00EA5D32">
        <w:rPr>
          <w:rFonts w:eastAsia="仿宋_GB2312"/>
          <w:sz w:val="32"/>
        </w:rPr>
        <w:t>干线</w:t>
      </w:r>
      <w:proofErr w:type="gramStart"/>
      <w:r w:rsidR="002668C1" w:rsidRPr="00EA5D32">
        <w:rPr>
          <w:rFonts w:eastAsia="仿宋_GB2312"/>
          <w:sz w:val="32"/>
        </w:rPr>
        <w:t>影响信</w:t>
      </w:r>
      <w:proofErr w:type="gramEnd"/>
      <w:r w:rsidR="002668C1" w:rsidRPr="00EA5D32">
        <w:rPr>
          <w:rFonts w:eastAsia="仿宋_GB2312"/>
          <w:sz w:val="32"/>
        </w:rPr>
        <w:t>联闭</w:t>
      </w:r>
      <w:r w:rsidR="002668C1" w:rsidRPr="00EA5D32">
        <w:rPr>
          <w:rFonts w:eastAsia="仿宋_GB2312"/>
          <w:sz w:val="32"/>
        </w:rPr>
        <w:t>8</w:t>
      </w:r>
      <w:r w:rsidR="002668C1" w:rsidRPr="00EA5D32">
        <w:rPr>
          <w:rFonts w:eastAsia="仿宋_GB2312"/>
          <w:sz w:val="32"/>
        </w:rPr>
        <w:t>小时及以上的大型站场改造、新线引入、信联闭改造、电气化改造、</w:t>
      </w:r>
      <w:r w:rsidR="002668C1" w:rsidRPr="00EA5D32">
        <w:rPr>
          <w:rFonts w:eastAsia="仿宋_GB2312"/>
          <w:sz w:val="32"/>
        </w:rPr>
        <w:t>CTC</w:t>
      </w:r>
      <w:r w:rsidR="002668C1" w:rsidRPr="00EA5D32">
        <w:rPr>
          <w:rFonts w:eastAsia="仿宋_GB2312"/>
          <w:sz w:val="32"/>
        </w:rPr>
        <w:t>中心系统设备改造施工。</w:t>
      </w:r>
    </w:p>
    <w:p w14:paraId="6988262E" w14:textId="77777777" w:rsidR="002668C1" w:rsidRPr="00EA5D32" w:rsidRDefault="00C37CB7" w:rsidP="00AF713D">
      <w:pPr>
        <w:pStyle w:val="20"/>
        <w:adjustRightInd w:val="0"/>
        <w:snapToGrid w:val="0"/>
        <w:rPr>
          <w:rFonts w:ascii="Times New Roman" w:hAnsi="Times New Roman" w:cs="Times New Roman"/>
          <w:u w:val="single"/>
        </w:rPr>
      </w:pPr>
      <w:r w:rsidRPr="00EA5D32">
        <w:rPr>
          <w:rFonts w:ascii="Times New Roman" w:hAnsi="Times New Roman" w:cs="Times New Roman"/>
        </w:rPr>
        <w:t>2.</w:t>
      </w:r>
      <w:r w:rsidR="00102E71" w:rsidRPr="00EA5D32">
        <w:rPr>
          <w:rFonts w:ascii="Times New Roman" w:hAnsi="Times New Roman" w:cs="Times New Roman"/>
        </w:rPr>
        <w:t>繁忙干线和</w:t>
      </w:r>
      <w:r w:rsidR="002668C1" w:rsidRPr="00EA5D32">
        <w:rPr>
          <w:rFonts w:ascii="Times New Roman" w:hAnsi="Times New Roman" w:cs="Times New Roman"/>
        </w:rPr>
        <w:t>干线</w:t>
      </w:r>
      <w:r w:rsidR="002668C1" w:rsidRPr="00EA5D32">
        <w:rPr>
          <w:rFonts w:ascii="Times New Roman" w:hAnsi="Times New Roman" w:cs="Times New Roman"/>
        </w:rPr>
        <w:t>大型换梁施工。</w:t>
      </w:r>
    </w:p>
    <w:p w14:paraId="272DAA4C" w14:textId="77777777" w:rsidR="002668C1" w:rsidRPr="00EA5D32" w:rsidRDefault="00C37CB7" w:rsidP="00AF713D">
      <w:pPr>
        <w:pStyle w:val="20"/>
        <w:adjustRightInd w:val="0"/>
        <w:snapToGrid w:val="0"/>
        <w:rPr>
          <w:rFonts w:ascii="Times New Roman" w:hAnsi="Times New Roman" w:cs="Times New Roman"/>
        </w:rPr>
      </w:pPr>
      <w:r w:rsidRPr="00EA5D32">
        <w:rPr>
          <w:rFonts w:ascii="Times New Roman" w:hAnsi="Times New Roman" w:cs="Times New Roman"/>
        </w:rPr>
        <w:t>3.</w:t>
      </w:r>
      <w:r w:rsidR="00102E71" w:rsidRPr="00EA5D32">
        <w:rPr>
          <w:rFonts w:ascii="Times New Roman" w:hAnsi="Times New Roman" w:cs="Times New Roman"/>
        </w:rPr>
        <w:t>繁忙干线和</w:t>
      </w:r>
      <w:r w:rsidR="002668C1" w:rsidRPr="00EA5D32">
        <w:rPr>
          <w:rFonts w:ascii="Times New Roman" w:hAnsi="Times New Roman" w:cs="Times New Roman"/>
        </w:rPr>
        <w:t>干线</w:t>
      </w:r>
      <w:r w:rsidR="002668C1" w:rsidRPr="00EA5D32">
        <w:rPr>
          <w:rFonts w:ascii="Times New Roman" w:hAnsi="Times New Roman" w:cs="Times New Roman"/>
        </w:rPr>
        <w:t>封锁</w:t>
      </w:r>
      <w:r w:rsidR="002668C1" w:rsidRPr="00EA5D32">
        <w:rPr>
          <w:rFonts w:ascii="Times New Roman" w:hAnsi="Times New Roman" w:cs="Times New Roman"/>
        </w:rPr>
        <w:t>2</w:t>
      </w:r>
      <w:r w:rsidR="002668C1" w:rsidRPr="00EA5D32">
        <w:rPr>
          <w:rFonts w:ascii="Times New Roman" w:hAnsi="Times New Roman" w:cs="Times New Roman"/>
        </w:rPr>
        <w:t>小时以上的大型</w:t>
      </w:r>
      <w:r w:rsidR="002668C1" w:rsidRPr="00EA5D32">
        <w:rPr>
          <w:rFonts w:ascii="Times New Roman" w:hAnsi="Times New Roman" w:cs="Times New Roman"/>
        </w:rPr>
        <w:t>上跨铁路结构物施工。</w:t>
      </w:r>
    </w:p>
    <w:p w14:paraId="1DEAFB8E" w14:textId="77777777" w:rsidR="002668C1" w:rsidRPr="00EA5D32" w:rsidRDefault="00C37CB7" w:rsidP="00AF713D">
      <w:pPr>
        <w:pStyle w:val="20"/>
        <w:adjustRightInd w:val="0"/>
        <w:snapToGrid w:val="0"/>
        <w:rPr>
          <w:rFonts w:ascii="Times New Roman" w:hAnsi="Times New Roman" w:cs="Times New Roman"/>
        </w:rPr>
      </w:pPr>
      <w:r w:rsidRPr="00EA5D32">
        <w:rPr>
          <w:rFonts w:ascii="Times New Roman" w:hAnsi="Times New Roman" w:cs="Times New Roman"/>
        </w:rPr>
        <w:t>4.</w:t>
      </w:r>
      <w:r w:rsidR="002668C1" w:rsidRPr="00EA5D32">
        <w:rPr>
          <w:rFonts w:ascii="Times New Roman" w:hAnsi="Times New Roman" w:cs="Times New Roman"/>
          <w:szCs w:val="32"/>
        </w:rPr>
        <w:t>中断</w:t>
      </w:r>
      <w:r w:rsidR="00DF445F" w:rsidRPr="00EA5D32">
        <w:rPr>
          <w:rFonts w:ascii="Times New Roman" w:hAnsi="Times New Roman" w:cs="Times New Roman"/>
        </w:rPr>
        <w:t>繁忙干线</w:t>
      </w:r>
      <w:r w:rsidR="00DF445F" w:rsidRPr="00EA5D32">
        <w:rPr>
          <w:rFonts w:ascii="Times New Roman" w:hAnsi="Times New Roman" w:cs="Times New Roman"/>
        </w:rPr>
        <w:t>6</w:t>
      </w:r>
      <w:r w:rsidR="00DF445F" w:rsidRPr="00EA5D32">
        <w:rPr>
          <w:rFonts w:ascii="Times New Roman" w:hAnsi="Times New Roman" w:cs="Times New Roman"/>
        </w:rPr>
        <w:t>小时及以上或</w:t>
      </w:r>
      <w:r w:rsidR="002668C1" w:rsidRPr="00EA5D32">
        <w:rPr>
          <w:rFonts w:ascii="Times New Roman" w:hAnsi="Times New Roman" w:cs="Times New Roman"/>
        </w:rPr>
        <w:t>干线</w:t>
      </w:r>
      <w:r w:rsidR="002668C1" w:rsidRPr="00EA5D32">
        <w:rPr>
          <w:rFonts w:ascii="Times New Roman" w:hAnsi="Times New Roman" w:cs="Times New Roman"/>
        </w:rPr>
        <w:t>7</w:t>
      </w:r>
      <w:r w:rsidR="002668C1" w:rsidRPr="00EA5D32">
        <w:rPr>
          <w:rFonts w:ascii="Times New Roman" w:hAnsi="Times New Roman" w:cs="Times New Roman"/>
        </w:rPr>
        <w:t>小时及以上且同时中断两站以上行车通信业务的通信网络设备施工。</w:t>
      </w:r>
    </w:p>
    <w:p w14:paraId="5AC1372C" w14:textId="77777777" w:rsidR="002668C1" w:rsidRPr="00EA5D32" w:rsidRDefault="00C37CB7" w:rsidP="00AF713D">
      <w:pPr>
        <w:tabs>
          <w:tab w:val="left" w:pos="1365"/>
        </w:tabs>
        <w:adjustRightInd w:val="0"/>
        <w:snapToGrid w:val="0"/>
        <w:spacing w:line="560" w:lineRule="exact"/>
        <w:ind w:firstLineChars="200" w:firstLine="640"/>
        <w:rPr>
          <w:rFonts w:eastAsia="仿宋_GB2312"/>
          <w:sz w:val="32"/>
        </w:rPr>
      </w:pPr>
      <w:r w:rsidRPr="00EA5D32">
        <w:rPr>
          <w:rFonts w:eastAsia="仿宋_GB2312"/>
          <w:sz w:val="32"/>
        </w:rPr>
        <w:t>（二）</w:t>
      </w:r>
      <w:r w:rsidR="002668C1" w:rsidRPr="00EA5D32">
        <w:rPr>
          <w:rFonts w:eastAsia="仿宋_GB2312"/>
          <w:sz w:val="32"/>
        </w:rPr>
        <w:t>Ⅱ</w:t>
      </w:r>
      <w:r w:rsidR="002668C1" w:rsidRPr="00EA5D32">
        <w:rPr>
          <w:rFonts w:eastAsia="仿宋_GB2312"/>
          <w:sz w:val="32"/>
        </w:rPr>
        <w:t>级施工</w:t>
      </w:r>
      <w:r w:rsidRPr="00EA5D32">
        <w:rPr>
          <w:rFonts w:eastAsia="仿宋_GB2312"/>
          <w:sz w:val="32"/>
        </w:rPr>
        <w:t>。</w:t>
      </w:r>
    </w:p>
    <w:p w14:paraId="416E82DA" w14:textId="77777777" w:rsidR="000E184F" w:rsidRPr="00EA5D32" w:rsidRDefault="00DC7715" w:rsidP="00AF713D">
      <w:pPr>
        <w:adjustRightInd w:val="0"/>
        <w:snapToGrid w:val="0"/>
        <w:spacing w:line="560" w:lineRule="exact"/>
        <w:ind w:firstLineChars="200" w:firstLine="640"/>
        <w:rPr>
          <w:rFonts w:eastAsia="仿宋_GB2312"/>
          <w:sz w:val="32"/>
        </w:rPr>
      </w:pPr>
      <w:r w:rsidRPr="00EA5D32">
        <w:rPr>
          <w:rFonts w:eastAsia="仿宋_GB2312"/>
          <w:sz w:val="32"/>
        </w:rPr>
        <w:t>1.</w:t>
      </w:r>
      <w:r w:rsidR="00102E71" w:rsidRPr="00EA5D32">
        <w:rPr>
          <w:rFonts w:eastAsia="仿宋_GB2312"/>
          <w:sz w:val="32"/>
        </w:rPr>
        <w:t>繁忙干线封锁正线</w:t>
      </w:r>
      <w:r w:rsidR="00102E71" w:rsidRPr="00EA5D32">
        <w:rPr>
          <w:rFonts w:eastAsia="仿宋_GB2312"/>
          <w:sz w:val="32"/>
        </w:rPr>
        <w:t>3</w:t>
      </w:r>
      <w:r w:rsidR="00102E71" w:rsidRPr="00EA5D32">
        <w:rPr>
          <w:rFonts w:eastAsia="仿宋_GB2312"/>
          <w:sz w:val="32"/>
        </w:rPr>
        <w:t>小时以上或影响全站（全场）信联闭</w:t>
      </w:r>
      <w:r w:rsidR="00102E71" w:rsidRPr="00EA5D32">
        <w:rPr>
          <w:rFonts w:eastAsia="仿宋_GB2312"/>
          <w:sz w:val="32"/>
        </w:rPr>
        <w:lastRenderedPageBreak/>
        <w:t>4</w:t>
      </w:r>
      <w:r w:rsidR="00102E71" w:rsidRPr="00EA5D32">
        <w:rPr>
          <w:rFonts w:eastAsia="仿宋_GB2312"/>
          <w:sz w:val="32"/>
        </w:rPr>
        <w:t>小时及以上、</w:t>
      </w:r>
      <w:r w:rsidR="002668C1" w:rsidRPr="00EA5D32">
        <w:rPr>
          <w:rFonts w:eastAsia="仿宋_GB2312"/>
          <w:sz w:val="32"/>
        </w:rPr>
        <w:t>干线封锁正线</w:t>
      </w:r>
      <w:r w:rsidR="002668C1" w:rsidRPr="00EA5D32">
        <w:rPr>
          <w:rFonts w:eastAsia="仿宋_GB2312"/>
          <w:sz w:val="32"/>
        </w:rPr>
        <w:t>4</w:t>
      </w:r>
      <w:r w:rsidR="002668C1" w:rsidRPr="00EA5D32">
        <w:rPr>
          <w:rFonts w:eastAsia="仿宋_GB2312"/>
          <w:sz w:val="32"/>
        </w:rPr>
        <w:t>小时及以上或影响全站（全场）信联闭</w:t>
      </w:r>
      <w:r w:rsidR="002668C1" w:rsidRPr="00EA5D32">
        <w:rPr>
          <w:rFonts w:eastAsia="仿宋_GB2312"/>
          <w:sz w:val="32"/>
        </w:rPr>
        <w:t>6</w:t>
      </w:r>
      <w:r w:rsidR="002668C1" w:rsidRPr="00EA5D32">
        <w:rPr>
          <w:rFonts w:eastAsia="仿宋_GB2312"/>
          <w:sz w:val="32"/>
        </w:rPr>
        <w:t>小时及以上的施工</w:t>
      </w:r>
      <w:r w:rsidR="00102E71" w:rsidRPr="00EA5D32">
        <w:rPr>
          <w:rFonts w:eastAsia="仿宋_GB2312"/>
          <w:sz w:val="32"/>
        </w:rPr>
        <w:t>（</w:t>
      </w:r>
      <w:r w:rsidR="00102E71" w:rsidRPr="00EA5D32">
        <w:rPr>
          <w:rFonts w:eastAsia="仿宋_GB2312"/>
          <w:bCs/>
          <w:sz w:val="32"/>
          <w:szCs w:val="30"/>
        </w:rPr>
        <w:t>大型养路机械作业</w:t>
      </w:r>
      <w:r w:rsidR="00102E71" w:rsidRPr="00EA5D32">
        <w:rPr>
          <w:rFonts w:eastAsia="仿宋_GB2312"/>
          <w:bCs/>
          <w:sz w:val="32"/>
        </w:rPr>
        <w:t>、道床</w:t>
      </w:r>
      <w:r w:rsidR="00102E71" w:rsidRPr="00EA5D32">
        <w:rPr>
          <w:rFonts w:eastAsia="仿宋_GB2312"/>
          <w:sz w:val="32"/>
        </w:rPr>
        <w:t>清筛、处理路基基床、成段更换钢轨和轨枕以及不</w:t>
      </w:r>
      <w:proofErr w:type="gramStart"/>
      <w:r w:rsidR="00102E71" w:rsidRPr="00EA5D32">
        <w:rPr>
          <w:rFonts w:eastAsia="仿宋_GB2312"/>
          <w:sz w:val="32"/>
        </w:rPr>
        <w:t>影响邻线正线</w:t>
      </w:r>
      <w:proofErr w:type="gramEnd"/>
      <w:r w:rsidR="00102E71" w:rsidRPr="00EA5D32">
        <w:rPr>
          <w:rFonts w:eastAsia="仿宋_GB2312"/>
          <w:sz w:val="32"/>
        </w:rPr>
        <w:t>行车的更换道岔施工除外）</w:t>
      </w:r>
      <w:r w:rsidR="002668C1" w:rsidRPr="00EA5D32">
        <w:rPr>
          <w:rFonts w:eastAsia="仿宋_GB2312"/>
          <w:sz w:val="32"/>
        </w:rPr>
        <w:t>。</w:t>
      </w:r>
    </w:p>
    <w:p w14:paraId="479EC64D" w14:textId="77777777" w:rsidR="002668C1" w:rsidRPr="00EA5D32" w:rsidRDefault="00DC7715" w:rsidP="00AF713D">
      <w:pPr>
        <w:pStyle w:val="20"/>
        <w:adjustRightInd w:val="0"/>
        <w:snapToGrid w:val="0"/>
        <w:rPr>
          <w:rFonts w:ascii="Times New Roman" w:hAnsi="Times New Roman" w:cs="Times New Roman"/>
          <w:u w:val="single"/>
        </w:rPr>
      </w:pPr>
      <w:r w:rsidRPr="00EA5D32">
        <w:rPr>
          <w:rFonts w:ascii="Times New Roman" w:hAnsi="Times New Roman" w:cs="Times New Roman"/>
        </w:rPr>
        <w:t>2.</w:t>
      </w:r>
      <w:r w:rsidR="00AE6E6E" w:rsidRPr="00EA5D32">
        <w:rPr>
          <w:rFonts w:ascii="Times New Roman" w:hAnsi="Times New Roman" w:cs="Times New Roman"/>
        </w:rPr>
        <w:t>繁忙干线和</w:t>
      </w:r>
      <w:r w:rsidR="002668C1" w:rsidRPr="00EA5D32">
        <w:rPr>
          <w:rFonts w:ascii="Times New Roman" w:hAnsi="Times New Roman" w:cs="Times New Roman"/>
        </w:rPr>
        <w:t>干线其他</w:t>
      </w:r>
      <w:r w:rsidR="002668C1" w:rsidRPr="00EA5D32">
        <w:rPr>
          <w:rFonts w:ascii="Times New Roman" w:hAnsi="Times New Roman" w:cs="Times New Roman"/>
        </w:rPr>
        <w:t>换梁施工。</w:t>
      </w:r>
    </w:p>
    <w:p w14:paraId="312A6166" w14:textId="77777777" w:rsidR="002668C1" w:rsidRPr="00EA5D32" w:rsidRDefault="00DC7715" w:rsidP="00AF713D">
      <w:pPr>
        <w:pStyle w:val="20"/>
        <w:adjustRightInd w:val="0"/>
        <w:snapToGrid w:val="0"/>
        <w:rPr>
          <w:rFonts w:ascii="Times New Roman" w:hAnsi="Times New Roman" w:cs="Times New Roman"/>
        </w:rPr>
      </w:pPr>
      <w:r w:rsidRPr="00EA5D32">
        <w:rPr>
          <w:rFonts w:ascii="Times New Roman" w:hAnsi="Times New Roman" w:cs="Times New Roman"/>
        </w:rPr>
        <w:t>3.</w:t>
      </w:r>
      <w:r w:rsidR="00AE6E6E" w:rsidRPr="00EA5D32">
        <w:rPr>
          <w:rFonts w:ascii="Times New Roman" w:hAnsi="Times New Roman" w:cs="Times New Roman"/>
        </w:rPr>
        <w:t>繁忙干线和</w:t>
      </w:r>
      <w:r w:rsidR="002668C1" w:rsidRPr="00EA5D32">
        <w:rPr>
          <w:rFonts w:ascii="Times New Roman" w:hAnsi="Times New Roman" w:cs="Times New Roman"/>
        </w:rPr>
        <w:t>干线封锁</w:t>
      </w:r>
      <w:r w:rsidR="002668C1" w:rsidRPr="00EA5D32">
        <w:rPr>
          <w:rFonts w:ascii="Times New Roman" w:hAnsi="Times New Roman" w:cs="Times New Roman"/>
        </w:rPr>
        <w:t>2</w:t>
      </w:r>
      <w:r w:rsidR="002668C1" w:rsidRPr="00EA5D32">
        <w:rPr>
          <w:rFonts w:ascii="Times New Roman" w:hAnsi="Times New Roman" w:cs="Times New Roman"/>
        </w:rPr>
        <w:t>小时</w:t>
      </w:r>
      <w:r w:rsidR="00AC2023" w:rsidRPr="00EA5D32">
        <w:rPr>
          <w:rFonts w:ascii="Times New Roman" w:hAnsi="Times New Roman" w:cs="Times New Roman"/>
        </w:rPr>
        <w:t>及</w:t>
      </w:r>
      <w:r w:rsidR="002668C1" w:rsidRPr="00EA5D32">
        <w:rPr>
          <w:rFonts w:ascii="Times New Roman" w:hAnsi="Times New Roman" w:cs="Times New Roman"/>
        </w:rPr>
        <w:t>以内的大型上跨铁路结构物施工</w:t>
      </w:r>
      <w:r w:rsidR="008B0063" w:rsidRPr="00EA5D32">
        <w:rPr>
          <w:rFonts w:ascii="Times New Roman" w:hAnsi="Times New Roman" w:cs="Times New Roman"/>
        </w:rPr>
        <w:t>（搭建、拆除临时防护棚架除外）</w:t>
      </w:r>
      <w:r w:rsidR="002668C1" w:rsidRPr="00EA5D32">
        <w:rPr>
          <w:rFonts w:ascii="Times New Roman" w:hAnsi="Times New Roman" w:cs="Times New Roman"/>
        </w:rPr>
        <w:t>。</w:t>
      </w:r>
    </w:p>
    <w:p w14:paraId="41E74F56" w14:textId="77777777" w:rsidR="002668C1" w:rsidRPr="00EA5D32" w:rsidRDefault="001E08D0" w:rsidP="00AF713D">
      <w:pPr>
        <w:pStyle w:val="20"/>
        <w:adjustRightInd w:val="0"/>
        <w:snapToGrid w:val="0"/>
        <w:rPr>
          <w:rFonts w:ascii="Times New Roman" w:hAnsi="Times New Roman" w:cs="Times New Roman"/>
        </w:rPr>
      </w:pPr>
      <w:r w:rsidRPr="00EA5D32">
        <w:rPr>
          <w:rFonts w:ascii="Times New Roman" w:hAnsi="Times New Roman" w:cs="Times New Roman"/>
        </w:rPr>
        <w:t>4.</w:t>
      </w:r>
      <w:r w:rsidR="003C5D54" w:rsidRPr="00EA5D32">
        <w:rPr>
          <w:rFonts w:ascii="Times New Roman" w:hAnsi="Times New Roman" w:cs="Times New Roman"/>
          <w:szCs w:val="32"/>
        </w:rPr>
        <w:t>中断</w:t>
      </w:r>
      <w:r w:rsidR="003C3704" w:rsidRPr="00EA5D32">
        <w:rPr>
          <w:rFonts w:ascii="Times New Roman" w:hAnsi="Times New Roman" w:cs="Times New Roman"/>
        </w:rPr>
        <w:t>繁忙干线</w:t>
      </w:r>
      <w:r w:rsidR="003C3704" w:rsidRPr="00EA5D32">
        <w:rPr>
          <w:rFonts w:ascii="Times New Roman" w:hAnsi="Times New Roman" w:cs="Times New Roman"/>
        </w:rPr>
        <w:t>4</w:t>
      </w:r>
      <w:r w:rsidR="003C3704" w:rsidRPr="00EA5D32">
        <w:rPr>
          <w:rFonts w:ascii="Times New Roman" w:hAnsi="Times New Roman" w:cs="Times New Roman"/>
        </w:rPr>
        <w:t>小时以上或</w:t>
      </w:r>
      <w:r w:rsidR="002668C1" w:rsidRPr="00EA5D32">
        <w:rPr>
          <w:rFonts w:ascii="Times New Roman" w:hAnsi="Times New Roman" w:cs="Times New Roman"/>
        </w:rPr>
        <w:t>干线</w:t>
      </w:r>
      <w:r w:rsidR="002668C1" w:rsidRPr="00EA5D32">
        <w:rPr>
          <w:rFonts w:ascii="Times New Roman" w:hAnsi="Times New Roman" w:cs="Times New Roman"/>
        </w:rPr>
        <w:t>5</w:t>
      </w:r>
      <w:r w:rsidR="002668C1" w:rsidRPr="00EA5D32">
        <w:rPr>
          <w:rFonts w:ascii="Times New Roman" w:hAnsi="Times New Roman" w:cs="Times New Roman"/>
        </w:rPr>
        <w:t>小时以上且同时中断两站以上行车通信业务的通信网络设备施工。</w:t>
      </w:r>
    </w:p>
    <w:p w14:paraId="61DB6271" w14:textId="77777777" w:rsidR="002668C1" w:rsidRPr="00EA5D32" w:rsidRDefault="00F46959" w:rsidP="00AF713D">
      <w:pPr>
        <w:adjustRightInd w:val="0"/>
        <w:snapToGrid w:val="0"/>
        <w:spacing w:line="560" w:lineRule="exact"/>
        <w:ind w:firstLineChars="200" w:firstLine="640"/>
        <w:rPr>
          <w:rFonts w:eastAsia="仿宋_GB2312"/>
          <w:sz w:val="32"/>
        </w:rPr>
      </w:pPr>
      <w:r w:rsidRPr="00EA5D32">
        <w:rPr>
          <w:rFonts w:eastAsia="仿宋_GB2312"/>
          <w:sz w:val="32"/>
        </w:rPr>
        <w:t>（三）</w:t>
      </w:r>
      <w:r w:rsidR="002668C1" w:rsidRPr="00EA5D32">
        <w:rPr>
          <w:rFonts w:eastAsia="仿宋_GB2312"/>
          <w:sz w:val="32"/>
        </w:rPr>
        <w:t>Ⅲ</w:t>
      </w:r>
      <w:r w:rsidR="002668C1" w:rsidRPr="00EA5D32">
        <w:rPr>
          <w:rFonts w:eastAsia="仿宋_GB2312"/>
          <w:sz w:val="32"/>
        </w:rPr>
        <w:t>级施工</w:t>
      </w:r>
      <w:r w:rsidR="006912B6" w:rsidRPr="00EA5D32">
        <w:rPr>
          <w:rFonts w:eastAsia="仿宋_GB2312"/>
          <w:sz w:val="32"/>
        </w:rPr>
        <w:t>。</w:t>
      </w:r>
    </w:p>
    <w:p w14:paraId="385C7ED7" w14:textId="77777777" w:rsidR="002668C1" w:rsidRPr="00EA5D32" w:rsidDel="004D0ACD" w:rsidRDefault="002668C1" w:rsidP="00AF713D">
      <w:pPr>
        <w:adjustRightInd w:val="0"/>
        <w:snapToGrid w:val="0"/>
        <w:spacing w:line="560" w:lineRule="exact"/>
        <w:ind w:firstLineChars="200" w:firstLine="640"/>
        <w:rPr>
          <w:del w:id="63" w:author="Tom" w:date="2022-07-20T09:44:00Z"/>
          <w:rFonts w:eastAsia="仿宋_GB2312" w:hint="eastAsia"/>
          <w:sz w:val="32"/>
        </w:rPr>
        <w:pPrChange w:id="64" w:author="Tom" w:date="2022-10-14T14:22:00Z">
          <w:pPr>
            <w:snapToGrid w:val="0"/>
            <w:spacing w:line="560" w:lineRule="exact"/>
            <w:ind w:firstLine="640"/>
          </w:pPr>
        </w:pPrChange>
      </w:pPr>
      <w:r w:rsidRPr="00EA5D32">
        <w:rPr>
          <w:rFonts w:eastAsia="仿宋_GB2312"/>
          <w:sz w:val="32"/>
        </w:rPr>
        <w:t>除</w:t>
      </w:r>
      <w:r w:rsidRPr="00EA5D32">
        <w:rPr>
          <w:rFonts w:ascii="宋体" w:hAnsi="宋体" w:cs="宋体" w:hint="eastAsia"/>
          <w:sz w:val="32"/>
        </w:rPr>
        <w:t>Ⅰ</w:t>
      </w:r>
      <w:r w:rsidRPr="00EA5D32">
        <w:rPr>
          <w:rFonts w:eastAsia="仿宋_GB2312"/>
          <w:sz w:val="32"/>
        </w:rPr>
        <w:t>级、</w:t>
      </w:r>
      <w:r w:rsidRPr="00EA5D32">
        <w:rPr>
          <w:rFonts w:ascii="宋体" w:hAnsi="宋体" w:cs="宋体" w:hint="eastAsia"/>
          <w:sz w:val="32"/>
        </w:rPr>
        <w:t>Ⅱ</w:t>
      </w:r>
      <w:proofErr w:type="gramStart"/>
      <w:r w:rsidRPr="00EA5D32">
        <w:rPr>
          <w:rFonts w:eastAsia="仿宋_GB2312"/>
          <w:sz w:val="32"/>
        </w:rPr>
        <w:t>级施工</w:t>
      </w:r>
      <w:proofErr w:type="gramEnd"/>
      <w:r w:rsidRPr="00EA5D32">
        <w:rPr>
          <w:rFonts w:eastAsia="仿宋_GB2312"/>
          <w:sz w:val="32"/>
        </w:rPr>
        <w:t>以外的各类施工。</w:t>
      </w:r>
    </w:p>
    <w:p w14:paraId="4F7AC643" w14:textId="77777777" w:rsidR="00394768" w:rsidRPr="00EA5D32" w:rsidRDefault="00730865"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hint="eastAsia"/>
          <w:bCs/>
          <w:sz w:val="32"/>
        </w:rPr>
        <w:t>（四）</w:t>
      </w:r>
      <w:r w:rsidR="000E184F" w:rsidRPr="00EA5D32">
        <w:rPr>
          <w:rFonts w:eastAsia="仿宋_GB2312"/>
          <w:kern w:val="0"/>
          <w:sz w:val="32"/>
          <w:szCs w:val="32"/>
        </w:rPr>
        <w:t>对</w:t>
      </w:r>
      <w:r w:rsidR="004F4FFF" w:rsidRPr="00EA5D32">
        <w:rPr>
          <w:rFonts w:eastAsia="仿宋_GB2312"/>
          <w:kern w:val="0"/>
          <w:sz w:val="32"/>
          <w:szCs w:val="32"/>
        </w:rPr>
        <w:t>综合复杂</w:t>
      </w:r>
      <w:r w:rsidR="000E184F" w:rsidRPr="00EA5D32">
        <w:rPr>
          <w:rFonts w:eastAsia="仿宋_GB2312"/>
          <w:kern w:val="0"/>
          <w:sz w:val="32"/>
          <w:szCs w:val="32"/>
        </w:rPr>
        <w:t>、重点项目的施工，经</w:t>
      </w:r>
      <w:r w:rsidR="003A2D2C" w:rsidRPr="00EA5D32">
        <w:rPr>
          <w:rFonts w:eastAsia="仿宋_GB2312"/>
          <w:sz w:val="32"/>
        </w:rPr>
        <w:t>集团公司</w:t>
      </w:r>
      <w:r w:rsidR="00320A4A" w:rsidRPr="00EA5D32">
        <w:rPr>
          <w:rFonts w:eastAsia="仿宋_GB2312"/>
          <w:kern w:val="0"/>
          <w:sz w:val="32"/>
          <w:szCs w:val="32"/>
        </w:rPr>
        <w:t>施工</w:t>
      </w:r>
      <w:r w:rsidR="000E184F" w:rsidRPr="00EA5D32">
        <w:rPr>
          <w:rFonts w:eastAsia="仿宋_GB2312"/>
          <w:kern w:val="0"/>
          <w:sz w:val="32"/>
          <w:szCs w:val="32"/>
        </w:rPr>
        <w:t>领导小组批准后可提级管理。</w:t>
      </w:r>
    </w:p>
    <w:p w14:paraId="3414CF1C" w14:textId="77777777" w:rsidR="002668C1" w:rsidRPr="00EA5D32" w:rsidRDefault="000D5FA9" w:rsidP="00AF713D">
      <w:pPr>
        <w:adjustRightInd w:val="0"/>
        <w:snapToGrid w:val="0"/>
        <w:spacing w:line="560" w:lineRule="exact"/>
        <w:ind w:firstLineChars="200" w:firstLine="640"/>
        <w:rPr>
          <w:rFonts w:eastAsia="仿宋_GB2312"/>
          <w:sz w:val="32"/>
        </w:rPr>
      </w:pPr>
      <w:r w:rsidRPr="00EA5D32">
        <w:rPr>
          <w:rFonts w:eastAsia="黑体"/>
          <w:bCs/>
          <w:sz w:val="32"/>
        </w:rPr>
        <w:t>第十</w:t>
      </w:r>
      <w:r w:rsidRPr="00EA5D32">
        <w:rPr>
          <w:rFonts w:eastAsia="黑体" w:hint="eastAsia"/>
          <w:bCs/>
          <w:sz w:val="32"/>
        </w:rPr>
        <w:t>八</w:t>
      </w:r>
      <w:r w:rsidR="002668C1" w:rsidRPr="00EA5D32">
        <w:rPr>
          <w:rFonts w:eastAsia="黑体"/>
          <w:bCs/>
          <w:sz w:val="32"/>
        </w:rPr>
        <w:t>条</w:t>
      </w:r>
      <w:r w:rsidR="002668C1" w:rsidRPr="00EA5D32">
        <w:rPr>
          <w:rFonts w:eastAsia="黑体"/>
          <w:bCs/>
          <w:sz w:val="32"/>
        </w:rPr>
        <w:t xml:space="preserve"> </w:t>
      </w:r>
      <w:r w:rsidR="006912B6" w:rsidRPr="00EA5D32">
        <w:rPr>
          <w:rFonts w:eastAsia="仿宋_GB2312"/>
          <w:b/>
          <w:bCs/>
          <w:sz w:val="32"/>
        </w:rPr>
        <w:t xml:space="preserve"> </w:t>
      </w:r>
      <w:r w:rsidR="002668C1" w:rsidRPr="00EA5D32">
        <w:rPr>
          <w:rFonts w:eastAsia="仿宋_GB2312"/>
          <w:sz w:val="32"/>
        </w:rPr>
        <w:t>维修等级分为二级。</w:t>
      </w:r>
    </w:p>
    <w:p w14:paraId="1D5A25B0" w14:textId="77777777" w:rsidR="003B013D"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按照作业复杂程度和设备影响范围，</w:t>
      </w:r>
      <w:r w:rsidR="00446D46" w:rsidRPr="00EA5D32">
        <w:rPr>
          <w:rFonts w:eastAsia="仿宋_GB2312"/>
          <w:sz w:val="32"/>
        </w:rPr>
        <w:t>高速铁路和</w:t>
      </w:r>
      <w:proofErr w:type="gramStart"/>
      <w:r w:rsidR="00446D46" w:rsidRPr="00EA5D32">
        <w:rPr>
          <w:rFonts w:eastAsia="仿宋_GB2312"/>
          <w:sz w:val="32"/>
        </w:rPr>
        <w:t>普速</w:t>
      </w:r>
      <w:proofErr w:type="gramEnd"/>
      <w:r w:rsidR="00446D46" w:rsidRPr="00EA5D32">
        <w:rPr>
          <w:rFonts w:eastAsia="仿宋_GB2312"/>
          <w:sz w:val="32"/>
        </w:rPr>
        <w:t>铁路</w:t>
      </w:r>
      <w:r w:rsidRPr="00EA5D32">
        <w:rPr>
          <w:rFonts w:eastAsia="仿宋_GB2312"/>
          <w:sz w:val="32"/>
        </w:rPr>
        <w:t>维修项目分为</w:t>
      </w:r>
      <w:r w:rsidRPr="00EA5D32">
        <w:rPr>
          <w:rFonts w:eastAsia="仿宋_GB2312"/>
          <w:sz w:val="32"/>
        </w:rPr>
        <w:t>Ⅰ</w:t>
      </w:r>
      <w:r w:rsidRPr="00EA5D32">
        <w:rPr>
          <w:rFonts w:eastAsia="仿宋_GB2312"/>
          <w:sz w:val="32"/>
        </w:rPr>
        <w:t>级维修</w:t>
      </w:r>
      <w:r w:rsidR="00446D46" w:rsidRPr="00EA5D32">
        <w:rPr>
          <w:rFonts w:eastAsia="仿宋_GB2312"/>
          <w:sz w:val="32"/>
        </w:rPr>
        <w:t>项目</w:t>
      </w:r>
      <w:r w:rsidRPr="00EA5D32">
        <w:rPr>
          <w:rFonts w:eastAsia="仿宋_GB2312"/>
          <w:sz w:val="32"/>
        </w:rPr>
        <w:t>和</w:t>
      </w:r>
      <w:r w:rsidRPr="00EA5D32">
        <w:rPr>
          <w:rFonts w:eastAsia="仿宋_GB2312"/>
          <w:sz w:val="32"/>
        </w:rPr>
        <w:t>Ⅱ</w:t>
      </w:r>
      <w:r w:rsidRPr="00EA5D32">
        <w:rPr>
          <w:rFonts w:eastAsia="仿宋_GB2312"/>
          <w:sz w:val="32"/>
        </w:rPr>
        <w:t>级维修</w:t>
      </w:r>
      <w:r w:rsidR="00446D46" w:rsidRPr="00EA5D32">
        <w:rPr>
          <w:rFonts w:eastAsia="仿宋_GB2312"/>
          <w:sz w:val="32"/>
        </w:rPr>
        <w:t>项目（</w:t>
      </w:r>
      <w:r w:rsidRPr="00EA5D32">
        <w:rPr>
          <w:rFonts w:eastAsia="仿宋_GB2312"/>
          <w:sz w:val="32"/>
        </w:rPr>
        <w:t>具体项目等级</w:t>
      </w:r>
      <w:r w:rsidR="00446D46" w:rsidRPr="00EA5D32">
        <w:rPr>
          <w:rFonts w:eastAsia="仿宋_GB2312"/>
          <w:sz w:val="32"/>
        </w:rPr>
        <w:t>详</w:t>
      </w:r>
      <w:r w:rsidRPr="00EA5D32">
        <w:rPr>
          <w:rFonts w:eastAsia="仿宋_GB2312"/>
          <w:sz w:val="32"/>
        </w:rPr>
        <w:t>见附件</w:t>
      </w:r>
      <w:r w:rsidR="00986C62" w:rsidRPr="00EA5D32">
        <w:rPr>
          <w:rFonts w:eastAsia="仿宋_GB2312"/>
          <w:sz w:val="32"/>
        </w:rPr>
        <w:t>4</w:t>
      </w:r>
      <w:r w:rsidRPr="00EA5D32">
        <w:rPr>
          <w:rFonts w:eastAsia="仿宋_GB2312"/>
          <w:sz w:val="32"/>
        </w:rPr>
        <w:t>、附件</w:t>
      </w:r>
      <w:r w:rsidR="00986C62" w:rsidRPr="00EA5D32">
        <w:rPr>
          <w:rFonts w:eastAsia="仿宋_GB2312"/>
          <w:sz w:val="32"/>
        </w:rPr>
        <w:t>5</w:t>
      </w:r>
      <w:r w:rsidR="00446D46" w:rsidRPr="00EA5D32">
        <w:rPr>
          <w:rFonts w:eastAsia="仿宋_GB2312"/>
          <w:sz w:val="32"/>
        </w:rPr>
        <w:t>）</w:t>
      </w:r>
      <w:r w:rsidRPr="00EA5D32">
        <w:rPr>
          <w:rFonts w:eastAsia="仿宋_GB2312"/>
          <w:sz w:val="32"/>
        </w:rPr>
        <w:t>。</w:t>
      </w:r>
      <w:bookmarkStart w:id="65" w:name="_Toc326566662"/>
      <w:bookmarkStart w:id="66" w:name="_Toc326647496"/>
      <w:bookmarkStart w:id="67" w:name="_Toc326650090"/>
      <w:bookmarkStart w:id="68" w:name="_Toc327770176"/>
      <w:bookmarkStart w:id="69" w:name="_Toc327772121"/>
      <w:bookmarkStart w:id="70" w:name="_Toc327778490"/>
      <w:bookmarkStart w:id="71" w:name="_Toc327967945"/>
      <w:bookmarkStart w:id="72" w:name="_Toc328029060"/>
      <w:bookmarkStart w:id="73" w:name="_Toc328400220"/>
      <w:bookmarkStart w:id="74" w:name="_Toc329607422"/>
      <w:bookmarkStart w:id="75" w:name="_Toc329607580"/>
      <w:bookmarkStart w:id="76" w:name="_Toc331400322"/>
      <w:bookmarkStart w:id="77" w:name="_Toc337622012"/>
      <w:bookmarkStart w:id="78" w:name="_Toc337622435"/>
      <w:bookmarkStart w:id="79" w:name="_第五章__营业线施工组织领导"/>
      <w:bookmarkEnd w:id="79"/>
    </w:p>
    <w:p w14:paraId="2664937A" w14:textId="77777777" w:rsidR="002F0DE3" w:rsidRPr="00EA5D32" w:rsidRDefault="000D5FA9" w:rsidP="00AF713D">
      <w:pPr>
        <w:adjustRightInd w:val="0"/>
        <w:snapToGrid w:val="0"/>
        <w:spacing w:line="560" w:lineRule="exact"/>
        <w:ind w:firstLineChars="200" w:firstLine="640"/>
        <w:rPr>
          <w:rFonts w:eastAsia="仿宋_GB2312"/>
          <w:sz w:val="32"/>
        </w:rPr>
      </w:pPr>
      <w:r w:rsidRPr="00EA5D32">
        <w:rPr>
          <w:rFonts w:eastAsia="黑体"/>
          <w:bCs/>
          <w:sz w:val="32"/>
        </w:rPr>
        <w:t>第</w:t>
      </w:r>
      <w:r w:rsidRPr="00EA5D32">
        <w:rPr>
          <w:rFonts w:eastAsia="黑体" w:hint="eastAsia"/>
          <w:bCs/>
          <w:sz w:val="32"/>
        </w:rPr>
        <w:t>十九</w:t>
      </w:r>
      <w:r w:rsidR="002F0DE3" w:rsidRPr="00EA5D32">
        <w:rPr>
          <w:rFonts w:eastAsia="黑体"/>
          <w:bCs/>
          <w:sz w:val="32"/>
        </w:rPr>
        <w:t>条</w:t>
      </w:r>
      <w:r w:rsidR="002F0DE3" w:rsidRPr="00EA5D32">
        <w:rPr>
          <w:rFonts w:eastAsia="黑体"/>
          <w:bCs/>
          <w:sz w:val="32"/>
        </w:rPr>
        <w:t xml:space="preserve">  </w:t>
      </w:r>
      <w:r w:rsidR="002F0DE3" w:rsidRPr="00EA5D32">
        <w:rPr>
          <w:rFonts w:eastAsia="仿宋_GB2312"/>
          <w:sz w:val="32"/>
        </w:rPr>
        <w:t>集团公司施工</w:t>
      </w:r>
      <w:r w:rsidR="00962E51" w:rsidRPr="00EA5D32">
        <w:rPr>
          <w:rFonts w:eastAsia="仿宋_GB2312"/>
          <w:sz w:val="32"/>
        </w:rPr>
        <w:t>管理办公室（以下简称施工办）</w:t>
      </w:r>
      <w:r w:rsidR="002F0DE3" w:rsidRPr="00EA5D32">
        <w:rPr>
          <w:rFonts w:eastAsia="仿宋_GB2312"/>
          <w:sz w:val="32"/>
        </w:rPr>
        <w:t>编制施工计划时，应按照施工等级划分规定，组织复核施工等级并在施工计划中公布。</w:t>
      </w:r>
    </w:p>
    <w:p w14:paraId="7B7A6E2F" w14:textId="77777777" w:rsidR="002668C1" w:rsidRPr="00EA5D32" w:rsidRDefault="003B013D" w:rsidP="008042BB">
      <w:pPr>
        <w:adjustRightInd w:val="0"/>
        <w:snapToGrid w:val="0"/>
        <w:spacing w:beforeLines="100" w:before="289" w:afterLines="100" w:after="289" w:line="560" w:lineRule="exact"/>
        <w:jc w:val="center"/>
        <w:rPr>
          <w:rFonts w:eastAsia="黑体"/>
          <w:bCs/>
          <w:sz w:val="32"/>
          <w:szCs w:val="32"/>
        </w:rPr>
      </w:pPr>
      <w:r w:rsidRPr="00EA5D32">
        <w:rPr>
          <w:rFonts w:eastAsia="黑体"/>
          <w:sz w:val="32"/>
        </w:rPr>
        <w:t>第五章</w:t>
      </w:r>
      <w:r w:rsidRPr="00EA5D32">
        <w:rPr>
          <w:rFonts w:eastAsia="黑体"/>
          <w:sz w:val="32"/>
        </w:rPr>
        <w:t xml:space="preserve">  </w:t>
      </w:r>
      <w:r w:rsidR="002668C1" w:rsidRPr="00EA5D32">
        <w:rPr>
          <w:rFonts w:eastAsia="黑体"/>
          <w:bCs/>
          <w:sz w:val="32"/>
          <w:szCs w:val="32"/>
        </w:rPr>
        <w:t>营业线施工组织领导</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2E1EA20" w14:textId="77777777" w:rsidR="0066677A" w:rsidRPr="00EA5D32" w:rsidRDefault="00D90D6E" w:rsidP="00AF713D">
      <w:pPr>
        <w:adjustRightInd w:val="0"/>
        <w:snapToGrid w:val="0"/>
        <w:spacing w:line="560" w:lineRule="exact"/>
        <w:ind w:firstLineChars="200" w:firstLine="640"/>
        <w:rPr>
          <w:rFonts w:eastAsia="仿宋_GB2312"/>
          <w:sz w:val="32"/>
        </w:rPr>
      </w:pPr>
      <w:r w:rsidRPr="00EA5D32">
        <w:rPr>
          <w:rFonts w:eastAsia="黑体"/>
          <w:bCs/>
          <w:sz w:val="32"/>
        </w:rPr>
        <w:lastRenderedPageBreak/>
        <w:t>第二十</w:t>
      </w:r>
      <w:r w:rsidR="005008E8" w:rsidRPr="00EA5D32">
        <w:rPr>
          <w:rFonts w:eastAsia="黑体"/>
          <w:bCs/>
          <w:sz w:val="32"/>
        </w:rPr>
        <w:t>条</w:t>
      </w:r>
      <w:r w:rsidR="003B013D" w:rsidRPr="00EA5D32">
        <w:rPr>
          <w:rFonts w:eastAsia="仿宋_GB2312"/>
          <w:b/>
          <w:sz w:val="32"/>
          <w:szCs w:val="32"/>
        </w:rPr>
        <w:t xml:space="preserve">  </w:t>
      </w:r>
      <w:r w:rsidR="003A2D2C" w:rsidRPr="00EA5D32">
        <w:rPr>
          <w:rFonts w:eastAsia="仿宋_GB2312"/>
          <w:sz w:val="32"/>
        </w:rPr>
        <w:t>集团公司</w:t>
      </w:r>
      <w:r w:rsidR="00F06386" w:rsidRPr="00EA5D32">
        <w:rPr>
          <w:rFonts w:eastAsia="仿宋_GB2312"/>
          <w:sz w:val="32"/>
        </w:rPr>
        <w:t>成立</w:t>
      </w:r>
      <w:r w:rsidR="00F54AA1" w:rsidRPr="00EA5D32">
        <w:rPr>
          <w:rFonts w:eastAsia="仿宋_GB2312"/>
          <w:sz w:val="32"/>
        </w:rPr>
        <w:t>营业线</w:t>
      </w:r>
      <w:r w:rsidR="00F06386" w:rsidRPr="00EA5D32">
        <w:rPr>
          <w:rFonts w:eastAsia="仿宋_GB2312"/>
          <w:sz w:val="32"/>
        </w:rPr>
        <w:t>施工领导小组</w:t>
      </w:r>
      <w:r w:rsidR="00220881" w:rsidRPr="00EA5D32">
        <w:rPr>
          <w:rFonts w:eastAsia="仿宋_GB2312"/>
          <w:sz w:val="32"/>
        </w:rPr>
        <w:t>，</w:t>
      </w:r>
      <w:r w:rsidR="00F54AA1" w:rsidRPr="00EA5D32">
        <w:rPr>
          <w:rFonts w:eastAsia="仿宋_GB2312"/>
          <w:sz w:val="32"/>
        </w:rPr>
        <w:t>组长</w:t>
      </w:r>
      <w:r w:rsidR="00D6702A" w:rsidRPr="00EA5D32">
        <w:rPr>
          <w:rFonts w:eastAsia="仿宋_GB2312"/>
          <w:sz w:val="32"/>
        </w:rPr>
        <w:t>由</w:t>
      </w:r>
      <w:r w:rsidR="0088786D" w:rsidRPr="00EA5D32">
        <w:rPr>
          <w:rFonts w:eastAsia="仿宋_GB2312"/>
          <w:sz w:val="32"/>
        </w:rPr>
        <w:t>分</w:t>
      </w:r>
      <w:r w:rsidR="00D6702A" w:rsidRPr="00EA5D32">
        <w:rPr>
          <w:rFonts w:eastAsia="仿宋_GB2312"/>
          <w:sz w:val="32"/>
        </w:rPr>
        <w:t>管运输副</w:t>
      </w:r>
      <w:r w:rsidR="00BC5DD3" w:rsidRPr="00EA5D32">
        <w:rPr>
          <w:rFonts w:eastAsia="仿宋_GB2312"/>
          <w:sz w:val="32"/>
        </w:rPr>
        <w:t>总经理</w:t>
      </w:r>
      <w:r w:rsidR="00F54AA1" w:rsidRPr="00EA5D32">
        <w:rPr>
          <w:rFonts w:eastAsia="仿宋_GB2312"/>
          <w:sz w:val="32"/>
        </w:rPr>
        <w:t>担任</w:t>
      </w:r>
      <w:r w:rsidR="00D6702A" w:rsidRPr="00EA5D32">
        <w:rPr>
          <w:rFonts w:eastAsia="仿宋_GB2312"/>
          <w:sz w:val="32"/>
        </w:rPr>
        <w:t>，</w:t>
      </w:r>
      <w:r w:rsidR="00F06386" w:rsidRPr="00EA5D32">
        <w:rPr>
          <w:rFonts w:eastAsia="仿宋_GB2312"/>
          <w:sz w:val="32"/>
        </w:rPr>
        <w:t>副组长</w:t>
      </w:r>
      <w:r w:rsidR="000F33B4" w:rsidRPr="00EA5D32">
        <w:rPr>
          <w:rFonts w:eastAsia="仿宋_GB2312"/>
          <w:sz w:val="32"/>
        </w:rPr>
        <w:t>由分管工电、建设副总经理</w:t>
      </w:r>
      <w:r w:rsidR="00F8328F" w:rsidRPr="00EA5D32">
        <w:rPr>
          <w:rFonts w:eastAsia="仿宋_GB2312" w:hint="eastAsia"/>
          <w:sz w:val="32"/>
        </w:rPr>
        <w:t>、总调度长</w:t>
      </w:r>
      <w:r w:rsidR="000F33B4" w:rsidRPr="00EA5D32">
        <w:rPr>
          <w:rFonts w:eastAsia="仿宋_GB2312"/>
          <w:sz w:val="32"/>
        </w:rPr>
        <w:t>担任</w:t>
      </w:r>
      <w:r w:rsidR="009F0D8A" w:rsidRPr="00EA5D32">
        <w:rPr>
          <w:rFonts w:eastAsia="仿宋_GB2312"/>
          <w:sz w:val="32"/>
        </w:rPr>
        <w:t>，</w:t>
      </w:r>
      <w:r w:rsidR="000F33B4" w:rsidRPr="00EA5D32">
        <w:rPr>
          <w:rFonts w:eastAsia="仿宋_GB2312"/>
          <w:sz w:val="32"/>
        </w:rPr>
        <w:t>成员由施工办</w:t>
      </w:r>
      <w:r w:rsidR="001A57EF" w:rsidRPr="00EA5D32">
        <w:rPr>
          <w:rFonts w:eastAsia="仿宋_GB2312"/>
          <w:sz w:val="32"/>
        </w:rPr>
        <w:t>、</w:t>
      </w:r>
      <w:r w:rsidR="00F06386" w:rsidRPr="00EA5D32">
        <w:rPr>
          <w:rFonts w:eastAsia="仿宋_GB2312"/>
          <w:sz w:val="32"/>
        </w:rPr>
        <w:t>运输</w:t>
      </w:r>
      <w:r w:rsidR="005C1E74" w:rsidRPr="00EA5D32">
        <w:rPr>
          <w:rFonts w:eastAsia="仿宋_GB2312"/>
          <w:sz w:val="32"/>
        </w:rPr>
        <w:t>部</w:t>
      </w:r>
      <w:r w:rsidR="005C6D45" w:rsidRPr="00EA5D32">
        <w:rPr>
          <w:rFonts w:eastAsia="仿宋_GB2312"/>
          <w:sz w:val="32"/>
        </w:rPr>
        <w:t>、工</w:t>
      </w:r>
      <w:proofErr w:type="gramStart"/>
      <w:r w:rsidR="005C6D45" w:rsidRPr="00EA5D32">
        <w:rPr>
          <w:rFonts w:eastAsia="仿宋_GB2312"/>
          <w:sz w:val="32"/>
        </w:rPr>
        <w:t>务</w:t>
      </w:r>
      <w:proofErr w:type="gramEnd"/>
      <w:r w:rsidR="005C1E74" w:rsidRPr="00EA5D32">
        <w:rPr>
          <w:rFonts w:eastAsia="仿宋_GB2312"/>
          <w:sz w:val="32"/>
        </w:rPr>
        <w:t>部</w:t>
      </w:r>
      <w:r w:rsidR="005C6D45" w:rsidRPr="00EA5D32">
        <w:rPr>
          <w:rFonts w:eastAsia="仿宋_GB2312"/>
          <w:sz w:val="32"/>
        </w:rPr>
        <w:t>、电务</w:t>
      </w:r>
      <w:r w:rsidR="005C1E74" w:rsidRPr="00EA5D32">
        <w:rPr>
          <w:rFonts w:eastAsia="仿宋_GB2312"/>
          <w:sz w:val="32"/>
        </w:rPr>
        <w:t>部</w:t>
      </w:r>
      <w:r w:rsidR="005C6D45" w:rsidRPr="00EA5D32">
        <w:rPr>
          <w:rFonts w:eastAsia="仿宋_GB2312"/>
          <w:sz w:val="32"/>
        </w:rPr>
        <w:t>、供电</w:t>
      </w:r>
      <w:r w:rsidR="005C1E74" w:rsidRPr="00EA5D32">
        <w:rPr>
          <w:rFonts w:eastAsia="仿宋_GB2312"/>
          <w:sz w:val="32"/>
        </w:rPr>
        <w:t>部</w:t>
      </w:r>
      <w:r w:rsidR="005C6D45" w:rsidRPr="00EA5D32">
        <w:rPr>
          <w:rFonts w:eastAsia="仿宋_GB2312"/>
          <w:sz w:val="32"/>
        </w:rPr>
        <w:t>、建设</w:t>
      </w:r>
      <w:r w:rsidR="005C1E74" w:rsidRPr="00EA5D32">
        <w:rPr>
          <w:rFonts w:eastAsia="仿宋_GB2312"/>
          <w:sz w:val="32"/>
        </w:rPr>
        <w:t>部</w:t>
      </w:r>
      <w:r w:rsidR="005C6D45" w:rsidRPr="00EA5D32">
        <w:rPr>
          <w:rFonts w:eastAsia="仿宋_GB2312"/>
          <w:sz w:val="32"/>
        </w:rPr>
        <w:t>、</w:t>
      </w:r>
      <w:r w:rsidR="007926A2" w:rsidRPr="00EA5D32">
        <w:rPr>
          <w:rFonts w:eastAsia="仿宋_GB2312"/>
          <w:sz w:val="32"/>
        </w:rPr>
        <w:t>机务</w:t>
      </w:r>
      <w:r w:rsidR="005C1E74" w:rsidRPr="00EA5D32">
        <w:rPr>
          <w:rFonts w:eastAsia="仿宋_GB2312"/>
          <w:sz w:val="32"/>
        </w:rPr>
        <w:t>部</w:t>
      </w:r>
      <w:r w:rsidR="007926A2" w:rsidRPr="00EA5D32">
        <w:rPr>
          <w:rFonts w:eastAsia="仿宋_GB2312"/>
          <w:sz w:val="32"/>
        </w:rPr>
        <w:t>、车辆</w:t>
      </w:r>
      <w:r w:rsidR="005C1E74" w:rsidRPr="00EA5D32">
        <w:rPr>
          <w:rFonts w:eastAsia="仿宋_GB2312"/>
          <w:sz w:val="32"/>
        </w:rPr>
        <w:t>部</w:t>
      </w:r>
      <w:r w:rsidR="007926A2" w:rsidRPr="00EA5D32">
        <w:rPr>
          <w:rFonts w:eastAsia="仿宋_GB2312"/>
          <w:sz w:val="32"/>
        </w:rPr>
        <w:t>、</w:t>
      </w:r>
      <w:r w:rsidR="00A21330" w:rsidRPr="00EA5D32">
        <w:rPr>
          <w:rFonts w:eastAsia="仿宋_GB2312"/>
          <w:sz w:val="32"/>
        </w:rPr>
        <w:t>客运</w:t>
      </w:r>
      <w:r w:rsidR="005C1E74" w:rsidRPr="00EA5D32">
        <w:rPr>
          <w:rFonts w:eastAsia="仿宋_GB2312"/>
          <w:sz w:val="32"/>
        </w:rPr>
        <w:t>部</w:t>
      </w:r>
      <w:r w:rsidR="00A21330" w:rsidRPr="00EA5D32">
        <w:rPr>
          <w:rFonts w:eastAsia="仿宋_GB2312"/>
          <w:sz w:val="32"/>
        </w:rPr>
        <w:t>、货运</w:t>
      </w:r>
      <w:r w:rsidR="005C1E74" w:rsidRPr="00EA5D32">
        <w:rPr>
          <w:rFonts w:eastAsia="仿宋_GB2312"/>
          <w:sz w:val="32"/>
        </w:rPr>
        <w:t>部</w:t>
      </w:r>
      <w:r w:rsidR="00A21330" w:rsidRPr="00EA5D32">
        <w:rPr>
          <w:rFonts w:eastAsia="仿宋_GB2312"/>
          <w:sz w:val="32"/>
        </w:rPr>
        <w:t>、</w:t>
      </w:r>
      <w:r w:rsidR="00262D7A" w:rsidRPr="00EA5D32">
        <w:rPr>
          <w:rFonts w:eastAsia="仿宋_GB2312"/>
          <w:sz w:val="32"/>
        </w:rPr>
        <w:t>土房</w:t>
      </w:r>
      <w:r w:rsidR="005C1E74" w:rsidRPr="00EA5D32">
        <w:rPr>
          <w:rFonts w:eastAsia="仿宋_GB2312"/>
          <w:sz w:val="32"/>
        </w:rPr>
        <w:t>部</w:t>
      </w:r>
      <w:r w:rsidR="00262D7A" w:rsidRPr="00EA5D32">
        <w:rPr>
          <w:rFonts w:eastAsia="仿宋_GB2312"/>
          <w:sz w:val="32"/>
        </w:rPr>
        <w:t>、</w:t>
      </w:r>
      <w:r w:rsidR="005C1E74" w:rsidRPr="00EA5D32">
        <w:rPr>
          <w:rFonts w:eastAsia="仿宋_GB2312"/>
          <w:sz w:val="32"/>
        </w:rPr>
        <w:t>科信部</w:t>
      </w:r>
      <w:r w:rsidR="006E33F3" w:rsidRPr="00EA5D32">
        <w:rPr>
          <w:rFonts w:eastAsia="仿宋_GB2312"/>
          <w:sz w:val="32"/>
        </w:rPr>
        <w:t>、</w:t>
      </w:r>
      <w:r w:rsidR="007926A2" w:rsidRPr="00EA5D32">
        <w:rPr>
          <w:rFonts w:eastAsia="仿宋_GB2312"/>
          <w:sz w:val="32"/>
        </w:rPr>
        <w:t>职教</w:t>
      </w:r>
      <w:r w:rsidR="005C1E74" w:rsidRPr="00EA5D32">
        <w:rPr>
          <w:rFonts w:eastAsia="仿宋_GB2312"/>
          <w:sz w:val="32"/>
        </w:rPr>
        <w:t>部</w:t>
      </w:r>
      <w:r w:rsidR="007926A2" w:rsidRPr="00EA5D32">
        <w:rPr>
          <w:rFonts w:eastAsia="仿宋_GB2312"/>
          <w:sz w:val="32"/>
        </w:rPr>
        <w:t>、</w:t>
      </w:r>
      <w:r w:rsidR="000402E5" w:rsidRPr="00EA5D32">
        <w:rPr>
          <w:rFonts w:eastAsia="仿宋_GB2312"/>
          <w:sz w:val="32"/>
        </w:rPr>
        <w:t>安监室、调度所、</w:t>
      </w:r>
      <w:r w:rsidR="00262D7A" w:rsidRPr="00EA5D32">
        <w:rPr>
          <w:rFonts w:eastAsia="仿宋_GB2312"/>
          <w:sz w:val="32"/>
        </w:rPr>
        <w:t>劳卫</w:t>
      </w:r>
      <w:r w:rsidR="005C1E74" w:rsidRPr="00EA5D32">
        <w:rPr>
          <w:rFonts w:eastAsia="仿宋_GB2312"/>
          <w:sz w:val="32"/>
        </w:rPr>
        <w:t>部</w:t>
      </w:r>
      <w:r w:rsidR="00262D7A" w:rsidRPr="00EA5D32">
        <w:rPr>
          <w:rFonts w:eastAsia="仿宋_GB2312"/>
          <w:sz w:val="32"/>
        </w:rPr>
        <w:t>、财务</w:t>
      </w:r>
      <w:r w:rsidR="005C1E74" w:rsidRPr="00EA5D32">
        <w:rPr>
          <w:rFonts w:eastAsia="仿宋_GB2312"/>
          <w:sz w:val="32"/>
        </w:rPr>
        <w:t>部</w:t>
      </w:r>
      <w:r w:rsidR="005C6D45" w:rsidRPr="00EA5D32">
        <w:rPr>
          <w:rFonts w:eastAsia="仿宋_GB2312"/>
          <w:sz w:val="32"/>
        </w:rPr>
        <w:t>负责人</w:t>
      </w:r>
      <w:r w:rsidR="008242FC" w:rsidRPr="00EA5D32">
        <w:rPr>
          <w:rFonts w:eastAsia="仿宋_GB2312"/>
          <w:sz w:val="32"/>
        </w:rPr>
        <w:t>担任，</w:t>
      </w:r>
      <w:r w:rsidR="00561760" w:rsidRPr="00EA5D32">
        <w:rPr>
          <w:rFonts w:eastAsia="仿宋_GB2312"/>
          <w:sz w:val="32"/>
          <w:szCs w:val="32"/>
        </w:rPr>
        <w:t>全面领导营业线施工管理工作。营业线施工领导小组主要负责研究制定营业线施工管理有关制度办法，批准年度轮廓施工计划和月度施工计划，研究制定施工和运输组织方案，组织营业线施工考核，协调解决营业线施工管理重大问题和结合部问题等。</w:t>
      </w:r>
    </w:p>
    <w:p w14:paraId="4FDF9A93" w14:textId="77777777" w:rsidR="008875D7" w:rsidRPr="00EA5D32" w:rsidRDefault="00575AFB" w:rsidP="00AF713D">
      <w:pPr>
        <w:adjustRightInd w:val="0"/>
        <w:snapToGrid w:val="0"/>
        <w:spacing w:line="560" w:lineRule="exact"/>
        <w:ind w:firstLineChars="200" w:firstLine="640"/>
        <w:rPr>
          <w:rFonts w:eastAsia="仿宋_GB2312"/>
          <w:sz w:val="32"/>
        </w:rPr>
      </w:pPr>
      <w:r w:rsidRPr="00EA5D32">
        <w:rPr>
          <w:rFonts w:eastAsia="仿宋_GB2312"/>
          <w:sz w:val="32"/>
        </w:rPr>
        <w:t>集团公司施工办负责营业线施工领导小组日常工作</w:t>
      </w:r>
      <w:r w:rsidR="007401C3" w:rsidRPr="00EA5D32">
        <w:rPr>
          <w:rFonts w:eastAsia="仿宋_GB2312"/>
          <w:sz w:val="32"/>
        </w:rPr>
        <w:t>，</w:t>
      </w:r>
      <w:r w:rsidR="006C1B50" w:rsidRPr="00EA5D32">
        <w:rPr>
          <w:rFonts w:eastAsia="仿宋_GB2312"/>
          <w:sz w:val="32"/>
          <w:szCs w:val="32"/>
        </w:rPr>
        <w:t>主要承担营业线施工管理、施工与运输组织协调等职责</w:t>
      </w:r>
      <w:r w:rsidR="006F45D0" w:rsidRPr="00EA5D32">
        <w:rPr>
          <w:rFonts w:eastAsia="仿宋_GB2312"/>
          <w:sz w:val="32"/>
          <w:szCs w:val="32"/>
        </w:rPr>
        <w:t>。</w:t>
      </w:r>
      <w:r w:rsidR="00220881" w:rsidRPr="00EA5D32">
        <w:rPr>
          <w:rFonts w:eastAsia="仿宋_GB2312"/>
          <w:sz w:val="32"/>
        </w:rPr>
        <w:t>主要职责是：</w:t>
      </w:r>
      <w:r w:rsidR="008875D7" w:rsidRPr="00EA5D32">
        <w:rPr>
          <w:rFonts w:eastAsia="仿宋_GB2312"/>
          <w:sz w:val="32"/>
        </w:rPr>
        <w:t>负责组织制定营业线施工规章制度；组织编制年度施工轮廓计划、月度施工计划和施工日计划，审核高速铁路维修日计划，汇总邻近营业线施工安全监督计划；组织专题研究集中</w:t>
      </w:r>
      <w:proofErr w:type="gramStart"/>
      <w:r w:rsidR="008875D7" w:rsidRPr="00EA5D32">
        <w:rPr>
          <w:rFonts w:eastAsia="仿宋_GB2312"/>
          <w:sz w:val="32"/>
        </w:rPr>
        <w:t>修施工</w:t>
      </w:r>
      <w:proofErr w:type="gramEnd"/>
      <w:r w:rsidR="008875D7" w:rsidRPr="00EA5D32">
        <w:rPr>
          <w:rFonts w:eastAsia="仿宋_GB2312"/>
          <w:sz w:val="32"/>
        </w:rPr>
        <w:t>和运输影响较大的施工；组织提报须由国铁集团审批、审核的施工计划；拟写施工调度命令，发布运行揭示调度命令和</w:t>
      </w:r>
      <w:r w:rsidR="008875D7" w:rsidRPr="00EA5D32">
        <w:rPr>
          <w:rFonts w:eastAsia="仿宋_GB2312"/>
          <w:sz w:val="32"/>
        </w:rPr>
        <w:t>LKJ</w:t>
      </w:r>
      <w:r w:rsidR="008875D7" w:rsidRPr="00EA5D32">
        <w:rPr>
          <w:rFonts w:eastAsia="仿宋_GB2312"/>
          <w:sz w:val="32"/>
        </w:rPr>
        <w:t>基础数据换装电报、调度命令；</w:t>
      </w:r>
      <w:proofErr w:type="gramStart"/>
      <w:r w:rsidR="008875D7" w:rsidRPr="00EA5D32">
        <w:rPr>
          <w:rFonts w:eastAsia="仿宋_GB2312"/>
          <w:sz w:val="32"/>
        </w:rPr>
        <w:t>组织涉铁工程施工</w:t>
      </w:r>
      <w:proofErr w:type="gramEnd"/>
      <w:r w:rsidR="008875D7" w:rsidRPr="00EA5D32">
        <w:rPr>
          <w:rFonts w:eastAsia="仿宋_GB2312"/>
          <w:sz w:val="32"/>
        </w:rPr>
        <w:t>方案的审查；</w:t>
      </w:r>
      <w:r w:rsidR="008C67FC" w:rsidRPr="00EA5D32">
        <w:rPr>
          <w:rFonts w:eastAsia="仿宋_GB2312"/>
          <w:sz w:val="32"/>
        </w:rPr>
        <w:t>负责</w:t>
      </w:r>
      <w:r w:rsidR="008C67FC" w:rsidRPr="00EA5D32">
        <w:rPr>
          <w:rFonts w:eastAsia="仿宋_GB2312"/>
          <w:sz w:val="32"/>
        </w:rPr>
        <w:t>Ⅰ</w:t>
      </w:r>
      <w:r w:rsidR="008C67FC" w:rsidRPr="00EA5D32">
        <w:rPr>
          <w:rFonts w:eastAsia="仿宋_GB2312"/>
          <w:sz w:val="32"/>
        </w:rPr>
        <w:t>、</w:t>
      </w:r>
      <w:r w:rsidR="008C67FC" w:rsidRPr="00EA5D32">
        <w:rPr>
          <w:rFonts w:eastAsia="仿宋_GB2312"/>
          <w:sz w:val="32"/>
        </w:rPr>
        <w:t>Ⅱ</w:t>
      </w:r>
      <w:proofErr w:type="gramStart"/>
      <w:r w:rsidR="008C67FC" w:rsidRPr="00EA5D32">
        <w:rPr>
          <w:rFonts w:eastAsia="仿宋_GB2312"/>
          <w:sz w:val="32"/>
        </w:rPr>
        <w:t>级施工</w:t>
      </w:r>
      <w:proofErr w:type="gramEnd"/>
      <w:r w:rsidR="008C67FC" w:rsidRPr="00EA5D32">
        <w:rPr>
          <w:rFonts w:eastAsia="仿宋_GB2312"/>
          <w:sz w:val="32"/>
        </w:rPr>
        <w:t>及对运输影响较大的综合性</w:t>
      </w:r>
      <w:r w:rsidR="008C67FC" w:rsidRPr="00EA5D32">
        <w:rPr>
          <w:rFonts w:eastAsia="仿宋_GB2312"/>
          <w:sz w:val="32"/>
        </w:rPr>
        <w:t>Ⅲ</w:t>
      </w:r>
      <w:proofErr w:type="gramStart"/>
      <w:r w:rsidR="008C67FC" w:rsidRPr="00EA5D32">
        <w:rPr>
          <w:rFonts w:eastAsia="仿宋_GB2312"/>
          <w:sz w:val="32"/>
        </w:rPr>
        <w:t>级施工</w:t>
      </w:r>
      <w:proofErr w:type="gramEnd"/>
      <w:r w:rsidR="008C67FC" w:rsidRPr="00EA5D32">
        <w:rPr>
          <w:rFonts w:eastAsia="仿宋_GB2312"/>
          <w:sz w:val="32"/>
        </w:rPr>
        <w:t>现场组织协调</w:t>
      </w:r>
      <w:r w:rsidR="008875D7" w:rsidRPr="00EA5D32">
        <w:rPr>
          <w:rFonts w:eastAsia="仿宋_GB2312"/>
          <w:sz w:val="32"/>
        </w:rPr>
        <w:t>；指导相关单位天窗修；进行施工分析、考核等。</w:t>
      </w:r>
    </w:p>
    <w:p w14:paraId="5039E825" w14:textId="77777777" w:rsidR="006C1B50" w:rsidRPr="00EA5D32" w:rsidRDefault="00596E3D" w:rsidP="00AF713D">
      <w:pPr>
        <w:adjustRightInd w:val="0"/>
        <w:snapToGrid w:val="0"/>
        <w:spacing w:line="560" w:lineRule="exact"/>
        <w:ind w:firstLineChars="200" w:firstLine="640"/>
        <w:rPr>
          <w:rFonts w:eastAsia="仿宋_GB2312"/>
          <w:sz w:val="32"/>
          <w:szCs w:val="32"/>
        </w:rPr>
      </w:pPr>
      <w:r w:rsidRPr="00EA5D32">
        <w:rPr>
          <w:rFonts w:eastAsia="黑体"/>
          <w:bCs/>
          <w:sz w:val="32"/>
        </w:rPr>
        <w:t>第二十</w:t>
      </w:r>
      <w:r w:rsidRPr="00EA5D32">
        <w:rPr>
          <w:rFonts w:eastAsia="黑体" w:hint="eastAsia"/>
          <w:bCs/>
          <w:sz w:val="32"/>
        </w:rPr>
        <w:t>一</w:t>
      </w:r>
      <w:r w:rsidR="006C1B50" w:rsidRPr="00EA5D32">
        <w:rPr>
          <w:rFonts w:eastAsia="黑体"/>
          <w:bCs/>
          <w:sz w:val="32"/>
        </w:rPr>
        <w:t>条</w:t>
      </w:r>
      <w:r w:rsidR="00B75520" w:rsidRPr="00EA5D32">
        <w:rPr>
          <w:rFonts w:eastAsia="仿宋_GB2312"/>
          <w:sz w:val="32"/>
          <w:szCs w:val="32"/>
        </w:rPr>
        <w:t xml:space="preserve">  </w:t>
      </w:r>
      <w:r w:rsidR="006C1B50" w:rsidRPr="00EA5D32">
        <w:rPr>
          <w:rFonts w:eastAsia="仿宋_GB2312"/>
          <w:sz w:val="32"/>
          <w:szCs w:val="32"/>
        </w:rPr>
        <w:t>集团公司应优化施工</w:t>
      </w:r>
      <w:proofErr w:type="gramStart"/>
      <w:r w:rsidR="006C1B50" w:rsidRPr="00EA5D32">
        <w:rPr>
          <w:rFonts w:eastAsia="仿宋_GB2312"/>
          <w:sz w:val="32"/>
          <w:szCs w:val="32"/>
        </w:rPr>
        <w:t>办机构</w:t>
      </w:r>
      <w:proofErr w:type="gramEnd"/>
      <w:r w:rsidR="006C1B50" w:rsidRPr="00EA5D32">
        <w:rPr>
          <w:rFonts w:eastAsia="仿宋_GB2312"/>
          <w:sz w:val="32"/>
          <w:szCs w:val="32"/>
        </w:rPr>
        <w:t>设置和专业结构，配齐配强工作人员。施工办计划管理人员应选配熟悉运输业务和设备养护规律、综合协调能力强的人员，原则上应具有列车调度</w:t>
      </w:r>
      <w:r w:rsidR="006C1B50" w:rsidRPr="00EA5D32">
        <w:rPr>
          <w:rFonts w:eastAsia="仿宋_GB2312"/>
          <w:sz w:val="32"/>
          <w:szCs w:val="32"/>
        </w:rPr>
        <w:lastRenderedPageBreak/>
        <w:t>员工作经历。施工办应配备业务熟练、综合能力强的工</w:t>
      </w:r>
      <w:proofErr w:type="gramStart"/>
      <w:r w:rsidR="006C1B50" w:rsidRPr="00EA5D32">
        <w:rPr>
          <w:rFonts w:eastAsia="仿宋_GB2312"/>
          <w:sz w:val="32"/>
          <w:szCs w:val="32"/>
        </w:rPr>
        <w:t>务</w:t>
      </w:r>
      <w:proofErr w:type="gramEnd"/>
      <w:r w:rsidR="006C1B50" w:rsidRPr="00EA5D32">
        <w:rPr>
          <w:rFonts w:eastAsia="仿宋_GB2312"/>
          <w:sz w:val="32"/>
          <w:szCs w:val="32"/>
        </w:rPr>
        <w:t>、电务、供电专业技术人员。</w:t>
      </w:r>
    </w:p>
    <w:p w14:paraId="588BBF1D" w14:textId="77777777" w:rsidR="006C1B50" w:rsidRPr="00EA5D32" w:rsidRDefault="00596E3D" w:rsidP="00AF713D">
      <w:pPr>
        <w:adjustRightInd w:val="0"/>
        <w:snapToGrid w:val="0"/>
        <w:spacing w:line="560" w:lineRule="exact"/>
        <w:ind w:firstLineChars="200" w:firstLine="640"/>
        <w:rPr>
          <w:rFonts w:eastAsia="仿宋_GB2312"/>
          <w:sz w:val="32"/>
          <w:szCs w:val="32"/>
        </w:rPr>
      </w:pPr>
      <w:r w:rsidRPr="00EA5D32">
        <w:rPr>
          <w:rFonts w:eastAsia="黑体"/>
          <w:bCs/>
          <w:sz w:val="32"/>
        </w:rPr>
        <w:t>第二十</w:t>
      </w:r>
      <w:r w:rsidRPr="00EA5D32">
        <w:rPr>
          <w:rFonts w:eastAsia="黑体" w:hint="eastAsia"/>
          <w:bCs/>
          <w:sz w:val="32"/>
        </w:rPr>
        <w:t>二</w:t>
      </w:r>
      <w:r w:rsidR="006C1B50" w:rsidRPr="00EA5D32">
        <w:rPr>
          <w:rFonts w:eastAsia="黑体"/>
          <w:bCs/>
          <w:sz w:val="32"/>
        </w:rPr>
        <w:t>条</w:t>
      </w:r>
      <w:r w:rsidR="006C1B50" w:rsidRPr="00EA5D32">
        <w:rPr>
          <w:rFonts w:eastAsia="仿宋_GB2312"/>
          <w:sz w:val="32"/>
          <w:szCs w:val="32"/>
        </w:rPr>
        <w:t xml:space="preserve"> </w:t>
      </w:r>
      <w:r w:rsidR="00B75520" w:rsidRPr="00EA5D32">
        <w:rPr>
          <w:rFonts w:eastAsia="仿宋_GB2312"/>
          <w:sz w:val="32"/>
          <w:szCs w:val="32"/>
        </w:rPr>
        <w:t xml:space="preserve"> </w:t>
      </w:r>
      <w:r w:rsidR="006C1B50" w:rsidRPr="00EA5D32">
        <w:rPr>
          <w:rFonts w:eastAsia="仿宋_GB2312"/>
          <w:sz w:val="32"/>
          <w:szCs w:val="32"/>
        </w:rPr>
        <w:t>集团公司施工办应优化业务分工、建立健全工作流程。施工办编制施工计划时应根据运输能力和施工需求，对集团公司整体施工安排进行协调。具体实施时应按照月日计划统一、分线分区域的原则进行，同一区域的施工计划管理人员应相对固定，不同区域间的结合部应指定专人进行协调。</w:t>
      </w:r>
    </w:p>
    <w:p w14:paraId="042F960D" w14:textId="77777777" w:rsidR="00593DB8" w:rsidRPr="00EA5D32" w:rsidRDefault="00596E3D" w:rsidP="00AF713D">
      <w:pPr>
        <w:adjustRightInd w:val="0"/>
        <w:snapToGrid w:val="0"/>
        <w:spacing w:line="560" w:lineRule="exact"/>
        <w:ind w:firstLineChars="200" w:firstLine="640"/>
        <w:rPr>
          <w:rFonts w:eastAsia="仿宋_GB2312"/>
          <w:sz w:val="32"/>
          <w:szCs w:val="32"/>
        </w:rPr>
      </w:pPr>
      <w:r w:rsidRPr="00EA5D32">
        <w:rPr>
          <w:rFonts w:eastAsia="黑体"/>
          <w:bCs/>
          <w:sz w:val="32"/>
        </w:rPr>
        <w:t>第二十</w:t>
      </w:r>
      <w:r w:rsidRPr="00EA5D32">
        <w:rPr>
          <w:rFonts w:eastAsia="黑体" w:hint="eastAsia"/>
          <w:bCs/>
          <w:sz w:val="32"/>
        </w:rPr>
        <w:t>三</w:t>
      </w:r>
      <w:r w:rsidR="006C1B50" w:rsidRPr="00EA5D32">
        <w:rPr>
          <w:rFonts w:eastAsia="黑体"/>
          <w:bCs/>
          <w:sz w:val="32"/>
        </w:rPr>
        <w:t>条</w:t>
      </w:r>
      <w:r w:rsidR="006C1B50" w:rsidRPr="00EA5D32">
        <w:rPr>
          <w:rFonts w:eastAsia="黑体"/>
          <w:bCs/>
          <w:sz w:val="32"/>
        </w:rPr>
        <w:t xml:space="preserve"> </w:t>
      </w:r>
      <w:r w:rsidR="00B75520" w:rsidRPr="00EA5D32">
        <w:rPr>
          <w:rFonts w:eastAsia="黑体"/>
          <w:bCs/>
          <w:sz w:val="32"/>
        </w:rPr>
        <w:t xml:space="preserve"> </w:t>
      </w:r>
      <w:r w:rsidR="006C1B50" w:rsidRPr="00EA5D32">
        <w:rPr>
          <w:rFonts w:eastAsia="仿宋_GB2312"/>
          <w:sz w:val="32"/>
          <w:szCs w:val="32"/>
        </w:rPr>
        <w:t>集团公司施工办应建立施工现场踏勘调研制度，编制</w:t>
      </w:r>
      <w:r w:rsidR="006C1B50" w:rsidRPr="00EA5D32">
        <w:rPr>
          <w:rFonts w:eastAsia="仿宋_GB2312"/>
          <w:sz w:val="32"/>
          <w:szCs w:val="32"/>
        </w:rPr>
        <w:t>Ⅰ</w:t>
      </w:r>
      <w:r w:rsidR="006C1B50" w:rsidRPr="00EA5D32">
        <w:rPr>
          <w:rFonts w:eastAsia="仿宋_GB2312"/>
          <w:sz w:val="32"/>
          <w:szCs w:val="32"/>
        </w:rPr>
        <w:t>、</w:t>
      </w:r>
      <w:r w:rsidR="006C1B50" w:rsidRPr="00EA5D32">
        <w:rPr>
          <w:rFonts w:eastAsia="仿宋_GB2312"/>
          <w:sz w:val="32"/>
          <w:szCs w:val="32"/>
        </w:rPr>
        <w:t>Ⅱ</w:t>
      </w:r>
      <w:r w:rsidR="006C1B50" w:rsidRPr="00EA5D32">
        <w:rPr>
          <w:rFonts w:eastAsia="仿宋_GB2312"/>
          <w:sz w:val="32"/>
          <w:szCs w:val="32"/>
        </w:rPr>
        <w:t>级施工计划前应组织进行施工现场踏勘调研。</w:t>
      </w:r>
    </w:p>
    <w:p w14:paraId="309C3462" w14:textId="77777777" w:rsidR="00C819A7" w:rsidRPr="00EA5D32" w:rsidRDefault="00596E3D" w:rsidP="00AF713D">
      <w:pPr>
        <w:adjustRightInd w:val="0"/>
        <w:snapToGrid w:val="0"/>
        <w:spacing w:line="560" w:lineRule="exact"/>
        <w:ind w:firstLineChars="200" w:firstLine="640"/>
        <w:rPr>
          <w:rFonts w:eastAsia="仿宋_GB2312"/>
          <w:sz w:val="32"/>
          <w:szCs w:val="32"/>
        </w:rPr>
      </w:pPr>
      <w:r w:rsidRPr="00EA5D32">
        <w:rPr>
          <w:rFonts w:eastAsia="黑体"/>
          <w:bCs/>
          <w:sz w:val="32"/>
        </w:rPr>
        <w:t>第二十</w:t>
      </w:r>
      <w:r w:rsidRPr="00EA5D32">
        <w:rPr>
          <w:rFonts w:eastAsia="黑体" w:hint="eastAsia"/>
          <w:bCs/>
          <w:sz w:val="32"/>
        </w:rPr>
        <w:t>四</w:t>
      </w:r>
      <w:r w:rsidR="00DF0E6A" w:rsidRPr="00EA5D32">
        <w:rPr>
          <w:rFonts w:eastAsia="黑体"/>
          <w:bCs/>
          <w:sz w:val="32"/>
        </w:rPr>
        <w:t>条</w:t>
      </w:r>
      <w:r w:rsidR="00B75520" w:rsidRPr="00EA5D32">
        <w:rPr>
          <w:rFonts w:eastAsia="黑体"/>
          <w:bCs/>
          <w:sz w:val="32"/>
        </w:rPr>
        <w:t xml:space="preserve">  </w:t>
      </w:r>
      <w:r w:rsidR="006C1B50" w:rsidRPr="00EA5D32">
        <w:rPr>
          <w:rFonts w:eastAsia="仿宋_GB2312"/>
          <w:sz w:val="32"/>
          <w:szCs w:val="32"/>
        </w:rPr>
        <w:t>集团公司业务部室是营业线施工的专业管理部门，主要承担营业线施工方案审查、计划审核以及组织、实施、安全等管理职责。</w:t>
      </w:r>
    </w:p>
    <w:p w14:paraId="73926E43" w14:textId="77777777" w:rsidR="004B0889" w:rsidRPr="00EA5D32" w:rsidRDefault="00596E3D" w:rsidP="00AF713D">
      <w:pPr>
        <w:adjustRightInd w:val="0"/>
        <w:snapToGrid w:val="0"/>
        <w:spacing w:line="560" w:lineRule="exact"/>
        <w:ind w:firstLineChars="200" w:firstLine="640"/>
        <w:rPr>
          <w:rFonts w:eastAsia="仿宋_GB2312"/>
          <w:sz w:val="32"/>
        </w:rPr>
      </w:pPr>
      <w:r w:rsidRPr="00EA5D32">
        <w:rPr>
          <w:rFonts w:eastAsia="黑体"/>
          <w:bCs/>
          <w:sz w:val="32"/>
        </w:rPr>
        <w:t>第二十</w:t>
      </w:r>
      <w:r w:rsidRPr="00EA5D32">
        <w:rPr>
          <w:rFonts w:eastAsia="黑体" w:hint="eastAsia"/>
          <w:bCs/>
          <w:sz w:val="32"/>
        </w:rPr>
        <w:t>五</w:t>
      </w:r>
      <w:r w:rsidR="00C819A7" w:rsidRPr="00EA5D32">
        <w:rPr>
          <w:rFonts w:eastAsia="黑体"/>
          <w:bCs/>
          <w:sz w:val="32"/>
        </w:rPr>
        <w:t>条</w:t>
      </w:r>
      <w:r w:rsidR="00C819A7" w:rsidRPr="00EA5D32">
        <w:rPr>
          <w:rFonts w:eastAsia="黑体"/>
          <w:bCs/>
          <w:sz w:val="32"/>
        </w:rPr>
        <w:t xml:space="preserve"> </w:t>
      </w:r>
      <w:r w:rsidR="00C819A7" w:rsidRPr="00EA5D32">
        <w:rPr>
          <w:rFonts w:eastAsia="仿宋_GB2312"/>
          <w:sz w:val="32"/>
          <w:szCs w:val="32"/>
        </w:rPr>
        <w:t xml:space="preserve"> </w:t>
      </w:r>
      <w:r w:rsidR="00F24605" w:rsidRPr="00EA5D32">
        <w:rPr>
          <w:rFonts w:eastAsia="仿宋_GB2312"/>
          <w:sz w:val="32"/>
        </w:rPr>
        <w:t>各业务部室</w:t>
      </w:r>
      <w:r w:rsidR="00DF0E6A" w:rsidRPr="00EA5D32">
        <w:rPr>
          <w:rFonts w:eastAsia="仿宋_GB2312"/>
          <w:sz w:val="32"/>
        </w:rPr>
        <w:t>施工</w:t>
      </w:r>
      <w:r w:rsidR="00ED357D" w:rsidRPr="00EA5D32">
        <w:rPr>
          <w:rFonts w:eastAsia="仿宋_GB2312"/>
          <w:sz w:val="32"/>
        </w:rPr>
        <w:t>管理</w:t>
      </w:r>
      <w:r w:rsidR="00BE0422" w:rsidRPr="00EA5D32">
        <w:rPr>
          <w:rFonts w:eastAsia="仿宋_GB2312"/>
          <w:sz w:val="32"/>
        </w:rPr>
        <w:t>职责</w:t>
      </w:r>
      <w:r w:rsidR="004B0DD7" w:rsidRPr="00EA5D32">
        <w:rPr>
          <w:rFonts w:eastAsia="仿宋_GB2312"/>
          <w:sz w:val="32"/>
        </w:rPr>
        <w:t>。</w:t>
      </w:r>
    </w:p>
    <w:p w14:paraId="539CF84D" w14:textId="77777777" w:rsidR="008C3865" w:rsidRPr="00EA5D32" w:rsidRDefault="004B0DD7"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（一）</w:t>
      </w:r>
      <w:r w:rsidR="00697DA8" w:rsidRPr="00EA5D32">
        <w:rPr>
          <w:rFonts w:eastAsia="仿宋_GB2312"/>
          <w:sz w:val="32"/>
        </w:rPr>
        <w:t>运输部：</w:t>
      </w:r>
      <w:r w:rsidR="008C3865" w:rsidRPr="00EA5D32">
        <w:rPr>
          <w:rFonts w:eastAsia="仿宋_GB2312"/>
          <w:sz w:val="32"/>
        </w:rPr>
        <w:t>负责检查指导车务系统施工组织管理</w:t>
      </w:r>
      <w:r w:rsidR="00493331" w:rsidRPr="00EA5D32">
        <w:rPr>
          <w:rFonts w:eastAsia="仿宋_GB2312"/>
          <w:sz w:val="32"/>
        </w:rPr>
        <w:t>；</w:t>
      </w:r>
      <w:r w:rsidR="008C3865" w:rsidRPr="00EA5D32">
        <w:rPr>
          <w:rFonts w:eastAsia="仿宋_GB2312"/>
          <w:sz w:val="32"/>
        </w:rPr>
        <w:t>参与</w:t>
      </w:r>
      <w:r w:rsidR="007E2A90" w:rsidRPr="00EA5D32">
        <w:rPr>
          <w:rFonts w:eastAsia="仿宋_GB2312"/>
          <w:sz w:val="32"/>
        </w:rPr>
        <w:t>涉及行车方式变化、运输组织调整的</w:t>
      </w:r>
      <w:r w:rsidR="008C3865" w:rsidRPr="00EA5D32">
        <w:rPr>
          <w:rFonts w:eastAsia="仿宋_GB2312"/>
          <w:sz w:val="32"/>
        </w:rPr>
        <w:t>施工方案、月度</w:t>
      </w:r>
      <w:r w:rsidR="00493331" w:rsidRPr="00EA5D32">
        <w:rPr>
          <w:rFonts w:eastAsia="仿宋_GB2312"/>
          <w:sz w:val="32"/>
        </w:rPr>
        <w:t>施工计划审查；</w:t>
      </w:r>
      <w:r w:rsidR="00D7167F" w:rsidRPr="00EA5D32">
        <w:rPr>
          <w:rFonts w:eastAsia="仿宋_GB2312"/>
          <w:sz w:val="32"/>
        </w:rPr>
        <w:t>参与</w:t>
      </w:r>
      <w:r w:rsidR="00493331" w:rsidRPr="00EA5D32">
        <w:rPr>
          <w:rFonts w:eastAsia="仿宋_GB2312"/>
          <w:sz w:val="32"/>
        </w:rPr>
        <w:t>制定运输调整方案；</w:t>
      </w:r>
      <w:r w:rsidR="00AD096B" w:rsidRPr="00EA5D32">
        <w:rPr>
          <w:rFonts w:eastAsia="仿宋_GB2312"/>
          <w:sz w:val="32"/>
        </w:rPr>
        <w:t>必要时</w:t>
      </w:r>
      <w:r w:rsidR="00493331" w:rsidRPr="00EA5D32">
        <w:rPr>
          <w:rFonts w:eastAsia="仿宋_GB2312"/>
          <w:sz w:val="32"/>
        </w:rPr>
        <w:t>编制施工期间列车</w:t>
      </w:r>
      <w:r w:rsidR="008C3865" w:rsidRPr="00EA5D32">
        <w:rPr>
          <w:rFonts w:eastAsia="仿宋_GB2312"/>
          <w:sz w:val="32"/>
        </w:rPr>
        <w:t>分号运行图；审核车务部门施工安全措施；参加重点施工现场盯控</w:t>
      </w:r>
      <w:r w:rsidR="00493331" w:rsidRPr="00EA5D32">
        <w:rPr>
          <w:rFonts w:eastAsia="仿宋_GB2312"/>
          <w:sz w:val="32"/>
        </w:rPr>
        <w:t>；</w:t>
      </w:r>
      <w:r w:rsidR="008C3865" w:rsidRPr="00EA5D32">
        <w:rPr>
          <w:rFonts w:eastAsia="仿宋_GB2312"/>
          <w:sz w:val="32"/>
        </w:rPr>
        <w:t>审查施工主体单位与</w:t>
      </w:r>
      <w:r w:rsidR="004A4CA8" w:rsidRPr="00EA5D32">
        <w:rPr>
          <w:rFonts w:eastAsia="仿宋_GB2312"/>
          <w:sz w:val="32"/>
        </w:rPr>
        <w:t>车务段（直属站）</w:t>
      </w:r>
      <w:r w:rsidR="008C3865" w:rsidRPr="00EA5D32">
        <w:rPr>
          <w:rFonts w:eastAsia="仿宋_GB2312"/>
          <w:sz w:val="32"/>
        </w:rPr>
        <w:t>签订的《施工安全协议》。</w:t>
      </w:r>
    </w:p>
    <w:p w14:paraId="47EE7478" w14:textId="77777777" w:rsidR="00A273A4" w:rsidRPr="00EA5D32" w:rsidRDefault="00804B26"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（二）</w:t>
      </w:r>
      <w:r w:rsidR="00A273A4" w:rsidRPr="00EA5D32">
        <w:rPr>
          <w:rFonts w:eastAsia="仿宋_GB2312"/>
          <w:sz w:val="32"/>
        </w:rPr>
        <w:t>调度所：</w:t>
      </w:r>
      <w:r w:rsidR="008373AC" w:rsidRPr="00EA5D32">
        <w:rPr>
          <w:rFonts w:eastAsia="仿宋_GB2312"/>
          <w:sz w:val="32"/>
        </w:rPr>
        <w:t>参与施工方案、月度施工计划审查；</w:t>
      </w:r>
      <w:r w:rsidR="00A273A4" w:rsidRPr="00EA5D32">
        <w:rPr>
          <w:rFonts w:eastAsia="仿宋_GB2312"/>
          <w:sz w:val="32"/>
        </w:rPr>
        <w:t>负责组织施工按计划实施；按规定程序正确及时发布调度命令，做好施工期间运输指挥调整，维护正常运输秩序。</w:t>
      </w:r>
    </w:p>
    <w:p w14:paraId="21F6F8E9" w14:textId="77777777" w:rsidR="00D53706" w:rsidRPr="00EA5D32" w:rsidRDefault="00804B26" w:rsidP="00AF713D">
      <w:pPr>
        <w:adjustRightInd w:val="0"/>
        <w:snapToGrid w:val="0"/>
        <w:spacing w:line="560" w:lineRule="exact"/>
        <w:ind w:firstLineChars="200" w:firstLine="640"/>
        <w:rPr>
          <w:rFonts w:eastAsia="仿宋_GB2312"/>
          <w:sz w:val="32"/>
        </w:rPr>
      </w:pPr>
      <w:r w:rsidRPr="00EA5D32">
        <w:rPr>
          <w:rFonts w:eastAsia="仿宋_GB2312"/>
          <w:sz w:val="32"/>
        </w:rPr>
        <w:t>（三）</w:t>
      </w:r>
      <w:r w:rsidR="007E3FD3" w:rsidRPr="00EA5D32">
        <w:rPr>
          <w:rFonts w:eastAsia="仿宋_GB2312"/>
          <w:sz w:val="32"/>
        </w:rPr>
        <w:t>设备主管业务部</w:t>
      </w:r>
      <w:r w:rsidR="00D90D6E" w:rsidRPr="00EA5D32">
        <w:rPr>
          <w:rFonts w:eastAsia="仿宋_GB2312"/>
          <w:sz w:val="32"/>
        </w:rPr>
        <w:t>室</w:t>
      </w:r>
      <w:r w:rsidR="002367E8" w:rsidRPr="00EA5D32">
        <w:rPr>
          <w:rFonts w:eastAsia="仿宋_GB2312"/>
          <w:sz w:val="32"/>
        </w:rPr>
        <w:t>（</w:t>
      </w:r>
      <w:r w:rsidR="007234C4" w:rsidRPr="00EA5D32">
        <w:rPr>
          <w:rFonts w:eastAsia="仿宋_GB2312"/>
          <w:sz w:val="32"/>
        </w:rPr>
        <w:t>包括</w:t>
      </w:r>
      <w:r w:rsidR="002367E8" w:rsidRPr="00EA5D32">
        <w:rPr>
          <w:rFonts w:eastAsia="仿宋_GB2312"/>
          <w:sz w:val="32"/>
        </w:rPr>
        <w:t>工</w:t>
      </w:r>
      <w:proofErr w:type="gramStart"/>
      <w:r w:rsidR="002367E8" w:rsidRPr="00EA5D32">
        <w:rPr>
          <w:rFonts w:eastAsia="仿宋_GB2312"/>
          <w:sz w:val="32"/>
        </w:rPr>
        <w:t>务</w:t>
      </w:r>
      <w:proofErr w:type="gramEnd"/>
      <w:r w:rsidR="002367E8" w:rsidRPr="00EA5D32">
        <w:rPr>
          <w:rFonts w:eastAsia="仿宋_GB2312"/>
          <w:sz w:val="32"/>
        </w:rPr>
        <w:t>部、电务部、供电部、</w:t>
      </w:r>
      <w:r w:rsidR="002367E8" w:rsidRPr="00EA5D32">
        <w:rPr>
          <w:rFonts w:eastAsia="仿宋_GB2312"/>
          <w:sz w:val="32"/>
        </w:rPr>
        <w:lastRenderedPageBreak/>
        <w:t>车辆部、土房部</w:t>
      </w:r>
      <w:r w:rsidR="007234C4" w:rsidRPr="00EA5D32">
        <w:rPr>
          <w:rFonts w:eastAsia="仿宋_GB2312"/>
          <w:sz w:val="32"/>
        </w:rPr>
        <w:t>，下同</w:t>
      </w:r>
      <w:r w:rsidR="002367E8" w:rsidRPr="00EA5D32">
        <w:rPr>
          <w:rFonts w:eastAsia="仿宋_GB2312"/>
          <w:sz w:val="32"/>
        </w:rPr>
        <w:t>）</w:t>
      </w:r>
      <w:r w:rsidR="007E3FD3" w:rsidRPr="00EA5D32">
        <w:rPr>
          <w:rFonts w:eastAsia="仿宋_GB2312"/>
          <w:sz w:val="32"/>
        </w:rPr>
        <w:t>：负责组织本系统施工方案</w:t>
      </w:r>
      <w:r w:rsidR="0059164C" w:rsidRPr="00EA5D32">
        <w:rPr>
          <w:rFonts w:eastAsia="仿宋_GB2312"/>
          <w:sz w:val="32"/>
        </w:rPr>
        <w:t>审查</w:t>
      </w:r>
      <w:r w:rsidR="007E3FD3" w:rsidRPr="00EA5D32">
        <w:rPr>
          <w:rFonts w:eastAsia="仿宋_GB2312"/>
          <w:sz w:val="32"/>
        </w:rPr>
        <w:t>、参与涉及本</w:t>
      </w:r>
      <w:r w:rsidR="0059164C" w:rsidRPr="00EA5D32">
        <w:rPr>
          <w:rFonts w:eastAsia="仿宋_GB2312"/>
          <w:sz w:val="32"/>
        </w:rPr>
        <w:t>系统</w:t>
      </w:r>
      <w:r w:rsidR="007E3FD3" w:rsidRPr="00EA5D32">
        <w:rPr>
          <w:rFonts w:eastAsia="仿宋_GB2312"/>
          <w:sz w:val="32"/>
        </w:rPr>
        <w:t>施工方案审查</w:t>
      </w:r>
      <w:r w:rsidR="0059164C" w:rsidRPr="00EA5D32">
        <w:rPr>
          <w:rFonts w:eastAsia="仿宋_GB2312"/>
          <w:sz w:val="32"/>
        </w:rPr>
        <w:t>；</w:t>
      </w:r>
      <w:r w:rsidR="007E3FD3" w:rsidRPr="00EA5D32">
        <w:rPr>
          <w:rFonts w:eastAsia="仿宋_GB2312"/>
          <w:sz w:val="32"/>
        </w:rPr>
        <w:t>按规定审核施工计划；督促抓好本系统施工准备、现场组织、施工</w:t>
      </w:r>
      <w:r w:rsidR="0059164C" w:rsidRPr="00EA5D32">
        <w:rPr>
          <w:rFonts w:eastAsia="仿宋_GB2312"/>
          <w:sz w:val="32"/>
        </w:rPr>
        <w:t>安全措施落实和安全盯控；掌握施工进度，指导落实施工作业标准化；</w:t>
      </w:r>
      <w:r w:rsidR="007E3FD3" w:rsidRPr="00EA5D32">
        <w:rPr>
          <w:rFonts w:eastAsia="仿宋_GB2312"/>
          <w:sz w:val="32"/>
        </w:rPr>
        <w:t>制定本系统施工配合项目及标准</w:t>
      </w:r>
      <w:r w:rsidR="00F72557" w:rsidRPr="00EA5D32">
        <w:rPr>
          <w:rFonts w:eastAsia="仿宋_GB2312" w:hint="eastAsia"/>
          <w:sz w:val="32"/>
        </w:rPr>
        <w:t>；</w:t>
      </w:r>
      <w:r w:rsidR="007E3FD3" w:rsidRPr="00EA5D32">
        <w:rPr>
          <w:rFonts w:eastAsia="仿宋_GB2312"/>
          <w:sz w:val="32"/>
        </w:rPr>
        <w:t>总结、分析施工维修工作</w:t>
      </w:r>
      <w:r w:rsidR="00783E37" w:rsidRPr="00EA5D32">
        <w:rPr>
          <w:rFonts w:eastAsia="仿宋_GB2312"/>
          <w:sz w:val="32"/>
        </w:rPr>
        <w:t>；</w:t>
      </w:r>
      <w:r w:rsidR="007E3FD3" w:rsidRPr="00EA5D32">
        <w:rPr>
          <w:rFonts w:eastAsia="仿宋_GB2312"/>
          <w:sz w:val="32"/>
        </w:rPr>
        <w:t>审查施工主体单位与本系统单位签订的《施工安全协议》。</w:t>
      </w:r>
    </w:p>
    <w:p w14:paraId="1AB7C9E7" w14:textId="77777777" w:rsidR="0056339A" w:rsidRPr="00EA5D32" w:rsidRDefault="00260F90"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（四）</w:t>
      </w:r>
      <w:r w:rsidR="00DA5DAE" w:rsidRPr="00EA5D32">
        <w:rPr>
          <w:rFonts w:eastAsia="仿宋_GB2312"/>
          <w:sz w:val="32"/>
        </w:rPr>
        <w:t>建设部：</w:t>
      </w:r>
      <w:r w:rsidR="0056339A" w:rsidRPr="00EA5D32">
        <w:rPr>
          <w:rFonts w:eastAsia="仿宋_GB2312"/>
          <w:sz w:val="32"/>
        </w:rPr>
        <w:t>负责建设系统施工组织管理；组织建设系统施工方案审查；按规定审核施工计划，掌握各项</w:t>
      </w:r>
      <w:proofErr w:type="gramStart"/>
      <w:r w:rsidR="0056339A" w:rsidRPr="00EA5D32">
        <w:rPr>
          <w:rFonts w:eastAsia="仿宋_GB2312"/>
          <w:sz w:val="32"/>
        </w:rPr>
        <w:t>目施工</w:t>
      </w:r>
      <w:proofErr w:type="gramEnd"/>
      <w:r w:rsidR="0056339A" w:rsidRPr="00EA5D32">
        <w:rPr>
          <w:rFonts w:eastAsia="仿宋_GB2312"/>
          <w:sz w:val="32"/>
        </w:rPr>
        <w:t>进度；落实施工现场监督、检查和指导。</w:t>
      </w:r>
    </w:p>
    <w:p w14:paraId="17C972CB" w14:textId="77777777" w:rsidR="0007411A" w:rsidRPr="00EA5D32" w:rsidRDefault="005F6C34"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（五）</w:t>
      </w:r>
      <w:r w:rsidR="00BC4EFC" w:rsidRPr="00EA5D32">
        <w:rPr>
          <w:rFonts w:eastAsia="仿宋_GB2312"/>
          <w:sz w:val="32"/>
        </w:rPr>
        <w:t>机务</w:t>
      </w:r>
      <w:r w:rsidR="00BB62AF" w:rsidRPr="00EA5D32">
        <w:rPr>
          <w:rFonts w:eastAsia="仿宋_GB2312"/>
          <w:sz w:val="32"/>
        </w:rPr>
        <w:t>部</w:t>
      </w:r>
      <w:r w:rsidR="00BC4EFC" w:rsidRPr="00EA5D32">
        <w:rPr>
          <w:rFonts w:eastAsia="仿宋_GB2312"/>
          <w:sz w:val="32"/>
        </w:rPr>
        <w:t>：</w:t>
      </w:r>
      <w:r w:rsidR="00A556DB" w:rsidRPr="00EA5D32">
        <w:rPr>
          <w:rFonts w:eastAsia="仿宋_GB2312"/>
          <w:sz w:val="32"/>
        </w:rPr>
        <w:t>负责机务系统施工组织的专业管理；</w:t>
      </w:r>
      <w:r w:rsidR="0056339A" w:rsidRPr="00EA5D32">
        <w:rPr>
          <w:rFonts w:eastAsia="仿宋_GB2312"/>
          <w:sz w:val="32"/>
        </w:rPr>
        <w:t>参与涉及</w:t>
      </w:r>
      <w:r w:rsidR="0007411A" w:rsidRPr="00EA5D32">
        <w:rPr>
          <w:rFonts w:eastAsia="仿宋_GB2312"/>
          <w:sz w:val="32"/>
        </w:rPr>
        <w:t>机务段的</w:t>
      </w:r>
      <w:r w:rsidR="0056339A" w:rsidRPr="00EA5D32">
        <w:rPr>
          <w:rFonts w:eastAsia="仿宋_GB2312"/>
          <w:sz w:val="32"/>
        </w:rPr>
        <w:t>施工方案审查；</w:t>
      </w:r>
      <w:r w:rsidR="0007411A" w:rsidRPr="00EA5D32">
        <w:rPr>
          <w:rFonts w:eastAsia="仿宋_GB2312"/>
          <w:sz w:val="32"/>
        </w:rPr>
        <w:t>负责指导机务段制定施工期间行车安全措施；必要时安排人员参加施工现场盯控，负责监督机务段落实施工期间行车安全措施；根据施工需要配合开展机车动力调配工作。</w:t>
      </w:r>
    </w:p>
    <w:p w14:paraId="2645A15A" w14:textId="77777777" w:rsidR="00BB62AF" w:rsidRPr="00EA5D32" w:rsidRDefault="005F6C34"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（六）</w:t>
      </w:r>
      <w:r w:rsidR="00B133F2" w:rsidRPr="00EA5D32">
        <w:rPr>
          <w:rFonts w:eastAsia="仿宋_GB2312"/>
          <w:sz w:val="32"/>
        </w:rPr>
        <w:t>客运</w:t>
      </w:r>
      <w:r w:rsidR="00BB62AF" w:rsidRPr="00EA5D32">
        <w:rPr>
          <w:rFonts w:eastAsia="仿宋_GB2312"/>
          <w:sz w:val="32"/>
        </w:rPr>
        <w:t>部</w:t>
      </w:r>
      <w:r w:rsidR="00BC4EFC" w:rsidRPr="00EA5D32">
        <w:rPr>
          <w:rFonts w:eastAsia="仿宋_GB2312"/>
          <w:sz w:val="32"/>
        </w:rPr>
        <w:t>：</w:t>
      </w:r>
      <w:r w:rsidR="00FD5333" w:rsidRPr="00EA5D32">
        <w:rPr>
          <w:rFonts w:eastAsia="仿宋_GB2312"/>
          <w:sz w:val="32"/>
        </w:rPr>
        <w:t>参与</w:t>
      </w:r>
      <w:r w:rsidR="00BB62AF" w:rsidRPr="00EA5D32">
        <w:rPr>
          <w:rFonts w:eastAsia="仿宋_GB2312"/>
          <w:sz w:val="32"/>
        </w:rPr>
        <w:t>涉及客运设备施工方案审查；</w:t>
      </w:r>
      <w:r w:rsidR="00BC4EFC" w:rsidRPr="00EA5D32">
        <w:rPr>
          <w:rFonts w:eastAsia="仿宋_GB2312"/>
          <w:sz w:val="32"/>
        </w:rPr>
        <w:t>按施工及运输调整方案的要求，配合施工做好客运组织工作，维护好客运站车秩序</w:t>
      </w:r>
      <w:r w:rsidR="00674AE4" w:rsidRPr="00EA5D32">
        <w:rPr>
          <w:rFonts w:eastAsia="仿宋_GB2312"/>
          <w:sz w:val="32"/>
        </w:rPr>
        <w:t>，</w:t>
      </w:r>
      <w:r w:rsidR="005B0B9E" w:rsidRPr="00EA5D32">
        <w:rPr>
          <w:rFonts w:eastAsia="仿宋_GB2312"/>
          <w:sz w:val="32"/>
        </w:rPr>
        <w:t>确保施工期</w:t>
      </w:r>
      <w:proofErr w:type="gramStart"/>
      <w:r w:rsidR="005B0B9E" w:rsidRPr="00EA5D32">
        <w:rPr>
          <w:rFonts w:eastAsia="仿宋_GB2312"/>
          <w:sz w:val="32"/>
        </w:rPr>
        <w:t>间旅客</w:t>
      </w:r>
      <w:proofErr w:type="gramEnd"/>
      <w:r w:rsidR="005B0B9E" w:rsidRPr="00EA5D32">
        <w:rPr>
          <w:rFonts w:eastAsia="仿宋_GB2312"/>
          <w:sz w:val="32"/>
        </w:rPr>
        <w:t>乘降安全和良好服务质量。</w:t>
      </w:r>
    </w:p>
    <w:p w14:paraId="584BB7BC" w14:textId="77777777" w:rsidR="00EF492E" w:rsidRPr="00EA5D32" w:rsidRDefault="005F6C34"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（七）</w:t>
      </w:r>
      <w:r w:rsidR="000E3AD6" w:rsidRPr="00EA5D32">
        <w:rPr>
          <w:rFonts w:eastAsia="仿宋_GB2312"/>
          <w:sz w:val="32"/>
        </w:rPr>
        <w:t>货运</w:t>
      </w:r>
      <w:r w:rsidR="00BB62AF" w:rsidRPr="00EA5D32">
        <w:rPr>
          <w:rFonts w:eastAsia="仿宋_GB2312"/>
          <w:sz w:val="32"/>
        </w:rPr>
        <w:t>部</w:t>
      </w:r>
      <w:r w:rsidR="000E3AD6" w:rsidRPr="00EA5D32">
        <w:rPr>
          <w:rFonts w:eastAsia="仿宋_GB2312"/>
          <w:sz w:val="32"/>
        </w:rPr>
        <w:t>：</w:t>
      </w:r>
      <w:r w:rsidR="00BB62AF" w:rsidRPr="00EA5D32">
        <w:rPr>
          <w:rFonts w:eastAsia="仿宋_GB2312"/>
          <w:sz w:val="32"/>
        </w:rPr>
        <w:t>组织涉及</w:t>
      </w:r>
      <w:r w:rsidR="003849F7" w:rsidRPr="00EA5D32">
        <w:rPr>
          <w:rFonts w:eastAsia="仿宋_GB2312"/>
          <w:sz w:val="32"/>
        </w:rPr>
        <w:t>装卸、计量安全检测设</w:t>
      </w:r>
      <w:r w:rsidR="00BB62AF" w:rsidRPr="00EA5D32">
        <w:rPr>
          <w:rFonts w:eastAsia="仿宋_GB2312"/>
          <w:sz w:val="32"/>
        </w:rPr>
        <w:t>备施工方案审查；</w:t>
      </w:r>
      <w:r w:rsidR="000E3AD6" w:rsidRPr="00EA5D32">
        <w:rPr>
          <w:rFonts w:eastAsia="仿宋_GB2312"/>
          <w:sz w:val="32"/>
        </w:rPr>
        <w:t>负责根据施工期间装卸车调整方案的要求，做好停限</w:t>
      </w:r>
      <w:proofErr w:type="gramStart"/>
      <w:r w:rsidR="000E3AD6" w:rsidRPr="00EA5D32">
        <w:rPr>
          <w:rFonts w:eastAsia="仿宋_GB2312"/>
          <w:sz w:val="32"/>
        </w:rPr>
        <w:t>装组织</w:t>
      </w:r>
      <w:proofErr w:type="gramEnd"/>
      <w:r w:rsidR="000E3AD6" w:rsidRPr="00EA5D32">
        <w:rPr>
          <w:rFonts w:eastAsia="仿宋_GB2312"/>
          <w:sz w:val="32"/>
        </w:rPr>
        <w:t>等相关工作</w:t>
      </w:r>
      <w:r w:rsidR="00DA4415" w:rsidRPr="00EA5D32">
        <w:rPr>
          <w:rFonts w:eastAsia="仿宋_GB2312"/>
          <w:sz w:val="32"/>
        </w:rPr>
        <w:t>；</w:t>
      </w:r>
      <w:r w:rsidR="00EE312C" w:rsidRPr="00EA5D32">
        <w:rPr>
          <w:rFonts w:eastAsia="仿宋_GB2312"/>
          <w:sz w:val="32"/>
        </w:rPr>
        <w:t>配合做好路料装卸车组织。</w:t>
      </w:r>
    </w:p>
    <w:p w14:paraId="6BD4906B" w14:textId="77777777" w:rsidR="00305C2F" w:rsidRPr="00EA5D32" w:rsidRDefault="00EF492E" w:rsidP="00AF713D">
      <w:pPr>
        <w:tabs>
          <w:tab w:val="left" w:pos="945"/>
        </w:tabs>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（八）</w:t>
      </w:r>
      <w:r w:rsidR="00B818B9" w:rsidRPr="00EA5D32">
        <w:rPr>
          <w:rFonts w:eastAsia="仿宋_GB2312"/>
          <w:sz w:val="32"/>
        </w:rPr>
        <w:t>安监室</w:t>
      </w:r>
      <w:r w:rsidR="0017469E" w:rsidRPr="00EA5D32">
        <w:rPr>
          <w:rFonts w:eastAsia="仿宋_GB2312" w:hint="eastAsia"/>
          <w:sz w:val="32"/>
        </w:rPr>
        <w:t>：</w:t>
      </w:r>
      <w:r w:rsidR="0028109E" w:rsidRPr="00EA5D32">
        <w:rPr>
          <w:rFonts w:eastAsia="仿宋_GB2312"/>
          <w:sz w:val="32"/>
        </w:rPr>
        <w:t>参与</w:t>
      </w:r>
      <w:r w:rsidR="0028109E" w:rsidRPr="00EA5D32">
        <w:rPr>
          <w:rFonts w:eastAsia="仿宋_GB2312"/>
          <w:sz w:val="32"/>
        </w:rPr>
        <w:t>Ⅰ</w:t>
      </w:r>
      <w:r w:rsidR="0028109E" w:rsidRPr="00EA5D32">
        <w:rPr>
          <w:rFonts w:eastAsia="仿宋_GB2312"/>
          <w:sz w:val="32"/>
        </w:rPr>
        <w:t>、</w:t>
      </w:r>
      <w:r w:rsidR="0028109E" w:rsidRPr="00EA5D32">
        <w:rPr>
          <w:rFonts w:eastAsia="仿宋_GB2312"/>
          <w:sz w:val="32"/>
        </w:rPr>
        <w:t>Ⅱ</w:t>
      </w:r>
      <w:proofErr w:type="gramStart"/>
      <w:r w:rsidR="0028109E" w:rsidRPr="00EA5D32">
        <w:rPr>
          <w:rFonts w:eastAsia="仿宋_GB2312"/>
          <w:sz w:val="32"/>
        </w:rPr>
        <w:t>级施工</w:t>
      </w:r>
      <w:proofErr w:type="gramEnd"/>
      <w:r w:rsidR="0028109E" w:rsidRPr="00EA5D32">
        <w:rPr>
          <w:rFonts w:eastAsia="仿宋_GB2312"/>
          <w:sz w:val="32"/>
        </w:rPr>
        <w:t>方案审查；</w:t>
      </w:r>
      <w:r w:rsidR="00BA2C59" w:rsidRPr="00EA5D32">
        <w:rPr>
          <w:rFonts w:eastAsia="仿宋_GB2312"/>
          <w:sz w:val="32"/>
        </w:rPr>
        <w:t>负责对各部门、各单位施工安全管理、现场作业执行及防控措施落实情况进行监</w:t>
      </w:r>
      <w:r w:rsidR="00BA2C59" w:rsidRPr="00EA5D32">
        <w:rPr>
          <w:rFonts w:eastAsia="仿宋_GB2312"/>
          <w:sz w:val="32"/>
        </w:rPr>
        <w:lastRenderedPageBreak/>
        <w:t>督检查</w:t>
      </w:r>
      <w:r w:rsidR="00A57AB1" w:rsidRPr="00EA5D32">
        <w:rPr>
          <w:rFonts w:eastAsia="仿宋_GB2312"/>
          <w:sz w:val="32"/>
        </w:rPr>
        <w:t>；</w:t>
      </w:r>
      <w:r w:rsidR="003D7108" w:rsidRPr="00EA5D32">
        <w:rPr>
          <w:rFonts w:eastAsia="仿宋_GB2312"/>
          <w:sz w:val="32"/>
        </w:rPr>
        <w:t>指导和督促运输站段做好施工安全管理工作，对施工造成的铁路交通事故按规定进行调查处理。</w:t>
      </w:r>
    </w:p>
    <w:p w14:paraId="54B55301" w14:textId="77777777" w:rsidR="00396175" w:rsidRPr="00EA5D32" w:rsidRDefault="004D2B7E" w:rsidP="00AF713D">
      <w:pPr>
        <w:adjustRightInd w:val="0"/>
        <w:snapToGrid w:val="0"/>
        <w:spacing w:line="560" w:lineRule="exact"/>
        <w:ind w:firstLineChars="200" w:firstLine="640"/>
        <w:rPr>
          <w:rFonts w:eastAsia="仿宋_GB2312"/>
          <w:sz w:val="32"/>
        </w:rPr>
      </w:pPr>
      <w:r w:rsidRPr="00EA5D32">
        <w:rPr>
          <w:rFonts w:eastAsia="仿宋_GB2312"/>
          <w:sz w:val="32"/>
        </w:rPr>
        <w:t>（九）</w:t>
      </w:r>
      <w:r w:rsidR="0028109E" w:rsidRPr="00EA5D32">
        <w:rPr>
          <w:rFonts w:eastAsia="仿宋_GB2312"/>
          <w:sz w:val="32"/>
        </w:rPr>
        <w:t>科信部（总工室）</w:t>
      </w:r>
      <w:r w:rsidR="00FF3A71" w:rsidRPr="00EA5D32">
        <w:rPr>
          <w:rFonts w:eastAsia="仿宋_GB2312"/>
          <w:sz w:val="32"/>
        </w:rPr>
        <w:t>：</w:t>
      </w:r>
      <w:r w:rsidR="0028109E" w:rsidRPr="00EA5D32">
        <w:rPr>
          <w:rFonts w:eastAsia="仿宋_GB2312"/>
          <w:sz w:val="32"/>
        </w:rPr>
        <w:t>参与涉铁工程、涉及</w:t>
      </w:r>
      <w:r w:rsidR="0028109E" w:rsidRPr="00EA5D32">
        <w:rPr>
          <w:rFonts w:eastAsia="仿宋_GB2312"/>
          <w:sz w:val="32"/>
        </w:rPr>
        <w:t>LKJ</w:t>
      </w:r>
      <w:r w:rsidR="0028109E" w:rsidRPr="00EA5D32">
        <w:rPr>
          <w:rFonts w:eastAsia="仿宋_GB2312"/>
          <w:sz w:val="32"/>
        </w:rPr>
        <w:t>基础数据变化的工程项目施工方案审查；施工引起设备变化时，及时汇总并公布相关</w:t>
      </w:r>
      <w:r w:rsidR="0028109E" w:rsidRPr="00EA5D32">
        <w:rPr>
          <w:rFonts w:eastAsia="仿宋_GB2312"/>
          <w:sz w:val="32"/>
        </w:rPr>
        <w:t>LKJ</w:t>
      </w:r>
      <w:r w:rsidR="0028109E" w:rsidRPr="00EA5D32">
        <w:rPr>
          <w:rFonts w:eastAsia="仿宋_GB2312"/>
          <w:sz w:val="32"/>
        </w:rPr>
        <w:t>基础数据</w:t>
      </w:r>
      <w:r w:rsidR="00001A4C" w:rsidRPr="00EA5D32">
        <w:rPr>
          <w:rFonts w:eastAsia="仿宋_GB2312"/>
          <w:sz w:val="32"/>
        </w:rPr>
        <w:t>；</w:t>
      </w:r>
      <w:r w:rsidR="00764971" w:rsidRPr="00EA5D32">
        <w:rPr>
          <w:rFonts w:eastAsia="仿宋_GB2312"/>
          <w:sz w:val="32"/>
        </w:rPr>
        <w:t>负责信息所实施的施工方案审查；</w:t>
      </w:r>
      <w:r w:rsidR="00CA332C" w:rsidRPr="00EA5D32">
        <w:rPr>
          <w:rFonts w:eastAsia="仿宋_GB2312"/>
          <w:sz w:val="32"/>
        </w:rPr>
        <w:t>负责</w:t>
      </w:r>
      <w:r w:rsidR="0028109E" w:rsidRPr="00EA5D32">
        <w:rPr>
          <w:rFonts w:eastAsia="仿宋_GB2312"/>
          <w:sz w:val="32"/>
        </w:rPr>
        <w:t>指导信息所做好施工管理信息系统的日常维护工作。</w:t>
      </w:r>
    </w:p>
    <w:p w14:paraId="4B3E2A33" w14:textId="77777777" w:rsidR="002668C1" w:rsidRPr="00EA5D32" w:rsidRDefault="00596E3D" w:rsidP="00AF713D">
      <w:pPr>
        <w:pStyle w:val="a4"/>
        <w:adjustRightInd w:val="0"/>
        <w:snapToGrid w:val="0"/>
        <w:spacing w:line="560" w:lineRule="exact"/>
        <w:ind w:firstLineChars="200" w:firstLine="640"/>
        <w:rPr>
          <w:rFonts w:ascii="Times New Roman" w:eastAsia="仿宋_GB2312" w:hAnsi="Times New Roman"/>
          <w:iCs/>
          <w:sz w:val="32"/>
        </w:rPr>
      </w:pPr>
      <w:r w:rsidRPr="00EA5D32">
        <w:rPr>
          <w:rFonts w:ascii="Times New Roman" w:eastAsia="黑体" w:hAnsi="Times New Roman"/>
          <w:bCs/>
          <w:sz w:val="32"/>
        </w:rPr>
        <w:t>第二十</w:t>
      </w:r>
      <w:r w:rsidRPr="00EA5D32">
        <w:rPr>
          <w:rFonts w:ascii="Times New Roman" w:eastAsia="黑体" w:hAnsi="Times New Roman" w:hint="eastAsia"/>
          <w:bCs/>
          <w:sz w:val="32"/>
        </w:rPr>
        <w:t>六</w:t>
      </w:r>
      <w:r w:rsidR="002668C1" w:rsidRPr="00EA5D32">
        <w:rPr>
          <w:rFonts w:ascii="Times New Roman" w:eastAsia="黑体" w:hAnsi="Times New Roman"/>
          <w:bCs/>
          <w:sz w:val="32"/>
        </w:rPr>
        <w:t>条</w:t>
      </w:r>
      <w:r w:rsidR="00A57AB1" w:rsidRPr="00EA5D32">
        <w:rPr>
          <w:rFonts w:ascii="Times New Roman" w:eastAsia="黑体" w:hAnsi="Times New Roman"/>
          <w:bCs/>
          <w:sz w:val="32"/>
        </w:rPr>
        <w:t xml:space="preserve">  </w:t>
      </w:r>
      <w:r w:rsidR="002668C1" w:rsidRPr="00EA5D32">
        <w:rPr>
          <w:rFonts w:ascii="Times New Roman" w:eastAsia="仿宋_GB2312" w:hAnsi="Times New Roman"/>
          <w:sz w:val="32"/>
        </w:rPr>
        <w:t>为</w:t>
      </w:r>
      <w:r w:rsidR="002668C1" w:rsidRPr="00EA5D32">
        <w:rPr>
          <w:rFonts w:ascii="Times New Roman" w:eastAsia="仿宋_GB2312" w:hAnsi="Times New Roman"/>
          <w:sz w:val="32"/>
          <w:szCs w:val="28"/>
        </w:rPr>
        <w:t>加强施工组织领导，</w:t>
      </w:r>
      <w:r w:rsidR="00BC5DD3" w:rsidRPr="00EA5D32">
        <w:rPr>
          <w:rFonts w:ascii="Times New Roman" w:eastAsia="仿宋_GB2312" w:hAnsi="Times New Roman"/>
          <w:sz w:val="32"/>
        </w:rPr>
        <w:t>集团公司</w:t>
      </w:r>
      <w:r w:rsidR="002668C1" w:rsidRPr="00EA5D32">
        <w:rPr>
          <w:rFonts w:ascii="Times New Roman" w:eastAsia="仿宋_GB2312" w:hAnsi="Times New Roman"/>
          <w:sz w:val="32"/>
          <w:szCs w:val="28"/>
        </w:rPr>
        <w:t>、站段</w:t>
      </w:r>
      <w:r w:rsidR="002668C1" w:rsidRPr="00EA5D32">
        <w:rPr>
          <w:rFonts w:ascii="Times New Roman" w:eastAsia="仿宋_GB2312" w:hAnsi="Times New Roman"/>
          <w:sz w:val="32"/>
        </w:rPr>
        <w:t>应成立施工协调小组。</w:t>
      </w:r>
    </w:p>
    <w:p w14:paraId="2AE5C264" w14:textId="77777777" w:rsidR="00025E74" w:rsidRPr="00EA5D32" w:rsidRDefault="003A37E4" w:rsidP="00AF713D">
      <w:pPr>
        <w:adjustRightInd w:val="0"/>
        <w:snapToGrid w:val="0"/>
        <w:spacing w:line="560" w:lineRule="exact"/>
        <w:ind w:firstLineChars="200" w:firstLine="640"/>
        <w:rPr>
          <w:rFonts w:eastAsia="仿宋_GB2312"/>
          <w:sz w:val="32"/>
        </w:rPr>
      </w:pPr>
      <w:r w:rsidRPr="00EA5D32">
        <w:rPr>
          <w:rFonts w:eastAsia="仿宋_GB2312"/>
          <w:sz w:val="32"/>
        </w:rPr>
        <w:t>（一）</w:t>
      </w:r>
      <w:r w:rsidR="00A6363F" w:rsidRPr="00EA5D32">
        <w:rPr>
          <w:rFonts w:eastAsia="仿宋_GB2312"/>
          <w:sz w:val="32"/>
        </w:rPr>
        <w:t>Ⅰ</w:t>
      </w:r>
      <w:proofErr w:type="gramStart"/>
      <w:r w:rsidR="002668C1" w:rsidRPr="00EA5D32">
        <w:rPr>
          <w:rFonts w:eastAsia="仿宋_GB2312"/>
          <w:sz w:val="32"/>
        </w:rPr>
        <w:t>级施工</w:t>
      </w:r>
      <w:proofErr w:type="gramEnd"/>
      <w:r w:rsidR="002668C1" w:rsidRPr="00EA5D32">
        <w:rPr>
          <w:rFonts w:eastAsia="仿宋_GB2312"/>
          <w:sz w:val="32"/>
        </w:rPr>
        <w:t>由</w:t>
      </w:r>
      <w:r w:rsidR="00BC5DD3" w:rsidRPr="00EA5D32">
        <w:rPr>
          <w:rFonts w:eastAsia="仿宋_GB2312"/>
          <w:sz w:val="32"/>
        </w:rPr>
        <w:t>集团公司</w:t>
      </w:r>
      <w:r w:rsidR="002668C1" w:rsidRPr="00EA5D32">
        <w:rPr>
          <w:rFonts w:eastAsia="仿宋_GB2312"/>
          <w:sz w:val="32"/>
        </w:rPr>
        <w:t>分管运输副</w:t>
      </w:r>
      <w:r w:rsidR="00BC5DD3" w:rsidRPr="00EA5D32">
        <w:rPr>
          <w:rFonts w:eastAsia="仿宋_GB2312"/>
          <w:sz w:val="32"/>
        </w:rPr>
        <w:t>总经理</w:t>
      </w:r>
      <w:r w:rsidR="002668C1" w:rsidRPr="00EA5D32">
        <w:rPr>
          <w:rFonts w:eastAsia="仿宋_GB2312"/>
          <w:sz w:val="32"/>
        </w:rPr>
        <w:t>、有关分管副</w:t>
      </w:r>
      <w:r w:rsidR="00BC5DD3" w:rsidRPr="00EA5D32">
        <w:rPr>
          <w:rFonts w:eastAsia="仿宋_GB2312"/>
          <w:sz w:val="32"/>
        </w:rPr>
        <w:t>总经理</w:t>
      </w:r>
      <w:r w:rsidR="002668C1" w:rsidRPr="00EA5D32">
        <w:rPr>
          <w:rFonts w:eastAsia="仿宋_GB2312"/>
          <w:sz w:val="32"/>
        </w:rPr>
        <w:t>担任施工协调小组正、副组长，成员由</w:t>
      </w:r>
      <w:r w:rsidR="00D60FCB" w:rsidRPr="00EA5D32">
        <w:rPr>
          <w:rFonts w:eastAsia="仿宋_GB2312"/>
          <w:sz w:val="32"/>
        </w:rPr>
        <w:t>施工办、</w:t>
      </w:r>
      <w:r w:rsidR="002668C1" w:rsidRPr="00EA5D32">
        <w:rPr>
          <w:rFonts w:eastAsia="仿宋_GB2312"/>
          <w:sz w:val="32"/>
        </w:rPr>
        <w:t>行车组织、设备管理、建设、设计、施工、监理、安监等有关部门和单位负责人组成。</w:t>
      </w:r>
    </w:p>
    <w:p w14:paraId="4B5F4454" w14:textId="77777777" w:rsidR="00FD7170" w:rsidRPr="00EA5D32" w:rsidRDefault="0006415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（二）</w:t>
      </w:r>
      <w:r w:rsidR="00C26B41" w:rsidRPr="00EA5D32">
        <w:rPr>
          <w:rFonts w:ascii="Times New Roman" w:eastAsia="仿宋_GB2312" w:hAnsi="Times New Roman"/>
          <w:sz w:val="32"/>
        </w:rPr>
        <w:t>Ⅱ</w:t>
      </w:r>
      <w:proofErr w:type="gramStart"/>
      <w:r w:rsidR="00C26B41" w:rsidRPr="00EA5D32">
        <w:rPr>
          <w:rFonts w:ascii="Times New Roman" w:eastAsia="仿宋_GB2312" w:hAnsi="Times New Roman"/>
          <w:sz w:val="32"/>
        </w:rPr>
        <w:t>级施工</w:t>
      </w:r>
      <w:proofErr w:type="gramEnd"/>
      <w:r w:rsidR="00C26B41" w:rsidRPr="00EA5D32">
        <w:rPr>
          <w:rFonts w:ascii="Times New Roman" w:eastAsia="仿宋_GB2312" w:hAnsi="Times New Roman"/>
          <w:sz w:val="32"/>
        </w:rPr>
        <w:t>由集团公司施工办主任</w:t>
      </w:r>
      <w:r w:rsidR="000D66BC" w:rsidRPr="00EA5D32">
        <w:rPr>
          <w:rFonts w:ascii="Times New Roman" w:eastAsia="仿宋_GB2312" w:hAnsi="Times New Roman" w:hint="eastAsia"/>
          <w:sz w:val="32"/>
        </w:rPr>
        <w:t>（</w:t>
      </w:r>
      <w:r w:rsidR="000D66BC" w:rsidRPr="00EA5D32">
        <w:rPr>
          <w:rFonts w:ascii="Times New Roman" w:eastAsia="仿宋_GB2312" w:hAnsi="Times New Roman"/>
          <w:sz w:val="32"/>
        </w:rPr>
        <w:t>副主任</w:t>
      </w:r>
      <w:r w:rsidR="000D66BC" w:rsidRPr="00EA5D32">
        <w:rPr>
          <w:rFonts w:ascii="Times New Roman" w:eastAsia="仿宋_GB2312" w:hAnsi="Times New Roman" w:hint="eastAsia"/>
          <w:sz w:val="32"/>
        </w:rPr>
        <w:t>）</w:t>
      </w:r>
      <w:r w:rsidR="00C26B41" w:rsidRPr="00EA5D32">
        <w:rPr>
          <w:rFonts w:ascii="Times New Roman" w:eastAsia="仿宋_GB2312" w:hAnsi="Times New Roman"/>
          <w:sz w:val="32"/>
        </w:rPr>
        <w:t>、施工主体项目业务</w:t>
      </w:r>
      <w:r w:rsidR="00EC340A" w:rsidRPr="00EA5D32">
        <w:rPr>
          <w:rFonts w:ascii="Times New Roman" w:eastAsia="仿宋_GB2312" w:hAnsi="Times New Roman"/>
          <w:sz w:val="32"/>
        </w:rPr>
        <w:t>部</w:t>
      </w:r>
      <w:r w:rsidR="00D90D6E" w:rsidRPr="00EA5D32">
        <w:rPr>
          <w:rFonts w:ascii="Times New Roman" w:eastAsia="仿宋_GB2312" w:hAnsi="Times New Roman"/>
          <w:sz w:val="32"/>
        </w:rPr>
        <w:t>室</w:t>
      </w:r>
      <w:r w:rsidR="003F469B" w:rsidRPr="00EA5D32">
        <w:rPr>
          <w:rFonts w:ascii="Times New Roman" w:eastAsia="仿宋_GB2312" w:hAnsi="Times New Roman"/>
          <w:sz w:val="32"/>
        </w:rPr>
        <w:t>主任（</w:t>
      </w:r>
      <w:r w:rsidR="00C26B41" w:rsidRPr="00EA5D32">
        <w:rPr>
          <w:rFonts w:ascii="Times New Roman" w:eastAsia="仿宋_GB2312" w:hAnsi="Times New Roman"/>
          <w:sz w:val="32"/>
        </w:rPr>
        <w:t>副主任</w:t>
      </w:r>
      <w:r w:rsidR="003F469B" w:rsidRPr="00EA5D32">
        <w:rPr>
          <w:rFonts w:ascii="Times New Roman" w:eastAsia="仿宋_GB2312" w:hAnsi="Times New Roman"/>
          <w:sz w:val="32"/>
        </w:rPr>
        <w:t>）</w:t>
      </w:r>
      <w:r w:rsidR="00C26B41" w:rsidRPr="00EA5D32">
        <w:rPr>
          <w:rFonts w:ascii="Times New Roman" w:eastAsia="仿宋_GB2312" w:hAnsi="Times New Roman"/>
          <w:sz w:val="32"/>
        </w:rPr>
        <w:t>担任施工协调小组正、副组长</w:t>
      </w:r>
      <w:r w:rsidR="007C2072" w:rsidRPr="00EA5D32">
        <w:rPr>
          <w:rFonts w:ascii="Times New Roman" w:eastAsia="仿宋_GB2312" w:hAnsi="Times New Roman"/>
          <w:sz w:val="32"/>
        </w:rPr>
        <w:t>，</w:t>
      </w:r>
      <w:r w:rsidR="00C26B41" w:rsidRPr="00EA5D32">
        <w:rPr>
          <w:rFonts w:ascii="Times New Roman" w:eastAsia="仿宋_GB2312" w:hAnsi="Times New Roman"/>
          <w:sz w:val="32"/>
        </w:rPr>
        <w:t>成员由行车组织、设备管理、建设、设计、施工、监理、安监等有关部门和单位主管人员组成。</w:t>
      </w:r>
    </w:p>
    <w:p w14:paraId="20CD27BB" w14:textId="77777777" w:rsidR="002668C1" w:rsidRPr="00EA5D32" w:rsidRDefault="0006415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（三）</w:t>
      </w:r>
      <w:r w:rsidR="006B53DF" w:rsidRPr="00EA5D32">
        <w:rPr>
          <w:rFonts w:ascii="Times New Roman" w:eastAsia="仿宋_GB2312" w:hAnsi="Times New Roman"/>
          <w:sz w:val="32"/>
        </w:rPr>
        <w:t>Ⅲ</w:t>
      </w:r>
      <w:r w:rsidR="002668C1" w:rsidRPr="00EA5D32">
        <w:rPr>
          <w:rFonts w:ascii="Times New Roman" w:eastAsia="仿宋_GB2312" w:hAnsi="Times New Roman"/>
          <w:sz w:val="32"/>
        </w:rPr>
        <w:t>级施工</w:t>
      </w:r>
      <w:r w:rsidR="00482285" w:rsidRPr="00EA5D32">
        <w:rPr>
          <w:rFonts w:ascii="Times New Roman" w:eastAsia="仿宋_GB2312" w:hAnsi="Times New Roman"/>
          <w:sz w:val="32"/>
        </w:rPr>
        <w:t>。</w:t>
      </w:r>
    </w:p>
    <w:p w14:paraId="7979E2E8" w14:textId="77777777" w:rsidR="002668C1" w:rsidRPr="00EA5D32" w:rsidRDefault="00482285"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2668C1" w:rsidRPr="00EA5D32">
        <w:rPr>
          <w:rFonts w:ascii="Times New Roman" w:eastAsia="仿宋_GB2312" w:hAnsi="Times New Roman"/>
          <w:sz w:val="32"/>
        </w:rPr>
        <w:t>在车站</w:t>
      </w:r>
      <w:r w:rsidR="00373889" w:rsidRPr="00EA5D32">
        <w:rPr>
          <w:rFonts w:ascii="Times New Roman" w:eastAsia="仿宋_GB2312" w:hAnsi="Times New Roman"/>
          <w:sz w:val="32"/>
        </w:rPr>
        <w:t>和车务负责行车组织的动车段（所</w:t>
      </w:r>
      <w:r w:rsidR="00CE6E8F" w:rsidRPr="00EA5D32">
        <w:rPr>
          <w:rFonts w:ascii="Times New Roman" w:eastAsia="仿宋_GB2312" w:hAnsi="Times New Roman"/>
          <w:sz w:val="32"/>
        </w:rPr>
        <w:t>、存车场</w:t>
      </w:r>
      <w:r w:rsidR="00373889" w:rsidRPr="00EA5D32">
        <w:rPr>
          <w:rFonts w:ascii="Times New Roman" w:eastAsia="仿宋_GB2312" w:hAnsi="Times New Roman"/>
          <w:sz w:val="32"/>
        </w:rPr>
        <w:t>）</w:t>
      </w:r>
      <w:r w:rsidR="002668C1" w:rsidRPr="00EA5D32">
        <w:rPr>
          <w:rFonts w:ascii="Times New Roman" w:eastAsia="仿宋_GB2312" w:hAnsi="Times New Roman"/>
          <w:sz w:val="32"/>
        </w:rPr>
        <w:t>登记的</w:t>
      </w:r>
      <w:r w:rsidR="002668C1" w:rsidRPr="00EA5D32">
        <w:rPr>
          <w:rFonts w:ascii="Times New Roman" w:eastAsia="仿宋_GB2312" w:hAnsi="Times New Roman"/>
          <w:sz w:val="32"/>
        </w:rPr>
        <w:t>Ⅲ</w:t>
      </w:r>
      <w:r w:rsidR="002668C1" w:rsidRPr="00EA5D32">
        <w:rPr>
          <w:rFonts w:ascii="Times New Roman" w:eastAsia="仿宋_GB2312" w:hAnsi="Times New Roman"/>
          <w:sz w:val="32"/>
        </w:rPr>
        <w:t>级施工</w:t>
      </w:r>
      <w:r w:rsidR="00373889" w:rsidRPr="00EA5D32">
        <w:rPr>
          <w:rFonts w:ascii="Times New Roman" w:eastAsia="仿宋_GB2312" w:hAnsi="Times New Roman"/>
          <w:sz w:val="32"/>
        </w:rPr>
        <w:t>，</w:t>
      </w:r>
      <w:r w:rsidR="002668C1" w:rsidRPr="00EA5D32">
        <w:rPr>
          <w:rFonts w:ascii="Times New Roman" w:eastAsia="仿宋_GB2312" w:hAnsi="Times New Roman"/>
          <w:sz w:val="32"/>
        </w:rPr>
        <w:t>由</w:t>
      </w:r>
      <w:r w:rsidR="004A4CA8" w:rsidRPr="00EA5D32">
        <w:rPr>
          <w:rFonts w:ascii="Times New Roman" w:eastAsia="仿宋_GB2312" w:hAnsi="Times New Roman"/>
          <w:sz w:val="32"/>
        </w:rPr>
        <w:t>车务段（直属站）</w:t>
      </w:r>
      <w:r w:rsidR="002668C1" w:rsidRPr="00EA5D32">
        <w:rPr>
          <w:rFonts w:ascii="Times New Roman" w:eastAsia="仿宋_GB2312" w:hAnsi="Times New Roman"/>
          <w:sz w:val="32"/>
        </w:rPr>
        <w:t>分管副段长（副站长）担任施工协调小组组长、</w:t>
      </w:r>
      <w:r w:rsidR="00373889" w:rsidRPr="00EA5D32">
        <w:rPr>
          <w:rFonts w:ascii="Times New Roman" w:eastAsia="仿宋_GB2312" w:hAnsi="Times New Roman"/>
          <w:sz w:val="32"/>
        </w:rPr>
        <w:t>施工主体项目专业的</w:t>
      </w:r>
      <w:r w:rsidR="002668C1" w:rsidRPr="00EA5D32">
        <w:rPr>
          <w:rFonts w:ascii="Times New Roman" w:eastAsia="仿宋_GB2312" w:hAnsi="Times New Roman"/>
          <w:sz w:val="32"/>
        </w:rPr>
        <w:t>设备管理单位分管副段长担任施工协调小组副组长（建设项目由建设项目管理机构分管负责人担任施工协调小组副组长），成员由行车组织、设备管理、</w:t>
      </w:r>
      <w:r w:rsidR="002668C1" w:rsidRPr="00EA5D32">
        <w:rPr>
          <w:rFonts w:ascii="Times New Roman" w:eastAsia="仿宋_GB2312" w:hAnsi="Times New Roman"/>
          <w:sz w:val="32"/>
        </w:rPr>
        <w:lastRenderedPageBreak/>
        <w:t>建设、施工等有关单位成员组成。</w:t>
      </w:r>
    </w:p>
    <w:p w14:paraId="5402E467" w14:textId="77777777" w:rsidR="0083576D" w:rsidRPr="00EA5D32" w:rsidRDefault="00482285"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2668C1" w:rsidRPr="00EA5D32">
        <w:rPr>
          <w:rFonts w:ascii="Times New Roman" w:eastAsia="仿宋_GB2312" w:hAnsi="Times New Roman"/>
          <w:sz w:val="32"/>
        </w:rPr>
        <w:t>在调度所登记的</w:t>
      </w:r>
      <w:r w:rsidR="0083576D" w:rsidRPr="00EA5D32">
        <w:rPr>
          <w:rFonts w:ascii="Times New Roman" w:eastAsia="仿宋_GB2312" w:hAnsi="Times New Roman"/>
          <w:sz w:val="32"/>
        </w:rPr>
        <w:t>Ⅲ</w:t>
      </w:r>
      <w:r w:rsidR="0083576D" w:rsidRPr="00EA5D32">
        <w:rPr>
          <w:rFonts w:ascii="Times New Roman" w:eastAsia="仿宋_GB2312" w:hAnsi="Times New Roman"/>
          <w:sz w:val="32"/>
        </w:rPr>
        <w:t>级</w:t>
      </w:r>
      <w:r w:rsidR="002668C1" w:rsidRPr="00EA5D32">
        <w:rPr>
          <w:rFonts w:ascii="Times New Roman" w:eastAsia="仿宋_GB2312" w:hAnsi="Times New Roman"/>
          <w:sz w:val="32"/>
        </w:rPr>
        <w:t>施工，由</w:t>
      </w:r>
      <w:r w:rsidR="00511E22" w:rsidRPr="00EA5D32">
        <w:rPr>
          <w:rFonts w:ascii="Times New Roman" w:eastAsia="仿宋_GB2312" w:hAnsi="Times New Roman"/>
          <w:sz w:val="32"/>
        </w:rPr>
        <w:t>施工主体项目专业的</w:t>
      </w:r>
      <w:r w:rsidR="002668C1" w:rsidRPr="00EA5D32">
        <w:rPr>
          <w:rFonts w:ascii="Times New Roman" w:eastAsia="仿宋_GB2312" w:hAnsi="Times New Roman"/>
          <w:sz w:val="32"/>
        </w:rPr>
        <w:t>设备管理单位分管副段长担任施工协调小组组长（建设项目由建设项目管理机构分管负责人担任施工协调小组组长、</w:t>
      </w:r>
      <w:r w:rsidR="00511E22" w:rsidRPr="00EA5D32">
        <w:rPr>
          <w:rFonts w:ascii="Times New Roman" w:eastAsia="仿宋_GB2312" w:hAnsi="Times New Roman"/>
          <w:sz w:val="32"/>
        </w:rPr>
        <w:t>施工主体项目专业的</w:t>
      </w:r>
      <w:r w:rsidR="002668C1" w:rsidRPr="00EA5D32">
        <w:rPr>
          <w:rFonts w:ascii="Times New Roman" w:eastAsia="仿宋_GB2312" w:hAnsi="Times New Roman"/>
          <w:sz w:val="32"/>
        </w:rPr>
        <w:t>设备管理单位分管副段长担任施工协调小组副组长），成员由行车组织、设备管理、建设、施工等有关单位成员组成。</w:t>
      </w:r>
    </w:p>
    <w:p w14:paraId="0E0122A8" w14:textId="77777777" w:rsidR="002E02DF" w:rsidRPr="00EA5D32" w:rsidRDefault="002E02DF"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3.</w:t>
      </w:r>
      <w:r w:rsidRPr="00EA5D32">
        <w:rPr>
          <w:rFonts w:ascii="Times New Roman" w:eastAsia="仿宋_GB2312" w:hAnsi="Times New Roman"/>
          <w:sz w:val="32"/>
        </w:rPr>
        <w:t>在机务段、车辆段、非车务负责行车组织的动车段（所</w:t>
      </w:r>
      <w:r w:rsidR="00CE6E8F" w:rsidRPr="00EA5D32">
        <w:rPr>
          <w:rFonts w:ascii="Times New Roman" w:eastAsia="仿宋_GB2312" w:hAnsi="Times New Roman"/>
          <w:sz w:val="32"/>
        </w:rPr>
        <w:t>、存车场</w:t>
      </w:r>
      <w:r w:rsidRPr="00EA5D32">
        <w:rPr>
          <w:rFonts w:ascii="Times New Roman" w:eastAsia="仿宋_GB2312" w:hAnsi="Times New Roman"/>
          <w:sz w:val="32"/>
        </w:rPr>
        <w:t>）登记的</w:t>
      </w:r>
      <w:r w:rsidRPr="00EA5D32">
        <w:rPr>
          <w:rFonts w:ascii="Times New Roman" w:eastAsia="仿宋_GB2312" w:hAnsi="Times New Roman"/>
          <w:sz w:val="32"/>
        </w:rPr>
        <w:t>Ⅲ</w:t>
      </w:r>
      <w:r w:rsidRPr="00EA5D32">
        <w:rPr>
          <w:rFonts w:ascii="Times New Roman" w:eastAsia="仿宋_GB2312" w:hAnsi="Times New Roman"/>
          <w:sz w:val="32"/>
        </w:rPr>
        <w:t>级施工，由机务段、车辆段、动车段分管副段长担任施工协调小组组长，施工主体项目专业的设备管理单位分管副段长担任施工协调小组副组长（建设项目由建设项目管理机构分管负责人担任施工协调小组副组长），成员由行车组织、设备管理、建设、施工等有关单位成员组成。</w:t>
      </w:r>
    </w:p>
    <w:p w14:paraId="5C9B3556" w14:textId="77777777" w:rsidR="00500910" w:rsidRPr="00EA5D32" w:rsidRDefault="002E02DF" w:rsidP="00AF713D">
      <w:pPr>
        <w:adjustRightInd w:val="0"/>
        <w:snapToGrid w:val="0"/>
        <w:spacing w:line="560" w:lineRule="exact"/>
        <w:ind w:firstLineChars="200" w:firstLine="640"/>
        <w:rPr>
          <w:rFonts w:eastAsia="仿宋_GB2312"/>
          <w:sz w:val="32"/>
        </w:rPr>
      </w:pPr>
      <w:r w:rsidRPr="00EA5D32">
        <w:rPr>
          <w:rFonts w:eastAsia="仿宋_GB2312"/>
          <w:sz w:val="32"/>
        </w:rPr>
        <w:t>4</w:t>
      </w:r>
      <w:r w:rsidR="00482285" w:rsidRPr="00EA5D32">
        <w:rPr>
          <w:rFonts w:eastAsia="仿宋_GB2312"/>
          <w:sz w:val="32"/>
        </w:rPr>
        <w:t>.</w:t>
      </w:r>
      <w:r w:rsidR="003E79FE" w:rsidRPr="00EA5D32">
        <w:rPr>
          <w:rFonts w:eastAsia="仿宋_GB2312"/>
          <w:sz w:val="32"/>
        </w:rPr>
        <w:t>施工协调小组</w:t>
      </w:r>
      <w:r w:rsidRPr="00EA5D32">
        <w:rPr>
          <w:rFonts w:eastAsia="仿宋_GB2312"/>
          <w:sz w:val="32"/>
        </w:rPr>
        <w:t>组长</w:t>
      </w:r>
      <w:r w:rsidR="003E79FE" w:rsidRPr="00EA5D32">
        <w:rPr>
          <w:rFonts w:eastAsia="仿宋_GB2312"/>
          <w:sz w:val="32"/>
        </w:rPr>
        <w:t>、副组长和成员单位应参加施工现场组织协调工作。</w:t>
      </w:r>
      <w:r w:rsidR="002668C1" w:rsidRPr="00EA5D32">
        <w:rPr>
          <w:rFonts w:eastAsia="仿宋_GB2312"/>
          <w:sz w:val="32"/>
        </w:rPr>
        <w:t>施工协调小组组长</w:t>
      </w:r>
      <w:r w:rsidRPr="00EA5D32">
        <w:rPr>
          <w:rFonts w:eastAsia="仿宋_GB2312"/>
          <w:sz w:val="32"/>
        </w:rPr>
        <w:t>、</w:t>
      </w:r>
      <w:r w:rsidR="002668C1" w:rsidRPr="00EA5D32">
        <w:rPr>
          <w:rFonts w:eastAsia="仿宋_GB2312"/>
          <w:sz w:val="32"/>
        </w:rPr>
        <w:t>副组长因</w:t>
      </w:r>
      <w:r w:rsidR="002668C1" w:rsidRPr="00EA5D32">
        <w:rPr>
          <w:rFonts w:eastAsia="仿宋_GB2312"/>
          <w:sz w:val="32"/>
        </w:rPr>
        <w:t>Ⅲ</w:t>
      </w:r>
      <w:proofErr w:type="gramStart"/>
      <w:r w:rsidR="002668C1" w:rsidRPr="00EA5D32">
        <w:rPr>
          <w:rFonts w:eastAsia="仿宋_GB2312"/>
          <w:sz w:val="32"/>
        </w:rPr>
        <w:t>级施工</w:t>
      </w:r>
      <w:proofErr w:type="gramEnd"/>
      <w:r w:rsidR="002668C1" w:rsidRPr="00EA5D32">
        <w:rPr>
          <w:rFonts w:eastAsia="仿宋_GB2312"/>
          <w:sz w:val="32"/>
        </w:rPr>
        <w:t>较多等原因不能亲自到现场组织时，可</w:t>
      </w:r>
      <w:r w:rsidR="00A95A21" w:rsidRPr="00EA5D32">
        <w:rPr>
          <w:rFonts w:eastAsia="仿宋_GB2312"/>
          <w:sz w:val="32"/>
        </w:rPr>
        <w:t>于施工</w:t>
      </w:r>
      <w:r w:rsidR="00071E46" w:rsidRPr="00EA5D32">
        <w:rPr>
          <w:rFonts w:eastAsia="仿宋_GB2312" w:hint="eastAsia"/>
          <w:sz w:val="32"/>
        </w:rPr>
        <w:t>预备会</w:t>
      </w:r>
      <w:r w:rsidR="00A95A21" w:rsidRPr="00EA5D32">
        <w:rPr>
          <w:rFonts w:eastAsia="仿宋_GB2312"/>
          <w:sz w:val="32"/>
        </w:rPr>
        <w:t>前</w:t>
      </w:r>
      <w:r w:rsidR="00702D11" w:rsidRPr="00EA5D32">
        <w:rPr>
          <w:rFonts w:eastAsia="仿宋_GB2312" w:hint="eastAsia"/>
          <w:sz w:val="32"/>
        </w:rPr>
        <w:t>，在征得站段正职同意的前提下</w:t>
      </w:r>
      <w:r w:rsidRPr="00EA5D32">
        <w:rPr>
          <w:rFonts w:eastAsia="仿宋_GB2312"/>
          <w:sz w:val="32"/>
        </w:rPr>
        <w:t>办理委托手续</w:t>
      </w:r>
      <w:r w:rsidR="001743C9" w:rsidRPr="00EA5D32">
        <w:rPr>
          <w:rFonts w:ascii="仿宋_GB2312" w:eastAsia="仿宋_GB2312" w:hAnsi="仿宋_GB2312" w:cs="仿宋_GB2312" w:hint="eastAsia"/>
          <w:sz w:val="32"/>
          <w:szCs w:val="32"/>
        </w:rPr>
        <w:t>（委托书格式见附</w:t>
      </w:r>
      <w:r w:rsidR="001743C9" w:rsidRPr="00EA5D32">
        <w:rPr>
          <w:rFonts w:eastAsia="仿宋_GB2312" w:hint="eastAsia"/>
          <w:sz w:val="32"/>
        </w:rPr>
        <w:t>件</w:t>
      </w:r>
      <w:r w:rsidR="007E56BA" w:rsidRPr="00EA5D32">
        <w:rPr>
          <w:rFonts w:eastAsia="仿宋_GB2312" w:hint="eastAsia"/>
          <w:sz w:val="32"/>
        </w:rPr>
        <w:t>6</w:t>
      </w:r>
      <w:r w:rsidR="001743C9" w:rsidRPr="00EA5D32">
        <w:rPr>
          <w:rFonts w:eastAsia="仿宋_GB2312" w:hint="eastAsia"/>
          <w:sz w:val="32"/>
        </w:rPr>
        <w:t>）</w:t>
      </w:r>
      <w:r w:rsidR="00A95A21" w:rsidRPr="00EA5D32">
        <w:rPr>
          <w:rFonts w:eastAsia="仿宋_GB2312"/>
          <w:sz w:val="32"/>
        </w:rPr>
        <w:t>，</w:t>
      </w:r>
      <w:r w:rsidR="002668C1" w:rsidRPr="00EA5D32">
        <w:rPr>
          <w:rFonts w:eastAsia="仿宋_GB2312"/>
          <w:sz w:val="32"/>
        </w:rPr>
        <w:t>委托胜任人员</w:t>
      </w:r>
      <w:r w:rsidR="00A95A21" w:rsidRPr="00EA5D32">
        <w:rPr>
          <w:rFonts w:eastAsia="仿宋_GB2312"/>
          <w:sz w:val="32"/>
        </w:rPr>
        <w:t>参加施工现场</w:t>
      </w:r>
      <w:r w:rsidR="00500910" w:rsidRPr="00EA5D32">
        <w:rPr>
          <w:rFonts w:eastAsia="仿宋_GB2312"/>
          <w:sz w:val="32"/>
        </w:rPr>
        <w:t>组织协调</w:t>
      </w:r>
      <w:r w:rsidR="00A95A21" w:rsidRPr="00EA5D32">
        <w:rPr>
          <w:rFonts w:eastAsia="仿宋_GB2312"/>
          <w:sz w:val="32"/>
        </w:rPr>
        <w:t>工作</w:t>
      </w:r>
      <w:r w:rsidR="006F2358" w:rsidRPr="00EA5D32">
        <w:rPr>
          <w:rFonts w:eastAsia="仿宋_GB2312"/>
          <w:sz w:val="32"/>
        </w:rPr>
        <w:t>（委托期限为施工</w:t>
      </w:r>
      <w:r w:rsidR="00326A4E" w:rsidRPr="00EA5D32">
        <w:rPr>
          <w:rFonts w:eastAsia="仿宋_GB2312" w:hint="eastAsia"/>
          <w:sz w:val="32"/>
        </w:rPr>
        <w:t>预备会</w:t>
      </w:r>
      <w:r w:rsidR="006F2358" w:rsidRPr="00EA5D32">
        <w:rPr>
          <w:rFonts w:eastAsia="仿宋_GB2312"/>
          <w:sz w:val="32"/>
        </w:rPr>
        <w:t>开始</w:t>
      </w:r>
      <w:proofErr w:type="gramStart"/>
      <w:r w:rsidR="006F2358" w:rsidRPr="00EA5D32">
        <w:rPr>
          <w:rFonts w:eastAsia="仿宋_GB2312"/>
          <w:sz w:val="32"/>
        </w:rPr>
        <w:t>至施工</w:t>
      </w:r>
      <w:proofErr w:type="gramEnd"/>
      <w:r w:rsidR="006F2358" w:rsidRPr="00EA5D32">
        <w:rPr>
          <w:rFonts w:eastAsia="仿宋_GB2312"/>
          <w:sz w:val="32"/>
        </w:rPr>
        <w:t>总结会结束</w:t>
      </w:r>
      <w:r w:rsidR="00EC70F8" w:rsidRPr="00EA5D32">
        <w:rPr>
          <w:rFonts w:eastAsia="仿宋_GB2312" w:hint="eastAsia"/>
          <w:sz w:val="32"/>
        </w:rPr>
        <w:t>，对于在同一区间或站内连续作业且作业方式、内容无变化的施工，可连续委托，但委托期限不得超过一周</w:t>
      </w:r>
      <w:r w:rsidR="006F2358" w:rsidRPr="00EA5D32">
        <w:rPr>
          <w:rFonts w:eastAsia="仿宋_GB2312"/>
          <w:sz w:val="32"/>
        </w:rPr>
        <w:t>）</w:t>
      </w:r>
      <w:r w:rsidR="002668C1" w:rsidRPr="00EA5D32">
        <w:rPr>
          <w:rFonts w:eastAsia="仿宋_GB2312"/>
          <w:sz w:val="32"/>
        </w:rPr>
        <w:t>。</w:t>
      </w:r>
      <w:r w:rsidR="00500910" w:rsidRPr="00EA5D32">
        <w:rPr>
          <w:rFonts w:eastAsia="仿宋_GB2312"/>
          <w:sz w:val="32"/>
        </w:rPr>
        <w:t>胜任人员按以下原则安排。</w:t>
      </w:r>
    </w:p>
    <w:p w14:paraId="495A07D2" w14:textId="77777777" w:rsidR="00500910" w:rsidRPr="00EA5D32" w:rsidRDefault="00500910" w:rsidP="00AF713D">
      <w:pPr>
        <w:adjustRightInd w:val="0"/>
        <w:snapToGrid w:val="0"/>
        <w:spacing w:line="560" w:lineRule="exact"/>
        <w:ind w:firstLineChars="200" w:firstLine="640"/>
        <w:rPr>
          <w:rFonts w:eastAsia="仿宋_GB2312"/>
          <w:sz w:val="32"/>
        </w:rPr>
      </w:pPr>
      <w:r w:rsidRPr="00EA5D32">
        <w:rPr>
          <w:rFonts w:eastAsia="仿宋_GB2312"/>
          <w:sz w:val="32"/>
        </w:rPr>
        <w:t>（</w:t>
      </w:r>
      <w:r w:rsidRPr="00EA5D32">
        <w:rPr>
          <w:rFonts w:eastAsia="仿宋_GB2312"/>
          <w:sz w:val="32"/>
        </w:rPr>
        <w:t>1</w:t>
      </w:r>
      <w:r w:rsidRPr="00EA5D32">
        <w:rPr>
          <w:rFonts w:eastAsia="仿宋_GB2312"/>
          <w:sz w:val="32"/>
        </w:rPr>
        <w:t>）</w:t>
      </w:r>
      <w:r w:rsidR="004A4CA8" w:rsidRPr="00EA5D32">
        <w:rPr>
          <w:rFonts w:eastAsia="仿宋_GB2312"/>
          <w:sz w:val="32"/>
        </w:rPr>
        <w:t>车务段（直属站）</w:t>
      </w:r>
      <w:r w:rsidRPr="00EA5D32">
        <w:rPr>
          <w:rFonts w:eastAsia="仿宋_GB2312"/>
          <w:sz w:val="32"/>
        </w:rPr>
        <w:t>：施工期间需无</w:t>
      </w:r>
      <w:proofErr w:type="gramStart"/>
      <w:r w:rsidRPr="00EA5D32">
        <w:rPr>
          <w:rFonts w:eastAsia="仿宋_GB2312"/>
          <w:sz w:val="32"/>
        </w:rPr>
        <w:t>联锁</w:t>
      </w:r>
      <w:proofErr w:type="gramEnd"/>
      <w:r w:rsidRPr="00EA5D32">
        <w:rPr>
          <w:rFonts w:eastAsia="仿宋_GB2312"/>
          <w:sz w:val="32"/>
        </w:rPr>
        <w:t>接发列车的施工，只允许委托</w:t>
      </w:r>
      <w:proofErr w:type="gramStart"/>
      <w:r w:rsidRPr="00EA5D32">
        <w:rPr>
          <w:rFonts w:eastAsia="仿宋_GB2312"/>
          <w:sz w:val="32"/>
        </w:rPr>
        <w:t>其他副站段长</w:t>
      </w:r>
      <w:proofErr w:type="gramEnd"/>
      <w:r w:rsidRPr="00EA5D32">
        <w:rPr>
          <w:rFonts w:eastAsia="仿宋_GB2312"/>
          <w:sz w:val="32"/>
        </w:rPr>
        <w:t>；其他情况可委托安全、技术科长（副</w:t>
      </w:r>
      <w:r w:rsidRPr="00EA5D32">
        <w:rPr>
          <w:rFonts w:eastAsia="仿宋_GB2312"/>
          <w:sz w:val="32"/>
        </w:rPr>
        <w:lastRenderedPageBreak/>
        <w:t>科长），中间站站长（副站长），运转车间主任（副主任）及以上级别专业人员。委托中间站、车间负责现场组织时，</w:t>
      </w:r>
      <w:r w:rsidR="004A4CA8" w:rsidRPr="00EA5D32">
        <w:rPr>
          <w:rFonts w:eastAsia="仿宋_GB2312"/>
          <w:sz w:val="32"/>
        </w:rPr>
        <w:t>车务段（直属站）</w:t>
      </w:r>
      <w:r w:rsidRPr="00EA5D32">
        <w:rPr>
          <w:rFonts w:eastAsia="仿宋_GB2312"/>
          <w:sz w:val="32"/>
        </w:rPr>
        <w:t>应安排安全技术人员进行现场检查指导。</w:t>
      </w:r>
    </w:p>
    <w:p w14:paraId="1DEAEC7E" w14:textId="77777777" w:rsidR="00500910" w:rsidRPr="00EA5D32" w:rsidRDefault="00500910" w:rsidP="00AF713D">
      <w:pPr>
        <w:adjustRightInd w:val="0"/>
        <w:snapToGrid w:val="0"/>
        <w:spacing w:line="560" w:lineRule="exact"/>
        <w:ind w:firstLineChars="200" w:firstLine="640"/>
        <w:rPr>
          <w:rFonts w:eastAsia="仿宋_GB2312"/>
          <w:sz w:val="32"/>
        </w:rPr>
      </w:pPr>
      <w:r w:rsidRPr="00EA5D32">
        <w:rPr>
          <w:rFonts w:eastAsia="仿宋_GB2312"/>
          <w:sz w:val="32"/>
        </w:rPr>
        <w:t>（</w:t>
      </w:r>
      <w:r w:rsidRPr="00EA5D32">
        <w:rPr>
          <w:rFonts w:eastAsia="仿宋_GB2312"/>
          <w:sz w:val="32"/>
        </w:rPr>
        <w:t>2</w:t>
      </w:r>
      <w:r w:rsidRPr="00EA5D32">
        <w:rPr>
          <w:rFonts w:eastAsia="仿宋_GB2312"/>
          <w:sz w:val="32"/>
        </w:rPr>
        <w:t>）设备管理单位：引起工</w:t>
      </w:r>
      <w:proofErr w:type="gramStart"/>
      <w:r w:rsidRPr="00EA5D32">
        <w:rPr>
          <w:rFonts w:eastAsia="仿宋_GB2312"/>
          <w:sz w:val="32"/>
        </w:rPr>
        <w:t>务</w:t>
      </w:r>
      <w:proofErr w:type="gramEnd"/>
      <w:r w:rsidRPr="00EA5D32">
        <w:rPr>
          <w:rFonts w:eastAsia="仿宋_GB2312"/>
          <w:sz w:val="32"/>
        </w:rPr>
        <w:t>类</w:t>
      </w:r>
      <w:r w:rsidRPr="00EA5D32">
        <w:rPr>
          <w:rFonts w:eastAsia="仿宋_GB2312"/>
          <w:sz w:val="32"/>
        </w:rPr>
        <w:t>LKJ</w:t>
      </w:r>
      <w:r w:rsidRPr="00EA5D32">
        <w:rPr>
          <w:rFonts w:eastAsia="仿宋_GB2312"/>
          <w:sz w:val="32"/>
        </w:rPr>
        <w:t>基础数据变化、引起信号</w:t>
      </w:r>
      <w:proofErr w:type="gramStart"/>
      <w:r w:rsidRPr="00EA5D32">
        <w:rPr>
          <w:rFonts w:eastAsia="仿宋_GB2312"/>
          <w:sz w:val="32"/>
        </w:rPr>
        <w:t>联锁或列控数据</w:t>
      </w:r>
      <w:proofErr w:type="gramEnd"/>
      <w:r w:rsidRPr="00EA5D32">
        <w:rPr>
          <w:rFonts w:eastAsia="仿宋_GB2312"/>
          <w:sz w:val="32"/>
        </w:rPr>
        <w:t>变化启用新版本软件的施工，只允许委托其他副段长；其他情况可委托车间副主任及以上级别专业人员。委托车间负责现场组织时，设备管理单位应安排安全技术人员进行现场检查指导。</w:t>
      </w:r>
    </w:p>
    <w:p w14:paraId="587F5226" w14:textId="77777777" w:rsidR="00A47600" w:rsidRPr="00EA5D32" w:rsidRDefault="00500910" w:rsidP="00AF713D">
      <w:pPr>
        <w:adjustRightInd w:val="0"/>
        <w:snapToGrid w:val="0"/>
        <w:spacing w:line="560" w:lineRule="exact"/>
        <w:ind w:firstLineChars="200" w:firstLine="640"/>
        <w:rPr>
          <w:rFonts w:eastAsia="仿宋_GB2312"/>
          <w:sz w:val="32"/>
        </w:rPr>
      </w:pPr>
      <w:r w:rsidRPr="00EA5D32">
        <w:rPr>
          <w:rFonts w:eastAsia="仿宋_GB2312"/>
          <w:sz w:val="32"/>
        </w:rPr>
        <w:t>（</w:t>
      </w:r>
      <w:r w:rsidRPr="00EA5D32">
        <w:rPr>
          <w:rFonts w:eastAsia="仿宋_GB2312"/>
          <w:sz w:val="32"/>
        </w:rPr>
        <w:t>3</w:t>
      </w:r>
      <w:r w:rsidRPr="00EA5D32">
        <w:rPr>
          <w:rFonts w:eastAsia="仿宋_GB2312"/>
          <w:sz w:val="32"/>
        </w:rPr>
        <w:t>）负责多个项目的建设项目管理机构：引起工</w:t>
      </w:r>
      <w:proofErr w:type="gramStart"/>
      <w:r w:rsidRPr="00EA5D32">
        <w:rPr>
          <w:rFonts w:eastAsia="仿宋_GB2312"/>
          <w:sz w:val="32"/>
        </w:rPr>
        <w:t>务</w:t>
      </w:r>
      <w:proofErr w:type="gramEnd"/>
      <w:r w:rsidRPr="00EA5D32">
        <w:rPr>
          <w:rFonts w:eastAsia="仿宋_GB2312"/>
          <w:sz w:val="32"/>
        </w:rPr>
        <w:t>类</w:t>
      </w:r>
      <w:r w:rsidRPr="00EA5D32">
        <w:rPr>
          <w:rFonts w:eastAsia="仿宋_GB2312"/>
          <w:sz w:val="32"/>
        </w:rPr>
        <w:t>LKJ</w:t>
      </w:r>
      <w:r w:rsidRPr="00EA5D32">
        <w:rPr>
          <w:rFonts w:eastAsia="仿宋_GB2312"/>
          <w:sz w:val="32"/>
        </w:rPr>
        <w:t>基础数据变化、引起信号</w:t>
      </w:r>
      <w:proofErr w:type="gramStart"/>
      <w:r w:rsidRPr="00EA5D32">
        <w:rPr>
          <w:rFonts w:eastAsia="仿宋_GB2312"/>
          <w:sz w:val="32"/>
        </w:rPr>
        <w:t>联锁或列控数据</w:t>
      </w:r>
      <w:proofErr w:type="gramEnd"/>
      <w:r w:rsidRPr="00EA5D32">
        <w:rPr>
          <w:rFonts w:eastAsia="仿宋_GB2312"/>
          <w:sz w:val="32"/>
        </w:rPr>
        <w:t>变化启用新版本软件的施工，只允许委托项目管理机构其他负责人；其他情况可委托质量、安全、工程部负责人及其以上级别专业人员。</w:t>
      </w:r>
    </w:p>
    <w:p w14:paraId="277F545F" w14:textId="77777777" w:rsidR="002668C1" w:rsidRPr="00EA5D32" w:rsidRDefault="009A54F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第二十</w:t>
      </w:r>
      <w:r w:rsidRPr="00EA5D32">
        <w:rPr>
          <w:rFonts w:ascii="Times New Roman" w:eastAsia="黑体" w:hAnsi="Times New Roman" w:hint="eastAsia"/>
          <w:bCs/>
          <w:sz w:val="32"/>
        </w:rPr>
        <w:t>七</w:t>
      </w:r>
      <w:r w:rsidR="002668C1" w:rsidRPr="00EA5D32">
        <w:rPr>
          <w:rFonts w:ascii="Times New Roman" w:eastAsia="黑体" w:hAnsi="Times New Roman"/>
          <w:bCs/>
          <w:sz w:val="32"/>
        </w:rPr>
        <w:t>条</w:t>
      </w:r>
      <w:r w:rsidR="000F7673" w:rsidRPr="00EA5D32">
        <w:rPr>
          <w:rFonts w:ascii="Times New Roman" w:eastAsia="仿宋_GB2312" w:hAnsi="Times New Roman"/>
          <w:bCs/>
          <w:sz w:val="32"/>
        </w:rPr>
        <w:t xml:space="preserve">  </w:t>
      </w:r>
      <w:r w:rsidR="002668C1" w:rsidRPr="00EA5D32">
        <w:rPr>
          <w:rFonts w:ascii="Times New Roman" w:eastAsia="仿宋_GB2312" w:hAnsi="Times New Roman"/>
          <w:sz w:val="32"/>
        </w:rPr>
        <w:t>施工协调小组的主要职责</w:t>
      </w:r>
      <w:r w:rsidR="00911480" w:rsidRPr="00EA5D32">
        <w:rPr>
          <w:rFonts w:ascii="Times New Roman" w:eastAsia="仿宋_GB2312" w:hAnsi="Times New Roman"/>
          <w:sz w:val="32"/>
        </w:rPr>
        <w:t>。</w:t>
      </w:r>
    </w:p>
    <w:p w14:paraId="5AD48ECF" w14:textId="77777777" w:rsidR="002668C1" w:rsidRPr="00EA5D32" w:rsidRDefault="00911480"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rPr>
        <w:t>（一）</w:t>
      </w:r>
      <w:r w:rsidR="002668C1" w:rsidRPr="00EA5D32">
        <w:rPr>
          <w:rFonts w:ascii="Times New Roman" w:eastAsia="仿宋_GB2312" w:hAnsi="Times New Roman"/>
          <w:sz w:val="32"/>
          <w:szCs w:val="28"/>
        </w:rPr>
        <w:t>负责组织相关部门和单位</w:t>
      </w:r>
      <w:r w:rsidR="002668C1" w:rsidRPr="00EA5D32">
        <w:rPr>
          <w:rFonts w:ascii="Times New Roman" w:eastAsia="仿宋_GB2312" w:hAnsi="Times New Roman"/>
          <w:sz w:val="32"/>
        </w:rPr>
        <w:t>协调</w:t>
      </w:r>
      <w:r w:rsidR="002668C1" w:rsidRPr="00EA5D32">
        <w:rPr>
          <w:rFonts w:ascii="Times New Roman" w:eastAsia="仿宋_GB2312" w:hAnsi="Times New Roman"/>
          <w:sz w:val="32"/>
          <w:szCs w:val="28"/>
        </w:rPr>
        <w:t>解决营业线施工、运输、安全等问题，做到运输、施工统筹兼顾，确保行车、人身和施工安全。</w:t>
      </w:r>
    </w:p>
    <w:p w14:paraId="27779449" w14:textId="77777777" w:rsidR="002668C1" w:rsidRPr="00EA5D32" w:rsidRDefault="00911480"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szCs w:val="28"/>
        </w:rPr>
        <w:t>（二）</w:t>
      </w:r>
      <w:r w:rsidR="002668C1" w:rsidRPr="00EA5D32">
        <w:rPr>
          <w:rFonts w:ascii="Times New Roman" w:eastAsia="仿宋_GB2312" w:hAnsi="Times New Roman"/>
          <w:sz w:val="32"/>
        </w:rPr>
        <w:t>负责</w:t>
      </w:r>
      <w:r w:rsidR="00262A6C" w:rsidRPr="00EA5D32">
        <w:rPr>
          <w:rFonts w:ascii="Times New Roman" w:eastAsia="仿宋_GB2312" w:hAnsi="Times New Roman"/>
          <w:sz w:val="32"/>
        </w:rPr>
        <w:t>并参加</w:t>
      </w:r>
      <w:r w:rsidR="002668C1" w:rsidRPr="00EA5D32">
        <w:rPr>
          <w:rFonts w:ascii="Times New Roman" w:eastAsia="仿宋_GB2312" w:hAnsi="Times New Roman"/>
          <w:sz w:val="32"/>
        </w:rPr>
        <w:t>施工现场的组织协调工作。检查施工前的准备工作，检查各项安全措施的落实，掌握施工进度，维护施工期间的运输秩序，协调解决施工</w:t>
      </w:r>
      <w:r w:rsidR="00262A6C" w:rsidRPr="00EA5D32">
        <w:rPr>
          <w:rFonts w:ascii="Times New Roman" w:eastAsia="仿宋_GB2312" w:hAnsi="Times New Roman"/>
          <w:sz w:val="32"/>
        </w:rPr>
        <w:t>有关</w:t>
      </w:r>
      <w:r w:rsidR="002668C1" w:rsidRPr="00EA5D32">
        <w:rPr>
          <w:rFonts w:ascii="Times New Roman" w:eastAsia="仿宋_GB2312" w:hAnsi="Times New Roman"/>
          <w:sz w:val="32"/>
        </w:rPr>
        <w:t>部门临时发生的问题。</w:t>
      </w:r>
    </w:p>
    <w:p w14:paraId="31807C61" w14:textId="77777777" w:rsidR="00262A6C" w:rsidRPr="00EA5D32" w:rsidRDefault="00262A6C"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（三）负责施工现场的安全监控工作。按专业分工对施工期间运输、施工进行安全监控，协调解决影响安全的相关问题</w:t>
      </w:r>
      <w:r w:rsidR="00BD0DA2" w:rsidRPr="00EA5D32">
        <w:rPr>
          <w:rFonts w:ascii="Times New Roman" w:eastAsia="仿宋_GB2312" w:hAnsi="Times New Roman" w:hint="eastAsia"/>
          <w:sz w:val="32"/>
        </w:rPr>
        <w:t>（施工到岗监控规定见附件</w:t>
      </w:r>
      <w:r w:rsidR="00BD0DA2" w:rsidRPr="00EA5D32">
        <w:rPr>
          <w:rFonts w:ascii="Times New Roman" w:eastAsia="仿宋_GB2312" w:hAnsi="Times New Roman" w:hint="eastAsia"/>
          <w:sz w:val="32"/>
        </w:rPr>
        <w:t>7</w:t>
      </w:r>
      <w:r w:rsidR="00BD0DA2" w:rsidRPr="00EA5D32">
        <w:rPr>
          <w:rFonts w:ascii="Times New Roman" w:eastAsia="仿宋_GB2312" w:hAnsi="Times New Roman" w:hint="eastAsia"/>
          <w:sz w:val="32"/>
        </w:rPr>
        <w:t>）</w:t>
      </w:r>
      <w:r w:rsidRPr="00EA5D32">
        <w:rPr>
          <w:rFonts w:ascii="Times New Roman" w:eastAsia="仿宋_GB2312" w:hAnsi="Times New Roman"/>
          <w:sz w:val="32"/>
        </w:rPr>
        <w:t>。</w:t>
      </w:r>
    </w:p>
    <w:p w14:paraId="29305022" w14:textId="77777777" w:rsidR="00D474C2" w:rsidRPr="00EA5D32" w:rsidRDefault="00911480"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lastRenderedPageBreak/>
        <w:t>（</w:t>
      </w:r>
      <w:r w:rsidR="00262A6C" w:rsidRPr="00EA5D32">
        <w:rPr>
          <w:rFonts w:ascii="Times New Roman" w:eastAsia="仿宋_GB2312" w:hAnsi="Times New Roman"/>
          <w:sz w:val="32"/>
        </w:rPr>
        <w:t>四</w:t>
      </w:r>
      <w:r w:rsidRPr="00EA5D32">
        <w:rPr>
          <w:rFonts w:ascii="Times New Roman" w:eastAsia="仿宋_GB2312" w:hAnsi="Times New Roman"/>
          <w:sz w:val="32"/>
        </w:rPr>
        <w:t>）</w:t>
      </w:r>
      <w:r w:rsidR="002668C1" w:rsidRPr="00EA5D32">
        <w:rPr>
          <w:rFonts w:ascii="Times New Roman" w:eastAsia="仿宋_GB2312" w:hAnsi="Times New Roman"/>
          <w:sz w:val="32"/>
        </w:rPr>
        <w:t>负责组织召开</w:t>
      </w:r>
      <w:r w:rsidR="0017270F" w:rsidRPr="00EA5D32">
        <w:rPr>
          <w:rFonts w:ascii="Times New Roman" w:eastAsia="仿宋_GB2312" w:hAnsi="Times New Roman"/>
          <w:sz w:val="32"/>
        </w:rPr>
        <w:t>施工</w:t>
      </w:r>
      <w:r w:rsidR="00071E46" w:rsidRPr="00EA5D32">
        <w:rPr>
          <w:rFonts w:ascii="Times New Roman" w:eastAsia="仿宋_GB2312" w:hAnsi="Times New Roman" w:hint="eastAsia"/>
          <w:sz w:val="32"/>
        </w:rPr>
        <w:t>预备会</w:t>
      </w:r>
      <w:r w:rsidR="002668C1" w:rsidRPr="00EA5D32">
        <w:rPr>
          <w:rFonts w:ascii="Times New Roman" w:eastAsia="仿宋_GB2312" w:hAnsi="Times New Roman"/>
          <w:sz w:val="32"/>
        </w:rPr>
        <w:t>和总结会。</w:t>
      </w:r>
    </w:p>
    <w:p w14:paraId="3D7EF959" w14:textId="77777777" w:rsidR="002668C1" w:rsidRPr="00EA5D32" w:rsidRDefault="00911480"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w:t>
      </w:r>
      <w:r w:rsidR="00262A6C" w:rsidRPr="00EA5D32">
        <w:rPr>
          <w:rFonts w:ascii="Times New Roman" w:eastAsia="仿宋_GB2312" w:hAnsi="Times New Roman"/>
          <w:sz w:val="32"/>
        </w:rPr>
        <w:t>五</w:t>
      </w:r>
      <w:r w:rsidRPr="00EA5D32">
        <w:rPr>
          <w:rFonts w:ascii="Times New Roman" w:eastAsia="仿宋_GB2312" w:hAnsi="Times New Roman"/>
          <w:sz w:val="32"/>
        </w:rPr>
        <w:t>）</w:t>
      </w:r>
      <w:r w:rsidR="002668C1" w:rsidRPr="00EA5D32">
        <w:rPr>
          <w:rFonts w:ascii="Times New Roman" w:eastAsia="仿宋_GB2312" w:hAnsi="Times New Roman"/>
          <w:sz w:val="32"/>
        </w:rPr>
        <w:t>Ⅰ</w:t>
      </w:r>
      <w:r w:rsidR="002668C1" w:rsidRPr="00EA5D32">
        <w:rPr>
          <w:rFonts w:ascii="Times New Roman" w:eastAsia="仿宋_GB2312" w:hAnsi="Times New Roman"/>
          <w:sz w:val="32"/>
        </w:rPr>
        <w:t>、</w:t>
      </w:r>
      <w:r w:rsidR="002668C1" w:rsidRPr="00EA5D32">
        <w:rPr>
          <w:rFonts w:ascii="Times New Roman" w:eastAsia="仿宋_GB2312" w:hAnsi="Times New Roman"/>
          <w:sz w:val="32"/>
        </w:rPr>
        <w:t>Ⅱ</w:t>
      </w:r>
      <w:proofErr w:type="gramStart"/>
      <w:r w:rsidR="002668C1" w:rsidRPr="00EA5D32">
        <w:rPr>
          <w:rFonts w:ascii="Times New Roman" w:eastAsia="仿宋_GB2312" w:hAnsi="Times New Roman"/>
          <w:sz w:val="32"/>
        </w:rPr>
        <w:t>级施工</w:t>
      </w:r>
      <w:proofErr w:type="gramEnd"/>
      <w:r w:rsidR="002668C1" w:rsidRPr="00EA5D32">
        <w:rPr>
          <w:rFonts w:ascii="Times New Roman" w:eastAsia="仿宋_GB2312" w:hAnsi="Times New Roman"/>
          <w:sz w:val="32"/>
        </w:rPr>
        <w:t>协调小组负责审定相应施工等级的施工方案、施工过渡方案、施工安全措施等。</w:t>
      </w:r>
    </w:p>
    <w:p w14:paraId="4B30B2BC" w14:textId="77777777" w:rsidR="0085087C" w:rsidRPr="00EA5D32" w:rsidRDefault="00262A6C" w:rsidP="00AF713D">
      <w:pPr>
        <w:autoSpaceDE w:val="0"/>
        <w:autoSpaceDN w:val="0"/>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（六）需要由施工协调小组讨论决定的其他情形。</w:t>
      </w:r>
    </w:p>
    <w:p w14:paraId="2645A340"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kern w:val="2"/>
          <w:sz w:val="32"/>
          <w:szCs w:val="28"/>
        </w:rPr>
      </w:pPr>
      <w:r w:rsidRPr="00EA5D32">
        <w:rPr>
          <w:rFonts w:eastAsia="黑体"/>
          <w:bCs/>
          <w:sz w:val="32"/>
        </w:rPr>
        <w:t>第</w:t>
      </w:r>
      <w:r w:rsidRPr="00EA5D32">
        <w:rPr>
          <w:rFonts w:eastAsia="黑体" w:hint="eastAsia"/>
          <w:bCs/>
          <w:sz w:val="32"/>
        </w:rPr>
        <w:t>二十八</w:t>
      </w:r>
      <w:r w:rsidRPr="00EA5D32">
        <w:rPr>
          <w:rFonts w:eastAsia="黑体"/>
          <w:bCs/>
          <w:sz w:val="32"/>
        </w:rPr>
        <w:t>条</w:t>
      </w:r>
      <w:r w:rsidRPr="00EA5D32">
        <w:rPr>
          <w:rFonts w:eastAsia="黑体" w:hint="eastAsia"/>
          <w:bCs/>
          <w:sz w:val="32"/>
        </w:rPr>
        <w:t xml:space="preserve">  </w:t>
      </w:r>
      <w:r w:rsidRPr="00EA5D32">
        <w:rPr>
          <w:rFonts w:ascii="Times New Roman" w:eastAsia="仿宋_GB2312" w:hAnsi="Times New Roman" w:cs="Times New Roman" w:hint="eastAsia"/>
          <w:kern w:val="2"/>
          <w:sz w:val="32"/>
          <w:szCs w:val="28"/>
        </w:rPr>
        <w:t>为加强Ⅰ、Ⅱ</w:t>
      </w:r>
      <w:proofErr w:type="gramStart"/>
      <w:r w:rsidRPr="00EA5D32">
        <w:rPr>
          <w:rFonts w:ascii="Times New Roman" w:eastAsia="仿宋_GB2312" w:hAnsi="Times New Roman" w:cs="Times New Roman" w:hint="eastAsia"/>
          <w:kern w:val="2"/>
          <w:sz w:val="32"/>
          <w:szCs w:val="28"/>
        </w:rPr>
        <w:t>级施工</w:t>
      </w:r>
      <w:proofErr w:type="gramEnd"/>
      <w:r w:rsidRPr="00EA5D32">
        <w:rPr>
          <w:rFonts w:ascii="Times New Roman" w:eastAsia="仿宋_GB2312" w:hAnsi="Times New Roman" w:cs="Times New Roman" w:hint="eastAsia"/>
          <w:kern w:val="2"/>
          <w:sz w:val="32"/>
          <w:szCs w:val="28"/>
        </w:rPr>
        <w:t>和集中</w:t>
      </w:r>
      <w:proofErr w:type="gramStart"/>
      <w:r w:rsidRPr="00EA5D32">
        <w:rPr>
          <w:rFonts w:ascii="Times New Roman" w:eastAsia="仿宋_GB2312" w:hAnsi="Times New Roman" w:cs="Times New Roman" w:hint="eastAsia"/>
          <w:kern w:val="2"/>
          <w:sz w:val="32"/>
          <w:szCs w:val="28"/>
        </w:rPr>
        <w:t>修施工</w:t>
      </w:r>
      <w:proofErr w:type="gramEnd"/>
      <w:r w:rsidRPr="00EA5D32">
        <w:rPr>
          <w:rFonts w:ascii="Times New Roman" w:eastAsia="仿宋_GB2312" w:hAnsi="Times New Roman" w:cs="Times New Roman" w:hint="eastAsia"/>
          <w:kern w:val="2"/>
          <w:sz w:val="32"/>
          <w:szCs w:val="28"/>
        </w:rPr>
        <w:t>管理，针对Ⅰ、Ⅱ</w:t>
      </w:r>
      <w:proofErr w:type="gramStart"/>
      <w:r w:rsidRPr="00EA5D32">
        <w:rPr>
          <w:rFonts w:ascii="Times New Roman" w:eastAsia="仿宋_GB2312" w:hAnsi="Times New Roman" w:cs="Times New Roman" w:hint="eastAsia"/>
          <w:kern w:val="2"/>
          <w:sz w:val="32"/>
          <w:szCs w:val="28"/>
        </w:rPr>
        <w:t>级施工</w:t>
      </w:r>
      <w:proofErr w:type="gramEnd"/>
      <w:r w:rsidRPr="00EA5D32">
        <w:rPr>
          <w:rFonts w:ascii="Times New Roman" w:eastAsia="仿宋_GB2312" w:hAnsi="Times New Roman" w:cs="Times New Roman" w:hint="eastAsia"/>
          <w:kern w:val="2"/>
          <w:sz w:val="32"/>
          <w:szCs w:val="28"/>
        </w:rPr>
        <w:t>和集中修集团公司成立</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一部三组</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w:t>
      </w:r>
    </w:p>
    <w:p w14:paraId="589496A1"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kern w:val="2"/>
          <w:sz w:val="32"/>
          <w:szCs w:val="28"/>
        </w:rPr>
      </w:pP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一部</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：施工指挥部。由施工协调小组担任，履行施工指挥部职责，指挥</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三组</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工作。施工指挥部下设办公室，由施工办牵头，相关业务部室组成，统领总体工作。</w:t>
      </w:r>
    </w:p>
    <w:p w14:paraId="57638A29"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kern w:val="2"/>
          <w:sz w:val="32"/>
          <w:szCs w:val="28"/>
        </w:rPr>
      </w:pP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三组</w:t>
      </w:r>
      <w:r w:rsidRPr="00EA5D32">
        <w:rPr>
          <w:rFonts w:ascii="Times New Roman" w:eastAsia="仿宋_GB2312" w:hAnsi="Times New Roman" w:cs="Times New Roman"/>
          <w:kern w:val="2"/>
          <w:sz w:val="32"/>
          <w:szCs w:val="28"/>
        </w:rPr>
        <w:t>”</w:t>
      </w:r>
      <w:r w:rsidRPr="00EA5D32">
        <w:rPr>
          <w:rFonts w:ascii="Times New Roman" w:eastAsia="仿宋_GB2312" w:hAnsi="Times New Roman" w:cs="Times New Roman" w:hint="eastAsia"/>
          <w:kern w:val="2"/>
          <w:sz w:val="32"/>
          <w:szCs w:val="28"/>
        </w:rPr>
        <w:t>：</w:t>
      </w:r>
      <w:r w:rsidRPr="00EA5D32">
        <w:rPr>
          <w:rFonts w:ascii="Times New Roman" w:eastAsia="仿宋_GB2312" w:hAnsi="Times New Roman" w:cs="Times New Roman" w:hint="eastAsia"/>
          <w:kern w:val="2"/>
          <w:sz w:val="32"/>
          <w:szCs w:val="28"/>
        </w:rPr>
        <w:t> </w:t>
      </w:r>
      <w:r w:rsidRPr="00EA5D32">
        <w:rPr>
          <w:rFonts w:ascii="Times New Roman" w:eastAsia="仿宋_GB2312" w:hAnsi="Times New Roman" w:cs="Times New Roman" w:hint="eastAsia"/>
          <w:kern w:val="2"/>
          <w:sz w:val="32"/>
          <w:szCs w:val="28"/>
        </w:rPr>
        <w:t>按照专业分工分为现场协调组、安全监督组和质量监督组。</w:t>
      </w:r>
    </w:p>
    <w:p w14:paraId="20B82169"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kern w:val="2"/>
          <w:sz w:val="32"/>
          <w:szCs w:val="28"/>
        </w:rPr>
      </w:pPr>
      <w:r w:rsidRPr="00EA5D32">
        <w:rPr>
          <w:rFonts w:ascii="Times New Roman" w:eastAsia="仿宋_GB2312" w:hAnsi="Times New Roman" w:cs="Times New Roman" w:hint="eastAsia"/>
          <w:kern w:val="2"/>
          <w:sz w:val="32"/>
          <w:szCs w:val="28"/>
        </w:rPr>
        <w:t>现场协调组：运输部（或施工办）和相关部门组织，以解决结合部问题为重点，落实指挥部工作部署，提高效率、畅通信息、保障进度。</w:t>
      </w:r>
    </w:p>
    <w:p w14:paraId="52E67CCE"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kern w:val="2"/>
          <w:sz w:val="32"/>
          <w:szCs w:val="28"/>
        </w:rPr>
      </w:pPr>
      <w:r w:rsidRPr="00EA5D32">
        <w:rPr>
          <w:rFonts w:ascii="Times New Roman" w:eastAsia="仿宋_GB2312" w:hAnsi="Times New Roman" w:cs="Times New Roman" w:hint="eastAsia"/>
          <w:kern w:val="2"/>
          <w:sz w:val="32"/>
          <w:szCs w:val="28"/>
        </w:rPr>
        <w:t>安全监督组：安全监察队伍组织，以</w:t>
      </w:r>
      <w:proofErr w:type="gramStart"/>
      <w:r w:rsidRPr="00EA5D32">
        <w:rPr>
          <w:rFonts w:ascii="Times New Roman" w:eastAsia="仿宋_GB2312" w:hAnsi="Times New Roman" w:cs="Times New Roman" w:hint="eastAsia"/>
          <w:kern w:val="2"/>
          <w:sz w:val="32"/>
          <w:szCs w:val="28"/>
        </w:rPr>
        <w:t>控安全</w:t>
      </w:r>
      <w:proofErr w:type="gramEnd"/>
      <w:r w:rsidRPr="00EA5D32">
        <w:rPr>
          <w:rFonts w:ascii="Times New Roman" w:eastAsia="仿宋_GB2312" w:hAnsi="Times New Roman" w:cs="Times New Roman" w:hint="eastAsia"/>
          <w:kern w:val="2"/>
          <w:sz w:val="32"/>
          <w:szCs w:val="28"/>
        </w:rPr>
        <w:t>为重点，监控施工过程，</w:t>
      </w:r>
      <w:proofErr w:type="gramStart"/>
      <w:r w:rsidRPr="00EA5D32">
        <w:rPr>
          <w:rFonts w:ascii="Times New Roman" w:eastAsia="仿宋_GB2312" w:hAnsi="Times New Roman" w:cs="Times New Roman" w:hint="eastAsia"/>
          <w:kern w:val="2"/>
          <w:sz w:val="32"/>
          <w:szCs w:val="28"/>
        </w:rPr>
        <w:t>卡控安全</w:t>
      </w:r>
      <w:proofErr w:type="gramEnd"/>
      <w:r w:rsidRPr="00EA5D32">
        <w:rPr>
          <w:rFonts w:ascii="Times New Roman" w:eastAsia="仿宋_GB2312" w:hAnsi="Times New Roman" w:cs="Times New Roman" w:hint="eastAsia"/>
          <w:kern w:val="2"/>
          <w:sz w:val="32"/>
          <w:szCs w:val="28"/>
        </w:rPr>
        <w:t>关键。</w:t>
      </w:r>
    </w:p>
    <w:p w14:paraId="6F4EC57F" w14:textId="77777777" w:rsidR="005B63A7" w:rsidRPr="00EA5D32" w:rsidRDefault="005B63A7" w:rsidP="005B63A7">
      <w:pPr>
        <w:pStyle w:val="af4"/>
        <w:spacing w:before="0" w:beforeAutospacing="0" w:after="0" w:afterAutospacing="0" w:line="560" w:lineRule="atLeast"/>
        <w:ind w:firstLine="640"/>
        <w:jc w:val="both"/>
        <w:rPr>
          <w:rFonts w:ascii="Times New Roman" w:eastAsia="仿宋_GB2312" w:hAnsi="Times New Roman" w:cs="Times New Roman" w:hint="eastAsia"/>
          <w:kern w:val="2"/>
          <w:sz w:val="32"/>
          <w:szCs w:val="28"/>
        </w:rPr>
      </w:pPr>
      <w:r w:rsidRPr="00EA5D32">
        <w:rPr>
          <w:rFonts w:ascii="Times New Roman" w:eastAsia="仿宋_GB2312" w:hAnsi="Times New Roman" w:cs="Times New Roman" w:hint="eastAsia"/>
          <w:kern w:val="2"/>
          <w:sz w:val="32"/>
          <w:szCs w:val="28"/>
        </w:rPr>
        <w:t>质量监督组：专业部门组织，以保质量为重点，监督检查施工过程中的作业质量。</w:t>
      </w:r>
    </w:p>
    <w:p w14:paraId="3BFB9119" w14:textId="77777777" w:rsidR="003506D5" w:rsidRPr="00EA5D32" w:rsidRDefault="003506D5" w:rsidP="003506D5">
      <w:pPr>
        <w:autoSpaceDE w:val="0"/>
        <w:autoSpaceDN w:val="0"/>
        <w:adjustRightInd w:val="0"/>
        <w:snapToGrid w:val="0"/>
        <w:spacing w:line="560" w:lineRule="exact"/>
        <w:ind w:firstLineChars="200" w:firstLine="640"/>
        <w:rPr>
          <w:rFonts w:eastAsia="仿宋_GB2312" w:hint="eastAsia"/>
          <w:sz w:val="32"/>
        </w:rPr>
      </w:pPr>
      <w:r w:rsidRPr="00EA5D32">
        <w:rPr>
          <w:rFonts w:eastAsia="黑体"/>
          <w:bCs/>
          <w:sz w:val="32"/>
        </w:rPr>
        <w:t>第</w:t>
      </w:r>
      <w:r w:rsidR="00D8349D" w:rsidRPr="00EA5D32">
        <w:rPr>
          <w:rFonts w:eastAsia="黑体" w:hint="eastAsia"/>
          <w:bCs/>
          <w:sz w:val="32"/>
        </w:rPr>
        <w:t>二十九</w:t>
      </w:r>
      <w:r w:rsidRPr="00EA5D32">
        <w:rPr>
          <w:rFonts w:eastAsia="黑体"/>
          <w:bCs/>
          <w:sz w:val="32"/>
        </w:rPr>
        <w:t>条</w:t>
      </w:r>
      <w:r w:rsidRPr="00EA5D32">
        <w:rPr>
          <w:rFonts w:eastAsia="黑体" w:hint="eastAsia"/>
          <w:bCs/>
          <w:sz w:val="32"/>
        </w:rPr>
        <w:t xml:space="preserve">  </w:t>
      </w:r>
      <w:r w:rsidRPr="00EA5D32">
        <w:rPr>
          <w:rFonts w:eastAsia="仿宋_GB2312" w:hint="eastAsia"/>
          <w:sz w:val="32"/>
        </w:rPr>
        <w:t>施工（维修）会议制度及有关要求。</w:t>
      </w:r>
    </w:p>
    <w:p w14:paraId="3CFA3E94"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（一）施工会议制度。</w:t>
      </w:r>
    </w:p>
    <w:p w14:paraId="673F8D14"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1.</w:t>
      </w:r>
      <w:r w:rsidRPr="00EA5D32">
        <w:rPr>
          <w:rFonts w:eastAsia="仿宋_GB2312" w:hint="eastAsia"/>
          <w:sz w:val="32"/>
        </w:rPr>
        <w:t>施工预备会。</w:t>
      </w:r>
    </w:p>
    <w:p w14:paraId="0C1425E4"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）会议时间：施工日计划下达后、施工作业开始前不少</w:t>
      </w:r>
      <w:r w:rsidRPr="00EA5D32">
        <w:rPr>
          <w:rFonts w:eastAsia="仿宋_GB2312" w:hint="eastAsia"/>
          <w:sz w:val="32"/>
        </w:rPr>
        <w:lastRenderedPageBreak/>
        <w:t>于</w:t>
      </w:r>
      <w:r w:rsidRPr="00EA5D32">
        <w:rPr>
          <w:rFonts w:eastAsia="仿宋_GB2312" w:hint="eastAsia"/>
          <w:sz w:val="32"/>
        </w:rPr>
        <w:t>4</w:t>
      </w:r>
      <w:r w:rsidRPr="00EA5D32">
        <w:rPr>
          <w:rFonts w:eastAsia="仿宋_GB2312" w:hint="eastAsia"/>
          <w:sz w:val="32"/>
        </w:rPr>
        <w:t>小时组织召开。</w:t>
      </w:r>
    </w:p>
    <w:p w14:paraId="7BFE4556" w14:textId="77777777" w:rsidR="00FA6651" w:rsidRPr="002364B9" w:rsidRDefault="00FA6651" w:rsidP="00FA6651">
      <w:pPr>
        <w:pStyle w:val="a4"/>
        <w:adjustRightInd w:val="0"/>
        <w:snapToGrid w:val="0"/>
        <w:spacing w:line="560" w:lineRule="exact"/>
        <w:ind w:firstLineChars="200" w:firstLine="640"/>
        <w:rPr>
          <w:rFonts w:ascii="Times New Roman" w:eastAsia="仿宋_GB2312" w:hAnsi="Times New Roman"/>
          <w:sz w:val="32"/>
          <w:szCs w:val="32"/>
        </w:rPr>
      </w:pPr>
      <w:r w:rsidRPr="002364B9">
        <w:rPr>
          <w:rFonts w:ascii="Times New Roman" w:eastAsia="仿宋_GB2312" w:hAnsi="Times New Roman" w:hint="eastAsia"/>
          <w:sz w:val="32"/>
          <w:szCs w:val="32"/>
        </w:rPr>
        <w:t>（</w:t>
      </w:r>
      <w:r w:rsidRPr="002364B9">
        <w:rPr>
          <w:rFonts w:ascii="Times New Roman" w:eastAsia="仿宋_GB2312" w:hAnsi="Times New Roman" w:hint="eastAsia"/>
          <w:sz w:val="32"/>
          <w:szCs w:val="32"/>
        </w:rPr>
        <w:t>2</w:t>
      </w:r>
      <w:r w:rsidRPr="002364B9">
        <w:rPr>
          <w:rFonts w:ascii="Times New Roman" w:eastAsia="仿宋_GB2312" w:hAnsi="Times New Roman" w:hint="eastAsia"/>
          <w:sz w:val="32"/>
          <w:szCs w:val="32"/>
        </w:rPr>
        <w:t>）会议组织：Ⅰ、Ⅱ</w:t>
      </w:r>
      <w:proofErr w:type="gramStart"/>
      <w:r w:rsidRPr="002364B9">
        <w:rPr>
          <w:rFonts w:ascii="Times New Roman" w:eastAsia="仿宋_GB2312" w:hAnsi="Times New Roman" w:hint="eastAsia"/>
          <w:sz w:val="32"/>
          <w:szCs w:val="32"/>
        </w:rPr>
        <w:t>级施工</w:t>
      </w:r>
      <w:proofErr w:type="gramEnd"/>
      <w:r w:rsidRPr="002364B9">
        <w:rPr>
          <w:rFonts w:ascii="Times New Roman" w:eastAsia="仿宋_GB2312" w:hAnsi="Times New Roman" w:hint="eastAsia"/>
          <w:sz w:val="32"/>
          <w:szCs w:val="32"/>
        </w:rPr>
        <w:t>由施工协调小组组长主持，Ⅲ</w:t>
      </w:r>
      <w:proofErr w:type="gramStart"/>
      <w:r w:rsidRPr="002364B9">
        <w:rPr>
          <w:rFonts w:ascii="Times New Roman" w:eastAsia="仿宋_GB2312" w:hAnsi="Times New Roman" w:hint="eastAsia"/>
          <w:sz w:val="32"/>
          <w:szCs w:val="32"/>
        </w:rPr>
        <w:t>级施工</w:t>
      </w:r>
      <w:proofErr w:type="gramEnd"/>
      <w:r w:rsidRPr="002364B9">
        <w:rPr>
          <w:rFonts w:ascii="Times New Roman" w:eastAsia="仿宋_GB2312" w:hAnsi="Times New Roman" w:hint="eastAsia"/>
          <w:sz w:val="32"/>
          <w:szCs w:val="32"/>
        </w:rPr>
        <w:t>由施工协调小组组长或指定的委托胜任人员主持，施工协调小组副组长、施工协调小组成员、施工负责人、配合负责人参加。</w:t>
      </w:r>
    </w:p>
    <w:p w14:paraId="64B6E635"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）会议内容：</w:t>
      </w:r>
    </w:p>
    <w:p w14:paraId="57AA63BB"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①施工主体单位重点汇报施工计划、施工准备、施工组织、人员机具安排、路用列车开行方案、安全监控项点及措施、需协调解决问题的落实情况等内容。</w:t>
      </w:r>
    </w:p>
    <w:p w14:paraId="3EC0ED07"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②综合利用天窗单位重点汇报综合利用天窗施工计划、路用列车开行方案、施工组织、人员机具安排、安全措施等内容。</w:t>
      </w:r>
    </w:p>
    <w:p w14:paraId="0A51F532"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③施工配合单位重点汇报施工准备、施工配合计划、人员机具安排、安全监控项点及措施、需协调解决问题的落实情况等内容。设备管理单位还应提出是否具备开工条件的建议；车务部门重点汇报行车组织措施、人员安排、安全监控项点及措施。</w:t>
      </w:r>
    </w:p>
    <w:p w14:paraId="053835DE"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④设计、监理部门提出施工技术要求和施工安全、质量的注意事项等。</w:t>
      </w:r>
    </w:p>
    <w:p w14:paraId="587729B0"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⑤相关业务部室、项目管理机构根据施工有关内容分别提出施工要求、施工</w:t>
      </w:r>
      <w:proofErr w:type="gramStart"/>
      <w:r w:rsidRPr="00EA5D32">
        <w:rPr>
          <w:rFonts w:eastAsia="仿宋_GB2312" w:hint="eastAsia"/>
          <w:sz w:val="32"/>
        </w:rPr>
        <w:t>安全卡控重点</w:t>
      </w:r>
      <w:proofErr w:type="gramEnd"/>
      <w:r w:rsidRPr="00EA5D32">
        <w:rPr>
          <w:rFonts w:eastAsia="仿宋_GB2312" w:hint="eastAsia"/>
          <w:sz w:val="32"/>
        </w:rPr>
        <w:t>和注意事项、应急预案等，并确定是否具备开工条件。</w:t>
      </w:r>
    </w:p>
    <w:p w14:paraId="6E872CEF"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2.</w:t>
      </w:r>
      <w:r w:rsidRPr="00EA5D32">
        <w:rPr>
          <w:rFonts w:eastAsia="仿宋_GB2312" w:hint="eastAsia"/>
          <w:sz w:val="32"/>
        </w:rPr>
        <w:t>方案制定会。</w:t>
      </w:r>
    </w:p>
    <w:p w14:paraId="52D3D185"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）会议时间：施工预备会后、方案布置会前组织召开。</w:t>
      </w:r>
    </w:p>
    <w:p w14:paraId="2319CF88"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lastRenderedPageBreak/>
        <w:t>（</w:t>
      </w:r>
      <w:r w:rsidRPr="00EA5D32">
        <w:rPr>
          <w:rFonts w:eastAsia="仿宋_GB2312" w:hint="eastAsia"/>
          <w:sz w:val="32"/>
        </w:rPr>
        <w:t>2</w:t>
      </w:r>
      <w:r w:rsidRPr="00EA5D32">
        <w:rPr>
          <w:rFonts w:eastAsia="仿宋_GB2312" w:hint="eastAsia"/>
          <w:sz w:val="32"/>
        </w:rPr>
        <w:t>）会议组织：各施工主体、配合单位分别召开，施工（配合）负责人主持，安全、技术、带班人员参加。车务段（直属站）的方案制定会由施工协调小组组长主持（Ⅰ、Ⅱ</w:t>
      </w:r>
      <w:proofErr w:type="gramStart"/>
      <w:r w:rsidRPr="00EA5D32">
        <w:rPr>
          <w:rFonts w:eastAsia="仿宋_GB2312" w:hint="eastAsia"/>
          <w:sz w:val="32"/>
        </w:rPr>
        <w:t>级施工可</w:t>
      </w:r>
      <w:proofErr w:type="gramEnd"/>
      <w:r w:rsidRPr="00EA5D32">
        <w:rPr>
          <w:rFonts w:eastAsia="仿宋_GB2312" w:hint="eastAsia"/>
          <w:sz w:val="32"/>
        </w:rPr>
        <w:t>由施工协调小组组长指定），</w:t>
      </w:r>
      <w:proofErr w:type="gramStart"/>
      <w:r w:rsidRPr="00EA5D32">
        <w:rPr>
          <w:rFonts w:eastAsia="仿宋_GB2312" w:hint="eastAsia"/>
          <w:sz w:val="32"/>
        </w:rPr>
        <w:t>段安全</w:t>
      </w:r>
      <w:proofErr w:type="gramEnd"/>
      <w:r w:rsidRPr="00EA5D32">
        <w:rPr>
          <w:rFonts w:eastAsia="仿宋_GB2312" w:hint="eastAsia"/>
          <w:sz w:val="32"/>
        </w:rPr>
        <w:t>技术人员、施工</w:t>
      </w:r>
      <w:proofErr w:type="gramStart"/>
      <w:r w:rsidRPr="00EA5D32">
        <w:rPr>
          <w:rFonts w:eastAsia="仿宋_GB2312" w:hint="eastAsia"/>
          <w:sz w:val="32"/>
        </w:rPr>
        <w:t>作业站</w:t>
      </w:r>
      <w:proofErr w:type="gramEnd"/>
      <w:r w:rsidRPr="00EA5D32">
        <w:rPr>
          <w:rFonts w:eastAsia="仿宋_GB2312" w:hint="eastAsia"/>
          <w:sz w:val="32"/>
        </w:rPr>
        <w:t>站长（副站长）、车间主任（副主任）参加。</w:t>
      </w:r>
    </w:p>
    <w:p w14:paraId="303B63AF"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）会议内容：根据施工日计划和施工预备会上各单位提出的意见或建议制定“三方案”，</w:t>
      </w:r>
      <w:proofErr w:type="gramStart"/>
      <w:r w:rsidRPr="00EA5D32">
        <w:rPr>
          <w:rFonts w:eastAsia="仿宋_GB2312" w:hint="eastAsia"/>
          <w:sz w:val="32"/>
        </w:rPr>
        <w:t>即施工</w:t>
      </w:r>
      <w:proofErr w:type="gramEnd"/>
      <w:r w:rsidRPr="00EA5D32">
        <w:rPr>
          <w:rFonts w:eastAsia="仿宋_GB2312" w:hint="eastAsia"/>
          <w:sz w:val="32"/>
        </w:rPr>
        <w:t>方案、行车组织方案、人身安全方案。</w:t>
      </w:r>
    </w:p>
    <w:p w14:paraId="716BEACA"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3.</w:t>
      </w:r>
      <w:r w:rsidRPr="00EA5D32">
        <w:rPr>
          <w:rFonts w:eastAsia="仿宋_GB2312" w:hint="eastAsia"/>
          <w:sz w:val="32"/>
        </w:rPr>
        <w:t>方案布置会。</w:t>
      </w:r>
    </w:p>
    <w:p w14:paraId="541B4CC1"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）会议时间：方案制定会召开后、施工作业开始前不少于</w:t>
      </w:r>
      <w:r w:rsidRPr="00EA5D32">
        <w:rPr>
          <w:rFonts w:eastAsia="仿宋_GB2312" w:hint="eastAsia"/>
          <w:sz w:val="32"/>
        </w:rPr>
        <w:t>1</w:t>
      </w:r>
      <w:r w:rsidRPr="00EA5D32">
        <w:rPr>
          <w:rFonts w:eastAsia="仿宋_GB2312" w:hint="eastAsia"/>
          <w:sz w:val="32"/>
        </w:rPr>
        <w:t>小时组织召开。</w:t>
      </w:r>
    </w:p>
    <w:p w14:paraId="365C6E3E"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2</w:t>
      </w:r>
      <w:r w:rsidRPr="00EA5D32">
        <w:rPr>
          <w:rFonts w:eastAsia="仿宋_GB2312" w:hint="eastAsia"/>
          <w:sz w:val="32"/>
        </w:rPr>
        <w:t>）会议组织：各施工主体、配合单位分别召开，施工（配合）负责人主持，全体施工人员参加。车务段（直属站）的方案布置会由施工</w:t>
      </w:r>
      <w:proofErr w:type="gramStart"/>
      <w:r w:rsidRPr="00EA5D32">
        <w:rPr>
          <w:rFonts w:eastAsia="仿宋_GB2312" w:hint="eastAsia"/>
          <w:sz w:val="32"/>
        </w:rPr>
        <w:t>作业站</w:t>
      </w:r>
      <w:proofErr w:type="gramEnd"/>
      <w:r w:rsidRPr="00EA5D32">
        <w:rPr>
          <w:rFonts w:eastAsia="仿宋_GB2312" w:hint="eastAsia"/>
          <w:sz w:val="32"/>
        </w:rPr>
        <w:t>站长（副站长）、车间主任（副主任）主持召开，参与行车组织工作的车务人员参加。</w:t>
      </w:r>
    </w:p>
    <w:p w14:paraId="12FE0A1B"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）会议内容：</w:t>
      </w:r>
    </w:p>
    <w:p w14:paraId="36D66F86"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①施工（配合）负责人将施工日方案、行车组织方案和人身安全方案，以及施工准备情况、施工范围、施工方式、人员的定岗定位、机具材料安排、施工预备会明确事项落实情况及安全</w:t>
      </w:r>
      <w:proofErr w:type="gramStart"/>
      <w:r w:rsidRPr="00EA5D32">
        <w:rPr>
          <w:rFonts w:eastAsia="仿宋_GB2312" w:hint="eastAsia"/>
          <w:sz w:val="32"/>
        </w:rPr>
        <w:t>风险卡控措施</w:t>
      </w:r>
      <w:proofErr w:type="gramEnd"/>
      <w:r w:rsidRPr="00EA5D32">
        <w:rPr>
          <w:rFonts w:eastAsia="仿宋_GB2312" w:hint="eastAsia"/>
          <w:sz w:val="32"/>
        </w:rPr>
        <w:t>向作业人员、监控人员传达、布置和落实。布置过程应全程录像，利用多媒体可视化布置到现场每项施工负责人、防护人员和所有作业人员。施工作业人员较多，一次难以全覆盖布</w:t>
      </w:r>
      <w:r w:rsidRPr="00EA5D32">
        <w:rPr>
          <w:rFonts w:eastAsia="仿宋_GB2312" w:hint="eastAsia"/>
          <w:sz w:val="32"/>
        </w:rPr>
        <w:lastRenderedPageBreak/>
        <w:t>置的，可分批次布置，确保一人不漏，不许层层传递。</w:t>
      </w:r>
    </w:p>
    <w:p w14:paraId="5B81269E"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②车站将施工内容、影响范围、施工期间行车方式的变化及行车组织、人员的定岗定位及安全</w:t>
      </w:r>
      <w:proofErr w:type="gramStart"/>
      <w:r w:rsidRPr="00EA5D32">
        <w:rPr>
          <w:rFonts w:ascii="Times New Roman" w:eastAsia="仿宋_GB2312" w:hAnsi="Times New Roman" w:cs="Times New Roman" w:hint="eastAsia"/>
          <w:kern w:val="2"/>
          <w:sz w:val="32"/>
          <w:szCs w:val="20"/>
        </w:rPr>
        <w:t>风险卡控措施</w:t>
      </w:r>
      <w:proofErr w:type="gramEnd"/>
      <w:r w:rsidRPr="00EA5D32">
        <w:rPr>
          <w:rFonts w:ascii="Times New Roman" w:eastAsia="仿宋_GB2312" w:hAnsi="Times New Roman" w:cs="Times New Roman" w:hint="eastAsia"/>
          <w:kern w:val="2"/>
          <w:sz w:val="32"/>
          <w:szCs w:val="20"/>
        </w:rPr>
        <w:t>向参与行车组织工作的所有车务人员进行传达、布置和落实。</w:t>
      </w:r>
    </w:p>
    <w:p w14:paraId="04B36B6C"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4.</w:t>
      </w:r>
      <w:r w:rsidRPr="00EA5D32">
        <w:rPr>
          <w:rFonts w:eastAsia="仿宋_GB2312" w:hint="eastAsia"/>
          <w:sz w:val="32"/>
        </w:rPr>
        <w:t>施工总结会。</w:t>
      </w:r>
    </w:p>
    <w:p w14:paraId="722CB08C"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）会议时间：施工结束后及时组织召开。</w:t>
      </w:r>
    </w:p>
    <w:p w14:paraId="377DF268" w14:textId="77777777" w:rsidR="00FA6651" w:rsidRDefault="00FA6651" w:rsidP="00FA6651">
      <w:pPr>
        <w:pStyle w:val="a4"/>
        <w:adjustRightInd w:val="0"/>
        <w:snapToGrid w:val="0"/>
        <w:spacing w:line="560" w:lineRule="exact"/>
        <w:ind w:firstLineChars="200" w:firstLine="640"/>
        <w:rPr>
          <w:rFonts w:ascii="Times New Roman" w:eastAsia="仿宋_GB2312" w:hAnsi="Times New Roman"/>
          <w:sz w:val="32"/>
          <w:szCs w:val="32"/>
        </w:rPr>
      </w:pPr>
      <w:r w:rsidRPr="002364B9">
        <w:rPr>
          <w:rFonts w:ascii="Times New Roman" w:eastAsia="仿宋_GB2312" w:hAnsi="Times New Roman" w:hint="eastAsia"/>
          <w:sz w:val="32"/>
          <w:szCs w:val="32"/>
        </w:rPr>
        <w:t>（</w:t>
      </w:r>
      <w:r w:rsidRPr="002364B9">
        <w:rPr>
          <w:rFonts w:ascii="Times New Roman" w:eastAsia="仿宋_GB2312" w:hAnsi="Times New Roman" w:hint="eastAsia"/>
          <w:sz w:val="32"/>
          <w:szCs w:val="32"/>
        </w:rPr>
        <w:t>2</w:t>
      </w:r>
      <w:r w:rsidRPr="002364B9">
        <w:rPr>
          <w:rFonts w:ascii="Times New Roman" w:eastAsia="仿宋_GB2312" w:hAnsi="Times New Roman" w:hint="eastAsia"/>
          <w:sz w:val="32"/>
          <w:szCs w:val="32"/>
        </w:rPr>
        <w:t>）会议组织：Ⅰ、Ⅱ</w:t>
      </w:r>
      <w:proofErr w:type="gramStart"/>
      <w:r w:rsidRPr="002364B9">
        <w:rPr>
          <w:rFonts w:ascii="Times New Roman" w:eastAsia="仿宋_GB2312" w:hAnsi="Times New Roman" w:hint="eastAsia"/>
          <w:sz w:val="32"/>
          <w:szCs w:val="32"/>
        </w:rPr>
        <w:t>级施工</w:t>
      </w:r>
      <w:proofErr w:type="gramEnd"/>
      <w:r w:rsidRPr="002364B9">
        <w:rPr>
          <w:rFonts w:ascii="Times New Roman" w:eastAsia="仿宋_GB2312" w:hAnsi="Times New Roman" w:hint="eastAsia"/>
          <w:sz w:val="32"/>
          <w:szCs w:val="32"/>
        </w:rPr>
        <w:t>由施工协调小组组长主持，Ⅲ</w:t>
      </w:r>
      <w:proofErr w:type="gramStart"/>
      <w:r w:rsidRPr="002364B9">
        <w:rPr>
          <w:rFonts w:ascii="Times New Roman" w:eastAsia="仿宋_GB2312" w:hAnsi="Times New Roman" w:hint="eastAsia"/>
          <w:sz w:val="32"/>
          <w:szCs w:val="32"/>
        </w:rPr>
        <w:t>级施工</w:t>
      </w:r>
      <w:proofErr w:type="gramEnd"/>
      <w:r w:rsidRPr="002364B9">
        <w:rPr>
          <w:rFonts w:ascii="Times New Roman" w:eastAsia="仿宋_GB2312" w:hAnsi="Times New Roman" w:hint="eastAsia"/>
          <w:sz w:val="32"/>
          <w:szCs w:val="32"/>
        </w:rPr>
        <w:t>由施工协调小组组长或指定的委托胜任人员主持，施工协调小组副组长、施工协调小组成员、施工负责人、配合负责人参加。</w:t>
      </w:r>
    </w:p>
    <w:p w14:paraId="75C949E2"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）会议内容：</w:t>
      </w:r>
    </w:p>
    <w:p w14:paraId="46245598"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①施工单位汇报施工组织工作情况，对施工工序兑现及用时、工艺改进、劳力机具组织等进行总结，分析存在问题并提出后续施工整改措施和建议。</w:t>
      </w:r>
    </w:p>
    <w:p w14:paraId="7AF470AC"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②设备管理单位、使用单位提出设备监护、养护和对施工遗留问题的处理要求。</w:t>
      </w:r>
    </w:p>
    <w:p w14:paraId="0E936921"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③监理部门汇报施工安全质量完成情况，对遗留问题提出整改要求。项目管理单位协调解决遗留问题，督促施工单位对</w:t>
      </w:r>
      <w:proofErr w:type="gramStart"/>
      <w:r w:rsidRPr="00EA5D32">
        <w:rPr>
          <w:rFonts w:eastAsia="仿宋_GB2312" w:hint="eastAsia"/>
          <w:sz w:val="32"/>
        </w:rPr>
        <w:t>规</w:t>
      </w:r>
      <w:proofErr w:type="gramEnd"/>
      <w:r w:rsidRPr="00EA5D32">
        <w:rPr>
          <w:rFonts w:eastAsia="仿宋_GB2312" w:hint="eastAsia"/>
          <w:sz w:val="32"/>
        </w:rPr>
        <w:t>、对标按期整改。</w:t>
      </w:r>
    </w:p>
    <w:p w14:paraId="4834C72B"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④相关业务部室总结施工完成情况，分析存在的问题，提出整改建议。</w:t>
      </w:r>
    </w:p>
    <w:p w14:paraId="2BC98E98" w14:textId="77777777" w:rsidR="00775B27" w:rsidRPr="00EA5D32" w:rsidRDefault="00775B27" w:rsidP="00775B27">
      <w:pPr>
        <w:autoSpaceDE w:val="0"/>
        <w:autoSpaceDN w:val="0"/>
        <w:adjustRightInd w:val="0"/>
        <w:snapToGrid w:val="0"/>
        <w:spacing w:line="560" w:lineRule="exact"/>
        <w:ind w:rightChars="-2" w:right="-4" w:firstLineChars="200" w:firstLine="640"/>
        <w:jc w:val="left"/>
        <w:rPr>
          <w:rFonts w:eastAsia="仿宋_GB2312"/>
          <w:sz w:val="32"/>
        </w:rPr>
      </w:pPr>
      <w:r w:rsidRPr="00EA5D32">
        <w:rPr>
          <w:rFonts w:eastAsia="仿宋_GB2312" w:hint="eastAsia"/>
          <w:sz w:val="32"/>
        </w:rPr>
        <w:t>5.</w:t>
      </w:r>
      <w:r w:rsidRPr="00EA5D32">
        <w:rPr>
          <w:rFonts w:eastAsia="仿宋_GB2312" w:hint="eastAsia"/>
          <w:sz w:val="32"/>
        </w:rPr>
        <w:t>集团公司以外单位施工日生产会。</w:t>
      </w:r>
    </w:p>
    <w:p w14:paraId="6E702C1E"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lastRenderedPageBreak/>
        <w:t>（</w:t>
      </w:r>
      <w:r w:rsidRPr="00EA5D32">
        <w:rPr>
          <w:rFonts w:eastAsia="仿宋_GB2312" w:hint="eastAsia"/>
          <w:sz w:val="32"/>
        </w:rPr>
        <w:t>1</w:t>
      </w:r>
      <w:r w:rsidRPr="00EA5D32">
        <w:rPr>
          <w:rFonts w:eastAsia="仿宋_GB2312" w:hint="eastAsia"/>
          <w:sz w:val="32"/>
        </w:rPr>
        <w:t>）会议时间：首日开工前适当时间先召开一次，此后每日召开。</w:t>
      </w:r>
    </w:p>
    <w:p w14:paraId="60595F00"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2</w:t>
      </w:r>
      <w:r w:rsidRPr="00EA5D32">
        <w:rPr>
          <w:rFonts w:eastAsia="仿宋_GB2312" w:hint="eastAsia"/>
          <w:sz w:val="32"/>
        </w:rPr>
        <w:t>）会议组织：由集团公司以外施工主体单位组织，施工负责人亲自主持，施工主体单位安全、技术，监理，设备管理单位监督人员参加。</w:t>
      </w:r>
    </w:p>
    <w:p w14:paraId="5F9E769D"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w:t>
      </w:r>
      <w:r w:rsidRPr="00EA5D32">
        <w:rPr>
          <w:rFonts w:ascii="Times New Roman" w:eastAsia="仿宋_GB2312" w:hAnsi="Times New Roman" w:cs="Times New Roman" w:hint="eastAsia"/>
          <w:kern w:val="2"/>
          <w:sz w:val="32"/>
          <w:szCs w:val="20"/>
        </w:rPr>
        <w:t>3</w:t>
      </w:r>
      <w:r w:rsidRPr="00EA5D32">
        <w:rPr>
          <w:rFonts w:ascii="Times New Roman" w:eastAsia="仿宋_GB2312" w:hAnsi="Times New Roman" w:cs="Times New Roman" w:hint="eastAsia"/>
          <w:kern w:val="2"/>
          <w:sz w:val="32"/>
          <w:szCs w:val="20"/>
        </w:rPr>
        <w:t>）会议内容：集团公司以外施工主体单位负责人总结当天施工进度完成情况、存在问题和后续整改措施、次日施工计划安排。监理，设备管理单位监督人员分别对当日施工存在问题进行分析，提出整改措施和建议。所有参会人员应掌握次日施工项目、施工计划、影响范围、施工进度、机具使用、劳务从业人员管理、安全措施等，严防冒险施工。</w:t>
      </w:r>
    </w:p>
    <w:p w14:paraId="5D39494A"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（二）维修会议制度。</w:t>
      </w:r>
    </w:p>
    <w:p w14:paraId="79BD7711"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eastAsia="仿宋_GB2312" w:hint="eastAsia"/>
          <w:sz w:val="32"/>
        </w:rPr>
        <w:t>有路列开行的维修作业、同一区间或站内有两个及以上单位综合利用天窗的维修作业，应召开维修协调会。</w:t>
      </w:r>
    </w:p>
    <w:p w14:paraId="748DC98C"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1.</w:t>
      </w:r>
      <w:r w:rsidRPr="00EA5D32">
        <w:rPr>
          <w:rFonts w:eastAsia="仿宋_GB2312" w:hint="eastAsia"/>
          <w:sz w:val="32"/>
        </w:rPr>
        <w:t>会议时间：维修日计划下达后、维修作业开始前不少于</w:t>
      </w:r>
      <w:r w:rsidRPr="00EA5D32">
        <w:rPr>
          <w:rFonts w:eastAsia="仿宋_GB2312" w:hint="eastAsia"/>
          <w:sz w:val="32"/>
        </w:rPr>
        <w:t>4</w:t>
      </w:r>
      <w:r w:rsidRPr="00EA5D32">
        <w:rPr>
          <w:rFonts w:eastAsia="仿宋_GB2312" w:hint="eastAsia"/>
          <w:sz w:val="32"/>
        </w:rPr>
        <w:t>小时组织召开。</w:t>
      </w:r>
    </w:p>
    <w:p w14:paraId="7E7A0228"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2.</w:t>
      </w:r>
      <w:r w:rsidRPr="00EA5D32">
        <w:rPr>
          <w:rFonts w:eastAsia="仿宋_GB2312" w:hint="eastAsia"/>
          <w:sz w:val="32"/>
        </w:rPr>
        <w:t>会议组织：维修协调会由车务段（直属站）的维修</w:t>
      </w:r>
      <w:proofErr w:type="gramStart"/>
      <w:r w:rsidRPr="00EA5D32">
        <w:rPr>
          <w:rFonts w:eastAsia="仿宋_GB2312" w:hint="eastAsia"/>
          <w:sz w:val="32"/>
        </w:rPr>
        <w:t>作业站</w:t>
      </w:r>
      <w:proofErr w:type="gramEnd"/>
      <w:r w:rsidRPr="00EA5D32">
        <w:rPr>
          <w:rFonts w:eastAsia="仿宋_GB2312" w:hint="eastAsia"/>
          <w:sz w:val="32"/>
        </w:rPr>
        <w:t>站长（副站长）、车间主任（副主任）主持召开，维修（配合）负责人参加。</w:t>
      </w:r>
    </w:p>
    <w:p w14:paraId="29B1B3F1"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eastAsia="仿宋_GB2312"/>
          <w:sz w:val="32"/>
        </w:rPr>
      </w:pPr>
      <w:r w:rsidRPr="00EA5D32">
        <w:rPr>
          <w:rFonts w:ascii="Times New Roman" w:eastAsia="仿宋_GB2312" w:hAnsi="Times New Roman" w:cs="Times New Roman" w:hint="eastAsia"/>
          <w:kern w:val="2"/>
          <w:sz w:val="32"/>
          <w:szCs w:val="20"/>
        </w:rPr>
        <w:t>3.</w:t>
      </w:r>
      <w:r w:rsidRPr="00EA5D32">
        <w:rPr>
          <w:rFonts w:ascii="Times New Roman" w:eastAsia="仿宋_GB2312" w:hAnsi="Times New Roman" w:cs="Times New Roman" w:hint="eastAsia"/>
          <w:kern w:val="2"/>
          <w:sz w:val="32"/>
          <w:szCs w:val="20"/>
        </w:rPr>
        <w:t>会议内容：</w:t>
      </w:r>
      <w:r w:rsidRPr="00EA5D32">
        <w:rPr>
          <w:rFonts w:eastAsia="仿宋_GB2312" w:hint="eastAsia"/>
          <w:sz w:val="32"/>
        </w:rPr>
        <w:t>维修单位重点汇报维修计划、维修准备、维修组织、人员机具安排、路用列车开行方案、安全监控项点及措施、需协调解决问题的落实情况等内容。维修配合单位重点汇报配合</w:t>
      </w:r>
      <w:r w:rsidRPr="00EA5D32">
        <w:rPr>
          <w:rFonts w:eastAsia="仿宋_GB2312" w:hint="eastAsia"/>
          <w:sz w:val="32"/>
        </w:rPr>
        <w:lastRenderedPageBreak/>
        <w:t>计划、人员机具安排、安全监控项点及措施、需协调解决问题的落实情况等内容。车务部门重点汇报行车组织措施、人员安排、安全监控项点及措施。</w:t>
      </w:r>
    </w:p>
    <w:p w14:paraId="2150DE53"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（三）其他有关要求。</w:t>
      </w:r>
    </w:p>
    <w:p w14:paraId="366DCB5A" w14:textId="77777777" w:rsidR="00775B27" w:rsidRPr="00EA5D32" w:rsidRDefault="00775B27" w:rsidP="00775B27">
      <w:pPr>
        <w:pStyle w:val="af4"/>
        <w:adjustRightInd w:val="0"/>
        <w:snapToGrid w:val="0"/>
        <w:spacing w:before="0" w:beforeAutospacing="0" w:after="0" w:afterAutospacing="0" w:line="560" w:lineRule="exact"/>
        <w:ind w:firstLineChars="200" w:firstLine="640"/>
        <w:jc w:val="both"/>
        <w:rPr>
          <w:rFonts w:eastAsia="仿宋_GB2312"/>
          <w:sz w:val="32"/>
        </w:rPr>
      </w:pPr>
      <w:r w:rsidRPr="00EA5D32">
        <w:rPr>
          <w:rFonts w:ascii="Times New Roman" w:eastAsia="仿宋_GB2312" w:hAnsi="Times New Roman" w:cs="Times New Roman" w:hint="eastAsia"/>
          <w:kern w:val="2"/>
          <w:sz w:val="32"/>
          <w:szCs w:val="20"/>
        </w:rPr>
        <w:t>1.</w:t>
      </w:r>
      <w:r w:rsidRPr="00EA5D32">
        <w:rPr>
          <w:rFonts w:eastAsia="仿宋_GB2312" w:hint="eastAsia"/>
          <w:sz w:val="32"/>
        </w:rPr>
        <w:t>下</w:t>
      </w:r>
      <w:proofErr w:type="gramStart"/>
      <w:r w:rsidRPr="00EA5D32">
        <w:rPr>
          <w:rFonts w:eastAsia="仿宋_GB2312" w:hint="eastAsia"/>
          <w:sz w:val="32"/>
        </w:rPr>
        <w:t>穿线路</w:t>
      </w:r>
      <w:proofErr w:type="gramEnd"/>
      <w:r w:rsidRPr="00EA5D32">
        <w:rPr>
          <w:rFonts w:eastAsia="仿宋_GB2312" w:hint="eastAsia"/>
          <w:sz w:val="32"/>
        </w:rPr>
        <w:t>等施工时</w:t>
      </w:r>
      <w:r w:rsidRPr="00EA5D32">
        <w:rPr>
          <w:rFonts w:ascii="Times New Roman" w:eastAsia="仿宋_GB2312" w:hAnsi="Times New Roman" w:cs="Times New Roman" w:hint="eastAsia"/>
          <w:kern w:val="2"/>
          <w:sz w:val="32"/>
          <w:szCs w:val="20"/>
        </w:rPr>
        <w:t>间超过</w:t>
      </w:r>
      <w:r w:rsidRPr="00EA5D32">
        <w:rPr>
          <w:rFonts w:ascii="Times New Roman" w:eastAsia="仿宋_GB2312" w:hAnsi="Times New Roman" w:cs="Times New Roman" w:hint="eastAsia"/>
          <w:kern w:val="2"/>
          <w:sz w:val="32"/>
          <w:szCs w:val="20"/>
        </w:rPr>
        <w:t>24</w:t>
      </w:r>
      <w:r w:rsidRPr="00EA5D32">
        <w:rPr>
          <w:rFonts w:ascii="Times New Roman" w:eastAsia="仿宋_GB2312" w:hAnsi="Times New Roman" w:cs="Times New Roman" w:hint="eastAsia"/>
          <w:kern w:val="2"/>
          <w:sz w:val="32"/>
          <w:szCs w:val="20"/>
        </w:rPr>
        <w:t>小时的Ⅲ级施工，于施工开始前召开施工预备会、方案制定会、方案布置会，跨月连续性施工每月召开施工预备会、方案制定会、方案布置会</w:t>
      </w:r>
      <w:r w:rsidRPr="00EA5D32">
        <w:rPr>
          <w:rFonts w:eastAsia="仿宋_GB2312" w:hint="eastAsia"/>
          <w:sz w:val="32"/>
        </w:rPr>
        <w:t>，全部施工结束后召开施工总结会。</w:t>
      </w:r>
      <w:r w:rsidRPr="00EA5D32">
        <w:rPr>
          <w:rFonts w:ascii="Times New Roman" w:eastAsia="仿宋_GB2312" w:hAnsi="Times New Roman" w:cs="Times New Roman" w:hint="eastAsia"/>
          <w:kern w:val="2"/>
          <w:sz w:val="32"/>
          <w:szCs w:val="20"/>
        </w:rPr>
        <w:t>施工单位和配合的设备管理单位应每日召开方案制定会、方案布置会。</w:t>
      </w:r>
    </w:p>
    <w:p w14:paraId="2D1F1430"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2.</w:t>
      </w:r>
      <w:r w:rsidRPr="00EA5D32">
        <w:rPr>
          <w:rFonts w:eastAsia="仿宋_GB2312" w:hint="eastAsia"/>
          <w:sz w:val="32"/>
        </w:rPr>
        <w:t>同一区间或站内施工和维修综合利用天窗时，维修单位维修负责人应参加施工预备会和总结会。</w:t>
      </w:r>
    </w:p>
    <w:p w14:paraId="1C563CC6"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3.</w:t>
      </w:r>
      <w:r w:rsidRPr="00EA5D32">
        <w:rPr>
          <w:rFonts w:eastAsia="仿宋_GB2312" w:hint="eastAsia"/>
          <w:sz w:val="32"/>
        </w:rPr>
        <w:t>不设行车人员的车站，施工预备会、方案制定会、方案布置会、施工总结会及维修协调会由主控站相应人员组织召开。</w:t>
      </w:r>
    </w:p>
    <w:p w14:paraId="33662869"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4.</w:t>
      </w:r>
      <w:r w:rsidRPr="00EA5D32">
        <w:rPr>
          <w:rFonts w:eastAsia="仿宋_GB2312" w:hint="eastAsia"/>
          <w:sz w:val="32"/>
        </w:rPr>
        <w:t>各种施工（维修）会议，参会人员确因特殊情况集中参会困难时，可在征得会议主持人同意的前提下，通过网络视频参会（钉钉视频会议、</w:t>
      </w:r>
      <w:proofErr w:type="gramStart"/>
      <w:r w:rsidRPr="00EA5D32">
        <w:rPr>
          <w:rFonts w:eastAsia="仿宋_GB2312" w:hint="eastAsia"/>
          <w:sz w:val="32"/>
        </w:rPr>
        <w:t>腾讯会议</w:t>
      </w:r>
      <w:proofErr w:type="gramEnd"/>
      <w:r w:rsidRPr="00EA5D32">
        <w:rPr>
          <w:rFonts w:eastAsia="仿宋_GB2312" w:hint="eastAsia"/>
          <w:sz w:val="32"/>
        </w:rPr>
        <w:t>等），但下列施工预备会或总结会除外：</w:t>
      </w:r>
    </w:p>
    <w:p w14:paraId="71290BA0"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1</w:t>
      </w:r>
      <w:r w:rsidRPr="00EA5D32">
        <w:rPr>
          <w:rFonts w:eastAsia="仿宋_GB2312" w:hint="eastAsia"/>
          <w:sz w:val="32"/>
        </w:rPr>
        <w:t>）涉及行车方式变化的施工预备会。</w:t>
      </w:r>
    </w:p>
    <w:p w14:paraId="4EAFDDE7"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2</w:t>
      </w:r>
      <w:r w:rsidRPr="00EA5D32">
        <w:rPr>
          <w:rFonts w:eastAsia="仿宋_GB2312" w:hint="eastAsia"/>
          <w:sz w:val="32"/>
        </w:rPr>
        <w:t>）涉及</w:t>
      </w:r>
      <w:r w:rsidRPr="00EA5D32">
        <w:rPr>
          <w:rFonts w:eastAsia="仿宋_GB2312" w:hint="eastAsia"/>
          <w:sz w:val="32"/>
        </w:rPr>
        <w:t>LKJ</w:t>
      </w:r>
      <w:r w:rsidRPr="00EA5D32">
        <w:rPr>
          <w:rFonts w:eastAsia="仿宋_GB2312" w:hint="eastAsia"/>
          <w:sz w:val="32"/>
        </w:rPr>
        <w:t>基础数据换装或站场设备变化的施工预备会。</w:t>
      </w:r>
    </w:p>
    <w:p w14:paraId="4BE0CC98"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t>（</w:t>
      </w:r>
      <w:r w:rsidRPr="00EA5D32">
        <w:rPr>
          <w:rFonts w:eastAsia="仿宋_GB2312" w:hint="eastAsia"/>
          <w:sz w:val="32"/>
        </w:rPr>
        <w:t>3</w:t>
      </w:r>
      <w:r w:rsidRPr="00EA5D32">
        <w:rPr>
          <w:rFonts w:eastAsia="仿宋_GB2312" w:hint="eastAsia"/>
          <w:sz w:val="32"/>
        </w:rPr>
        <w:t>）多单位共用天窗且开行两列及以上路用列车配合的施工预备会（集中</w:t>
      </w:r>
      <w:proofErr w:type="gramStart"/>
      <w:r w:rsidRPr="00EA5D32">
        <w:rPr>
          <w:rFonts w:eastAsia="仿宋_GB2312" w:hint="eastAsia"/>
          <w:sz w:val="32"/>
        </w:rPr>
        <w:t>修期间</w:t>
      </w:r>
      <w:proofErr w:type="gramEnd"/>
      <w:r w:rsidRPr="00EA5D32">
        <w:rPr>
          <w:rFonts w:eastAsia="仿宋_GB2312" w:hint="eastAsia"/>
          <w:sz w:val="32"/>
        </w:rPr>
        <w:t>在同一区间连续作业且作业方式、内容无变化的可召开视频会）。</w:t>
      </w:r>
    </w:p>
    <w:p w14:paraId="0A15CFB8"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rPr>
      </w:pPr>
      <w:r w:rsidRPr="00EA5D32">
        <w:rPr>
          <w:rFonts w:eastAsia="仿宋_GB2312" w:hint="eastAsia"/>
          <w:sz w:val="32"/>
        </w:rPr>
        <w:lastRenderedPageBreak/>
        <w:t>（</w:t>
      </w:r>
      <w:r w:rsidRPr="00EA5D32">
        <w:rPr>
          <w:rFonts w:eastAsia="仿宋_GB2312" w:hint="eastAsia"/>
          <w:sz w:val="32"/>
        </w:rPr>
        <w:t>4</w:t>
      </w:r>
      <w:r w:rsidRPr="00EA5D32">
        <w:rPr>
          <w:rFonts w:eastAsia="仿宋_GB2312" w:hint="eastAsia"/>
          <w:sz w:val="32"/>
        </w:rPr>
        <w:t>）发生事故、延点的施工总结会。</w:t>
      </w:r>
    </w:p>
    <w:p w14:paraId="01CE79EC"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5.</w:t>
      </w:r>
      <w:r w:rsidRPr="00EA5D32">
        <w:rPr>
          <w:rFonts w:eastAsia="仿宋_GB2312" w:hint="eastAsia"/>
          <w:sz w:val="32"/>
          <w:szCs w:val="32"/>
        </w:rPr>
        <w:t>网络视频会议有关要求。</w:t>
      </w:r>
    </w:p>
    <w:p w14:paraId="69280F6D"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w:t>
      </w:r>
      <w:r w:rsidRPr="00EA5D32">
        <w:rPr>
          <w:rFonts w:eastAsia="仿宋_GB2312" w:hint="eastAsia"/>
          <w:sz w:val="32"/>
          <w:szCs w:val="32"/>
        </w:rPr>
        <w:t>）通过网络视频参会的单位，参会人员进入视频会议时须使用实名制，将本人名称修改为“</w:t>
      </w:r>
      <w:r w:rsidRPr="00EA5D32">
        <w:rPr>
          <w:rFonts w:eastAsia="仿宋_GB2312" w:hint="eastAsia"/>
          <w:sz w:val="32"/>
          <w:szCs w:val="32"/>
        </w:rPr>
        <w:t>XX</w:t>
      </w:r>
      <w:r w:rsidRPr="00EA5D32">
        <w:rPr>
          <w:rFonts w:eastAsia="仿宋_GB2312" w:hint="eastAsia"/>
          <w:sz w:val="32"/>
          <w:szCs w:val="32"/>
        </w:rPr>
        <w:t>（单位）</w:t>
      </w:r>
      <w:r w:rsidRPr="00EA5D32">
        <w:rPr>
          <w:rFonts w:eastAsia="仿宋_GB2312" w:hint="eastAsia"/>
          <w:sz w:val="32"/>
          <w:szCs w:val="32"/>
        </w:rPr>
        <w:t>XX</w:t>
      </w:r>
      <w:r w:rsidRPr="00EA5D32">
        <w:rPr>
          <w:rFonts w:eastAsia="仿宋_GB2312" w:hint="eastAsia"/>
          <w:sz w:val="32"/>
          <w:szCs w:val="32"/>
        </w:rPr>
        <w:t>（姓名）”。会议开始前，会议主持人应通过网络视频进行点名，参会人员应面向摄像头自报单位、职务、姓名及联系方式，会议主持人通过视频核实正确后代</w:t>
      </w:r>
      <w:proofErr w:type="gramStart"/>
      <w:r w:rsidRPr="00EA5D32">
        <w:rPr>
          <w:rFonts w:eastAsia="仿宋_GB2312" w:hint="eastAsia"/>
          <w:sz w:val="32"/>
          <w:szCs w:val="32"/>
        </w:rPr>
        <w:t>填会议</w:t>
      </w:r>
      <w:proofErr w:type="gramEnd"/>
      <w:r w:rsidRPr="00EA5D32">
        <w:rPr>
          <w:rFonts w:eastAsia="仿宋_GB2312" w:hint="eastAsia"/>
          <w:sz w:val="32"/>
          <w:szCs w:val="32"/>
        </w:rPr>
        <w:t>签到表，并在会议签到表中备注“视频参会”。</w:t>
      </w:r>
    </w:p>
    <w:p w14:paraId="40E4A762"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w:t>
      </w:r>
      <w:r w:rsidRPr="00EA5D32">
        <w:rPr>
          <w:rFonts w:eastAsia="仿宋_GB2312" w:hint="eastAsia"/>
          <w:sz w:val="32"/>
          <w:szCs w:val="32"/>
        </w:rPr>
        <w:t>）召开网络视频会议时，由会议主持单位发起视频会议，并对视频会议全程进行录音录像，录像需同一屏幕显示所有网络视频参会人员正面图像，录像应确保图像声音清晰。会议过程中网络视频参会人员不得离开，特殊情况需离开时，需经会议主持人同意。会议采用的网络视频会议系统必须具备多画面，确保所有通过网络视频参会人员均能在同一屏幕显示。</w:t>
      </w:r>
    </w:p>
    <w:p w14:paraId="1EF642D4"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3</w:t>
      </w:r>
      <w:r w:rsidRPr="00EA5D32">
        <w:rPr>
          <w:rFonts w:eastAsia="仿宋_GB2312" w:hint="eastAsia"/>
          <w:sz w:val="32"/>
          <w:szCs w:val="32"/>
        </w:rPr>
        <w:t>）施工（维修）会议采用音视频记录时，会议记录应注明“会议内容详见录音录像，重点内容摘录如下”。</w:t>
      </w:r>
    </w:p>
    <w:p w14:paraId="686E8BE4" w14:textId="77777777" w:rsidR="00775B27" w:rsidRPr="00EA5D32" w:rsidRDefault="00775B27" w:rsidP="00775B27">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6.</w:t>
      </w:r>
      <w:r w:rsidRPr="00EA5D32">
        <w:rPr>
          <w:rFonts w:eastAsia="仿宋_GB2312" w:hint="eastAsia"/>
          <w:sz w:val="32"/>
          <w:szCs w:val="32"/>
        </w:rPr>
        <w:t>施工（维修）会议应有会议记录。Ⅰ</w:t>
      </w:r>
      <w:proofErr w:type="gramStart"/>
      <w:r w:rsidRPr="00EA5D32">
        <w:rPr>
          <w:rFonts w:eastAsia="仿宋_GB2312" w:hint="eastAsia"/>
          <w:sz w:val="32"/>
          <w:szCs w:val="32"/>
        </w:rPr>
        <w:t>级施工</w:t>
      </w:r>
      <w:proofErr w:type="gramEnd"/>
      <w:r w:rsidRPr="00EA5D32">
        <w:rPr>
          <w:rFonts w:eastAsia="仿宋_GB2312" w:hint="eastAsia"/>
          <w:sz w:val="32"/>
          <w:szCs w:val="32"/>
        </w:rPr>
        <w:t>预备会、总结会记录由施工办负责整理发布；Ⅱ</w:t>
      </w:r>
      <w:proofErr w:type="gramStart"/>
      <w:r w:rsidRPr="00EA5D32">
        <w:rPr>
          <w:rFonts w:eastAsia="仿宋_GB2312" w:hint="eastAsia"/>
          <w:sz w:val="32"/>
          <w:szCs w:val="32"/>
        </w:rPr>
        <w:t>级施工</w:t>
      </w:r>
      <w:proofErr w:type="gramEnd"/>
      <w:r w:rsidRPr="00EA5D32">
        <w:rPr>
          <w:rFonts w:eastAsia="仿宋_GB2312" w:hint="eastAsia"/>
          <w:sz w:val="32"/>
          <w:szCs w:val="32"/>
        </w:rPr>
        <w:t>预备会、总结会记录由车务段（直属站）负责整理备查并抄送施工办、相关业务部室；Ⅲ</w:t>
      </w:r>
      <w:proofErr w:type="gramStart"/>
      <w:r w:rsidRPr="00EA5D32">
        <w:rPr>
          <w:rFonts w:eastAsia="仿宋_GB2312" w:hint="eastAsia"/>
          <w:sz w:val="32"/>
          <w:szCs w:val="32"/>
        </w:rPr>
        <w:t>级施工</w:t>
      </w:r>
      <w:proofErr w:type="gramEnd"/>
      <w:r w:rsidRPr="00EA5D32">
        <w:rPr>
          <w:rFonts w:eastAsia="仿宋_GB2312" w:hint="eastAsia"/>
          <w:sz w:val="32"/>
          <w:szCs w:val="32"/>
        </w:rPr>
        <w:t>预备会、施工总结会记录由施工协调小组组长单位整理备查；方案制定会记录由施工单位、配合单位分别整理备查；方案布置会记录由车站、施工单位、配合单位分别整理备查；维修</w:t>
      </w:r>
      <w:r w:rsidRPr="00EA5D32">
        <w:rPr>
          <w:rFonts w:eastAsia="仿宋_GB2312" w:hint="eastAsia"/>
          <w:sz w:val="32"/>
          <w:szCs w:val="32"/>
        </w:rPr>
        <w:lastRenderedPageBreak/>
        <w:t>协调会记录由车站整理备查。</w:t>
      </w:r>
    </w:p>
    <w:p w14:paraId="73F9919A" w14:textId="77777777" w:rsidR="00775B27" w:rsidRDefault="00775B27" w:rsidP="00775B27">
      <w:pPr>
        <w:autoSpaceDE w:val="0"/>
        <w:autoSpaceDN w:val="0"/>
        <w:adjustRightInd w:val="0"/>
        <w:snapToGrid w:val="0"/>
        <w:spacing w:line="560" w:lineRule="exact"/>
        <w:ind w:firstLineChars="200" w:firstLine="640"/>
        <w:rPr>
          <w:rFonts w:eastAsia="仿宋_GB2312" w:hint="eastAsia"/>
          <w:sz w:val="32"/>
          <w:szCs w:val="32"/>
        </w:rPr>
      </w:pPr>
      <w:r w:rsidRPr="00EA5D32">
        <w:rPr>
          <w:rFonts w:eastAsia="仿宋_GB2312" w:hint="eastAsia"/>
          <w:sz w:val="32"/>
          <w:szCs w:val="32"/>
        </w:rPr>
        <w:t>7.</w:t>
      </w:r>
      <w:r w:rsidRPr="00EA5D32">
        <w:rPr>
          <w:rFonts w:eastAsia="仿宋_GB2312" w:hint="eastAsia"/>
          <w:sz w:val="32"/>
          <w:szCs w:val="32"/>
        </w:rPr>
        <w:t>施工（维修）会议记录资料由会议记录单位保存，保存期限为一年。采用网络视频会议的会议录像资料，应固定存放在车站（车间）办公电脑指定文件夹内，保存期限为一年。</w:t>
      </w:r>
    </w:p>
    <w:p w14:paraId="4853B0BD" w14:textId="77777777" w:rsidR="00BF53B8" w:rsidRPr="00CA71FE" w:rsidRDefault="00BF53B8" w:rsidP="00BF53B8">
      <w:pPr>
        <w:pStyle w:val="a4"/>
        <w:adjustRightInd w:val="0"/>
        <w:snapToGrid w:val="0"/>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8.</w:t>
      </w:r>
      <w:r>
        <w:rPr>
          <w:rFonts w:ascii="Times New Roman" w:eastAsia="仿宋_GB2312" w:hAnsi="Times New Roman" w:hint="eastAsia"/>
          <w:sz w:val="32"/>
          <w:szCs w:val="32"/>
        </w:rPr>
        <w:t>对于同一项目连续性施工，施工首日的施工预备会应在施工日计划下达后召开，后续施工预备会可在各单位清楚次日施工日计划作业内容的前提下，经施工协调小组同意后，与当日施工总结会联席连续召开。施工日计划下达后，各单位应再次与提报的施工日计划进行核对，遇与下达的施工日计划内容不一致时，由施工协调小组组长组织各单位重新召开施工预备会。</w:t>
      </w:r>
    </w:p>
    <w:p w14:paraId="4DB01CCC" w14:textId="77777777" w:rsidR="00567867" w:rsidRPr="00EA5D32" w:rsidRDefault="00FF2F62" w:rsidP="00AF713D">
      <w:pPr>
        <w:adjustRightInd w:val="0"/>
        <w:snapToGrid w:val="0"/>
        <w:spacing w:line="560" w:lineRule="exact"/>
        <w:ind w:firstLineChars="200" w:firstLine="640"/>
        <w:rPr>
          <w:rFonts w:eastAsia="仿宋_GB2312"/>
          <w:sz w:val="32"/>
        </w:rPr>
      </w:pPr>
      <w:r w:rsidRPr="00EA5D32">
        <w:rPr>
          <w:rFonts w:eastAsia="黑体"/>
          <w:bCs/>
          <w:sz w:val="32"/>
        </w:rPr>
        <w:t>第</w:t>
      </w:r>
      <w:r w:rsidR="00EA1393" w:rsidRPr="00EA5D32">
        <w:rPr>
          <w:rFonts w:eastAsia="黑体" w:hint="eastAsia"/>
          <w:bCs/>
          <w:sz w:val="32"/>
        </w:rPr>
        <w:t>三十</w:t>
      </w:r>
      <w:r w:rsidR="00567867" w:rsidRPr="00EA5D32">
        <w:rPr>
          <w:rFonts w:eastAsia="黑体"/>
          <w:bCs/>
          <w:sz w:val="32"/>
        </w:rPr>
        <w:t>条</w:t>
      </w:r>
      <w:r w:rsidR="00567867" w:rsidRPr="00EA5D32">
        <w:rPr>
          <w:rFonts w:eastAsia="黑体"/>
          <w:bCs/>
          <w:sz w:val="32"/>
        </w:rPr>
        <w:t xml:space="preserve"> </w:t>
      </w:r>
      <w:r w:rsidR="00033406" w:rsidRPr="00EA5D32">
        <w:rPr>
          <w:rFonts w:eastAsia="黑体" w:hint="eastAsia"/>
          <w:bCs/>
          <w:sz w:val="32"/>
        </w:rPr>
        <w:t xml:space="preserve"> </w:t>
      </w:r>
      <w:r w:rsidR="00567867" w:rsidRPr="00EA5D32">
        <w:rPr>
          <w:rFonts w:eastAsia="仿宋_GB2312"/>
          <w:sz w:val="32"/>
        </w:rPr>
        <w:t>下</w:t>
      </w:r>
      <w:proofErr w:type="gramStart"/>
      <w:r w:rsidR="00567867" w:rsidRPr="00EA5D32">
        <w:rPr>
          <w:rFonts w:eastAsia="仿宋_GB2312"/>
          <w:sz w:val="32"/>
        </w:rPr>
        <w:t>穿线路</w:t>
      </w:r>
      <w:proofErr w:type="gramEnd"/>
      <w:r w:rsidR="00567867" w:rsidRPr="00EA5D32">
        <w:rPr>
          <w:rFonts w:eastAsia="仿宋_GB2312"/>
          <w:sz w:val="32"/>
        </w:rPr>
        <w:t>等施工时间超过</w:t>
      </w:r>
      <w:r w:rsidR="00567867" w:rsidRPr="00EA5D32">
        <w:rPr>
          <w:rFonts w:eastAsia="仿宋_GB2312"/>
          <w:sz w:val="32"/>
        </w:rPr>
        <w:t>24</w:t>
      </w:r>
      <w:r w:rsidR="00567867" w:rsidRPr="00EA5D32">
        <w:rPr>
          <w:rFonts w:eastAsia="仿宋_GB2312"/>
          <w:sz w:val="32"/>
        </w:rPr>
        <w:t>小时的</w:t>
      </w:r>
      <w:r w:rsidR="00567867" w:rsidRPr="00EA5D32">
        <w:rPr>
          <w:rFonts w:eastAsia="仿宋_GB2312"/>
          <w:sz w:val="32"/>
        </w:rPr>
        <w:t>Ⅲ</w:t>
      </w:r>
      <w:r w:rsidR="00567867" w:rsidRPr="00EA5D32">
        <w:rPr>
          <w:rFonts w:eastAsia="仿宋_GB2312"/>
          <w:sz w:val="32"/>
        </w:rPr>
        <w:t>级施工，施工协调小组正、副组长和成员应参加施工开始、结束和关键节点的现场组织协调和安全监控等工作。其他时段由设备管理单位和建设项目管理机构人员进行现场监控。</w:t>
      </w:r>
    </w:p>
    <w:p w14:paraId="784DABA7" w14:textId="77777777" w:rsidR="008853D5" w:rsidRPr="00EA5D32" w:rsidRDefault="008F51C1" w:rsidP="00AF713D">
      <w:pPr>
        <w:adjustRightInd w:val="0"/>
        <w:snapToGrid w:val="0"/>
        <w:spacing w:line="560" w:lineRule="exact"/>
        <w:ind w:firstLineChars="200" w:firstLine="640"/>
        <w:textAlignment w:val="baseline"/>
        <w:rPr>
          <w:rFonts w:eastAsia="仿宋_GB2312" w:hint="eastAsia"/>
          <w:sz w:val="32"/>
        </w:rPr>
      </w:pPr>
      <w:r w:rsidRPr="00EA5D32">
        <w:rPr>
          <w:rFonts w:eastAsia="黑体"/>
          <w:bCs/>
          <w:sz w:val="32"/>
        </w:rPr>
        <w:t>第</w:t>
      </w:r>
      <w:r w:rsidR="006C1B50" w:rsidRPr="00EA5D32">
        <w:rPr>
          <w:rFonts w:eastAsia="黑体"/>
          <w:bCs/>
          <w:sz w:val="32"/>
        </w:rPr>
        <w:t>三十</w:t>
      </w:r>
      <w:r w:rsidR="002A2624" w:rsidRPr="00EA5D32">
        <w:rPr>
          <w:rFonts w:eastAsia="黑体" w:hint="eastAsia"/>
          <w:bCs/>
          <w:sz w:val="32"/>
        </w:rPr>
        <w:t>一</w:t>
      </w:r>
      <w:r w:rsidR="009A3588" w:rsidRPr="00EA5D32">
        <w:rPr>
          <w:rFonts w:eastAsia="黑体"/>
          <w:bCs/>
          <w:sz w:val="32"/>
        </w:rPr>
        <w:t>条</w:t>
      </w:r>
      <w:r w:rsidR="009A3588" w:rsidRPr="00EA5D32">
        <w:rPr>
          <w:rFonts w:eastAsia="黑体"/>
          <w:bCs/>
          <w:sz w:val="32"/>
        </w:rPr>
        <w:t xml:space="preserve">  </w:t>
      </w:r>
      <w:r w:rsidR="002668C1" w:rsidRPr="00EA5D32">
        <w:rPr>
          <w:rFonts w:eastAsia="仿宋_GB2312"/>
          <w:sz w:val="32"/>
          <w:szCs w:val="32"/>
        </w:rPr>
        <w:t>施工负责人由施工单位按照施工等级安排</w:t>
      </w:r>
      <w:r w:rsidR="002668C1" w:rsidRPr="00EA5D32">
        <w:rPr>
          <w:rFonts w:eastAsia="仿宋_GB2312"/>
          <w:sz w:val="32"/>
        </w:rPr>
        <w:t>相应人员担当。</w:t>
      </w:r>
      <w:r w:rsidR="002F05CF" w:rsidRPr="00EA5D32">
        <w:rPr>
          <w:rFonts w:eastAsia="仿宋_GB2312"/>
          <w:sz w:val="32"/>
        </w:rPr>
        <w:t>施工负责人不得临时更换，遇特殊情况必须更换时，须安排同级别及以上且掌握该施工方案的专业人员担任。</w:t>
      </w:r>
      <w:r w:rsidR="00AC1C79" w:rsidRPr="00EA5D32">
        <w:rPr>
          <w:rFonts w:eastAsia="仿宋_GB2312" w:hint="eastAsia"/>
          <w:sz w:val="32"/>
        </w:rPr>
        <w:t>施工日计划下达后</w:t>
      </w:r>
      <w:r w:rsidR="002F05CF" w:rsidRPr="00EA5D32">
        <w:rPr>
          <w:rFonts w:eastAsia="仿宋_GB2312"/>
          <w:sz w:val="32"/>
        </w:rPr>
        <w:t>确需变更施工负责人时，施工单位须在</w:t>
      </w:r>
      <w:r w:rsidR="004E1470" w:rsidRPr="00EA5D32">
        <w:rPr>
          <w:rFonts w:eastAsia="仿宋_GB2312"/>
          <w:sz w:val="32"/>
        </w:rPr>
        <w:t>施工</w:t>
      </w:r>
      <w:r w:rsidR="00C3643A" w:rsidRPr="00EA5D32">
        <w:rPr>
          <w:rFonts w:eastAsia="仿宋_GB2312" w:hint="eastAsia"/>
          <w:sz w:val="32"/>
        </w:rPr>
        <w:t>预备会</w:t>
      </w:r>
      <w:r w:rsidR="004E1470" w:rsidRPr="00EA5D32">
        <w:rPr>
          <w:rFonts w:eastAsia="仿宋_GB2312"/>
          <w:sz w:val="32"/>
        </w:rPr>
        <w:t>前提出，按规定填写《施工负责人变更通知书》，报主管</w:t>
      </w:r>
      <w:r w:rsidR="002F05CF" w:rsidRPr="00EA5D32">
        <w:rPr>
          <w:rFonts w:eastAsia="仿宋_GB2312"/>
          <w:sz w:val="32"/>
        </w:rPr>
        <w:t>业务部</w:t>
      </w:r>
      <w:r w:rsidR="004E1470" w:rsidRPr="00EA5D32">
        <w:rPr>
          <w:rFonts w:eastAsia="仿宋_GB2312"/>
          <w:sz w:val="32"/>
        </w:rPr>
        <w:t>室审核后提交登记站和列车调度员</w:t>
      </w:r>
      <w:r w:rsidR="002F05CF" w:rsidRPr="00EA5D32">
        <w:rPr>
          <w:rFonts w:eastAsia="仿宋_GB2312"/>
          <w:sz w:val="32"/>
        </w:rPr>
        <w:t>。</w:t>
      </w:r>
      <w:r w:rsidR="00193890" w:rsidRPr="00EA5D32">
        <w:rPr>
          <w:rFonts w:eastAsia="仿宋_GB2312"/>
          <w:sz w:val="32"/>
        </w:rPr>
        <w:t>《施工负责人变更通知书》格式见附件</w:t>
      </w:r>
      <w:r w:rsidR="0098701C" w:rsidRPr="00EA5D32">
        <w:rPr>
          <w:rFonts w:eastAsia="仿宋_GB2312" w:hint="eastAsia"/>
          <w:sz w:val="32"/>
        </w:rPr>
        <w:t>8</w:t>
      </w:r>
      <w:r w:rsidR="00193890" w:rsidRPr="00EA5D32">
        <w:rPr>
          <w:rFonts w:eastAsia="仿宋_GB2312"/>
          <w:sz w:val="32"/>
        </w:rPr>
        <w:t>。</w:t>
      </w:r>
    </w:p>
    <w:p w14:paraId="56BF14EF" w14:textId="77777777" w:rsidR="002668C1" w:rsidRPr="00EA5D32" w:rsidRDefault="00406D1E" w:rsidP="00AF713D">
      <w:pPr>
        <w:adjustRightInd w:val="0"/>
        <w:snapToGrid w:val="0"/>
        <w:spacing w:line="560" w:lineRule="exact"/>
        <w:ind w:firstLineChars="200" w:firstLine="640"/>
        <w:textAlignment w:val="baseline"/>
        <w:rPr>
          <w:rFonts w:eastAsia="仿宋_GB2312"/>
          <w:sz w:val="32"/>
        </w:rPr>
      </w:pPr>
      <w:r w:rsidRPr="00EA5D32">
        <w:rPr>
          <w:rFonts w:eastAsia="仿宋_GB2312"/>
          <w:sz w:val="32"/>
        </w:rPr>
        <w:t>（一）</w:t>
      </w:r>
      <w:r w:rsidR="002668C1" w:rsidRPr="00EA5D32">
        <w:rPr>
          <w:rFonts w:eastAsia="仿宋_GB2312"/>
          <w:sz w:val="32"/>
        </w:rPr>
        <w:t>建设项目</w:t>
      </w:r>
      <w:r w:rsidR="00F41474" w:rsidRPr="00EA5D32">
        <w:rPr>
          <w:rFonts w:eastAsia="仿宋_GB2312"/>
          <w:sz w:val="32"/>
        </w:rPr>
        <w:t>、</w:t>
      </w:r>
      <w:r w:rsidR="00F17777" w:rsidRPr="00EA5D32">
        <w:rPr>
          <w:rFonts w:eastAsia="仿宋_GB2312"/>
          <w:sz w:val="32"/>
        </w:rPr>
        <w:t>涉铁工程</w:t>
      </w:r>
      <w:r w:rsidR="005C706A" w:rsidRPr="00EA5D32">
        <w:rPr>
          <w:rFonts w:eastAsia="仿宋_GB2312"/>
          <w:sz w:val="32"/>
        </w:rPr>
        <w:t>以及由路外单位实施的技术改造、</w:t>
      </w:r>
      <w:r w:rsidR="005C706A" w:rsidRPr="00EA5D32">
        <w:rPr>
          <w:rFonts w:eastAsia="仿宋_GB2312"/>
          <w:sz w:val="32"/>
        </w:rPr>
        <w:lastRenderedPageBreak/>
        <w:t>大中</w:t>
      </w:r>
      <w:proofErr w:type="gramStart"/>
      <w:r w:rsidR="005C706A" w:rsidRPr="00EA5D32">
        <w:rPr>
          <w:rFonts w:eastAsia="仿宋_GB2312"/>
          <w:sz w:val="32"/>
        </w:rPr>
        <w:t>修项目</w:t>
      </w:r>
      <w:r w:rsidR="002668C1" w:rsidRPr="00EA5D32">
        <w:rPr>
          <w:rFonts w:eastAsia="仿宋_GB2312"/>
          <w:sz w:val="32"/>
        </w:rPr>
        <w:t>Ⅰ</w:t>
      </w:r>
      <w:r w:rsidR="002668C1" w:rsidRPr="00EA5D32">
        <w:rPr>
          <w:rFonts w:eastAsia="仿宋_GB2312"/>
          <w:sz w:val="32"/>
        </w:rPr>
        <w:t>级施工</w:t>
      </w:r>
      <w:proofErr w:type="gramEnd"/>
      <w:r w:rsidR="002668C1" w:rsidRPr="00EA5D32">
        <w:rPr>
          <w:rFonts w:eastAsia="仿宋_GB2312"/>
          <w:sz w:val="32"/>
        </w:rPr>
        <w:t>由标段项目负责人担当，</w:t>
      </w:r>
      <w:r w:rsidR="002668C1" w:rsidRPr="00EA5D32">
        <w:rPr>
          <w:rFonts w:eastAsia="仿宋_GB2312"/>
          <w:sz w:val="32"/>
        </w:rPr>
        <w:t>Ⅱ</w:t>
      </w:r>
      <w:proofErr w:type="gramStart"/>
      <w:r w:rsidR="002668C1" w:rsidRPr="00EA5D32">
        <w:rPr>
          <w:rFonts w:eastAsia="仿宋_GB2312"/>
          <w:sz w:val="32"/>
        </w:rPr>
        <w:t>级施工</w:t>
      </w:r>
      <w:proofErr w:type="gramEnd"/>
      <w:r w:rsidR="002668C1" w:rsidRPr="00EA5D32">
        <w:rPr>
          <w:rFonts w:eastAsia="仿宋_GB2312"/>
          <w:sz w:val="32"/>
        </w:rPr>
        <w:t>由标段副职担当，</w:t>
      </w:r>
      <w:r w:rsidR="002668C1" w:rsidRPr="00EA5D32">
        <w:rPr>
          <w:rFonts w:eastAsia="仿宋_GB2312"/>
          <w:sz w:val="32"/>
        </w:rPr>
        <w:t>Ⅲ</w:t>
      </w:r>
      <w:proofErr w:type="gramStart"/>
      <w:r w:rsidR="002668C1" w:rsidRPr="00EA5D32">
        <w:rPr>
          <w:rFonts w:eastAsia="仿宋_GB2312"/>
          <w:sz w:val="32"/>
        </w:rPr>
        <w:t>级施工</w:t>
      </w:r>
      <w:proofErr w:type="gramEnd"/>
      <w:r w:rsidR="002668C1" w:rsidRPr="00EA5D32">
        <w:rPr>
          <w:rFonts w:eastAsia="仿宋_GB2312"/>
          <w:sz w:val="32"/>
        </w:rPr>
        <w:t>由项目</w:t>
      </w:r>
      <w:r w:rsidR="008F51C1" w:rsidRPr="00EA5D32">
        <w:rPr>
          <w:rFonts w:eastAsia="仿宋_GB2312"/>
          <w:sz w:val="32"/>
        </w:rPr>
        <w:t>分部</w:t>
      </w:r>
      <w:r w:rsidR="002668C1" w:rsidRPr="00EA5D32">
        <w:rPr>
          <w:rFonts w:eastAsia="仿宋_GB2312"/>
          <w:sz w:val="32"/>
        </w:rPr>
        <w:t>负责人（副）担当。</w:t>
      </w:r>
    </w:p>
    <w:p w14:paraId="7B930AFC" w14:textId="77777777" w:rsidR="001A5161" w:rsidRPr="00EA5D32" w:rsidRDefault="00406D1E" w:rsidP="00AF713D">
      <w:pPr>
        <w:adjustRightInd w:val="0"/>
        <w:snapToGrid w:val="0"/>
        <w:spacing w:line="560" w:lineRule="exact"/>
        <w:ind w:firstLineChars="200" w:firstLine="640"/>
        <w:textAlignment w:val="baseline"/>
        <w:rPr>
          <w:rFonts w:eastAsia="仿宋_GB2312" w:hint="eastAsia"/>
          <w:sz w:val="32"/>
        </w:rPr>
      </w:pPr>
      <w:r w:rsidRPr="00EA5D32">
        <w:rPr>
          <w:rFonts w:eastAsia="仿宋_GB2312"/>
          <w:sz w:val="32"/>
        </w:rPr>
        <w:t>（二）</w:t>
      </w:r>
      <w:r w:rsidR="005C706A" w:rsidRPr="00EA5D32">
        <w:rPr>
          <w:rFonts w:eastAsia="仿宋_GB2312"/>
          <w:sz w:val="32"/>
        </w:rPr>
        <w:t>由路内单位实施的</w:t>
      </w:r>
      <w:r w:rsidR="002668C1" w:rsidRPr="00EA5D32">
        <w:rPr>
          <w:rFonts w:eastAsia="仿宋_GB2312"/>
          <w:sz w:val="32"/>
        </w:rPr>
        <w:t>技术改造、大中</w:t>
      </w:r>
      <w:proofErr w:type="gramStart"/>
      <w:r w:rsidR="002668C1" w:rsidRPr="00EA5D32">
        <w:rPr>
          <w:rFonts w:eastAsia="仿宋_GB2312"/>
          <w:sz w:val="32"/>
        </w:rPr>
        <w:t>修项目</w:t>
      </w:r>
      <w:r w:rsidR="002668C1" w:rsidRPr="00EA5D32">
        <w:rPr>
          <w:rFonts w:eastAsia="仿宋_GB2312"/>
          <w:sz w:val="32"/>
        </w:rPr>
        <w:t>Ⅰ</w:t>
      </w:r>
      <w:r w:rsidR="002668C1" w:rsidRPr="00EA5D32">
        <w:rPr>
          <w:rFonts w:eastAsia="仿宋_GB2312"/>
          <w:sz w:val="32"/>
        </w:rPr>
        <w:t>级施工</w:t>
      </w:r>
      <w:proofErr w:type="gramEnd"/>
      <w:r w:rsidR="002668C1" w:rsidRPr="00EA5D32">
        <w:rPr>
          <w:rFonts w:eastAsia="仿宋_GB2312"/>
          <w:sz w:val="32"/>
        </w:rPr>
        <w:t>由施工单位负责人担当，</w:t>
      </w:r>
      <w:r w:rsidR="002668C1" w:rsidRPr="00EA5D32">
        <w:rPr>
          <w:rFonts w:eastAsia="仿宋_GB2312"/>
          <w:sz w:val="32"/>
        </w:rPr>
        <w:t>Ⅱ</w:t>
      </w:r>
      <w:proofErr w:type="gramStart"/>
      <w:r w:rsidR="002668C1" w:rsidRPr="00EA5D32">
        <w:rPr>
          <w:rFonts w:eastAsia="仿宋_GB2312"/>
          <w:sz w:val="32"/>
        </w:rPr>
        <w:t>级施工</w:t>
      </w:r>
      <w:proofErr w:type="gramEnd"/>
      <w:r w:rsidR="002668C1" w:rsidRPr="00EA5D32">
        <w:rPr>
          <w:rFonts w:eastAsia="仿宋_GB2312"/>
          <w:sz w:val="32"/>
        </w:rPr>
        <w:t>由施工单位分管副职担当，</w:t>
      </w:r>
      <w:r w:rsidR="002668C1" w:rsidRPr="00EA5D32">
        <w:rPr>
          <w:rFonts w:eastAsia="仿宋_GB2312"/>
          <w:sz w:val="32"/>
        </w:rPr>
        <w:t>Ⅲ</w:t>
      </w:r>
      <w:proofErr w:type="gramStart"/>
      <w:r w:rsidR="002668C1" w:rsidRPr="00EA5D32">
        <w:rPr>
          <w:rFonts w:eastAsia="仿宋_GB2312"/>
          <w:sz w:val="32"/>
        </w:rPr>
        <w:t>级施工</w:t>
      </w:r>
      <w:proofErr w:type="gramEnd"/>
      <w:r w:rsidR="002668C1" w:rsidRPr="00EA5D32">
        <w:rPr>
          <w:rFonts w:eastAsia="仿宋_GB2312"/>
          <w:sz w:val="32"/>
        </w:rPr>
        <w:t>由施工单位段领导或车间主任（副</w:t>
      </w:r>
      <w:r w:rsidR="00B50838" w:rsidRPr="00EA5D32">
        <w:rPr>
          <w:rFonts w:eastAsia="仿宋_GB2312"/>
          <w:sz w:val="32"/>
        </w:rPr>
        <w:t>主任</w:t>
      </w:r>
      <w:r w:rsidR="002668C1" w:rsidRPr="00EA5D32">
        <w:rPr>
          <w:rFonts w:eastAsia="仿宋_GB2312"/>
          <w:sz w:val="32"/>
        </w:rPr>
        <w:t>）担当</w:t>
      </w:r>
      <w:r w:rsidR="00DD6D63" w:rsidRPr="00EA5D32">
        <w:rPr>
          <w:rFonts w:eastAsia="仿宋_GB2312"/>
          <w:sz w:val="32"/>
        </w:rPr>
        <w:t>。</w:t>
      </w:r>
    </w:p>
    <w:p w14:paraId="5319508B" w14:textId="77777777" w:rsidR="003B7CC9" w:rsidRPr="00EA5D32" w:rsidRDefault="003B7CC9" w:rsidP="00AF713D">
      <w:pPr>
        <w:adjustRightInd w:val="0"/>
        <w:snapToGrid w:val="0"/>
        <w:spacing w:line="560" w:lineRule="exact"/>
        <w:ind w:firstLineChars="200" w:firstLine="640"/>
        <w:textAlignment w:val="baseline"/>
        <w:rPr>
          <w:rFonts w:eastAsia="仿宋_GB2312"/>
          <w:sz w:val="32"/>
        </w:rPr>
      </w:pPr>
      <w:r w:rsidRPr="00EA5D32">
        <w:rPr>
          <w:rFonts w:eastAsia="仿宋_GB2312"/>
          <w:sz w:val="32"/>
        </w:rPr>
        <w:t>（三）</w:t>
      </w:r>
      <w:r w:rsidR="00C724BC" w:rsidRPr="00EA5D32">
        <w:rPr>
          <w:rFonts w:eastAsia="仿宋_GB2312"/>
          <w:sz w:val="32"/>
        </w:rPr>
        <w:t>施工配合人员资格要求</w:t>
      </w:r>
      <w:r w:rsidRPr="00EA5D32">
        <w:rPr>
          <w:rFonts w:eastAsia="仿宋_GB2312"/>
          <w:sz w:val="32"/>
        </w:rPr>
        <w:t>。</w:t>
      </w:r>
    </w:p>
    <w:p w14:paraId="0D33CD06" w14:textId="77777777" w:rsidR="007C05DF" w:rsidRPr="00EA5D32" w:rsidRDefault="007C05DF" w:rsidP="00AF713D">
      <w:pPr>
        <w:adjustRightInd w:val="0"/>
        <w:snapToGrid w:val="0"/>
        <w:spacing w:line="560" w:lineRule="exact"/>
        <w:ind w:firstLineChars="200" w:firstLine="640"/>
        <w:textAlignment w:val="baseline"/>
        <w:rPr>
          <w:rFonts w:eastAsia="仿宋_GB2312"/>
          <w:sz w:val="32"/>
          <w:szCs w:val="32"/>
        </w:rPr>
      </w:pPr>
      <w:r w:rsidRPr="00EA5D32">
        <w:rPr>
          <w:rFonts w:eastAsia="仿宋_GB2312"/>
          <w:sz w:val="32"/>
          <w:szCs w:val="32"/>
        </w:rPr>
        <w:t>1.</w:t>
      </w:r>
      <w:r w:rsidRPr="00EA5D32">
        <w:rPr>
          <w:rFonts w:eastAsia="仿宋_GB2312" w:hAnsi="仿宋_GB2312"/>
          <w:sz w:val="32"/>
          <w:szCs w:val="32"/>
        </w:rPr>
        <w:t>Ⅰ</w:t>
      </w:r>
      <w:proofErr w:type="gramStart"/>
      <w:r w:rsidRPr="00EA5D32">
        <w:rPr>
          <w:rFonts w:eastAsia="仿宋_GB2312" w:hAnsi="仿宋_GB2312"/>
          <w:sz w:val="32"/>
          <w:szCs w:val="32"/>
        </w:rPr>
        <w:t>级施工</w:t>
      </w:r>
      <w:proofErr w:type="gramEnd"/>
      <w:r w:rsidRPr="00EA5D32">
        <w:rPr>
          <w:rFonts w:eastAsia="仿宋_GB2312" w:hAnsi="仿宋_GB2312"/>
          <w:sz w:val="32"/>
          <w:szCs w:val="32"/>
        </w:rPr>
        <w:t>由配合单位正职担当施工配合负责人。</w:t>
      </w:r>
      <w:r w:rsidR="00DE373D" w:rsidRPr="00EA5D32">
        <w:rPr>
          <w:rFonts w:ascii="仿宋_GB2312" w:eastAsia="仿宋_GB2312" w:hAnsi="仿宋_GB2312" w:cs="仿宋_GB2312" w:hint="eastAsia"/>
          <w:sz w:val="32"/>
          <w:szCs w:val="32"/>
        </w:rPr>
        <w:t>遇特殊情况，经施工领导小组同意，可由分管副职担当施工配合负责人。</w:t>
      </w:r>
    </w:p>
    <w:p w14:paraId="174D2192" w14:textId="77777777" w:rsidR="007C05DF" w:rsidRPr="00EA5D32" w:rsidRDefault="007C05DF" w:rsidP="00AF713D">
      <w:pPr>
        <w:adjustRightInd w:val="0"/>
        <w:snapToGrid w:val="0"/>
        <w:spacing w:line="560" w:lineRule="exact"/>
        <w:ind w:firstLineChars="200" w:firstLine="640"/>
        <w:textAlignment w:val="baseline"/>
        <w:rPr>
          <w:rFonts w:eastAsia="仿宋_GB2312"/>
          <w:sz w:val="32"/>
          <w:szCs w:val="32"/>
        </w:rPr>
      </w:pPr>
      <w:r w:rsidRPr="00EA5D32">
        <w:rPr>
          <w:rFonts w:eastAsia="仿宋_GB2312"/>
          <w:sz w:val="32"/>
          <w:szCs w:val="32"/>
        </w:rPr>
        <w:t>2.</w:t>
      </w:r>
      <w:r w:rsidRPr="00EA5D32">
        <w:rPr>
          <w:rFonts w:eastAsia="仿宋_GB2312" w:hAnsi="仿宋_GB2312"/>
          <w:sz w:val="32"/>
          <w:szCs w:val="32"/>
        </w:rPr>
        <w:t>Ⅱ</w:t>
      </w:r>
      <w:proofErr w:type="gramStart"/>
      <w:r w:rsidRPr="00EA5D32">
        <w:rPr>
          <w:rFonts w:eastAsia="仿宋_GB2312" w:hAnsi="仿宋_GB2312"/>
          <w:sz w:val="32"/>
          <w:szCs w:val="32"/>
        </w:rPr>
        <w:t>级施工</w:t>
      </w:r>
      <w:proofErr w:type="gramEnd"/>
      <w:r w:rsidRPr="00EA5D32">
        <w:rPr>
          <w:rFonts w:eastAsia="仿宋_GB2312" w:hAnsi="仿宋_GB2312"/>
          <w:sz w:val="32"/>
          <w:szCs w:val="32"/>
        </w:rPr>
        <w:t>主体专业配合单位由分管副职及以上人员担当施工配合负责人，其他专业配合单位根据施工涉及本专业相关内容指定胜任人员担当施工配合负责人。</w:t>
      </w:r>
    </w:p>
    <w:p w14:paraId="050D8EF9" w14:textId="77777777" w:rsidR="007C05DF" w:rsidRPr="00EA5D32" w:rsidRDefault="007C05DF" w:rsidP="00AF713D">
      <w:pPr>
        <w:adjustRightInd w:val="0"/>
        <w:snapToGrid w:val="0"/>
        <w:spacing w:line="560" w:lineRule="exact"/>
        <w:ind w:firstLineChars="200" w:firstLine="640"/>
        <w:textAlignment w:val="baseline"/>
        <w:rPr>
          <w:rFonts w:eastAsia="仿宋_GB2312" w:hAnsi="仿宋_GB2312"/>
          <w:sz w:val="32"/>
          <w:szCs w:val="32"/>
        </w:rPr>
      </w:pPr>
      <w:r w:rsidRPr="00EA5D32">
        <w:rPr>
          <w:rFonts w:eastAsia="仿宋_GB2312" w:hAnsi="仿宋_GB2312"/>
          <w:sz w:val="32"/>
          <w:szCs w:val="32"/>
        </w:rPr>
        <w:t>3.</w:t>
      </w:r>
      <w:r w:rsidR="00E11075" w:rsidRPr="00EA5D32">
        <w:rPr>
          <w:rFonts w:eastAsia="仿宋_GB2312" w:hAnsi="仿宋_GB2312"/>
          <w:sz w:val="32"/>
          <w:szCs w:val="32"/>
        </w:rPr>
        <w:t>Ⅲ</w:t>
      </w:r>
      <w:proofErr w:type="gramStart"/>
      <w:r w:rsidR="00E11075" w:rsidRPr="00EA5D32">
        <w:rPr>
          <w:rFonts w:eastAsia="仿宋_GB2312" w:hAnsi="仿宋_GB2312"/>
          <w:sz w:val="32"/>
          <w:szCs w:val="32"/>
        </w:rPr>
        <w:t>级施工</w:t>
      </w:r>
      <w:r w:rsidR="00E11075" w:rsidRPr="00EA5D32">
        <w:rPr>
          <w:rFonts w:eastAsia="仿宋_GB2312" w:hAnsi="仿宋_GB2312" w:hint="eastAsia"/>
          <w:sz w:val="32"/>
          <w:szCs w:val="32"/>
        </w:rPr>
        <w:t>各</w:t>
      </w:r>
      <w:proofErr w:type="gramEnd"/>
      <w:r w:rsidR="00E11075" w:rsidRPr="00EA5D32">
        <w:rPr>
          <w:rFonts w:eastAsia="仿宋_GB2312" w:hAnsi="仿宋_GB2312"/>
          <w:sz w:val="32"/>
          <w:szCs w:val="32"/>
        </w:rPr>
        <w:t>配合单位根据施工涉及本专业相关内容指定胜任人员担当施工配合负责人。</w:t>
      </w:r>
    </w:p>
    <w:p w14:paraId="74328B05" w14:textId="77777777" w:rsidR="008F51C1" w:rsidRPr="00EA5D32" w:rsidRDefault="00FF2F62" w:rsidP="00AF713D">
      <w:pPr>
        <w:adjustRightInd w:val="0"/>
        <w:snapToGrid w:val="0"/>
        <w:spacing w:line="560" w:lineRule="exact"/>
        <w:ind w:firstLineChars="200" w:firstLine="640"/>
        <w:textAlignment w:val="baseline"/>
        <w:rPr>
          <w:rFonts w:eastAsia="仿宋_GB2312"/>
          <w:sz w:val="32"/>
        </w:rPr>
      </w:pPr>
      <w:r w:rsidRPr="00EA5D32">
        <w:rPr>
          <w:rFonts w:eastAsia="黑体"/>
          <w:bCs/>
          <w:sz w:val="32"/>
        </w:rPr>
        <w:t>第三十</w:t>
      </w:r>
      <w:r w:rsidR="00314B8C" w:rsidRPr="00EA5D32">
        <w:rPr>
          <w:rFonts w:eastAsia="黑体" w:hint="eastAsia"/>
          <w:bCs/>
          <w:sz w:val="32"/>
        </w:rPr>
        <w:t>二</w:t>
      </w:r>
      <w:r w:rsidR="008F51C1" w:rsidRPr="00EA5D32">
        <w:rPr>
          <w:rFonts w:eastAsia="黑体"/>
          <w:bCs/>
          <w:sz w:val="32"/>
        </w:rPr>
        <w:t>条</w:t>
      </w:r>
      <w:r w:rsidR="008F51C1" w:rsidRPr="00EA5D32">
        <w:rPr>
          <w:rFonts w:eastAsia="黑体"/>
          <w:bCs/>
          <w:sz w:val="32"/>
        </w:rPr>
        <w:t xml:space="preserve">  </w:t>
      </w:r>
      <w:r w:rsidR="008F51C1" w:rsidRPr="00EA5D32">
        <w:rPr>
          <w:rFonts w:eastAsia="仿宋_GB2312"/>
          <w:sz w:val="32"/>
        </w:rPr>
        <w:t>维修的组织领导工作由设备管理单位负责。</w:t>
      </w:r>
      <w:r w:rsidR="008F51C1" w:rsidRPr="00EA5D32">
        <w:rPr>
          <w:rFonts w:eastAsia="仿宋_GB2312"/>
          <w:sz w:val="32"/>
        </w:rPr>
        <w:t>Ⅰ</w:t>
      </w:r>
      <w:r w:rsidR="008F51C1" w:rsidRPr="00EA5D32">
        <w:rPr>
          <w:rFonts w:eastAsia="仿宋_GB2312"/>
          <w:sz w:val="32"/>
        </w:rPr>
        <w:t>级维修负责人由车间主任（副</w:t>
      </w:r>
      <w:r w:rsidR="00BF4CF9" w:rsidRPr="00EA5D32">
        <w:rPr>
          <w:rFonts w:eastAsia="仿宋_GB2312"/>
          <w:sz w:val="32"/>
        </w:rPr>
        <w:t>主任</w:t>
      </w:r>
      <w:r w:rsidR="008F51C1" w:rsidRPr="00EA5D32">
        <w:rPr>
          <w:rFonts w:eastAsia="仿宋_GB2312"/>
          <w:sz w:val="32"/>
        </w:rPr>
        <w:t>）担当（</w:t>
      </w:r>
      <w:r w:rsidR="008F51C1" w:rsidRPr="00EA5D32">
        <w:rPr>
          <w:rFonts w:eastAsia="仿宋_GB2312"/>
          <w:sz w:val="32"/>
        </w:rPr>
        <w:t>Ⅰ</w:t>
      </w:r>
      <w:r w:rsidR="008F51C1" w:rsidRPr="00EA5D32">
        <w:rPr>
          <w:rFonts w:eastAsia="仿宋_GB2312"/>
          <w:sz w:val="32"/>
        </w:rPr>
        <w:t>级维修较多时，车间主任可委托车间</w:t>
      </w:r>
      <w:r w:rsidR="00686FE0" w:rsidRPr="00EA5D32">
        <w:rPr>
          <w:rFonts w:eastAsia="仿宋_GB2312"/>
          <w:sz w:val="32"/>
        </w:rPr>
        <w:t>胜任</w:t>
      </w:r>
      <w:r w:rsidR="008F51C1" w:rsidRPr="00EA5D32">
        <w:rPr>
          <w:rFonts w:eastAsia="仿宋_GB2312"/>
          <w:sz w:val="32"/>
        </w:rPr>
        <w:t>干部担当），</w:t>
      </w:r>
      <w:r w:rsidR="008F51C1" w:rsidRPr="00EA5D32">
        <w:rPr>
          <w:rFonts w:eastAsia="仿宋_GB2312"/>
          <w:sz w:val="32"/>
        </w:rPr>
        <w:t>Ⅱ</w:t>
      </w:r>
      <w:r w:rsidR="008F51C1" w:rsidRPr="00EA5D32">
        <w:rPr>
          <w:rFonts w:eastAsia="仿宋_GB2312"/>
          <w:sz w:val="32"/>
        </w:rPr>
        <w:t>级维修负责人由工（班）长担当。</w:t>
      </w:r>
    </w:p>
    <w:p w14:paraId="520C313B" w14:textId="77777777" w:rsidR="002668C1" w:rsidRPr="00EA5D32" w:rsidRDefault="00FF2F62" w:rsidP="00AF713D">
      <w:pPr>
        <w:adjustRightInd w:val="0"/>
        <w:snapToGrid w:val="0"/>
        <w:spacing w:line="560" w:lineRule="exact"/>
        <w:ind w:firstLineChars="200" w:firstLine="640"/>
        <w:textAlignment w:val="baseline"/>
        <w:rPr>
          <w:rFonts w:eastAsia="仿宋_GB2312"/>
          <w:b/>
          <w:bCs/>
          <w:sz w:val="32"/>
        </w:rPr>
      </w:pPr>
      <w:r w:rsidRPr="00EA5D32">
        <w:rPr>
          <w:rFonts w:eastAsia="黑体"/>
          <w:bCs/>
          <w:sz w:val="32"/>
        </w:rPr>
        <w:t>第三十</w:t>
      </w:r>
      <w:r w:rsidR="00314B8C" w:rsidRPr="00EA5D32">
        <w:rPr>
          <w:rFonts w:eastAsia="黑体" w:hint="eastAsia"/>
          <w:bCs/>
          <w:sz w:val="32"/>
        </w:rPr>
        <w:t>三</w:t>
      </w:r>
      <w:r w:rsidR="0003671D" w:rsidRPr="00EA5D32">
        <w:rPr>
          <w:rFonts w:eastAsia="黑体"/>
          <w:bCs/>
          <w:sz w:val="32"/>
        </w:rPr>
        <w:t>条</w:t>
      </w:r>
      <w:r w:rsidR="0003671D" w:rsidRPr="00EA5D32">
        <w:rPr>
          <w:rFonts w:eastAsia="仿宋_GB2312"/>
          <w:bCs/>
          <w:sz w:val="32"/>
        </w:rPr>
        <w:t xml:space="preserve">  </w:t>
      </w:r>
      <w:r w:rsidR="002668C1" w:rsidRPr="00EA5D32">
        <w:rPr>
          <w:rFonts w:eastAsia="仿宋_GB2312"/>
          <w:sz w:val="32"/>
        </w:rPr>
        <w:t>施工</w:t>
      </w:r>
      <w:r w:rsidR="00686FE0" w:rsidRPr="00EA5D32">
        <w:rPr>
          <w:rFonts w:eastAsia="仿宋_GB2312"/>
          <w:sz w:val="32"/>
        </w:rPr>
        <w:t>（维修）</w:t>
      </w:r>
      <w:r w:rsidR="002668C1" w:rsidRPr="00EA5D32">
        <w:rPr>
          <w:rFonts w:eastAsia="仿宋_GB2312"/>
          <w:sz w:val="32"/>
        </w:rPr>
        <w:t>负责人的主要职责</w:t>
      </w:r>
      <w:r w:rsidR="0003671D" w:rsidRPr="00EA5D32">
        <w:rPr>
          <w:rFonts w:eastAsia="仿宋_GB2312"/>
          <w:sz w:val="32"/>
        </w:rPr>
        <w:t>。</w:t>
      </w:r>
    </w:p>
    <w:p w14:paraId="38C98C5C" w14:textId="77777777" w:rsidR="002668C1" w:rsidRPr="00EA5D32" w:rsidRDefault="0003671D" w:rsidP="00AF713D">
      <w:pPr>
        <w:pStyle w:val="a4"/>
        <w:adjustRightInd w:val="0"/>
        <w:snapToGrid w:val="0"/>
        <w:spacing w:line="560" w:lineRule="exact"/>
        <w:ind w:firstLineChars="200" w:firstLine="640"/>
        <w:rPr>
          <w:rFonts w:ascii="Times New Roman" w:eastAsia="仿宋_GB2312" w:hAnsi="Times New Roman"/>
          <w:sz w:val="32"/>
          <w:u w:color="000000"/>
        </w:rPr>
      </w:pPr>
      <w:r w:rsidRPr="00EA5D32">
        <w:rPr>
          <w:rFonts w:ascii="Times New Roman" w:eastAsia="仿宋_GB2312" w:hAnsi="Times New Roman"/>
          <w:sz w:val="32"/>
          <w:u w:color="000000"/>
        </w:rPr>
        <w:t>（一）</w:t>
      </w:r>
      <w:r w:rsidR="002668C1" w:rsidRPr="00EA5D32">
        <w:rPr>
          <w:rFonts w:ascii="Times New Roman" w:eastAsia="仿宋_GB2312" w:hAnsi="Times New Roman"/>
          <w:sz w:val="32"/>
          <w:u w:color="000000"/>
        </w:rPr>
        <w:t>负责施工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u w:color="000000"/>
        </w:rPr>
        <w:t>现场的组织指挥工作。</w:t>
      </w:r>
      <w:r w:rsidR="002668C1" w:rsidRPr="00EA5D32">
        <w:rPr>
          <w:rFonts w:ascii="Times New Roman" w:eastAsia="仿宋_GB2312" w:hAnsi="Times New Roman"/>
          <w:sz w:val="32"/>
        </w:rPr>
        <w:t>检查施工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rPr>
        <w:t>和开通前的各项准备工作，</w:t>
      </w:r>
      <w:r w:rsidR="002668C1" w:rsidRPr="00EA5D32">
        <w:rPr>
          <w:rFonts w:ascii="Times New Roman" w:eastAsia="仿宋_GB2312" w:hAnsi="Times New Roman"/>
          <w:sz w:val="32"/>
          <w:u w:color="000000"/>
        </w:rPr>
        <w:t>指挥现场施工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u w:color="000000"/>
        </w:rPr>
        <w:t>，安排施工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u w:color="000000"/>
        </w:rPr>
        <w:t>防护，确认放行列车条件等。</w:t>
      </w:r>
    </w:p>
    <w:p w14:paraId="271A7CCA" w14:textId="77777777" w:rsidR="002668C1" w:rsidRPr="00EA5D32" w:rsidRDefault="0003671D"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u w:color="000000"/>
        </w:rPr>
        <w:t>（二）</w:t>
      </w:r>
      <w:r w:rsidR="002668C1" w:rsidRPr="00EA5D32">
        <w:rPr>
          <w:rFonts w:ascii="Times New Roman" w:eastAsia="仿宋_GB2312" w:hAnsi="Times New Roman"/>
          <w:sz w:val="32"/>
        </w:rPr>
        <w:t>负责协调解决施工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rPr>
        <w:t>中发生的问题，协调各单</w:t>
      </w:r>
      <w:r w:rsidR="002668C1" w:rsidRPr="00EA5D32">
        <w:rPr>
          <w:rFonts w:ascii="Times New Roman" w:eastAsia="仿宋_GB2312" w:hAnsi="Times New Roman"/>
          <w:sz w:val="32"/>
        </w:rPr>
        <w:lastRenderedPageBreak/>
        <w:t>位施工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rPr>
        <w:t>作业，掌握施工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rPr>
        <w:t>进度，反馈现场信息，</w:t>
      </w:r>
      <w:r w:rsidR="00686FE0" w:rsidRPr="00EA5D32">
        <w:rPr>
          <w:rFonts w:ascii="Times New Roman" w:eastAsia="仿宋_GB2312" w:hAnsi="Times New Roman"/>
          <w:sz w:val="32"/>
        </w:rPr>
        <w:t>施工负责人还应</w:t>
      </w:r>
      <w:r w:rsidR="002668C1" w:rsidRPr="00EA5D32">
        <w:rPr>
          <w:rFonts w:ascii="Times New Roman" w:eastAsia="仿宋_GB2312" w:hAnsi="Times New Roman"/>
          <w:sz w:val="32"/>
        </w:rPr>
        <w:t>及时向施工协调小组汇报施工情况。</w:t>
      </w:r>
    </w:p>
    <w:p w14:paraId="3E322348" w14:textId="77777777" w:rsidR="002668C1" w:rsidRPr="00EA5D32" w:rsidRDefault="0003671D" w:rsidP="00AF713D">
      <w:pPr>
        <w:pStyle w:val="a4"/>
        <w:adjustRightInd w:val="0"/>
        <w:snapToGrid w:val="0"/>
        <w:spacing w:line="560" w:lineRule="exact"/>
        <w:ind w:firstLineChars="200" w:firstLine="640"/>
        <w:rPr>
          <w:rFonts w:ascii="Times New Roman" w:eastAsia="仿宋_GB2312" w:hAnsi="Times New Roman"/>
          <w:sz w:val="32"/>
          <w:u w:color="000000"/>
        </w:rPr>
      </w:pPr>
      <w:r w:rsidRPr="00EA5D32">
        <w:rPr>
          <w:rFonts w:ascii="Times New Roman" w:eastAsia="仿宋_GB2312" w:hAnsi="Times New Roman"/>
          <w:sz w:val="32"/>
        </w:rPr>
        <w:t>（三）</w:t>
      </w:r>
      <w:r w:rsidR="002668C1" w:rsidRPr="00EA5D32">
        <w:rPr>
          <w:rFonts w:ascii="Times New Roman" w:eastAsia="仿宋_GB2312" w:hAnsi="Times New Roman"/>
          <w:sz w:val="32"/>
          <w:u w:color="000000"/>
        </w:rPr>
        <w:t>负</w:t>
      </w:r>
      <w:r w:rsidR="002668C1" w:rsidRPr="00EA5D32">
        <w:rPr>
          <w:rFonts w:ascii="Times New Roman" w:eastAsia="仿宋_GB2312" w:hAnsi="Times New Roman"/>
          <w:sz w:val="32"/>
          <w:szCs w:val="32"/>
        </w:rPr>
        <w:t>责</w:t>
      </w:r>
      <w:r w:rsidR="002668C1" w:rsidRPr="00EA5D32">
        <w:rPr>
          <w:rFonts w:ascii="Times New Roman" w:eastAsia="仿宋_GB2312" w:hAnsi="Times New Roman"/>
          <w:sz w:val="32"/>
          <w:u w:color="000000"/>
        </w:rPr>
        <w:t>总结分析施工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u w:color="000000"/>
        </w:rPr>
        <w:t>组织、进度和安全等情况，</w:t>
      </w:r>
      <w:r w:rsidR="002668C1" w:rsidRPr="00EA5D32">
        <w:rPr>
          <w:rFonts w:ascii="Times New Roman" w:eastAsia="仿宋_GB2312" w:hAnsi="Times New Roman"/>
          <w:sz w:val="32"/>
        </w:rPr>
        <w:t>对施工</w:t>
      </w:r>
      <w:r w:rsidR="00686FE0" w:rsidRPr="00EA5D32">
        <w:rPr>
          <w:rFonts w:ascii="Times New Roman" w:eastAsia="仿宋_GB2312" w:hAnsi="Times New Roman"/>
          <w:sz w:val="32"/>
          <w:u w:color="000000"/>
        </w:rPr>
        <w:t>（维修）</w:t>
      </w:r>
      <w:r w:rsidR="002668C1" w:rsidRPr="00EA5D32">
        <w:rPr>
          <w:rFonts w:ascii="Times New Roman" w:eastAsia="仿宋_GB2312" w:hAnsi="Times New Roman"/>
          <w:sz w:val="32"/>
        </w:rPr>
        <w:t>现场的安全负责。</w:t>
      </w:r>
    </w:p>
    <w:p w14:paraId="24804917" w14:textId="77777777" w:rsidR="002668C1" w:rsidRPr="00EA5D32" w:rsidRDefault="00083E24" w:rsidP="00AF713D">
      <w:pPr>
        <w:adjustRightInd w:val="0"/>
        <w:snapToGrid w:val="0"/>
        <w:spacing w:line="560" w:lineRule="exact"/>
        <w:ind w:firstLineChars="200" w:firstLine="640"/>
        <w:textAlignment w:val="baseline"/>
        <w:rPr>
          <w:rFonts w:eastAsia="仿宋_GB2312"/>
          <w:sz w:val="32"/>
        </w:rPr>
      </w:pPr>
      <w:r w:rsidRPr="00EA5D32">
        <w:rPr>
          <w:rFonts w:eastAsia="黑体"/>
          <w:bCs/>
          <w:sz w:val="32"/>
        </w:rPr>
        <w:t>第三十</w:t>
      </w:r>
      <w:r w:rsidR="00314B8C" w:rsidRPr="00EA5D32">
        <w:rPr>
          <w:rFonts w:eastAsia="黑体" w:hint="eastAsia"/>
          <w:bCs/>
          <w:sz w:val="32"/>
        </w:rPr>
        <w:t>四</w:t>
      </w:r>
      <w:r w:rsidR="00FB43F8" w:rsidRPr="00EA5D32">
        <w:rPr>
          <w:rFonts w:eastAsia="黑体"/>
          <w:bCs/>
          <w:sz w:val="32"/>
        </w:rPr>
        <w:t>条</w:t>
      </w:r>
      <w:r w:rsidR="00FB43F8" w:rsidRPr="00EA5D32">
        <w:rPr>
          <w:rFonts w:eastAsia="黑体"/>
          <w:bCs/>
          <w:sz w:val="32"/>
        </w:rPr>
        <w:t xml:space="preserve">  </w:t>
      </w:r>
      <w:r w:rsidR="002668C1" w:rsidRPr="00EA5D32">
        <w:rPr>
          <w:rFonts w:eastAsia="仿宋_GB2312"/>
          <w:sz w:val="32"/>
        </w:rPr>
        <w:t>施工</w:t>
      </w:r>
      <w:r w:rsidR="004E43DE" w:rsidRPr="00EA5D32">
        <w:rPr>
          <w:rFonts w:eastAsia="仿宋_GB2312"/>
          <w:sz w:val="32"/>
        </w:rPr>
        <w:t>（维修）</w:t>
      </w:r>
      <w:r w:rsidR="002668C1" w:rsidRPr="00EA5D32">
        <w:rPr>
          <w:rFonts w:eastAsia="仿宋_GB2312"/>
          <w:sz w:val="32"/>
        </w:rPr>
        <w:t>现场为两个及以上单位综合利用天窗</w:t>
      </w:r>
      <w:r w:rsidR="004E43DE" w:rsidRPr="00EA5D32">
        <w:rPr>
          <w:rFonts w:eastAsia="仿宋_GB2312"/>
          <w:sz w:val="32"/>
        </w:rPr>
        <w:t>在同一区间或站内</w:t>
      </w:r>
      <w:r w:rsidR="002668C1" w:rsidRPr="00EA5D32">
        <w:rPr>
          <w:rFonts w:eastAsia="仿宋_GB2312"/>
          <w:sz w:val="32"/>
        </w:rPr>
        <w:t>作业时，</w:t>
      </w:r>
      <w:r w:rsidR="0038308B" w:rsidRPr="00EA5D32">
        <w:rPr>
          <w:rFonts w:eastAsia="仿宋_GB2312"/>
          <w:sz w:val="32"/>
        </w:rPr>
        <w:t>施工和高速铁路维修由施工办、普</w:t>
      </w:r>
      <w:proofErr w:type="gramStart"/>
      <w:r w:rsidR="0038308B" w:rsidRPr="00EA5D32">
        <w:rPr>
          <w:rFonts w:eastAsia="仿宋_GB2312"/>
          <w:sz w:val="32"/>
        </w:rPr>
        <w:t>速铁路</w:t>
      </w:r>
      <w:proofErr w:type="gramEnd"/>
      <w:r w:rsidR="0038308B" w:rsidRPr="00EA5D32">
        <w:rPr>
          <w:rFonts w:eastAsia="仿宋_GB2312"/>
          <w:sz w:val="32"/>
        </w:rPr>
        <w:t>维修由车务段（直属站）</w:t>
      </w:r>
      <w:r w:rsidR="004C0332" w:rsidRPr="00EA5D32">
        <w:rPr>
          <w:rFonts w:eastAsia="仿宋_GB2312"/>
          <w:sz w:val="32"/>
        </w:rPr>
        <w:t>指定</w:t>
      </w:r>
      <w:r w:rsidR="004E43DE" w:rsidRPr="00EA5D32">
        <w:rPr>
          <w:rFonts w:eastAsia="仿宋_GB2312"/>
          <w:sz w:val="32"/>
        </w:rPr>
        <w:t>施工（维修）</w:t>
      </w:r>
      <w:r w:rsidR="002668C1" w:rsidRPr="00EA5D32">
        <w:rPr>
          <w:rFonts w:eastAsia="仿宋_GB2312"/>
          <w:sz w:val="32"/>
        </w:rPr>
        <w:t>主体单位，明确主体施工（维修）负责人。主体施工（维修）负责人负责协调各单位施工组织，各单位必须服从主体施工（维修）负责人指挥，按时完成施工和维修任务，确保达到规定的列车放行条件。</w:t>
      </w:r>
      <w:r w:rsidR="00C22993" w:rsidRPr="00EA5D32">
        <w:rPr>
          <w:rFonts w:eastAsia="仿宋_GB2312"/>
          <w:sz w:val="32"/>
        </w:rPr>
        <w:t>施工（维修）主体单位确定原则：</w:t>
      </w:r>
    </w:p>
    <w:p w14:paraId="6880B937" w14:textId="77777777" w:rsidR="00C646C8" w:rsidRPr="00EA5D32" w:rsidRDefault="00C646C8" w:rsidP="00AF713D">
      <w:pPr>
        <w:adjustRightInd w:val="0"/>
        <w:snapToGrid w:val="0"/>
        <w:spacing w:line="560" w:lineRule="exact"/>
        <w:ind w:firstLineChars="200" w:firstLine="640"/>
        <w:textAlignment w:val="baseline"/>
        <w:rPr>
          <w:rFonts w:eastAsia="仿宋_GB2312"/>
          <w:sz w:val="32"/>
        </w:rPr>
      </w:pPr>
      <w:r w:rsidRPr="00EA5D32">
        <w:rPr>
          <w:rFonts w:eastAsia="仿宋_GB2312"/>
          <w:sz w:val="32"/>
        </w:rPr>
        <w:t>（一）施工</w:t>
      </w:r>
      <w:r w:rsidR="00AC231C" w:rsidRPr="00EA5D32">
        <w:rPr>
          <w:rFonts w:eastAsia="仿宋_GB2312"/>
          <w:sz w:val="32"/>
        </w:rPr>
        <w:t>计划或</w:t>
      </w:r>
      <w:r w:rsidR="00814375" w:rsidRPr="00EA5D32">
        <w:rPr>
          <w:rFonts w:eastAsia="仿宋_GB2312"/>
          <w:sz w:val="32"/>
        </w:rPr>
        <w:t>维修</w:t>
      </w:r>
      <w:r w:rsidRPr="00EA5D32">
        <w:rPr>
          <w:rFonts w:eastAsia="仿宋_GB2312"/>
          <w:sz w:val="32"/>
        </w:rPr>
        <w:t>计划综合时，</w:t>
      </w:r>
      <w:r w:rsidR="00697FE4" w:rsidRPr="00EA5D32">
        <w:rPr>
          <w:rFonts w:eastAsia="仿宋_GB2312"/>
          <w:sz w:val="32"/>
        </w:rPr>
        <w:t>由路用列车开行单位担当主体，多</w:t>
      </w:r>
      <w:r w:rsidR="00036C0C" w:rsidRPr="00EA5D32">
        <w:rPr>
          <w:rFonts w:eastAsia="仿宋_GB2312"/>
          <w:sz w:val="32"/>
        </w:rPr>
        <w:t>列</w:t>
      </w:r>
      <w:r w:rsidR="00697FE4" w:rsidRPr="00EA5D32">
        <w:rPr>
          <w:rFonts w:eastAsia="仿宋_GB2312"/>
          <w:sz w:val="32"/>
        </w:rPr>
        <w:t>路用列车开行或无路用列车开行时，原则以建设、工</w:t>
      </w:r>
      <w:proofErr w:type="gramStart"/>
      <w:r w:rsidR="00697FE4" w:rsidRPr="00EA5D32">
        <w:rPr>
          <w:rFonts w:eastAsia="仿宋_GB2312"/>
          <w:sz w:val="32"/>
        </w:rPr>
        <w:t>务</w:t>
      </w:r>
      <w:proofErr w:type="gramEnd"/>
      <w:r w:rsidR="00697FE4" w:rsidRPr="00EA5D32">
        <w:rPr>
          <w:rFonts w:eastAsia="仿宋_GB2312"/>
          <w:sz w:val="32"/>
        </w:rPr>
        <w:t>、供电、电务的顺序指定主体单位</w:t>
      </w:r>
      <w:r w:rsidR="000D66BC" w:rsidRPr="00EA5D32">
        <w:rPr>
          <w:rFonts w:eastAsia="仿宋_GB2312" w:hint="eastAsia"/>
          <w:sz w:val="32"/>
        </w:rPr>
        <w:t>（</w:t>
      </w:r>
      <w:r w:rsidR="00697FE4" w:rsidRPr="00EA5D32">
        <w:rPr>
          <w:rFonts w:eastAsia="仿宋_GB2312"/>
          <w:sz w:val="32"/>
        </w:rPr>
        <w:t>如确有需要，可根据实际作业影响程度情况确定主体单位</w:t>
      </w:r>
      <w:r w:rsidR="000D66BC" w:rsidRPr="00EA5D32">
        <w:rPr>
          <w:rFonts w:eastAsia="仿宋_GB2312" w:hint="eastAsia"/>
          <w:sz w:val="32"/>
        </w:rPr>
        <w:t>）</w:t>
      </w:r>
      <w:r w:rsidR="00697FE4" w:rsidRPr="00EA5D32">
        <w:rPr>
          <w:rFonts w:eastAsia="仿宋_GB2312"/>
          <w:sz w:val="32"/>
        </w:rPr>
        <w:t>。</w:t>
      </w:r>
    </w:p>
    <w:p w14:paraId="2D4E6639" w14:textId="77777777" w:rsidR="007F4672" w:rsidRPr="00EA5D32" w:rsidRDefault="007F4672" w:rsidP="00AF713D">
      <w:pPr>
        <w:adjustRightInd w:val="0"/>
        <w:snapToGrid w:val="0"/>
        <w:spacing w:line="560" w:lineRule="exact"/>
        <w:ind w:firstLineChars="200" w:firstLine="640"/>
        <w:textAlignment w:val="baseline"/>
        <w:rPr>
          <w:rFonts w:eastAsia="仿宋_GB2312"/>
          <w:sz w:val="32"/>
        </w:rPr>
      </w:pPr>
      <w:r w:rsidRPr="00EA5D32">
        <w:rPr>
          <w:rFonts w:eastAsia="仿宋_GB2312"/>
          <w:sz w:val="32"/>
        </w:rPr>
        <w:t>（二）施工</w:t>
      </w:r>
      <w:r w:rsidR="00201751" w:rsidRPr="00EA5D32">
        <w:rPr>
          <w:rFonts w:eastAsia="仿宋_GB2312"/>
          <w:sz w:val="32"/>
        </w:rPr>
        <w:t>计划</w:t>
      </w:r>
      <w:r w:rsidRPr="00EA5D32">
        <w:rPr>
          <w:rFonts w:eastAsia="仿宋_GB2312"/>
          <w:sz w:val="32"/>
        </w:rPr>
        <w:t>与维修计划综合时，由施工单位担当主体。</w:t>
      </w:r>
    </w:p>
    <w:p w14:paraId="33B45A1F" w14:textId="77777777" w:rsidR="002668C1" w:rsidRPr="00EA5D32" w:rsidRDefault="002668C1" w:rsidP="00AF713D">
      <w:pPr>
        <w:pStyle w:val="20"/>
        <w:tabs>
          <w:tab w:val="left" w:pos="1365"/>
        </w:tabs>
        <w:adjustRightInd w:val="0"/>
        <w:snapToGrid w:val="0"/>
        <w:rPr>
          <w:rFonts w:ascii="Times New Roman" w:hAnsi="Times New Roman" w:cs="Times New Roman"/>
        </w:rPr>
      </w:pPr>
      <w:r w:rsidRPr="00EA5D32">
        <w:rPr>
          <w:rFonts w:ascii="Times New Roman" w:hAnsi="Times New Roman" w:cs="Times New Roman"/>
        </w:rPr>
        <w:t>两个及以上单位作业车进入同一区间移动作业时，由主体施工（维修）负责人统一划分各单位作业车作业范围及分界点，作业单位必须按规定分别</w:t>
      </w:r>
      <w:r w:rsidR="00EC69CE" w:rsidRPr="00EA5D32">
        <w:rPr>
          <w:rFonts w:ascii="Times New Roman" w:hAnsi="Times New Roman" w:cs="Times New Roman"/>
        </w:rPr>
        <w:t>设置</w:t>
      </w:r>
      <w:r w:rsidRPr="00EA5D32">
        <w:rPr>
          <w:rFonts w:ascii="Times New Roman" w:hAnsi="Times New Roman" w:cs="Times New Roman"/>
        </w:rPr>
        <w:t>防护。</w:t>
      </w:r>
    </w:p>
    <w:p w14:paraId="28F220B1" w14:textId="77777777" w:rsidR="00541388" w:rsidRPr="00EA5D32" w:rsidRDefault="00EC69CE" w:rsidP="00AF713D">
      <w:pPr>
        <w:tabs>
          <w:tab w:val="left" w:pos="945"/>
          <w:tab w:val="left" w:pos="1155"/>
          <w:tab w:val="left" w:pos="2100"/>
        </w:tabs>
        <w:adjustRightInd w:val="0"/>
        <w:snapToGrid w:val="0"/>
        <w:spacing w:line="560" w:lineRule="exact"/>
        <w:ind w:firstLineChars="200" w:firstLine="640"/>
        <w:textAlignment w:val="baseline"/>
        <w:rPr>
          <w:rFonts w:eastAsia="仿宋_GB2312"/>
          <w:sz w:val="32"/>
          <w:u w:color="000000"/>
        </w:rPr>
      </w:pPr>
      <w:r w:rsidRPr="00EA5D32">
        <w:rPr>
          <w:rFonts w:eastAsia="仿宋_GB2312"/>
          <w:sz w:val="32"/>
          <w:u w:color="000000"/>
        </w:rPr>
        <w:t>同一区间或站内施工和维修综合利用天窗时，维修组织由主体施工负责人统一指挥，维修单位参加施工</w:t>
      </w:r>
      <w:r w:rsidR="00326A4E" w:rsidRPr="00EA5D32">
        <w:rPr>
          <w:rFonts w:eastAsia="仿宋_GB2312" w:hint="eastAsia"/>
          <w:sz w:val="32"/>
          <w:u w:color="000000"/>
        </w:rPr>
        <w:t>预备会</w:t>
      </w:r>
      <w:r w:rsidRPr="00EA5D32">
        <w:rPr>
          <w:rFonts w:eastAsia="仿宋_GB2312"/>
          <w:sz w:val="32"/>
          <w:u w:color="000000"/>
        </w:rPr>
        <w:t>和总结会。</w:t>
      </w:r>
    </w:p>
    <w:p w14:paraId="6BDD0070" w14:textId="77777777" w:rsidR="00541388" w:rsidRPr="00EA5D32" w:rsidRDefault="00083E24" w:rsidP="00AF713D">
      <w:pPr>
        <w:tabs>
          <w:tab w:val="left" w:pos="945"/>
          <w:tab w:val="left" w:pos="1155"/>
          <w:tab w:val="left" w:pos="2100"/>
        </w:tabs>
        <w:adjustRightInd w:val="0"/>
        <w:snapToGrid w:val="0"/>
        <w:spacing w:line="560" w:lineRule="exact"/>
        <w:ind w:firstLineChars="200" w:firstLine="640"/>
        <w:textAlignment w:val="baseline"/>
        <w:rPr>
          <w:rFonts w:eastAsia="仿宋_GB2312"/>
          <w:sz w:val="32"/>
          <w:u w:color="000000"/>
        </w:rPr>
      </w:pPr>
      <w:r w:rsidRPr="00EA5D32">
        <w:rPr>
          <w:rFonts w:eastAsia="黑体"/>
          <w:bCs/>
          <w:sz w:val="32"/>
        </w:rPr>
        <w:t>第三十</w:t>
      </w:r>
      <w:r w:rsidR="00314B8C" w:rsidRPr="00EA5D32">
        <w:rPr>
          <w:rFonts w:eastAsia="黑体" w:hint="eastAsia"/>
          <w:bCs/>
          <w:sz w:val="32"/>
        </w:rPr>
        <w:t>五</w:t>
      </w:r>
      <w:r w:rsidR="00541388" w:rsidRPr="00EA5D32">
        <w:rPr>
          <w:rFonts w:eastAsia="黑体"/>
          <w:bCs/>
          <w:sz w:val="32"/>
        </w:rPr>
        <w:t>条</w:t>
      </w:r>
      <w:r w:rsidR="00541388" w:rsidRPr="00EA5D32">
        <w:rPr>
          <w:rFonts w:eastAsia="黑体"/>
          <w:bCs/>
          <w:sz w:val="32"/>
        </w:rPr>
        <w:t xml:space="preserve">  </w:t>
      </w:r>
      <w:r w:rsidR="00BB0AF1" w:rsidRPr="00EA5D32">
        <w:rPr>
          <w:rFonts w:eastAsia="仿宋_GB2312"/>
          <w:sz w:val="32"/>
          <w:u w:color="000000"/>
        </w:rPr>
        <w:t>有路列开行的维修作业、</w:t>
      </w:r>
      <w:r w:rsidR="00541388" w:rsidRPr="00EA5D32">
        <w:rPr>
          <w:rFonts w:eastAsia="仿宋_GB2312"/>
          <w:sz w:val="32"/>
          <w:u w:color="000000"/>
        </w:rPr>
        <w:t>同一区间或站内有两</w:t>
      </w:r>
      <w:r w:rsidR="00541388" w:rsidRPr="00EA5D32">
        <w:rPr>
          <w:rFonts w:eastAsia="仿宋_GB2312"/>
          <w:sz w:val="32"/>
          <w:u w:color="000000"/>
        </w:rPr>
        <w:lastRenderedPageBreak/>
        <w:t>个及以上单位综合利用天窗进行维修作业时，作业前由</w:t>
      </w:r>
      <w:r w:rsidR="00687A8B" w:rsidRPr="00EA5D32">
        <w:rPr>
          <w:rFonts w:eastAsia="仿宋_GB2312"/>
          <w:sz w:val="32"/>
          <w:u w:color="000000"/>
        </w:rPr>
        <w:t>登记站</w:t>
      </w:r>
      <w:r w:rsidR="00541388" w:rsidRPr="00EA5D32">
        <w:rPr>
          <w:rFonts w:eastAsia="仿宋_GB2312"/>
          <w:sz w:val="32"/>
          <w:u w:color="000000"/>
        </w:rPr>
        <w:t>组织维修单位召开维修协调会</w:t>
      </w:r>
      <w:r w:rsidR="00BB0AF1" w:rsidRPr="00EA5D32">
        <w:rPr>
          <w:rFonts w:eastAsia="仿宋_GB2312"/>
          <w:sz w:val="32"/>
          <w:u w:color="000000"/>
        </w:rPr>
        <w:t>（不设行车人员的车站，维修协调会由</w:t>
      </w:r>
      <w:r w:rsidR="00897E0C" w:rsidRPr="00EA5D32">
        <w:rPr>
          <w:rFonts w:eastAsia="仿宋_GB2312" w:hint="eastAsia"/>
          <w:sz w:val="32"/>
          <w:u w:color="000000"/>
        </w:rPr>
        <w:t>主</w:t>
      </w:r>
      <w:r w:rsidR="00BB0AF1" w:rsidRPr="00EA5D32">
        <w:rPr>
          <w:rFonts w:eastAsia="仿宋_GB2312"/>
          <w:sz w:val="32"/>
          <w:u w:color="000000"/>
        </w:rPr>
        <w:t>控站负责组织召开）</w:t>
      </w:r>
      <w:r w:rsidR="00541388" w:rsidRPr="00EA5D32">
        <w:rPr>
          <w:rFonts w:eastAsia="仿宋_GB2312"/>
          <w:sz w:val="32"/>
          <w:u w:color="000000"/>
        </w:rPr>
        <w:t>，明确维修作业范围、防护措施、路用车辆进出、人员上下道、结合部分工、配合重点等事项。</w:t>
      </w:r>
    </w:p>
    <w:p w14:paraId="1866B63C" w14:textId="77777777" w:rsidR="001E4727" w:rsidRPr="00EA5D32" w:rsidRDefault="00083E24" w:rsidP="00AF713D">
      <w:pPr>
        <w:autoSpaceDE w:val="0"/>
        <w:autoSpaceDN w:val="0"/>
        <w:adjustRightInd w:val="0"/>
        <w:snapToGrid w:val="0"/>
        <w:spacing w:line="560" w:lineRule="exact"/>
        <w:ind w:firstLineChars="200" w:firstLine="640"/>
        <w:rPr>
          <w:rFonts w:eastAsia="仿宋_GB2312"/>
          <w:bCs/>
          <w:sz w:val="32"/>
        </w:rPr>
      </w:pPr>
      <w:r w:rsidRPr="00EA5D32">
        <w:rPr>
          <w:rFonts w:eastAsia="黑体"/>
          <w:bCs/>
          <w:sz w:val="32"/>
        </w:rPr>
        <w:t>第三十</w:t>
      </w:r>
      <w:r w:rsidR="00314B8C" w:rsidRPr="00EA5D32">
        <w:rPr>
          <w:rFonts w:eastAsia="黑体" w:hint="eastAsia"/>
          <w:bCs/>
          <w:sz w:val="32"/>
        </w:rPr>
        <w:t>六</w:t>
      </w:r>
      <w:r w:rsidR="00CB37B4" w:rsidRPr="00EA5D32">
        <w:rPr>
          <w:rFonts w:eastAsia="黑体"/>
          <w:bCs/>
          <w:sz w:val="32"/>
        </w:rPr>
        <w:t>条</w:t>
      </w:r>
      <w:r w:rsidR="00CB37B4" w:rsidRPr="00EA5D32">
        <w:rPr>
          <w:rFonts w:eastAsia="黑体"/>
          <w:bCs/>
          <w:sz w:val="32"/>
        </w:rPr>
        <w:t xml:space="preserve">  </w:t>
      </w:r>
      <w:r w:rsidR="009D5A3E" w:rsidRPr="00EA5D32">
        <w:rPr>
          <w:rFonts w:eastAsia="仿宋_GB2312"/>
          <w:bCs/>
          <w:sz w:val="32"/>
        </w:rPr>
        <w:t>各</w:t>
      </w:r>
      <w:r w:rsidR="001E4727" w:rsidRPr="00EA5D32">
        <w:rPr>
          <w:rFonts w:eastAsia="仿宋_GB2312"/>
          <w:bCs/>
          <w:sz w:val="32"/>
        </w:rPr>
        <w:t>站区</w:t>
      </w:r>
      <w:r w:rsidR="00FA1BB3" w:rsidRPr="00EA5D32">
        <w:rPr>
          <w:rFonts w:eastAsia="仿宋_GB2312"/>
          <w:bCs/>
          <w:sz w:val="32"/>
        </w:rPr>
        <w:t>应</w:t>
      </w:r>
      <w:r w:rsidR="001E4727" w:rsidRPr="00EA5D32">
        <w:rPr>
          <w:rFonts w:eastAsia="仿宋_GB2312"/>
          <w:bCs/>
          <w:sz w:val="32"/>
        </w:rPr>
        <w:t>建立以</w:t>
      </w:r>
      <w:r w:rsidR="009D5A3E" w:rsidRPr="00EA5D32">
        <w:rPr>
          <w:rFonts w:eastAsia="仿宋_GB2312"/>
          <w:bCs/>
          <w:sz w:val="32"/>
        </w:rPr>
        <w:t>车务段（直属站）</w:t>
      </w:r>
      <w:r w:rsidR="001E4727" w:rsidRPr="00EA5D32">
        <w:rPr>
          <w:rFonts w:eastAsia="仿宋_GB2312"/>
          <w:bCs/>
          <w:sz w:val="32"/>
        </w:rPr>
        <w:t>为组长单位，工务段、电务段、供电段、</w:t>
      </w:r>
      <w:proofErr w:type="gramStart"/>
      <w:r w:rsidR="001E4727" w:rsidRPr="00EA5D32">
        <w:rPr>
          <w:rFonts w:eastAsia="仿宋_GB2312"/>
          <w:bCs/>
          <w:sz w:val="32"/>
        </w:rPr>
        <w:t>工电段</w:t>
      </w:r>
      <w:proofErr w:type="gramEnd"/>
      <w:r w:rsidR="009D5A3E" w:rsidRPr="00EA5D32">
        <w:rPr>
          <w:rFonts w:eastAsia="仿宋_GB2312"/>
          <w:bCs/>
          <w:sz w:val="32"/>
        </w:rPr>
        <w:t>、</w:t>
      </w:r>
      <w:r w:rsidR="00124853" w:rsidRPr="00EA5D32">
        <w:rPr>
          <w:rFonts w:eastAsia="仿宋_GB2312" w:hint="eastAsia"/>
          <w:bCs/>
          <w:sz w:val="32"/>
        </w:rPr>
        <w:t>房建公寓段</w:t>
      </w:r>
      <w:r w:rsidR="001E4727" w:rsidRPr="00EA5D32">
        <w:rPr>
          <w:rFonts w:eastAsia="仿宋_GB2312"/>
          <w:bCs/>
          <w:sz w:val="32"/>
        </w:rPr>
        <w:t>等设备管理单位为副组长单位的站区施工协调机制，</w:t>
      </w:r>
      <w:r w:rsidR="00620A02" w:rsidRPr="00EA5D32">
        <w:rPr>
          <w:rFonts w:eastAsia="仿宋_GB2312"/>
          <w:bCs/>
          <w:sz w:val="32"/>
        </w:rPr>
        <w:t>每</w:t>
      </w:r>
      <w:r w:rsidR="00620A02" w:rsidRPr="00EA5D32">
        <w:rPr>
          <w:rFonts w:eastAsia="仿宋_GB2312" w:hint="eastAsia"/>
          <w:bCs/>
          <w:sz w:val="32"/>
        </w:rPr>
        <w:t>季度</w:t>
      </w:r>
      <w:proofErr w:type="gramStart"/>
      <w:r w:rsidR="00620A02" w:rsidRPr="00EA5D32">
        <w:rPr>
          <w:rFonts w:eastAsia="仿宋_GB2312" w:hint="eastAsia"/>
          <w:bCs/>
          <w:sz w:val="32"/>
        </w:rPr>
        <w:t>及集中</w:t>
      </w:r>
      <w:proofErr w:type="gramEnd"/>
      <w:r w:rsidR="00620A02" w:rsidRPr="00EA5D32">
        <w:rPr>
          <w:rFonts w:eastAsia="仿宋_GB2312" w:hint="eastAsia"/>
          <w:bCs/>
          <w:sz w:val="32"/>
        </w:rPr>
        <w:t>修前</w:t>
      </w:r>
      <w:r w:rsidR="001E4727" w:rsidRPr="00EA5D32">
        <w:rPr>
          <w:rFonts w:eastAsia="仿宋_GB2312"/>
          <w:bCs/>
          <w:sz w:val="32"/>
        </w:rPr>
        <w:t>召开</w:t>
      </w:r>
      <w:r w:rsidR="009D5A3E" w:rsidRPr="00EA5D32">
        <w:rPr>
          <w:rFonts w:eastAsia="仿宋_GB2312"/>
          <w:bCs/>
          <w:sz w:val="32"/>
        </w:rPr>
        <w:t>一次</w:t>
      </w:r>
      <w:r w:rsidR="001E4727" w:rsidRPr="00EA5D32">
        <w:rPr>
          <w:rFonts w:eastAsia="仿宋_GB2312"/>
          <w:bCs/>
          <w:sz w:val="32"/>
        </w:rPr>
        <w:t>施工协调会议，研究站区施工维修作业组织和现场监控等工作。</w:t>
      </w:r>
    </w:p>
    <w:p w14:paraId="3769E4DA" w14:textId="77777777" w:rsidR="001E4727" w:rsidRPr="00EA5D32" w:rsidRDefault="00083E24" w:rsidP="00AF713D">
      <w:pPr>
        <w:autoSpaceDE w:val="0"/>
        <w:autoSpaceDN w:val="0"/>
        <w:adjustRightInd w:val="0"/>
        <w:snapToGrid w:val="0"/>
        <w:spacing w:line="560" w:lineRule="exact"/>
        <w:ind w:firstLineChars="200" w:firstLine="640"/>
        <w:rPr>
          <w:rFonts w:eastAsia="仿宋_GB2312"/>
          <w:sz w:val="32"/>
        </w:rPr>
      </w:pPr>
      <w:bookmarkStart w:id="80" w:name="_Toc326566663"/>
      <w:bookmarkStart w:id="81" w:name="_Toc326647497"/>
      <w:bookmarkStart w:id="82" w:name="_Toc326650091"/>
      <w:bookmarkStart w:id="83" w:name="_Toc327770177"/>
      <w:bookmarkStart w:id="84" w:name="_Toc327772122"/>
      <w:bookmarkStart w:id="85" w:name="_Toc327778491"/>
      <w:bookmarkStart w:id="86" w:name="_Toc327967946"/>
      <w:bookmarkStart w:id="87" w:name="_Toc328029061"/>
      <w:bookmarkStart w:id="88" w:name="_Toc328400221"/>
      <w:bookmarkStart w:id="89" w:name="_Toc329607423"/>
      <w:bookmarkStart w:id="90" w:name="_Toc329607581"/>
      <w:bookmarkStart w:id="91" w:name="_Toc331400323"/>
      <w:bookmarkStart w:id="92" w:name="_Toc337622013"/>
      <w:bookmarkStart w:id="93" w:name="_Toc337622436"/>
      <w:bookmarkStart w:id="94" w:name="_第六章__营业线施工计划审批权限"/>
      <w:bookmarkEnd w:id="94"/>
      <w:r w:rsidRPr="00EA5D32">
        <w:rPr>
          <w:rFonts w:eastAsia="黑体"/>
          <w:bCs/>
          <w:sz w:val="32"/>
        </w:rPr>
        <w:t>第三十</w:t>
      </w:r>
      <w:r w:rsidR="00314B8C" w:rsidRPr="00EA5D32">
        <w:rPr>
          <w:rFonts w:eastAsia="黑体" w:hint="eastAsia"/>
          <w:bCs/>
          <w:sz w:val="32"/>
        </w:rPr>
        <w:t>七</w:t>
      </w:r>
      <w:r w:rsidR="00CB37B4" w:rsidRPr="00EA5D32">
        <w:rPr>
          <w:rFonts w:eastAsia="黑体"/>
          <w:bCs/>
          <w:sz w:val="32"/>
        </w:rPr>
        <w:t>条</w:t>
      </w:r>
      <w:r w:rsidR="00CB37B4" w:rsidRPr="00EA5D32">
        <w:rPr>
          <w:rFonts w:eastAsia="黑体"/>
          <w:bCs/>
          <w:sz w:val="32"/>
        </w:rPr>
        <w:t xml:space="preserve">  </w:t>
      </w:r>
      <w:r w:rsidR="001E4727" w:rsidRPr="00EA5D32">
        <w:rPr>
          <w:rFonts w:eastAsia="仿宋_GB2312"/>
          <w:bCs/>
          <w:sz w:val="32"/>
        </w:rPr>
        <w:t>设备管理单位应实时掌握施工和维修作业动态</w:t>
      </w:r>
      <w:r w:rsidR="001E4727" w:rsidRPr="00EA5D32">
        <w:rPr>
          <w:rFonts w:eastAsia="仿宋_GB2312"/>
          <w:sz w:val="32"/>
        </w:rPr>
        <w:t>，</w:t>
      </w:r>
      <w:proofErr w:type="gramStart"/>
      <w:r w:rsidR="001E4727" w:rsidRPr="00EA5D32">
        <w:rPr>
          <w:rFonts w:eastAsia="仿宋_GB2312"/>
          <w:sz w:val="32"/>
        </w:rPr>
        <w:t>段</w:t>
      </w:r>
      <w:r w:rsidR="00D2749B" w:rsidRPr="00EA5D32">
        <w:rPr>
          <w:rFonts w:eastAsia="仿宋_GB2312"/>
          <w:sz w:val="32"/>
        </w:rPr>
        <w:t>生产</w:t>
      </w:r>
      <w:proofErr w:type="gramEnd"/>
      <w:r w:rsidR="001E4727" w:rsidRPr="00EA5D32">
        <w:rPr>
          <w:rFonts w:eastAsia="仿宋_GB2312"/>
          <w:sz w:val="32"/>
        </w:rPr>
        <w:t>调度指挥中心应对当天施工和维修计划、作业进度、安全防护措施、</w:t>
      </w:r>
      <w:r w:rsidR="00907971" w:rsidRPr="00EA5D32">
        <w:rPr>
          <w:rFonts w:eastAsia="仿宋_GB2312"/>
          <w:sz w:val="32"/>
        </w:rPr>
        <w:t>监</w:t>
      </w:r>
      <w:r w:rsidR="001E4727" w:rsidRPr="00EA5D32">
        <w:rPr>
          <w:rFonts w:eastAsia="仿宋_GB2312"/>
          <w:sz w:val="32"/>
        </w:rPr>
        <w:t>控干部到岗离岗情况实时掌握并记录。</w:t>
      </w:r>
    </w:p>
    <w:p w14:paraId="747D5CDA" w14:textId="77777777" w:rsidR="001E4727" w:rsidRPr="00EA5D32" w:rsidRDefault="00083E24" w:rsidP="00AF713D">
      <w:pPr>
        <w:autoSpaceDE w:val="0"/>
        <w:autoSpaceDN w:val="0"/>
        <w:adjustRightInd w:val="0"/>
        <w:snapToGrid w:val="0"/>
        <w:spacing w:line="560" w:lineRule="exact"/>
        <w:ind w:firstLineChars="200" w:firstLine="640"/>
        <w:rPr>
          <w:rFonts w:eastAsia="仿宋_GB2312"/>
          <w:sz w:val="32"/>
        </w:rPr>
      </w:pPr>
      <w:r w:rsidRPr="00EA5D32">
        <w:rPr>
          <w:rFonts w:eastAsia="黑体"/>
          <w:bCs/>
          <w:sz w:val="32"/>
        </w:rPr>
        <w:t>第三十</w:t>
      </w:r>
      <w:r w:rsidR="00314B8C" w:rsidRPr="00EA5D32">
        <w:rPr>
          <w:rFonts w:eastAsia="黑体" w:hint="eastAsia"/>
          <w:bCs/>
          <w:sz w:val="32"/>
        </w:rPr>
        <w:t>八</w:t>
      </w:r>
      <w:r w:rsidR="001E4727" w:rsidRPr="00EA5D32">
        <w:rPr>
          <w:rFonts w:eastAsia="黑体"/>
          <w:bCs/>
          <w:sz w:val="32"/>
        </w:rPr>
        <w:t>条</w:t>
      </w:r>
      <w:r w:rsidR="001E4727" w:rsidRPr="00EA5D32">
        <w:rPr>
          <w:rFonts w:eastAsia="仿宋_GB2312"/>
          <w:bCs/>
          <w:sz w:val="32"/>
        </w:rPr>
        <w:t xml:space="preserve">  </w:t>
      </w:r>
      <w:r w:rsidR="004A4CA8" w:rsidRPr="00EA5D32">
        <w:rPr>
          <w:rFonts w:eastAsia="仿宋_GB2312"/>
          <w:bCs/>
          <w:sz w:val="32"/>
        </w:rPr>
        <w:t>车务段（直属站）</w:t>
      </w:r>
      <w:r w:rsidR="001E4727" w:rsidRPr="00EA5D32">
        <w:rPr>
          <w:rFonts w:eastAsia="仿宋_GB2312"/>
          <w:bCs/>
          <w:sz w:val="32"/>
        </w:rPr>
        <w:t>应设置施工管理人员，负责营业线施工管理，编制普</w:t>
      </w:r>
      <w:proofErr w:type="gramStart"/>
      <w:r w:rsidR="001E4727" w:rsidRPr="00EA5D32">
        <w:rPr>
          <w:rFonts w:eastAsia="仿宋_GB2312"/>
          <w:bCs/>
          <w:sz w:val="32"/>
        </w:rPr>
        <w:t>速铁路</w:t>
      </w:r>
      <w:proofErr w:type="gramEnd"/>
      <w:r w:rsidR="001E4727" w:rsidRPr="00EA5D32">
        <w:rPr>
          <w:rFonts w:eastAsia="仿宋_GB2312"/>
          <w:bCs/>
          <w:sz w:val="32"/>
        </w:rPr>
        <w:t>维修计划等。</w:t>
      </w:r>
      <w:r w:rsidR="004A4CA8" w:rsidRPr="00EA5D32">
        <w:rPr>
          <w:rFonts w:eastAsia="仿宋_GB2312"/>
          <w:bCs/>
          <w:sz w:val="32"/>
        </w:rPr>
        <w:t>车务段（直属站）</w:t>
      </w:r>
      <w:r w:rsidR="001E4727" w:rsidRPr="00EA5D32">
        <w:rPr>
          <w:rFonts w:eastAsia="仿宋_GB2312"/>
          <w:bCs/>
          <w:sz w:val="32"/>
        </w:rPr>
        <w:t>施工管理由运输副段长</w:t>
      </w:r>
      <w:r w:rsidR="00C22993" w:rsidRPr="00EA5D32">
        <w:rPr>
          <w:rFonts w:eastAsia="仿宋_GB2312"/>
          <w:bCs/>
          <w:sz w:val="32"/>
        </w:rPr>
        <w:t>（副站长）</w:t>
      </w:r>
      <w:r w:rsidR="001E4727" w:rsidRPr="00EA5D32">
        <w:rPr>
          <w:rFonts w:eastAsia="仿宋_GB2312"/>
          <w:bCs/>
          <w:sz w:val="32"/>
        </w:rPr>
        <w:t>分管，技术科具体实施。</w:t>
      </w:r>
    </w:p>
    <w:p w14:paraId="08601959" w14:textId="77777777" w:rsidR="002668C1" w:rsidRPr="00EA5D32" w:rsidRDefault="002668C1" w:rsidP="00FC506E">
      <w:pPr>
        <w:autoSpaceDE w:val="0"/>
        <w:autoSpaceDN w:val="0"/>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第六章</w:t>
      </w:r>
      <w:r w:rsidRPr="00EA5D32">
        <w:rPr>
          <w:rFonts w:eastAsia="黑体"/>
          <w:bCs/>
          <w:sz w:val="32"/>
          <w:szCs w:val="32"/>
        </w:rPr>
        <w:t xml:space="preserve">  </w:t>
      </w:r>
      <w:r w:rsidRPr="00EA5D32">
        <w:rPr>
          <w:rFonts w:eastAsia="黑体"/>
          <w:bCs/>
          <w:sz w:val="32"/>
          <w:szCs w:val="32"/>
        </w:rPr>
        <w:t>营业线施工计划审批权限</w:t>
      </w:r>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69B93270" w14:textId="77777777" w:rsidR="001F152B" w:rsidRPr="00EA5D32" w:rsidRDefault="00C22FBA" w:rsidP="00AF713D">
      <w:pPr>
        <w:pStyle w:val="a4"/>
        <w:tabs>
          <w:tab w:val="left" w:pos="2100"/>
        </w:tabs>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第三十</w:t>
      </w:r>
      <w:r w:rsidR="00314B8C" w:rsidRPr="00EA5D32">
        <w:rPr>
          <w:rFonts w:ascii="Times New Roman" w:eastAsia="黑体" w:hAnsi="Times New Roman" w:hint="eastAsia"/>
          <w:bCs/>
          <w:sz w:val="32"/>
        </w:rPr>
        <w:t>九</w:t>
      </w:r>
      <w:r w:rsidR="00CB37B4" w:rsidRPr="00EA5D32">
        <w:rPr>
          <w:rFonts w:ascii="Times New Roman" w:eastAsia="黑体" w:hAnsi="Times New Roman"/>
          <w:bCs/>
          <w:sz w:val="32"/>
        </w:rPr>
        <w:t>条</w:t>
      </w:r>
      <w:r w:rsidR="00CB37B4" w:rsidRPr="00EA5D32">
        <w:rPr>
          <w:rFonts w:ascii="Times New Roman" w:eastAsia="黑体" w:hAnsi="Times New Roman"/>
          <w:bCs/>
          <w:sz w:val="32"/>
        </w:rPr>
        <w:t xml:space="preserve">  </w:t>
      </w:r>
      <w:r w:rsidR="002668C1" w:rsidRPr="00EA5D32">
        <w:rPr>
          <w:rFonts w:ascii="Times New Roman" w:eastAsia="仿宋_GB2312" w:hAnsi="Times New Roman"/>
          <w:sz w:val="32"/>
        </w:rPr>
        <w:t>营业线施工</w:t>
      </w:r>
      <w:r w:rsidR="00B33335" w:rsidRPr="00EA5D32">
        <w:rPr>
          <w:rFonts w:ascii="Times New Roman" w:eastAsia="仿宋_GB2312" w:hAnsi="Times New Roman"/>
          <w:sz w:val="32"/>
        </w:rPr>
        <w:t>计划</w:t>
      </w:r>
      <w:r w:rsidR="002668C1" w:rsidRPr="00EA5D32">
        <w:rPr>
          <w:rFonts w:ascii="Times New Roman" w:eastAsia="仿宋_GB2312" w:hAnsi="Times New Roman"/>
          <w:sz w:val="32"/>
        </w:rPr>
        <w:t>实行</w:t>
      </w:r>
      <w:r w:rsidR="00112DB8" w:rsidRPr="00EA5D32">
        <w:rPr>
          <w:rFonts w:ascii="Times New Roman" w:eastAsia="仿宋_GB2312" w:hAnsi="Times New Roman"/>
          <w:sz w:val="32"/>
        </w:rPr>
        <w:t>国铁集团</w:t>
      </w:r>
      <w:r w:rsidR="0053542A" w:rsidRPr="00EA5D32">
        <w:rPr>
          <w:rFonts w:ascii="Times New Roman" w:eastAsia="仿宋_GB2312" w:hAnsi="Times New Roman"/>
          <w:sz w:val="32"/>
        </w:rPr>
        <w:t>、</w:t>
      </w:r>
      <w:r w:rsidR="00BC5DD3" w:rsidRPr="00EA5D32">
        <w:rPr>
          <w:rFonts w:ascii="Times New Roman" w:eastAsia="仿宋_GB2312" w:hAnsi="Times New Roman"/>
          <w:sz w:val="32"/>
        </w:rPr>
        <w:t>集团公司</w:t>
      </w:r>
      <w:r w:rsidR="002668C1" w:rsidRPr="00EA5D32">
        <w:rPr>
          <w:rFonts w:ascii="Times New Roman" w:eastAsia="仿宋_GB2312" w:hAnsi="Times New Roman"/>
          <w:sz w:val="32"/>
        </w:rPr>
        <w:t>、</w:t>
      </w:r>
      <w:r w:rsidR="00532B22" w:rsidRPr="00EA5D32">
        <w:rPr>
          <w:rFonts w:ascii="Times New Roman" w:eastAsia="仿宋_GB2312" w:hAnsi="Times New Roman"/>
          <w:sz w:val="32"/>
        </w:rPr>
        <w:t>站段</w:t>
      </w:r>
      <w:r w:rsidR="002668C1" w:rsidRPr="00EA5D32">
        <w:rPr>
          <w:rFonts w:ascii="Times New Roman" w:eastAsia="仿宋_GB2312" w:hAnsi="Times New Roman"/>
          <w:sz w:val="32"/>
        </w:rPr>
        <w:t>分级管理，逐级审批制度。</w:t>
      </w:r>
    </w:p>
    <w:p w14:paraId="00D0DAFE" w14:textId="77777777" w:rsidR="00624A7D" w:rsidRPr="00EA5D32" w:rsidRDefault="00C22FBA" w:rsidP="00AF713D">
      <w:pPr>
        <w:pStyle w:val="a4"/>
        <w:tabs>
          <w:tab w:val="left" w:pos="2100"/>
        </w:tabs>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w:t>
      </w:r>
      <w:r w:rsidR="00314B8C" w:rsidRPr="00EA5D32">
        <w:rPr>
          <w:rFonts w:ascii="Times New Roman" w:eastAsia="黑体" w:hAnsi="Times New Roman" w:hint="eastAsia"/>
          <w:bCs/>
          <w:sz w:val="32"/>
        </w:rPr>
        <w:t>四十</w:t>
      </w:r>
      <w:r w:rsidR="00036987" w:rsidRPr="00EA5D32">
        <w:rPr>
          <w:rFonts w:ascii="Times New Roman" w:eastAsia="黑体" w:hAnsi="Times New Roman"/>
          <w:bCs/>
          <w:sz w:val="32"/>
        </w:rPr>
        <w:t>条</w:t>
      </w:r>
      <w:r w:rsidR="00036987" w:rsidRPr="00EA5D32">
        <w:rPr>
          <w:rFonts w:ascii="Times New Roman" w:eastAsia="黑体" w:hAnsi="Times New Roman"/>
          <w:bCs/>
          <w:sz w:val="32"/>
        </w:rPr>
        <w:t xml:space="preserve">  </w:t>
      </w:r>
      <w:r w:rsidR="00FD5FBD" w:rsidRPr="00EA5D32">
        <w:rPr>
          <w:rFonts w:ascii="Times New Roman" w:eastAsia="仿宋_GB2312" w:hAnsi="Times New Roman"/>
          <w:sz w:val="32"/>
        </w:rPr>
        <w:t>国铁集团</w:t>
      </w:r>
      <w:r w:rsidR="002668C1" w:rsidRPr="00EA5D32">
        <w:rPr>
          <w:rFonts w:ascii="Times New Roman" w:eastAsia="仿宋_GB2312" w:hAnsi="Times New Roman"/>
          <w:sz w:val="32"/>
        </w:rPr>
        <w:t>负责审批的施工计划</w:t>
      </w:r>
      <w:r w:rsidR="005E56A5" w:rsidRPr="00EA5D32">
        <w:rPr>
          <w:rFonts w:ascii="Times New Roman" w:eastAsia="仿宋_GB2312" w:hAnsi="Times New Roman"/>
          <w:sz w:val="32"/>
        </w:rPr>
        <w:t>。</w:t>
      </w:r>
    </w:p>
    <w:p w14:paraId="676DEFC1" w14:textId="77777777" w:rsidR="00624A7D" w:rsidRPr="00EA5D32" w:rsidRDefault="00204E97" w:rsidP="00AF713D">
      <w:pPr>
        <w:pStyle w:val="a4"/>
        <w:tabs>
          <w:tab w:val="left" w:pos="2100"/>
        </w:tabs>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sz w:val="32"/>
        </w:rPr>
        <w:t>（一）</w:t>
      </w:r>
      <w:r w:rsidR="002668C1" w:rsidRPr="00EA5D32">
        <w:rPr>
          <w:rFonts w:ascii="Times New Roman" w:eastAsia="仿宋_GB2312" w:hAnsi="Times New Roman"/>
          <w:sz w:val="32"/>
        </w:rPr>
        <w:t>影响高速铁路和</w:t>
      </w:r>
      <w:proofErr w:type="gramStart"/>
      <w:r w:rsidR="002668C1" w:rsidRPr="00EA5D32">
        <w:rPr>
          <w:rFonts w:ascii="Times New Roman" w:eastAsia="仿宋_GB2312" w:hAnsi="Times New Roman"/>
          <w:sz w:val="32"/>
        </w:rPr>
        <w:t>普速</w:t>
      </w:r>
      <w:proofErr w:type="gramEnd"/>
      <w:r w:rsidR="002668C1" w:rsidRPr="00EA5D32">
        <w:rPr>
          <w:rFonts w:ascii="Times New Roman" w:eastAsia="仿宋_GB2312" w:hAnsi="Times New Roman"/>
          <w:sz w:val="32"/>
        </w:rPr>
        <w:t>铁路跨</w:t>
      </w:r>
      <w:r w:rsidR="00252AAD" w:rsidRPr="00EA5D32">
        <w:rPr>
          <w:rFonts w:ascii="Times New Roman" w:eastAsia="仿宋_GB2312" w:hAnsi="Times New Roman"/>
          <w:sz w:val="32"/>
        </w:rPr>
        <w:t>局</w:t>
      </w:r>
      <w:r w:rsidR="002668C1" w:rsidRPr="00EA5D32">
        <w:rPr>
          <w:rFonts w:ascii="Times New Roman" w:eastAsia="仿宋_GB2312" w:hAnsi="Times New Roman"/>
          <w:sz w:val="32"/>
        </w:rPr>
        <w:t>旅客列车（含高速铁路确认列车）停运、变更运行区段、</w:t>
      </w:r>
      <w:r w:rsidR="00AE6904" w:rsidRPr="00EA5D32">
        <w:rPr>
          <w:rFonts w:ascii="Times New Roman" w:eastAsia="仿宋_GB2312" w:hAnsi="Times New Roman"/>
          <w:sz w:val="32"/>
        </w:rPr>
        <w:t>增减停站、</w:t>
      </w:r>
      <w:r w:rsidR="002668C1" w:rsidRPr="00EA5D32">
        <w:rPr>
          <w:rFonts w:ascii="Times New Roman" w:eastAsia="仿宋_GB2312" w:hAnsi="Times New Roman"/>
          <w:sz w:val="32"/>
        </w:rPr>
        <w:t>改变始发终到时刻和</w:t>
      </w:r>
      <w:r w:rsidR="00252AAD" w:rsidRPr="00EA5D32">
        <w:rPr>
          <w:rFonts w:ascii="Times New Roman" w:eastAsia="仿宋_GB2312" w:hAnsi="Times New Roman"/>
          <w:sz w:val="32"/>
        </w:rPr>
        <w:t>局</w:t>
      </w:r>
      <w:r w:rsidR="002668C1" w:rsidRPr="00EA5D32">
        <w:rPr>
          <w:rFonts w:ascii="Times New Roman" w:eastAsia="仿宋_GB2312" w:hAnsi="Times New Roman"/>
          <w:sz w:val="32"/>
        </w:rPr>
        <w:t>间</w:t>
      </w:r>
      <w:proofErr w:type="gramStart"/>
      <w:r w:rsidR="002668C1" w:rsidRPr="00EA5D32">
        <w:rPr>
          <w:rFonts w:ascii="Times New Roman" w:eastAsia="仿宋_GB2312" w:hAnsi="Times New Roman"/>
          <w:sz w:val="32"/>
        </w:rPr>
        <w:t>分界站</w:t>
      </w:r>
      <w:proofErr w:type="gramEnd"/>
      <w:r w:rsidR="002668C1" w:rsidRPr="00EA5D32">
        <w:rPr>
          <w:rFonts w:ascii="Times New Roman" w:eastAsia="仿宋_GB2312" w:hAnsi="Times New Roman"/>
          <w:sz w:val="32"/>
        </w:rPr>
        <w:t>运行时刻的施工。</w:t>
      </w:r>
    </w:p>
    <w:p w14:paraId="7F93A2C4" w14:textId="77777777" w:rsidR="002668C1" w:rsidRPr="00EA5D32" w:rsidRDefault="00204E97" w:rsidP="00AF713D">
      <w:pPr>
        <w:pStyle w:val="a4"/>
        <w:tabs>
          <w:tab w:val="left" w:pos="2100"/>
        </w:tabs>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lastRenderedPageBreak/>
        <w:t>（二）</w:t>
      </w:r>
      <w:r w:rsidR="002668C1" w:rsidRPr="00EA5D32">
        <w:rPr>
          <w:rFonts w:ascii="Times New Roman" w:eastAsia="仿宋_GB2312" w:hAnsi="Times New Roman"/>
          <w:sz w:val="32"/>
          <w:szCs w:val="32"/>
        </w:rPr>
        <w:t>影响</w:t>
      </w:r>
      <w:r w:rsidR="00DD7758" w:rsidRPr="00EA5D32">
        <w:rPr>
          <w:rFonts w:ascii="Times New Roman" w:eastAsia="仿宋_GB2312" w:hAnsi="Times New Roman"/>
          <w:sz w:val="32"/>
        </w:rPr>
        <w:t>繁忙干线和</w:t>
      </w:r>
      <w:r w:rsidR="002668C1" w:rsidRPr="00EA5D32">
        <w:rPr>
          <w:rFonts w:ascii="Times New Roman" w:eastAsia="仿宋_GB2312" w:hAnsi="Times New Roman"/>
          <w:sz w:val="32"/>
        </w:rPr>
        <w:t>干线跨</w:t>
      </w:r>
      <w:r w:rsidR="0037457A" w:rsidRPr="00EA5D32">
        <w:rPr>
          <w:rFonts w:ascii="Times New Roman" w:eastAsia="仿宋_GB2312" w:hAnsi="Times New Roman"/>
          <w:sz w:val="32"/>
        </w:rPr>
        <w:t>局</w:t>
      </w:r>
      <w:r w:rsidR="002668C1" w:rsidRPr="00EA5D32">
        <w:rPr>
          <w:rFonts w:ascii="Times New Roman" w:eastAsia="仿宋_GB2312" w:hAnsi="Times New Roman"/>
          <w:sz w:val="32"/>
        </w:rPr>
        <w:t>货物列车停运的施工。</w:t>
      </w:r>
    </w:p>
    <w:p w14:paraId="5DD834D5" w14:textId="77777777" w:rsidR="002668C1" w:rsidRPr="00EA5D32" w:rsidRDefault="00204E97"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（三）</w:t>
      </w:r>
      <w:r w:rsidR="002668C1" w:rsidRPr="00EA5D32">
        <w:rPr>
          <w:rFonts w:ascii="Times New Roman" w:eastAsia="仿宋_GB2312" w:hAnsi="Times New Roman"/>
          <w:sz w:val="32"/>
          <w:szCs w:val="32"/>
        </w:rPr>
        <w:t>调整</w:t>
      </w:r>
      <w:r w:rsidR="00DD7758" w:rsidRPr="00EA5D32">
        <w:rPr>
          <w:rFonts w:ascii="Times New Roman" w:eastAsia="仿宋_GB2312" w:hAnsi="Times New Roman"/>
          <w:sz w:val="32"/>
        </w:rPr>
        <w:t>繁忙干线和</w:t>
      </w:r>
      <w:r w:rsidR="002668C1" w:rsidRPr="00EA5D32">
        <w:rPr>
          <w:rFonts w:ascii="Times New Roman" w:eastAsia="仿宋_GB2312" w:hAnsi="Times New Roman"/>
          <w:sz w:val="32"/>
          <w:szCs w:val="32"/>
        </w:rPr>
        <w:t>干线跨</w:t>
      </w:r>
      <w:r w:rsidR="0037457A" w:rsidRPr="00EA5D32">
        <w:rPr>
          <w:rFonts w:ascii="Times New Roman" w:eastAsia="仿宋_GB2312" w:hAnsi="Times New Roman"/>
          <w:sz w:val="32"/>
        </w:rPr>
        <w:t>局</w:t>
      </w:r>
      <w:r w:rsidR="002668C1" w:rsidRPr="00EA5D32">
        <w:rPr>
          <w:rFonts w:ascii="Times New Roman" w:eastAsia="仿宋_GB2312" w:hAnsi="Times New Roman"/>
          <w:sz w:val="32"/>
          <w:szCs w:val="32"/>
        </w:rPr>
        <w:t>货物列车编组计划的施工。</w:t>
      </w:r>
    </w:p>
    <w:p w14:paraId="4A6FC47E" w14:textId="77777777" w:rsidR="00624A7D" w:rsidRPr="00EA5D32" w:rsidRDefault="00204E9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sz w:val="32"/>
          <w:szCs w:val="32"/>
        </w:rPr>
        <w:t>（四）</w:t>
      </w:r>
      <w:r w:rsidR="002668C1" w:rsidRPr="00EA5D32">
        <w:rPr>
          <w:rFonts w:ascii="Times New Roman" w:eastAsia="仿宋_GB2312" w:hAnsi="Times New Roman"/>
          <w:sz w:val="32"/>
          <w:szCs w:val="32"/>
        </w:rPr>
        <w:t>调整</w:t>
      </w:r>
      <w:r w:rsidR="00DD7758" w:rsidRPr="00EA5D32">
        <w:rPr>
          <w:rFonts w:ascii="Times New Roman" w:eastAsia="仿宋_GB2312" w:hAnsi="Times New Roman"/>
          <w:sz w:val="32"/>
        </w:rPr>
        <w:t>繁忙干线和</w:t>
      </w:r>
      <w:r w:rsidR="002668C1" w:rsidRPr="00EA5D32">
        <w:rPr>
          <w:rFonts w:ascii="Times New Roman" w:eastAsia="仿宋_GB2312" w:hAnsi="Times New Roman"/>
          <w:sz w:val="32"/>
          <w:szCs w:val="32"/>
        </w:rPr>
        <w:t>干线跨</w:t>
      </w:r>
      <w:r w:rsidR="0037457A" w:rsidRPr="00EA5D32">
        <w:rPr>
          <w:rFonts w:ascii="Times New Roman" w:eastAsia="仿宋_GB2312" w:hAnsi="Times New Roman"/>
          <w:sz w:val="32"/>
        </w:rPr>
        <w:t>局</w:t>
      </w:r>
      <w:r w:rsidR="002668C1" w:rsidRPr="00EA5D32">
        <w:rPr>
          <w:rFonts w:ascii="Times New Roman" w:eastAsia="仿宋_GB2312" w:hAnsi="Times New Roman"/>
          <w:sz w:val="32"/>
          <w:szCs w:val="32"/>
        </w:rPr>
        <w:t>车流运行径路，实行迂回运输的施工。</w:t>
      </w:r>
    </w:p>
    <w:p w14:paraId="3CD1EBF1" w14:textId="77777777" w:rsidR="00624A7D" w:rsidRPr="00EA5D32" w:rsidRDefault="00204E9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sz w:val="32"/>
          <w:szCs w:val="32"/>
        </w:rPr>
        <w:t>（五）</w:t>
      </w:r>
      <w:r w:rsidR="002668C1" w:rsidRPr="00EA5D32">
        <w:rPr>
          <w:rFonts w:ascii="Times New Roman" w:eastAsia="仿宋_GB2312" w:hAnsi="Times New Roman"/>
          <w:sz w:val="32"/>
          <w:szCs w:val="32"/>
        </w:rPr>
        <w:t>变更</w:t>
      </w:r>
      <w:r w:rsidR="00DD7758" w:rsidRPr="00EA5D32">
        <w:rPr>
          <w:rFonts w:ascii="Times New Roman" w:eastAsia="仿宋_GB2312" w:hAnsi="Times New Roman"/>
          <w:sz w:val="32"/>
        </w:rPr>
        <w:t>繁忙干线和</w:t>
      </w:r>
      <w:r w:rsidR="002668C1" w:rsidRPr="00EA5D32">
        <w:rPr>
          <w:rFonts w:ascii="Times New Roman" w:eastAsia="仿宋_GB2312" w:hAnsi="Times New Roman"/>
          <w:sz w:val="32"/>
          <w:szCs w:val="32"/>
        </w:rPr>
        <w:t>干线跨</w:t>
      </w:r>
      <w:r w:rsidR="0037457A" w:rsidRPr="00EA5D32">
        <w:rPr>
          <w:rFonts w:ascii="Times New Roman" w:eastAsia="仿宋_GB2312" w:hAnsi="Times New Roman"/>
          <w:sz w:val="32"/>
        </w:rPr>
        <w:t>局</w:t>
      </w:r>
      <w:r w:rsidR="002668C1" w:rsidRPr="00EA5D32">
        <w:rPr>
          <w:rFonts w:ascii="Times New Roman" w:eastAsia="仿宋_GB2312" w:hAnsi="Times New Roman"/>
          <w:sz w:val="32"/>
          <w:szCs w:val="32"/>
        </w:rPr>
        <w:t>货物列车牵引定数的施工。</w:t>
      </w:r>
    </w:p>
    <w:p w14:paraId="5C55520B" w14:textId="77777777" w:rsidR="00624A7D" w:rsidRPr="00EA5D32" w:rsidRDefault="00204E9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sz w:val="32"/>
          <w:szCs w:val="32"/>
        </w:rPr>
        <w:t>（六）</w:t>
      </w:r>
      <w:r w:rsidR="002668C1" w:rsidRPr="00EA5D32">
        <w:rPr>
          <w:rFonts w:ascii="Times New Roman" w:eastAsia="仿宋_GB2312" w:hAnsi="Times New Roman"/>
          <w:sz w:val="32"/>
          <w:szCs w:val="32"/>
        </w:rPr>
        <w:t>编制跨</w:t>
      </w:r>
      <w:r w:rsidR="00AD3B32" w:rsidRPr="00EA5D32">
        <w:rPr>
          <w:rFonts w:ascii="Times New Roman" w:eastAsia="仿宋_GB2312" w:hAnsi="Times New Roman"/>
          <w:sz w:val="32"/>
        </w:rPr>
        <w:t>局</w:t>
      </w:r>
      <w:r w:rsidR="002668C1" w:rsidRPr="00EA5D32">
        <w:rPr>
          <w:rFonts w:ascii="Times New Roman" w:eastAsia="仿宋_GB2312" w:hAnsi="Times New Roman"/>
          <w:sz w:val="32"/>
          <w:szCs w:val="32"/>
        </w:rPr>
        <w:t>施工分号列车运行图的施工。</w:t>
      </w:r>
    </w:p>
    <w:p w14:paraId="50395380" w14:textId="77777777" w:rsidR="00DD7758" w:rsidRPr="00EA5D32" w:rsidRDefault="00DD7758"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（七）繁忙干线封锁正线</w:t>
      </w:r>
      <w:r w:rsidRPr="00EA5D32">
        <w:rPr>
          <w:rFonts w:ascii="Times New Roman" w:eastAsia="仿宋_GB2312" w:hAnsi="Times New Roman"/>
          <w:sz w:val="32"/>
          <w:szCs w:val="32"/>
        </w:rPr>
        <w:t>3</w:t>
      </w:r>
      <w:r w:rsidRPr="00EA5D32">
        <w:rPr>
          <w:rFonts w:ascii="Times New Roman" w:eastAsia="仿宋_GB2312" w:hAnsi="Times New Roman"/>
          <w:sz w:val="32"/>
          <w:szCs w:val="32"/>
        </w:rPr>
        <w:t>小时及以上、影响全站（全场）信联闭</w:t>
      </w:r>
      <w:r w:rsidRPr="00EA5D32">
        <w:rPr>
          <w:rFonts w:ascii="Times New Roman" w:eastAsia="仿宋_GB2312" w:hAnsi="Times New Roman"/>
          <w:sz w:val="32"/>
          <w:szCs w:val="32"/>
        </w:rPr>
        <w:t>4</w:t>
      </w:r>
      <w:r w:rsidRPr="00EA5D32">
        <w:rPr>
          <w:rFonts w:ascii="Times New Roman" w:eastAsia="仿宋_GB2312" w:hAnsi="Times New Roman"/>
          <w:sz w:val="32"/>
          <w:szCs w:val="32"/>
        </w:rPr>
        <w:t>小时及以上的施工。</w:t>
      </w:r>
    </w:p>
    <w:p w14:paraId="424537BB" w14:textId="77777777" w:rsidR="00DD7758" w:rsidRPr="00EA5D32" w:rsidRDefault="00DD7758"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（八）因特殊原因，繁忙干线（</w:t>
      </w:r>
      <w:proofErr w:type="gramStart"/>
      <w:r w:rsidR="00B759DC" w:rsidRPr="00EA5D32">
        <w:rPr>
          <w:rFonts w:ascii="Times New Roman" w:eastAsia="仿宋_GB2312" w:hAnsi="Times New Roman"/>
          <w:sz w:val="32"/>
          <w:szCs w:val="32"/>
        </w:rPr>
        <w:t>襄渝线达州</w:t>
      </w:r>
      <w:proofErr w:type="gramEnd"/>
      <w:r w:rsidR="00B759DC" w:rsidRPr="00EA5D32">
        <w:rPr>
          <w:rFonts w:ascii="Times New Roman" w:eastAsia="仿宋_GB2312" w:hAnsi="Times New Roman"/>
          <w:sz w:val="32"/>
          <w:szCs w:val="32"/>
        </w:rPr>
        <w:t>-</w:t>
      </w:r>
      <w:r w:rsidR="00B759DC" w:rsidRPr="00EA5D32">
        <w:rPr>
          <w:rFonts w:ascii="Times New Roman" w:eastAsia="仿宋_GB2312" w:hAnsi="Times New Roman"/>
          <w:sz w:val="32"/>
          <w:szCs w:val="32"/>
        </w:rPr>
        <w:t>三汇镇</w:t>
      </w:r>
      <w:r w:rsidRPr="00EA5D32">
        <w:rPr>
          <w:rFonts w:ascii="Times New Roman" w:eastAsia="仿宋_GB2312" w:hAnsi="Times New Roman"/>
          <w:sz w:val="32"/>
          <w:szCs w:val="32"/>
        </w:rPr>
        <w:t>）慢行处所超过本</w:t>
      </w:r>
      <w:r w:rsidR="005900FA" w:rsidRPr="00EA5D32">
        <w:rPr>
          <w:rFonts w:ascii="Times New Roman" w:eastAsia="仿宋_GB2312" w:hAnsi="Times New Roman"/>
          <w:sz w:val="32"/>
          <w:szCs w:val="32"/>
        </w:rPr>
        <w:t>细则</w:t>
      </w:r>
      <w:r w:rsidRPr="00EA5D32">
        <w:rPr>
          <w:rFonts w:ascii="Times New Roman" w:eastAsia="仿宋_GB2312" w:hAnsi="Times New Roman"/>
          <w:sz w:val="32"/>
          <w:szCs w:val="32"/>
        </w:rPr>
        <w:t>第十</w:t>
      </w:r>
      <w:r w:rsidR="001253B8" w:rsidRPr="00EA5D32">
        <w:rPr>
          <w:rFonts w:ascii="Times New Roman" w:eastAsia="仿宋_GB2312" w:hAnsi="Times New Roman"/>
          <w:sz w:val="32"/>
          <w:szCs w:val="32"/>
        </w:rPr>
        <w:t>三</w:t>
      </w:r>
      <w:r w:rsidRPr="00EA5D32">
        <w:rPr>
          <w:rFonts w:ascii="Times New Roman" w:eastAsia="仿宋_GB2312" w:hAnsi="Times New Roman"/>
          <w:sz w:val="32"/>
          <w:szCs w:val="32"/>
        </w:rPr>
        <w:t>条之规定时。</w:t>
      </w:r>
    </w:p>
    <w:p w14:paraId="7477DFCA" w14:textId="77777777" w:rsidR="002668C1" w:rsidRPr="00EA5D32" w:rsidRDefault="00204E97" w:rsidP="00AF713D">
      <w:pPr>
        <w:adjustRightInd w:val="0"/>
        <w:snapToGrid w:val="0"/>
        <w:spacing w:line="560" w:lineRule="exact"/>
        <w:ind w:firstLineChars="200" w:firstLine="640"/>
        <w:rPr>
          <w:rFonts w:eastAsia="仿宋_GB2312"/>
          <w:sz w:val="32"/>
        </w:rPr>
      </w:pPr>
      <w:r w:rsidRPr="00EA5D32">
        <w:rPr>
          <w:rFonts w:eastAsia="仿宋_GB2312"/>
          <w:sz w:val="32"/>
        </w:rPr>
        <w:t>（</w:t>
      </w:r>
      <w:r w:rsidR="00B759DC" w:rsidRPr="00EA5D32">
        <w:rPr>
          <w:rFonts w:eastAsia="仿宋_GB2312"/>
          <w:sz w:val="32"/>
        </w:rPr>
        <w:t>九</w:t>
      </w:r>
      <w:r w:rsidRPr="00EA5D32">
        <w:rPr>
          <w:rFonts w:eastAsia="仿宋_GB2312"/>
          <w:sz w:val="32"/>
        </w:rPr>
        <w:t>）</w:t>
      </w:r>
      <w:r w:rsidR="002668C1" w:rsidRPr="00EA5D32">
        <w:rPr>
          <w:rFonts w:eastAsia="仿宋_GB2312"/>
          <w:sz w:val="32"/>
        </w:rPr>
        <w:t>中断跨</w:t>
      </w:r>
      <w:r w:rsidR="00F24A7D" w:rsidRPr="00EA5D32">
        <w:rPr>
          <w:rFonts w:eastAsia="仿宋_GB2312"/>
          <w:sz w:val="32"/>
        </w:rPr>
        <w:t>局</w:t>
      </w:r>
      <w:r w:rsidR="002668C1" w:rsidRPr="00EA5D32">
        <w:rPr>
          <w:rFonts w:eastAsia="仿宋_GB2312"/>
          <w:sz w:val="32"/>
        </w:rPr>
        <w:t>行车通信业务的施工。</w:t>
      </w:r>
    </w:p>
    <w:p w14:paraId="35D146F0" w14:textId="77777777" w:rsidR="002668C1" w:rsidRPr="00EA5D32" w:rsidRDefault="00204E97" w:rsidP="00AF713D">
      <w:pPr>
        <w:pStyle w:val="20"/>
        <w:adjustRightInd w:val="0"/>
        <w:snapToGrid w:val="0"/>
        <w:rPr>
          <w:rFonts w:ascii="Times New Roman" w:hAnsi="Times New Roman" w:cs="Times New Roman"/>
          <w:szCs w:val="32"/>
        </w:rPr>
      </w:pPr>
      <w:r w:rsidRPr="00EA5D32">
        <w:rPr>
          <w:rFonts w:ascii="Times New Roman" w:hAnsi="Times New Roman" w:cs="Times New Roman"/>
        </w:rPr>
        <w:t>（</w:t>
      </w:r>
      <w:r w:rsidR="00B759DC" w:rsidRPr="00EA5D32">
        <w:rPr>
          <w:rFonts w:ascii="Times New Roman" w:hAnsi="Times New Roman" w:cs="Times New Roman"/>
        </w:rPr>
        <w:t>十</w:t>
      </w:r>
      <w:r w:rsidRPr="00EA5D32">
        <w:rPr>
          <w:rFonts w:ascii="Times New Roman" w:hAnsi="Times New Roman" w:cs="Times New Roman"/>
        </w:rPr>
        <w:t>）</w:t>
      </w:r>
      <w:r w:rsidR="002668C1" w:rsidRPr="00EA5D32">
        <w:rPr>
          <w:rFonts w:ascii="Times New Roman" w:hAnsi="Times New Roman" w:cs="Times New Roman"/>
        </w:rPr>
        <w:t>中断</w:t>
      </w:r>
      <w:r w:rsidR="00B759DC" w:rsidRPr="00EA5D32">
        <w:rPr>
          <w:rFonts w:ascii="Times New Roman" w:hAnsi="Times New Roman" w:cs="Times New Roman"/>
        </w:rPr>
        <w:t>繁忙干线</w:t>
      </w:r>
      <w:r w:rsidR="00B759DC" w:rsidRPr="00EA5D32">
        <w:rPr>
          <w:rFonts w:ascii="Times New Roman" w:hAnsi="Times New Roman" w:cs="Times New Roman"/>
        </w:rPr>
        <w:t>6</w:t>
      </w:r>
      <w:r w:rsidR="00B759DC" w:rsidRPr="00EA5D32">
        <w:rPr>
          <w:rFonts w:ascii="Times New Roman" w:hAnsi="Times New Roman" w:cs="Times New Roman"/>
        </w:rPr>
        <w:t>小时及以上或</w:t>
      </w:r>
      <w:r w:rsidR="002668C1" w:rsidRPr="00EA5D32">
        <w:rPr>
          <w:rFonts w:ascii="Times New Roman" w:hAnsi="Times New Roman" w:cs="Times New Roman"/>
        </w:rPr>
        <w:t>干线</w:t>
      </w:r>
      <w:r w:rsidR="002668C1" w:rsidRPr="00EA5D32">
        <w:rPr>
          <w:rFonts w:ascii="Times New Roman" w:hAnsi="Times New Roman" w:cs="Times New Roman"/>
        </w:rPr>
        <w:t>7</w:t>
      </w:r>
      <w:r w:rsidR="002668C1" w:rsidRPr="00EA5D32">
        <w:rPr>
          <w:rFonts w:ascii="Times New Roman" w:hAnsi="Times New Roman" w:cs="Times New Roman"/>
        </w:rPr>
        <w:t>小时及以上且同时</w:t>
      </w:r>
      <w:r w:rsidR="002668C1" w:rsidRPr="00EA5D32">
        <w:rPr>
          <w:rFonts w:ascii="Times New Roman" w:hAnsi="Times New Roman" w:cs="Times New Roman"/>
          <w:szCs w:val="32"/>
        </w:rPr>
        <w:t>中断两站以上行车通信业务的通信网络设备施工。</w:t>
      </w:r>
    </w:p>
    <w:p w14:paraId="389B3716" w14:textId="77777777" w:rsidR="002668C1" w:rsidRPr="00EA5D32" w:rsidRDefault="007A4346"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国铁集团</w:t>
      </w:r>
      <w:r w:rsidR="00B759DC" w:rsidRPr="00EA5D32">
        <w:rPr>
          <w:rFonts w:ascii="Times New Roman" w:eastAsia="仿宋_GB2312" w:hAnsi="Times New Roman"/>
          <w:sz w:val="32"/>
        </w:rPr>
        <w:t>负责</w:t>
      </w:r>
      <w:r w:rsidR="002668C1" w:rsidRPr="00EA5D32">
        <w:rPr>
          <w:rFonts w:ascii="Times New Roman" w:eastAsia="仿宋_GB2312" w:hAnsi="Times New Roman"/>
          <w:sz w:val="32"/>
        </w:rPr>
        <w:t>审批</w:t>
      </w:r>
      <w:r w:rsidR="002668C1" w:rsidRPr="00EA5D32">
        <w:rPr>
          <w:rFonts w:ascii="Times New Roman" w:eastAsia="仿宋_GB2312" w:hAnsi="Times New Roman"/>
          <w:sz w:val="32"/>
          <w:szCs w:val="32"/>
          <w:u w:color="000000"/>
        </w:rPr>
        <w:t>的</w:t>
      </w:r>
      <w:r w:rsidR="002668C1" w:rsidRPr="00EA5D32">
        <w:rPr>
          <w:rFonts w:ascii="Times New Roman" w:eastAsia="仿宋_GB2312" w:hAnsi="Times New Roman"/>
          <w:sz w:val="32"/>
        </w:rPr>
        <w:t>施工</w:t>
      </w:r>
      <w:r w:rsidR="00B759DC" w:rsidRPr="00EA5D32">
        <w:rPr>
          <w:rFonts w:ascii="Times New Roman" w:eastAsia="仿宋_GB2312" w:hAnsi="Times New Roman"/>
          <w:sz w:val="32"/>
        </w:rPr>
        <w:t>计划</w:t>
      </w:r>
      <w:r w:rsidR="002668C1" w:rsidRPr="00EA5D32">
        <w:rPr>
          <w:rFonts w:ascii="Times New Roman" w:eastAsia="仿宋_GB2312" w:hAnsi="Times New Roman"/>
          <w:sz w:val="32"/>
        </w:rPr>
        <w:t>，由</w:t>
      </w:r>
      <w:r w:rsidR="00BC5DD3" w:rsidRPr="00EA5D32">
        <w:rPr>
          <w:rFonts w:ascii="Times New Roman" w:eastAsia="仿宋_GB2312" w:hAnsi="Times New Roman"/>
          <w:sz w:val="32"/>
        </w:rPr>
        <w:t>集团公司</w:t>
      </w:r>
      <w:r w:rsidR="002668C1" w:rsidRPr="00EA5D32">
        <w:rPr>
          <w:rFonts w:ascii="Times New Roman" w:eastAsia="仿宋_GB2312" w:hAnsi="Times New Roman"/>
          <w:sz w:val="32"/>
        </w:rPr>
        <w:t>进行施工方案审核和施工计划编制，并制定运输</w:t>
      </w:r>
      <w:r w:rsidR="00B759DC" w:rsidRPr="00EA5D32">
        <w:rPr>
          <w:rFonts w:ascii="Times New Roman" w:eastAsia="仿宋_GB2312" w:hAnsi="Times New Roman"/>
          <w:sz w:val="32"/>
        </w:rPr>
        <w:t>组织</w:t>
      </w:r>
      <w:r w:rsidR="002668C1" w:rsidRPr="00EA5D32">
        <w:rPr>
          <w:rFonts w:ascii="Times New Roman" w:eastAsia="仿宋_GB2312" w:hAnsi="Times New Roman"/>
          <w:sz w:val="32"/>
        </w:rPr>
        <w:t>方案和</w:t>
      </w:r>
      <w:r w:rsidR="00B759DC" w:rsidRPr="00EA5D32">
        <w:rPr>
          <w:rFonts w:ascii="Times New Roman" w:eastAsia="仿宋_GB2312" w:hAnsi="Times New Roman"/>
          <w:sz w:val="32"/>
        </w:rPr>
        <w:t>施工组织方案</w:t>
      </w:r>
      <w:r w:rsidR="002668C1" w:rsidRPr="00EA5D32">
        <w:rPr>
          <w:rFonts w:ascii="Times New Roman" w:eastAsia="仿宋_GB2312" w:hAnsi="Times New Roman"/>
          <w:sz w:val="32"/>
        </w:rPr>
        <w:t>。</w:t>
      </w:r>
      <w:r w:rsidR="00FD5FBD" w:rsidRPr="00EA5D32">
        <w:rPr>
          <w:rFonts w:ascii="Times New Roman" w:eastAsia="仿宋_GB2312" w:hAnsi="Times New Roman"/>
          <w:sz w:val="32"/>
        </w:rPr>
        <w:t>国铁集团调度中心</w:t>
      </w:r>
      <w:r w:rsidR="002668C1" w:rsidRPr="00EA5D32">
        <w:rPr>
          <w:rFonts w:ascii="Times New Roman" w:eastAsia="仿宋_GB2312" w:hAnsi="Times New Roman"/>
          <w:sz w:val="32"/>
        </w:rPr>
        <w:t>组织相关部门进行审批，运输</w:t>
      </w:r>
      <w:r w:rsidR="00B759DC" w:rsidRPr="00EA5D32">
        <w:rPr>
          <w:rFonts w:ascii="Times New Roman" w:eastAsia="仿宋_GB2312" w:hAnsi="Times New Roman"/>
          <w:sz w:val="32"/>
        </w:rPr>
        <w:t>组织方案</w:t>
      </w:r>
      <w:r w:rsidR="002668C1" w:rsidRPr="00EA5D32">
        <w:rPr>
          <w:rFonts w:ascii="Times New Roman" w:eastAsia="仿宋_GB2312" w:hAnsi="Times New Roman"/>
          <w:sz w:val="32"/>
        </w:rPr>
        <w:t>由运输部门负责，施工</w:t>
      </w:r>
      <w:r w:rsidR="00B759DC" w:rsidRPr="00EA5D32">
        <w:rPr>
          <w:rFonts w:ascii="Times New Roman" w:eastAsia="仿宋_GB2312" w:hAnsi="Times New Roman"/>
          <w:sz w:val="32"/>
        </w:rPr>
        <w:t>组织</w:t>
      </w:r>
      <w:r w:rsidR="002668C1" w:rsidRPr="00EA5D32">
        <w:rPr>
          <w:rFonts w:ascii="Times New Roman" w:eastAsia="仿宋_GB2312" w:hAnsi="Times New Roman"/>
          <w:sz w:val="32"/>
        </w:rPr>
        <w:t>方案由各专业部门对口负责。</w:t>
      </w:r>
      <w:r w:rsidR="00BC5DD3" w:rsidRPr="00EA5D32">
        <w:rPr>
          <w:rFonts w:ascii="Times New Roman" w:eastAsia="仿宋_GB2312" w:hAnsi="Times New Roman"/>
          <w:sz w:val="32"/>
        </w:rPr>
        <w:t>集团公司</w:t>
      </w:r>
      <w:r w:rsidR="002668C1" w:rsidRPr="00EA5D32">
        <w:rPr>
          <w:rFonts w:ascii="Times New Roman" w:eastAsia="仿宋_GB2312" w:hAnsi="Times New Roman"/>
          <w:sz w:val="32"/>
        </w:rPr>
        <w:t>依据</w:t>
      </w:r>
      <w:r w:rsidR="00FD5FBD" w:rsidRPr="00EA5D32">
        <w:rPr>
          <w:rFonts w:ascii="Times New Roman" w:eastAsia="仿宋_GB2312" w:hAnsi="Times New Roman"/>
          <w:sz w:val="32"/>
        </w:rPr>
        <w:t>国铁集团</w:t>
      </w:r>
      <w:r w:rsidR="002668C1" w:rsidRPr="00EA5D32">
        <w:rPr>
          <w:rFonts w:ascii="Times New Roman" w:eastAsia="仿宋_GB2312" w:hAnsi="Times New Roman"/>
          <w:sz w:val="32"/>
        </w:rPr>
        <w:t>批复，编制具体施工计划并组织实施。</w:t>
      </w:r>
    </w:p>
    <w:p w14:paraId="359D0EED" w14:textId="77777777" w:rsidR="002C1AC8" w:rsidRPr="00EA5D32" w:rsidRDefault="00341099"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w:t>
      </w:r>
      <w:r w:rsidR="00333417" w:rsidRPr="00EA5D32">
        <w:rPr>
          <w:rFonts w:ascii="Times New Roman" w:eastAsia="黑体" w:hAnsi="Times New Roman"/>
          <w:bCs/>
          <w:sz w:val="32"/>
        </w:rPr>
        <w:t>四十</w:t>
      </w:r>
      <w:r w:rsidR="00830D8A" w:rsidRPr="00EA5D32">
        <w:rPr>
          <w:rFonts w:ascii="Times New Roman" w:eastAsia="黑体" w:hAnsi="Times New Roman" w:hint="eastAsia"/>
          <w:bCs/>
          <w:sz w:val="32"/>
        </w:rPr>
        <w:t>一</w:t>
      </w:r>
      <w:r w:rsidR="00DE6A5D" w:rsidRPr="00EA5D32">
        <w:rPr>
          <w:rFonts w:ascii="Times New Roman" w:eastAsia="黑体" w:hAnsi="Times New Roman"/>
          <w:bCs/>
          <w:sz w:val="32"/>
        </w:rPr>
        <w:t>条</w:t>
      </w:r>
      <w:r w:rsidR="00DE6A5D" w:rsidRPr="00EA5D32">
        <w:rPr>
          <w:rFonts w:ascii="Times New Roman" w:eastAsia="黑体" w:hAnsi="Times New Roman"/>
          <w:bCs/>
          <w:sz w:val="32"/>
        </w:rPr>
        <w:t xml:space="preserve">  </w:t>
      </w:r>
      <w:r w:rsidR="00146E3A" w:rsidRPr="00EA5D32">
        <w:rPr>
          <w:rFonts w:ascii="Times New Roman" w:eastAsia="仿宋_GB2312" w:hAnsi="Times New Roman" w:hint="eastAsia"/>
          <w:sz w:val="32"/>
        </w:rPr>
        <w:t>维修计划和国铁集团负责</w:t>
      </w:r>
      <w:r w:rsidR="00A77041" w:rsidRPr="00EA5D32">
        <w:rPr>
          <w:rFonts w:ascii="Times New Roman" w:eastAsia="仿宋_GB2312" w:hAnsi="Times New Roman" w:hint="eastAsia"/>
          <w:sz w:val="32"/>
        </w:rPr>
        <w:t>审批以外的施工计划，全部由</w:t>
      </w:r>
      <w:r w:rsidR="00901D1F" w:rsidRPr="00EA5D32">
        <w:rPr>
          <w:rFonts w:ascii="Times New Roman" w:eastAsia="仿宋_GB2312" w:hAnsi="Times New Roman" w:hint="eastAsia"/>
          <w:sz w:val="32"/>
        </w:rPr>
        <w:t>集团公司负责审批。</w:t>
      </w:r>
    </w:p>
    <w:p w14:paraId="65525BF5" w14:textId="77777777" w:rsidR="00901D1F" w:rsidRPr="00EA5D32" w:rsidRDefault="00901D1F"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（一）集团公司施工办负责审批的施工、维修计划。</w:t>
      </w:r>
    </w:p>
    <w:p w14:paraId="239EB93F" w14:textId="77777777" w:rsidR="00901D1F" w:rsidRPr="00EA5D32" w:rsidRDefault="00874189"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1.</w:t>
      </w:r>
      <w:r w:rsidRPr="00EA5D32">
        <w:rPr>
          <w:rFonts w:ascii="Times New Roman" w:eastAsia="仿宋_GB2312" w:hAnsi="Times New Roman" w:hint="eastAsia"/>
          <w:sz w:val="32"/>
        </w:rPr>
        <w:t>国铁集团负责审批以外的施工计划。</w:t>
      </w:r>
    </w:p>
    <w:p w14:paraId="1B35674D" w14:textId="77777777" w:rsidR="00874189" w:rsidRPr="00EA5D32" w:rsidRDefault="00874189"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lastRenderedPageBreak/>
        <w:t>2.</w:t>
      </w:r>
      <w:r w:rsidR="00214A43" w:rsidRPr="00EA5D32">
        <w:rPr>
          <w:rFonts w:ascii="Times New Roman" w:eastAsia="仿宋_GB2312" w:hAnsi="Times New Roman" w:hint="eastAsia"/>
          <w:sz w:val="32"/>
        </w:rPr>
        <w:t>高速铁路维修计划，</w:t>
      </w:r>
      <w:r w:rsidR="003D62A4" w:rsidRPr="00EA5D32">
        <w:rPr>
          <w:rFonts w:ascii="Times New Roman" w:eastAsia="仿宋_GB2312" w:hAnsi="Times New Roman" w:hint="eastAsia"/>
          <w:sz w:val="32"/>
        </w:rPr>
        <w:t>以及</w:t>
      </w:r>
      <w:r w:rsidR="00214A43" w:rsidRPr="00EA5D32">
        <w:rPr>
          <w:rFonts w:ascii="Times New Roman" w:eastAsia="仿宋_GB2312" w:hAnsi="Times New Roman" w:hint="eastAsia"/>
          <w:sz w:val="32"/>
        </w:rPr>
        <w:t>普</w:t>
      </w:r>
      <w:proofErr w:type="gramStart"/>
      <w:r w:rsidR="00214A43" w:rsidRPr="00EA5D32">
        <w:rPr>
          <w:rFonts w:ascii="Times New Roman" w:eastAsia="仿宋_GB2312" w:hAnsi="Times New Roman" w:hint="eastAsia"/>
          <w:sz w:val="32"/>
        </w:rPr>
        <w:t>速铁路</w:t>
      </w:r>
      <w:proofErr w:type="gramEnd"/>
      <w:r w:rsidR="007F6696" w:rsidRPr="00EA5D32">
        <w:rPr>
          <w:rFonts w:ascii="Times New Roman" w:eastAsia="仿宋_GB2312" w:hAnsi="Times New Roman" w:hint="eastAsia"/>
          <w:sz w:val="32"/>
        </w:rPr>
        <w:t>涉及</w:t>
      </w:r>
      <w:r w:rsidR="00936829" w:rsidRPr="00EA5D32">
        <w:rPr>
          <w:rFonts w:ascii="Times New Roman" w:eastAsia="仿宋_GB2312" w:hAnsi="Times New Roman" w:hint="eastAsia"/>
          <w:sz w:val="32"/>
        </w:rPr>
        <w:t>办理接发列车的行车设备</w:t>
      </w:r>
      <w:r w:rsidR="000B3030" w:rsidRPr="00EA5D32">
        <w:rPr>
          <w:rFonts w:ascii="Times New Roman" w:eastAsia="仿宋_GB2312" w:hAnsi="Times New Roman" w:hint="eastAsia"/>
          <w:sz w:val="32"/>
        </w:rPr>
        <w:t>维修计划。</w:t>
      </w:r>
    </w:p>
    <w:p w14:paraId="6AC8BE66" w14:textId="77777777" w:rsidR="00901D1F" w:rsidRPr="00EA5D32" w:rsidRDefault="00901D1F"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（二）车务段（直属站）、段管线管辖单位负责审批的</w:t>
      </w:r>
      <w:r w:rsidR="00C4626B" w:rsidRPr="00EA5D32">
        <w:rPr>
          <w:rFonts w:ascii="Times New Roman" w:eastAsia="仿宋_GB2312" w:hAnsi="Times New Roman" w:hint="eastAsia"/>
          <w:sz w:val="32"/>
        </w:rPr>
        <w:t>施工、</w:t>
      </w:r>
      <w:r w:rsidRPr="00EA5D32">
        <w:rPr>
          <w:rFonts w:ascii="Times New Roman" w:eastAsia="仿宋_GB2312" w:hAnsi="Times New Roman" w:hint="eastAsia"/>
          <w:sz w:val="32"/>
        </w:rPr>
        <w:t>维修计划。</w:t>
      </w:r>
    </w:p>
    <w:p w14:paraId="323D4F8F" w14:textId="77777777" w:rsidR="00901D1F" w:rsidRPr="00EA5D32" w:rsidRDefault="000B3030"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1.</w:t>
      </w:r>
      <w:r w:rsidRPr="00EA5D32">
        <w:rPr>
          <w:rFonts w:ascii="Times New Roman" w:eastAsia="仿宋_GB2312" w:hAnsi="Times New Roman" w:hint="eastAsia"/>
          <w:sz w:val="32"/>
        </w:rPr>
        <w:t>车务段（直属站）负责审批</w:t>
      </w:r>
      <w:r w:rsidR="00214A43" w:rsidRPr="00EA5D32">
        <w:rPr>
          <w:rFonts w:ascii="Times New Roman" w:eastAsia="仿宋_GB2312" w:hAnsi="Times New Roman" w:hint="eastAsia"/>
          <w:sz w:val="32"/>
        </w:rPr>
        <w:t>普</w:t>
      </w:r>
      <w:proofErr w:type="gramStart"/>
      <w:r w:rsidR="00214A43" w:rsidRPr="00EA5D32">
        <w:rPr>
          <w:rFonts w:ascii="Times New Roman" w:eastAsia="仿宋_GB2312" w:hAnsi="Times New Roman" w:hint="eastAsia"/>
          <w:sz w:val="32"/>
        </w:rPr>
        <w:t>速铁路</w:t>
      </w:r>
      <w:proofErr w:type="gramEnd"/>
      <w:r w:rsidRPr="00EA5D32">
        <w:rPr>
          <w:rFonts w:ascii="Times New Roman" w:eastAsia="仿宋_GB2312" w:hAnsi="Times New Roman" w:hint="eastAsia"/>
          <w:sz w:val="32"/>
        </w:rPr>
        <w:t>车站不办理接发列车</w:t>
      </w:r>
      <w:r w:rsidR="00936829" w:rsidRPr="00EA5D32">
        <w:rPr>
          <w:rFonts w:ascii="Times New Roman" w:eastAsia="仿宋_GB2312" w:hAnsi="Times New Roman" w:hint="eastAsia"/>
          <w:sz w:val="32"/>
        </w:rPr>
        <w:t>（含</w:t>
      </w:r>
      <w:r w:rsidR="008762A7" w:rsidRPr="00EA5D32">
        <w:rPr>
          <w:rFonts w:ascii="Times New Roman" w:eastAsia="仿宋_GB2312" w:hAnsi="Times New Roman" w:hint="eastAsia"/>
          <w:sz w:val="32"/>
        </w:rPr>
        <w:t>货物线、调车线及</w:t>
      </w:r>
      <w:r w:rsidR="00936829" w:rsidRPr="00EA5D32">
        <w:rPr>
          <w:rFonts w:ascii="Times New Roman" w:eastAsia="仿宋_GB2312" w:hAnsi="Times New Roman" w:hint="eastAsia"/>
          <w:sz w:val="32"/>
        </w:rPr>
        <w:t>到达场、出发场不办理接发列车一端）行车设备</w:t>
      </w:r>
      <w:r w:rsidR="00A740CF" w:rsidRPr="00EA5D32">
        <w:rPr>
          <w:rFonts w:ascii="Times New Roman" w:eastAsia="仿宋_GB2312" w:hAnsi="Times New Roman" w:hint="eastAsia"/>
          <w:sz w:val="32"/>
        </w:rPr>
        <w:t>的</w:t>
      </w:r>
      <w:r w:rsidR="00936829" w:rsidRPr="00EA5D32">
        <w:rPr>
          <w:rFonts w:ascii="Times New Roman" w:eastAsia="仿宋_GB2312" w:hAnsi="Times New Roman" w:hint="eastAsia"/>
          <w:sz w:val="32"/>
        </w:rPr>
        <w:t>维修计划。</w:t>
      </w:r>
    </w:p>
    <w:p w14:paraId="7521E834" w14:textId="77777777" w:rsidR="00936829" w:rsidRPr="00EA5D32" w:rsidRDefault="00936829"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hint="eastAsia"/>
          <w:sz w:val="32"/>
        </w:rPr>
        <w:t>2.</w:t>
      </w:r>
      <w:r w:rsidR="00C4626B" w:rsidRPr="00EA5D32">
        <w:rPr>
          <w:rFonts w:ascii="Times New Roman" w:eastAsia="仿宋_GB2312" w:hAnsi="Times New Roman"/>
          <w:sz w:val="32"/>
        </w:rPr>
        <w:t>段管线管辖单位负责审批不影响机车（动车组）出入、车辆取送，以及不涉及接触网停电或影响接轨站设备使用的段管线内行车设备的施工</w:t>
      </w:r>
      <w:r w:rsidR="00C4626B" w:rsidRPr="00EA5D32">
        <w:rPr>
          <w:rFonts w:ascii="Times New Roman" w:eastAsia="仿宋_GB2312" w:hAnsi="Times New Roman" w:hint="eastAsia"/>
          <w:sz w:val="32"/>
        </w:rPr>
        <w:t>、维修</w:t>
      </w:r>
      <w:r w:rsidR="00C4626B" w:rsidRPr="00EA5D32">
        <w:rPr>
          <w:rFonts w:ascii="Times New Roman" w:eastAsia="仿宋_GB2312" w:hAnsi="Times New Roman"/>
          <w:sz w:val="32"/>
        </w:rPr>
        <w:t>计划</w:t>
      </w:r>
      <w:r w:rsidR="00C4626B" w:rsidRPr="00EA5D32">
        <w:rPr>
          <w:rFonts w:ascii="Times New Roman" w:eastAsia="仿宋_GB2312" w:hAnsi="Times New Roman" w:hint="eastAsia"/>
          <w:sz w:val="32"/>
        </w:rPr>
        <w:t>。</w:t>
      </w:r>
    </w:p>
    <w:p w14:paraId="30D60921" w14:textId="77777777" w:rsidR="002668C1" w:rsidRPr="00EA5D32" w:rsidRDefault="00593E2F"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第四十</w:t>
      </w:r>
      <w:r w:rsidR="004C6AAB" w:rsidRPr="00EA5D32">
        <w:rPr>
          <w:rFonts w:ascii="Times New Roman" w:eastAsia="黑体" w:hAnsi="Times New Roman" w:hint="eastAsia"/>
          <w:bCs/>
          <w:sz w:val="32"/>
        </w:rPr>
        <w:t>二</w:t>
      </w:r>
      <w:r w:rsidR="00DE6A5D" w:rsidRPr="00EA5D32">
        <w:rPr>
          <w:rFonts w:ascii="Times New Roman" w:eastAsia="黑体" w:hAnsi="Times New Roman"/>
          <w:bCs/>
          <w:sz w:val="32"/>
        </w:rPr>
        <w:t>条</w:t>
      </w:r>
      <w:r w:rsidR="00DE6A5D" w:rsidRPr="00EA5D32">
        <w:rPr>
          <w:rFonts w:ascii="Times New Roman" w:eastAsia="黑体" w:hAnsi="Times New Roman"/>
          <w:bCs/>
          <w:sz w:val="32"/>
        </w:rPr>
        <w:t xml:space="preserve">  </w:t>
      </w:r>
      <w:r w:rsidR="002668C1" w:rsidRPr="00EA5D32">
        <w:rPr>
          <w:rFonts w:ascii="Times New Roman" w:eastAsia="仿宋_GB2312" w:hAnsi="Times New Roman"/>
          <w:sz w:val="32"/>
        </w:rPr>
        <w:t>大型客运站、枢纽、高速铁路</w:t>
      </w:r>
      <w:r w:rsidR="00E56B01" w:rsidRPr="00EA5D32">
        <w:rPr>
          <w:rFonts w:ascii="Times New Roman" w:eastAsia="仿宋_GB2312" w:hAnsi="Times New Roman" w:hint="eastAsia"/>
          <w:sz w:val="32"/>
        </w:rPr>
        <w:t>、繁忙干线</w:t>
      </w:r>
      <w:r w:rsidR="002668C1" w:rsidRPr="00EA5D32">
        <w:rPr>
          <w:rFonts w:ascii="Times New Roman" w:eastAsia="仿宋_GB2312" w:hAnsi="Times New Roman"/>
          <w:sz w:val="32"/>
        </w:rPr>
        <w:t>和干线影响较大的</w:t>
      </w:r>
      <w:r w:rsidR="002668C1" w:rsidRPr="00EA5D32">
        <w:rPr>
          <w:rFonts w:ascii="Times New Roman" w:eastAsia="仿宋_GB2312" w:hAnsi="Times New Roman"/>
          <w:sz w:val="32"/>
        </w:rPr>
        <w:t>Ⅰ</w:t>
      </w:r>
      <w:r w:rsidR="002668C1" w:rsidRPr="00EA5D32">
        <w:rPr>
          <w:rFonts w:ascii="Times New Roman" w:eastAsia="仿宋_GB2312" w:hAnsi="Times New Roman"/>
          <w:sz w:val="32"/>
        </w:rPr>
        <w:t>级施工</w:t>
      </w:r>
      <w:r w:rsidR="00B759DC" w:rsidRPr="00EA5D32">
        <w:rPr>
          <w:rFonts w:ascii="Times New Roman" w:eastAsia="仿宋_GB2312" w:hAnsi="Times New Roman"/>
          <w:sz w:val="32"/>
        </w:rPr>
        <w:t>计划</w:t>
      </w:r>
      <w:r w:rsidR="002668C1" w:rsidRPr="00EA5D32">
        <w:rPr>
          <w:rFonts w:ascii="Times New Roman" w:eastAsia="仿宋_GB2312" w:hAnsi="Times New Roman"/>
          <w:sz w:val="32"/>
        </w:rPr>
        <w:t>，按规定须</w:t>
      </w:r>
      <w:r w:rsidR="00FD5FBD" w:rsidRPr="00EA5D32">
        <w:rPr>
          <w:rFonts w:ascii="Times New Roman" w:eastAsia="仿宋_GB2312" w:hAnsi="Times New Roman"/>
          <w:sz w:val="32"/>
        </w:rPr>
        <w:t>国铁集团</w:t>
      </w:r>
      <w:r w:rsidR="002668C1" w:rsidRPr="00EA5D32">
        <w:rPr>
          <w:rFonts w:ascii="Times New Roman" w:eastAsia="仿宋_GB2312" w:hAnsi="Times New Roman"/>
          <w:sz w:val="32"/>
        </w:rPr>
        <w:t>审批时，由</w:t>
      </w:r>
      <w:r w:rsidR="00BC5DD3" w:rsidRPr="00EA5D32">
        <w:rPr>
          <w:rFonts w:ascii="Times New Roman" w:eastAsia="仿宋_GB2312" w:hAnsi="Times New Roman"/>
          <w:sz w:val="32"/>
        </w:rPr>
        <w:t>集团公司</w:t>
      </w:r>
      <w:r w:rsidR="001253B8" w:rsidRPr="00EA5D32">
        <w:rPr>
          <w:rFonts w:ascii="Times New Roman" w:eastAsia="仿宋_GB2312" w:hAnsi="Times New Roman"/>
          <w:sz w:val="32"/>
        </w:rPr>
        <w:t>营业线施工领导小组</w:t>
      </w:r>
      <w:r w:rsidR="002668C1" w:rsidRPr="00EA5D32">
        <w:rPr>
          <w:rFonts w:ascii="Times New Roman" w:eastAsia="仿宋_GB2312" w:hAnsi="Times New Roman"/>
          <w:sz w:val="32"/>
        </w:rPr>
        <w:t>组织研究，提出施工</w:t>
      </w:r>
      <w:r w:rsidR="001253B8" w:rsidRPr="00EA5D32">
        <w:rPr>
          <w:rFonts w:ascii="Times New Roman" w:eastAsia="仿宋_GB2312" w:hAnsi="Times New Roman"/>
          <w:sz w:val="32"/>
        </w:rPr>
        <w:t>组织</w:t>
      </w:r>
      <w:r w:rsidR="002668C1" w:rsidRPr="00EA5D32">
        <w:rPr>
          <w:rFonts w:ascii="Times New Roman" w:eastAsia="仿宋_GB2312" w:hAnsi="Times New Roman"/>
          <w:sz w:val="32"/>
        </w:rPr>
        <w:t>方案、运输组织</w:t>
      </w:r>
      <w:r w:rsidR="001253B8" w:rsidRPr="00EA5D32">
        <w:rPr>
          <w:rFonts w:ascii="Times New Roman" w:eastAsia="仿宋_GB2312" w:hAnsi="Times New Roman"/>
          <w:sz w:val="32"/>
        </w:rPr>
        <w:t>方案</w:t>
      </w:r>
      <w:r w:rsidR="002668C1" w:rsidRPr="00EA5D32">
        <w:rPr>
          <w:rFonts w:ascii="Times New Roman" w:eastAsia="仿宋_GB2312" w:hAnsi="Times New Roman"/>
          <w:sz w:val="32"/>
        </w:rPr>
        <w:t>等报</w:t>
      </w:r>
      <w:r w:rsidR="00FD5FBD" w:rsidRPr="00EA5D32">
        <w:rPr>
          <w:rFonts w:ascii="Times New Roman" w:eastAsia="仿宋_GB2312" w:hAnsi="Times New Roman"/>
          <w:sz w:val="32"/>
        </w:rPr>
        <w:t>国铁集团</w:t>
      </w:r>
      <w:r w:rsidR="00650796" w:rsidRPr="00EA5D32">
        <w:rPr>
          <w:rFonts w:ascii="Times New Roman" w:eastAsia="仿宋_GB2312" w:hAnsi="Times New Roman"/>
          <w:sz w:val="32"/>
        </w:rPr>
        <w:t>。</w:t>
      </w:r>
    </w:p>
    <w:p w14:paraId="1E2902BE" w14:textId="77777777" w:rsidR="00B36D84" w:rsidRPr="00EA5D32" w:rsidRDefault="000863F0"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黑体" w:hAnsi="Times New Roman"/>
          <w:bCs/>
          <w:sz w:val="32"/>
        </w:rPr>
        <w:t>第四十</w:t>
      </w:r>
      <w:r w:rsidR="004C6AAB" w:rsidRPr="00EA5D32">
        <w:rPr>
          <w:rFonts w:ascii="Times New Roman" w:eastAsia="黑体" w:hAnsi="Times New Roman" w:hint="eastAsia"/>
          <w:bCs/>
          <w:sz w:val="32"/>
        </w:rPr>
        <w:t>三</w:t>
      </w:r>
      <w:r w:rsidR="00DE6A5D" w:rsidRPr="00EA5D32">
        <w:rPr>
          <w:rFonts w:ascii="Times New Roman" w:eastAsia="黑体" w:hAnsi="Times New Roman"/>
          <w:bCs/>
          <w:sz w:val="32"/>
        </w:rPr>
        <w:t>条</w:t>
      </w:r>
      <w:r w:rsidR="00DE6A5D" w:rsidRPr="00EA5D32">
        <w:rPr>
          <w:rFonts w:ascii="Times New Roman" w:eastAsia="黑体" w:hAnsi="Times New Roman"/>
          <w:bCs/>
          <w:sz w:val="32"/>
        </w:rPr>
        <w:t xml:space="preserve">  </w:t>
      </w:r>
      <w:r w:rsidR="002668C1" w:rsidRPr="00EA5D32">
        <w:rPr>
          <w:rFonts w:ascii="Times New Roman" w:eastAsia="仿宋_GB2312" w:hAnsi="Times New Roman"/>
          <w:sz w:val="32"/>
          <w:szCs w:val="28"/>
        </w:rPr>
        <w:t>影响行车或影响行车设备稳定、使用的施工项目未经申报批准严禁施工，擅自施工或擅自扩大施工内容和范围的，一经发现立即停工并追究施工单位责任。</w:t>
      </w:r>
      <w:bookmarkStart w:id="95" w:name="_Toc326566664"/>
      <w:bookmarkStart w:id="96" w:name="_Toc326647498"/>
      <w:bookmarkStart w:id="97" w:name="_Toc326650092"/>
      <w:bookmarkStart w:id="98" w:name="_Toc327770178"/>
      <w:bookmarkStart w:id="99" w:name="_Toc327772123"/>
      <w:bookmarkStart w:id="100" w:name="_Toc327778492"/>
      <w:bookmarkStart w:id="101" w:name="_Toc327967947"/>
      <w:bookmarkStart w:id="102" w:name="_Toc328029062"/>
      <w:bookmarkStart w:id="103" w:name="_Toc328400222"/>
      <w:bookmarkStart w:id="104" w:name="_Toc329607424"/>
      <w:bookmarkStart w:id="105" w:name="_Toc329607582"/>
      <w:bookmarkStart w:id="106" w:name="_Toc331400324"/>
      <w:bookmarkStart w:id="107" w:name="_Toc337622014"/>
      <w:bookmarkStart w:id="108" w:name="_Toc337622437"/>
      <w:bookmarkStart w:id="109" w:name="_第七章___营业线施工方案审核"/>
      <w:bookmarkEnd w:id="109"/>
    </w:p>
    <w:p w14:paraId="265AFF01" w14:textId="77777777" w:rsidR="002668C1" w:rsidRPr="00EA5D32" w:rsidRDefault="002668C1" w:rsidP="005671DC">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t>第七章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营业线施工方案审核</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0BF583E3" w14:textId="77777777" w:rsidR="0009308E" w:rsidRPr="002364B9" w:rsidRDefault="0009308E" w:rsidP="0009308E">
      <w:pPr>
        <w:pStyle w:val="a4"/>
        <w:adjustRightInd w:val="0"/>
        <w:snapToGrid w:val="0"/>
        <w:spacing w:line="560" w:lineRule="exact"/>
        <w:ind w:firstLineChars="200" w:firstLine="640"/>
        <w:rPr>
          <w:rFonts w:ascii="Times New Roman" w:eastAsia="仿宋_GB2312" w:hAnsi="Times New Roman"/>
          <w:sz w:val="32"/>
          <w:szCs w:val="32"/>
        </w:rPr>
      </w:pPr>
      <w:r w:rsidRPr="002364B9">
        <w:rPr>
          <w:rFonts w:ascii="Times New Roman" w:eastAsia="黑体" w:hAnsi="黑体"/>
          <w:sz w:val="32"/>
          <w:szCs w:val="32"/>
        </w:rPr>
        <w:t>第四十四条</w:t>
      </w:r>
      <w:r w:rsidRPr="002364B9">
        <w:rPr>
          <w:rFonts w:ascii="Times New Roman" w:eastAsia="仿宋_GB2312" w:hAnsi="Times New Roman"/>
          <w:sz w:val="32"/>
          <w:szCs w:val="32"/>
        </w:rPr>
        <w:t xml:space="preserve">  </w:t>
      </w:r>
      <w:r w:rsidRPr="002364B9">
        <w:rPr>
          <w:rFonts w:ascii="Times New Roman" w:eastAsia="仿宋_GB2312" w:hAnsi="Times New Roman"/>
          <w:sz w:val="32"/>
          <w:szCs w:val="32"/>
        </w:rPr>
        <w:t>施工方案由施工单位制定，施工单位在提报施工方案前，应组织相关设备管理单位进行设备调查，完成施工现场设备调查表（格式见附件</w:t>
      </w:r>
      <w:r w:rsidRPr="002364B9">
        <w:rPr>
          <w:rFonts w:ascii="Times New Roman" w:eastAsia="仿宋_GB2312" w:hAnsi="Times New Roman"/>
          <w:sz w:val="32"/>
          <w:szCs w:val="32"/>
        </w:rPr>
        <w:t>9</w:t>
      </w:r>
      <w:r w:rsidRPr="002364B9">
        <w:rPr>
          <w:rFonts w:ascii="Times New Roman" w:eastAsia="仿宋_GB2312" w:hAnsi="Times New Roman"/>
          <w:sz w:val="32"/>
          <w:szCs w:val="32"/>
        </w:rPr>
        <w:t>，</w:t>
      </w:r>
      <w:proofErr w:type="gramStart"/>
      <w:r w:rsidRPr="002364B9">
        <w:rPr>
          <w:rFonts w:ascii="Times New Roman" w:eastAsia="仿宋_GB2312" w:hAnsi="Times New Roman"/>
          <w:sz w:val="32"/>
          <w:szCs w:val="32"/>
        </w:rPr>
        <w:t>涉铁工程施工</w:t>
      </w:r>
      <w:proofErr w:type="gramEnd"/>
      <w:r w:rsidRPr="002364B9">
        <w:rPr>
          <w:rFonts w:ascii="Times New Roman" w:eastAsia="仿宋_GB2312" w:hAnsi="Times New Roman"/>
          <w:sz w:val="32"/>
          <w:szCs w:val="32"/>
        </w:rPr>
        <w:t>现场设备调查表格</w:t>
      </w:r>
      <w:r w:rsidRPr="002364B9">
        <w:rPr>
          <w:rFonts w:ascii="Times New Roman" w:eastAsia="仿宋_GB2312" w:hAnsi="Times New Roman"/>
          <w:sz w:val="32"/>
          <w:szCs w:val="32"/>
        </w:rPr>
        <w:lastRenderedPageBreak/>
        <w:t>式按集团公司涉铁工程管理办法执行）一并纳入施工方案。施工方案由施工单位主管技术人员编制、科室负责人（项目总工）审核、主管领导（项目经理）批准，</w:t>
      </w:r>
      <w:r w:rsidRPr="002364B9">
        <w:rPr>
          <w:rFonts w:ascii="Times New Roman" w:eastAsia="仿宋_GB2312" w:hAnsi="Times New Roman"/>
          <w:sz w:val="32"/>
        </w:rPr>
        <w:t>经</w:t>
      </w:r>
      <w:r w:rsidRPr="002364B9">
        <w:rPr>
          <w:rFonts w:ascii="Times New Roman" w:eastAsia="仿宋_GB2312" w:hAnsi="Times New Roman"/>
          <w:sz w:val="32"/>
          <w:szCs w:val="32"/>
        </w:rPr>
        <w:t>相关设备管理单位和行车组织单位主管技术人员、科室负责人、主管领导审核会签后（施工方案会签表格式见附件</w:t>
      </w:r>
      <w:r w:rsidRPr="002364B9">
        <w:rPr>
          <w:rFonts w:ascii="Times New Roman" w:eastAsia="仿宋_GB2312" w:hAnsi="Times New Roman"/>
          <w:sz w:val="32"/>
          <w:szCs w:val="32"/>
        </w:rPr>
        <w:t>26</w:t>
      </w:r>
      <w:r w:rsidRPr="002364B9">
        <w:rPr>
          <w:rFonts w:ascii="Times New Roman" w:eastAsia="仿宋_GB2312" w:hAnsi="Times New Roman"/>
          <w:sz w:val="32"/>
          <w:szCs w:val="32"/>
        </w:rPr>
        <w:t>），上报集团公司主管业务部室审查，其中建设项目施工方案应先报项目管理机构预审</w:t>
      </w:r>
      <w:r w:rsidRPr="002364B9">
        <w:rPr>
          <w:rFonts w:ascii="Times New Roman" w:eastAsia="仿宋_GB2312" w:hAnsi="Times New Roman" w:hint="eastAsia"/>
          <w:sz w:val="32"/>
          <w:szCs w:val="32"/>
        </w:rPr>
        <w:t>（</w:t>
      </w:r>
      <w:proofErr w:type="gramStart"/>
      <w:r w:rsidRPr="002364B9">
        <w:rPr>
          <w:rFonts w:eastAsia="仿宋_GB2312" w:hint="eastAsia"/>
          <w:sz w:val="32"/>
          <w:szCs w:val="32"/>
        </w:rPr>
        <w:t>涉铁工程施工</w:t>
      </w:r>
      <w:proofErr w:type="gramEnd"/>
      <w:r w:rsidRPr="002364B9">
        <w:rPr>
          <w:rFonts w:eastAsia="仿宋_GB2312" w:hint="eastAsia"/>
          <w:sz w:val="32"/>
          <w:szCs w:val="32"/>
        </w:rPr>
        <w:t>方案审查流程按集团公司涉铁工程管理办法执行</w:t>
      </w:r>
      <w:r w:rsidRPr="002364B9">
        <w:rPr>
          <w:rFonts w:ascii="Times New Roman" w:eastAsia="仿宋_GB2312" w:hAnsi="Times New Roman" w:hint="eastAsia"/>
          <w:sz w:val="32"/>
          <w:szCs w:val="32"/>
        </w:rPr>
        <w:t>）</w:t>
      </w:r>
      <w:r w:rsidRPr="002364B9">
        <w:rPr>
          <w:rFonts w:ascii="Times New Roman" w:eastAsia="仿宋_GB2312" w:hAnsi="Times New Roman"/>
          <w:sz w:val="32"/>
          <w:szCs w:val="32"/>
        </w:rPr>
        <w:t>。提报的施工方案应包括：地点和时间、作业内容、天窗需求、影响范围及限制行车条件（封锁、信联闭停用、接触网停电、限速范围等）、设备变化和行车方式变化、技术标准、施工方式及流程、施工过渡方案、施工组织、施工安全风险点（危险源）排查、施工安全和质量的保障措施、施工防护办法、列车运行条件、路料装卸回收及守护措施、验收安排、指挥体系、应急预案、施工项目及负责人、配合单位、施工计划安排表（格式见附件</w:t>
      </w:r>
      <w:r w:rsidRPr="002364B9">
        <w:rPr>
          <w:rFonts w:ascii="Times New Roman" w:eastAsia="仿宋_GB2312" w:hAnsi="Times New Roman"/>
          <w:sz w:val="32"/>
          <w:szCs w:val="32"/>
        </w:rPr>
        <w:t>10</w:t>
      </w:r>
      <w:r w:rsidRPr="002364B9">
        <w:rPr>
          <w:rFonts w:ascii="Times New Roman" w:eastAsia="仿宋_GB2312" w:hAnsi="Times New Roman"/>
          <w:sz w:val="32"/>
          <w:szCs w:val="32"/>
        </w:rPr>
        <w:t>）、专项施工方案等基本内容。施工方案重点内容编制要求如下：</w:t>
      </w:r>
    </w:p>
    <w:p w14:paraId="64D1499E"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（一）施工项目包含以下分项目时，应编制专项施工方案。</w:t>
      </w:r>
    </w:p>
    <w:p w14:paraId="4C022E68"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1.</w:t>
      </w:r>
      <w:r w:rsidRPr="00EA5D32">
        <w:rPr>
          <w:rFonts w:ascii="Times New Roman" w:eastAsia="仿宋_GB2312" w:hAnsi="Times New Roman" w:hint="eastAsia"/>
          <w:sz w:val="32"/>
        </w:rPr>
        <w:t>路基方面。</w:t>
      </w:r>
    </w:p>
    <w:p w14:paraId="0ABB16DD"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1</w:t>
      </w:r>
      <w:r w:rsidRPr="00EA5D32">
        <w:rPr>
          <w:rFonts w:ascii="Times New Roman" w:eastAsia="仿宋_GB2312" w:hAnsi="Times New Roman" w:hint="eastAsia"/>
          <w:sz w:val="32"/>
        </w:rPr>
        <w:t>）在铁路安全保护区范围内，基坑深度为</w:t>
      </w:r>
      <w:r w:rsidRPr="00EA5D32">
        <w:rPr>
          <w:rFonts w:ascii="Times New Roman" w:eastAsia="仿宋_GB2312" w:hAnsi="Times New Roman" w:hint="eastAsia"/>
          <w:sz w:val="32"/>
        </w:rPr>
        <w:t>5m</w:t>
      </w:r>
      <w:r w:rsidRPr="00EA5D32">
        <w:rPr>
          <w:rFonts w:ascii="Times New Roman" w:eastAsia="仿宋_GB2312" w:hAnsi="Times New Roman" w:hint="eastAsia"/>
          <w:sz w:val="32"/>
        </w:rPr>
        <w:t>（基坑邻近河道时基坑深度为</w:t>
      </w:r>
      <w:r w:rsidRPr="00EA5D32">
        <w:rPr>
          <w:rFonts w:ascii="Times New Roman" w:eastAsia="仿宋_GB2312" w:hAnsi="Times New Roman" w:hint="eastAsia"/>
          <w:sz w:val="32"/>
        </w:rPr>
        <w:t>4m</w:t>
      </w:r>
      <w:r w:rsidRPr="00EA5D32">
        <w:rPr>
          <w:rFonts w:ascii="Times New Roman" w:eastAsia="仿宋_GB2312" w:hAnsi="Times New Roman" w:hint="eastAsia"/>
          <w:sz w:val="32"/>
        </w:rPr>
        <w:t>，软土地区或基坑边缘与路基坡脚外侧水平距离小于</w:t>
      </w:r>
      <w:r w:rsidRPr="00EA5D32">
        <w:rPr>
          <w:rFonts w:ascii="Times New Roman" w:eastAsia="仿宋_GB2312" w:hAnsi="Times New Roman" w:hint="eastAsia"/>
          <w:sz w:val="32"/>
        </w:rPr>
        <w:t>5m</w:t>
      </w:r>
      <w:r w:rsidRPr="00EA5D32">
        <w:rPr>
          <w:rFonts w:ascii="Times New Roman" w:eastAsia="仿宋_GB2312" w:hAnsi="Times New Roman" w:hint="eastAsia"/>
          <w:sz w:val="32"/>
        </w:rPr>
        <w:t>时基坑深度为</w:t>
      </w:r>
      <w:r w:rsidRPr="00EA5D32">
        <w:rPr>
          <w:rFonts w:ascii="Times New Roman" w:eastAsia="仿宋_GB2312" w:hAnsi="Times New Roman" w:hint="eastAsia"/>
          <w:sz w:val="32"/>
        </w:rPr>
        <w:t>3m</w:t>
      </w:r>
      <w:r w:rsidRPr="00EA5D32">
        <w:rPr>
          <w:rFonts w:ascii="Times New Roman" w:eastAsia="仿宋_GB2312" w:hAnsi="Times New Roman" w:hint="eastAsia"/>
          <w:sz w:val="32"/>
        </w:rPr>
        <w:t>）及以上的基坑施工项目。</w:t>
      </w:r>
    </w:p>
    <w:p w14:paraId="4668CFE9"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2</w:t>
      </w:r>
      <w:r w:rsidRPr="00EA5D32">
        <w:rPr>
          <w:rFonts w:ascii="Times New Roman" w:eastAsia="仿宋_GB2312" w:hAnsi="Times New Roman" w:hint="eastAsia"/>
          <w:sz w:val="32"/>
        </w:rPr>
        <w:t>）路基（含地基）注浆施工项目。</w:t>
      </w:r>
    </w:p>
    <w:p w14:paraId="3DFCFD41"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2.</w:t>
      </w:r>
      <w:r w:rsidRPr="00EA5D32">
        <w:rPr>
          <w:rFonts w:ascii="Times New Roman" w:eastAsia="仿宋_GB2312" w:hAnsi="Times New Roman" w:hint="eastAsia"/>
          <w:sz w:val="32"/>
        </w:rPr>
        <w:t>轨道方面。线路拨接、</w:t>
      </w:r>
      <w:proofErr w:type="gramStart"/>
      <w:r w:rsidRPr="00EA5D32">
        <w:rPr>
          <w:rFonts w:ascii="Times New Roman" w:eastAsia="仿宋_GB2312" w:hAnsi="Times New Roman" w:hint="eastAsia"/>
          <w:sz w:val="32"/>
        </w:rPr>
        <w:t>插铺道岔</w:t>
      </w:r>
      <w:proofErr w:type="gramEnd"/>
      <w:r w:rsidRPr="00EA5D32">
        <w:rPr>
          <w:rFonts w:ascii="Times New Roman" w:eastAsia="仿宋_GB2312" w:hAnsi="Times New Roman" w:hint="eastAsia"/>
          <w:sz w:val="32"/>
        </w:rPr>
        <w:t>等站场改造复杂的施工项</w:t>
      </w:r>
      <w:r w:rsidRPr="00EA5D32">
        <w:rPr>
          <w:rFonts w:ascii="Times New Roman" w:eastAsia="仿宋_GB2312" w:hAnsi="Times New Roman" w:hint="eastAsia"/>
          <w:sz w:val="32"/>
        </w:rPr>
        <w:lastRenderedPageBreak/>
        <w:t>目。</w:t>
      </w:r>
    </w:p>
    <w:p w14:paraId="2D8C77C3"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3.</w:t>
      </w:r>
      <w:r w:rsidRPr="00EA5D32">
        <w:rPr>
          <w:rFonts w:ascii="Times New Roman" w:eastAsia="仿宋_GB2312" w:hAnsi="Times New Roman" w:hint="eastAsia"/>
          <w:sz w:val="32"/>
        </w:rPr>
        <w:t>桥梁方面。</w:t>
      </w:r>
    </w:p>
    <w:p w14:paraId="00DB42D2"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1</w:t>
      </w:r>
      <w:r w:rsidRPr="00EA5D32">
        <w:rPr>
          <w:rFonts w:ascii="Times New Roman" w:eastAsia="仿宋_GB2312" w:hAnsi="Times New Roman" w:hint="eastAsia"/>
          <w:sz w:val="32"/>
        </w:rPr>
        <w:t>）在铁路桥梁投影线外侧铁路安全保护区范围内，基坑深度为</w:t>
      </w:r>
      <w:r w:rsidRPr="00EA5D32">
        <w:rPr>
          <w:rFonts w:ascii="Times New Roman" w:eastAsia="仿宋_GB2312" w:hAnsi="Times New Roman" w:hint="eastAsia"/>
          <w:sz w:val="32"/>
        </w:rPr>
        <w:t>5m</w:t>
      </w:r>
      <w:r w:rsidRPr="00EA5D32">
        <w:rPr>
          <w:rFonts w:ascii="Times New Roman" w:eastAsia="仿宋_GB2312" w:hAnsi="Times New Roman" w:hint="eastAsia"/>
          <w:sz w:val="32"/>
        </w:rPr>
        <w:t>（基坑邻近河道时基坑深度为</w:t>
      </w:r>
      <w:r w:rsidRPr="00EA5D32">
        <w:rPr>
          <w:rFonts w:ascii="Times New Roman" w:eastAsia="仿宋_GB2312" w:hAnsi="Times New Roman" w:hint="eastAsia"/>
          <w:sz w:val="32"/>
        </w:rPr>
        <w:t>4m</w:t>
      </w:r>
      <w:r w:rsidRPr="00EA5D32">
        <w:rPr>
          <w:rFonts w:ascii="Times New Roman" w:eastAsia="仿宋_GB2312" w:hAnsi="Times New Roman" w:hint="eastAsia"/>
          <w:sz w:val="32"/>
        </w:rPr>
        <w:t>，软土地区或基坑边缘与承台基础边缘水平距离小于</w:t>
      </w:r>
      <w:r w:rsidRPr="00EA5D32">
        <w:rPr>
          <w:rFonts w:ascii="Times New Roman" w:eastAsia="仿宋_GB2312" w:hAnsi="Times New Roman" w:hint="eastAsia"/>
          <w:sz w:val="32"/>
        </w:rPr>
        <w:t>5m</w:t>
      </w:r>
      <w:r w:rsidRPr="00EA5D32">
        <w:rPr>
          <w:rFonts w:ascii="Times New Roman" w:eastAsia="仿宋_GB2312" w:hAnsi="Times New Roman" w:hint="eastAsia"/>
          <w:sz w:val="32"/>
        </w:rPr>
        <w:t>时基坑深度为</w:t>
      </w:r>
      <w:r w:rsidRPr="00EA5D32">
        <w:rPr>
          <w:rFonts w:ascii="Times New Roman" w:eastAsia="仿宋_GB2312" w:hAnsi="Times New Roman" w:hint="eastAsia"/>
          <w:sz w:val="32"/>
        </w:rPr>
        <w:t>3m</w:t>
      </w:r>
      <w:r w:rsidRPr="00EA5D32">
        <w:rPr>
          <w:rFonts w:ascii="Times New Roman" w:eastAsia="仿宋_GB2312" w:hAnsi="Times New Roman" w:hint="eastAsia"/>
          <w:sz w:val="32"/>
        </w:rPr>
        <w:t>）及以上的基坑施工项目。</w:t>
      </w:r>
    </w:p>
    <w:p w14:paraId="769F10A2"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00C46EBB" w:rsidRPr="00EA5D32">
        <w:rPr>
          <w:rFonts w:ascii="Times New Roman" w:eastAsia="仿宋_GB2312" w:hAnsi="Times New Roman" w:hint="eastAsia"/>
          <w:sz w:val="32"/>
        </w:rPr>
        <w:t>2</w:t>
      </w:r>
      <w:r w:rsidRPr="00EA5D32">
        <w:rPr>
          <w:rFonts w:ascii="Times New Roman" w:eastAsia="仿宋_GB2312" w:hAnsi="Times New Roman" w:hint="eastAsia"/>
          <w:sz w:val="32"/>
        </w:rPr>
        <w:t>）邻近营业线进行防护棚架或现浇支架的搭设和拆除施工项目。</w:t>
      </w:r>
    </w:p>
    <w:p w14:paraId="4F4E0658"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00C46EBB" w:rsidRPr="00EA5D32">
        <w:rPr>
          <w:rFonts w:ascii="Times New Roman" w:eastAsia="仿宋_GB2312" w:hAnsi="Times New Roman" w:hint="eastAsia"/>
          <w:sz w:val="32"/>
        </w:rPr>
        <w:t>3</w:t>
      </w:r>
      <w:r w:rsidRPr="00EA5D32">
        <w:rPr>
          <w:rFonts w:ascii="Times New Roman" w:eastAsia="仿宋_GB2312" w:hAnsi="Times New Roman" w:hint="eastAsia"/>
          <w:sz w:val="32"/>
        </w:rPr>
        <w:t>）上跨铁路立交桥架梁、移梁、拆梁、转体梁施工项目。</w:t>
      </w:r>
    </w:p>
    <w:p w14:paraId="7F564E22" w14:textId="77777777" w:rsidR="00C46EBB" w:rsidRPr="00EA5D32" w:rsidRDefault="00C46EBB" w:rsidP="00C46EBB">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4</w:t>
      </w:r>
      <w:r w:rsidRPr="00EA5D32">
        <w:rPr>
          <w:rFonts w:ascii="Times New Roman" w:eastAsia="仿宋_GB2312" w:hAnsi="Times New Roman" w:hint="eastAsia"/>
          <w:sz w:val="32"/>
        </w:rPr>
        <w:t>）架空线路拆除桥隧基础，隧道衬砌增设模注混凝土</w:t>
      </w:r>
      <w:proofErr w:type="gramStart"/>
      <w:r w:rsidRPr="00EA5D32">
        <w:rPr>
          <w:rFonts w:ascii="Times New Roman" w:eastAsia="仿宋_GB2312" w:hAnsi="Times New Roman" w:hint="eastAsia"/>
          <w:sz w:val="32"/>
        </w:rPr>
        <w:t>套衬施工</w:t>
      </w:r>
      <w:proofErr w:type="gramEnd"/>
      <w:r w:rsidRPr="00EA5D32">
        <w:rPr>
          <w:rFonts w:ascii="Times New Roman" w:eastAsia="仿宋_GB2312" w:hAnsi="Times New Roman" w:hint="eastAsia"/>
          <w:sz w:val="32"/>
        </w:rPr>
        <w:t>项目。</w:t>
      </w:r>
    </w:p>
    <w:p w14:paraId="2D006B55" w14:textId="77777777" w:rsidR="00C46EBB" w:rsidRPr="00EA5D32" w:rsidRDefault="00C46EBB" w:rsidP="00C46EBB">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5</w:t>
      </w:r>
      <w:r w:rsidRPr="00EA5D32">
        <w:rPr>
          <w:rFonts w:ascii="Times New Roman" w:eastAsia="仿宋_GB2312" w:hAnsi="Times New Roman" w:hint="eastAsia"/>
          <w:sz w:val="32"/>
        </w:rPr>
        <w:t>）桥梁筑岛围堰施工，基础开挖及钻孔施工，有</w:t>
      </w:r>
      <w:proofErr w:type="gramStart"/>
      <w:r w:rsidRPr="00EA5D32">
        <w:rPr>
          <w:rFonts w:ascii="Times New Roman" w:eastAsia="仿宋_GB2312" w:hAnsi="Times New Roman" w:hint="eastAsia"/>
          <w:sz w:val="32"/>
        </w:rPr>
        <w:t>砟</w:t>
      </w:r>
      <w:proofErr w:type="gramEnd"/>
      <w:r w:rsidRPr="00EA5D32">
        <w:rPr>
          <w:rFonts w:ascii="Times New Roman" w:eastAsia="仿宋_GB2312" w:hAnsi="Times New Roman" w:hint="eastAsia"/>
          <w:sz w:val="32"/>
        </w:rPr>
        <w:t>桥面梁端漏</w:t>
      </w:r>
      <w:proofErr w:type="gramStart"/>
      <w:r w:rsidRPr="00EA5D32">
        <w:rPr>
          <w:rFonts w:ascii="Times New Roman" w:eastAsia="仿宋_GB2312" w:hAnsi="Times New Roman" w:hint="eastAsia"/>
          <w:sz w:val="32"/>
        </w:rPr>
        <w:t>砟</w:t>
      </w:r>
      <w:proofErr w:type="gramEnd"/>
      <w:r w:rsidRPr="00EA5D32">
        <w:rPr>
          <w:rFonts w:ascii="Times New Roman" w:eastAsia="仿宋_GB2312" w:hAnsi="Times New Roman" w:hint="eastAsia"/>
          <w:sz w:val="32"/>
        </w:rPr>
        <w:t>整治施工项目。</w:t>
      </w:r>
    </w:p>
    <w:p w14:paraId="042274D3"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4.</w:t>
      </w:r>
      <w:r w:rsidRPr="00EA5D32">
        <w:rPr>
          <w:rFonts w:ascii="Times New Roman" w:eastAsia="仿宋_GB2312" w:hAnsi="Times New Roman" w:hint="eastAsia"/>
          <w:sz w:val="32"/>
        </w:rPr>
        <w:t>供电方面。</w:t>
      </w:r>
    </w:p>
    <w:p w14:paraId="38E86711"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1</w:t>
      </w:r>
      <w:r w:rsidRPr="00EA5D32">
        <w:rPr>
          <w:rFonts w:ascii="Times New Roman" w:eastAsia="仿宋_GB2312" w:hAnsi="Times New Roman" w:hint="eastAsia"/>
          <w:sz w:val="32"/>
        </w:rPr>
        <w:t>）接触网拨接、成锚段更换接触网线索、分相改造、改变接触网供电方式、隔离开关位置或运行方式变化、拆除或新建接触网设备等站场改造复杂的施工项目。</w:t>
      </w:r>
    </w:p>
    <w:p w14:paraId="46C6DBA8"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2</w:t>
      </w:r>
      <w:r w:rsidRPr="00EA5D32">
        <w:rPr>
          <w:rFonts w:ascii="Times New Roman" w:eastAsia="仿宋_GB2312" w:hAnsi="Times New Roman" w:hint="eastAsia"/>
          <w:sz w:val="32"/>
        </w:rPr>
        <w:t>）新建或改建接触网引起行车限制条件或接触网带电范围变化的施工。</w:t>
      </w:r>
    </w:p>
    <w:p w14:paraId="55E585C2"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3</w:t>
      </w:r>
      <w:r w:rsidRPr="00EA5D32">
        <w:rPr>
          <w:rFonts w:ascii="Times New Roman" w:eastAsia="仿宋_GB2312" w:hAnsi="Times New Roman" w:hint="eastAsia"/>
          <w:sz w:val="32"/>
        </w:rPr>
        <w:t>）架设或拆除接触网支柱、硬横梁、软横跨的施工。</w:t>
      </w:r>
    </w:p>
    <w:p w14:paraId="6149597D" w14:textId="77777777" w:rsidR="0021748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4</w:t>
      </w:r>
      <w:r w:rsidRPr="00EA5D32">
        <w:rPr>
          <w:rFonts w:ascii="Times New Roman" w:eastAsia="仿宋_GB2312" w:hAnsi="Times New Roman" w:hint="eastAsia"/>
          <w:sz w:val="32"/>
        </w:rPr>
        <w:t>）电力线及水管下穿过轨。</w:t>
      </w:r>
    </w:p>
    <w:p w14:paraId="55FAED78"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5.</w:t>
      </w:r>
      <w:r w:rsidRPr="00EA5D32">
        <w:rPr>
          <w:rFonts w:ascii="Times New Roman" w:eastAsia="仿宋_GB2312" w:hAnsi="Times New Roman" w:hint="eastAsia"/>
          <w:sz w:val="32"/>
        </w:rPr>
        <w:t>其他方面。</w:t>
      </w:r>
    </w:p>
    <w:p w14:paraId="1675055D"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lastRenderedPageBreak/>
        <w:t>（</w:t>
      </w:r>
      <w:r w:rsidRPr="00EA5D32">
        <w:rPr>
          <w:rFonts w:ascii="Times New Roman" w:eastAsia="仿宋_GB2312" w:hAnsi="Times New Roman" w:hint="eastAsia"/>
          <w:sz w:val="32"/>
        </w:rPr>
        <w:t>1</w:t>
      </w:r>
      <w:r w:rsidRPr="00EA5D32">
        <w:rPr>
          <w:rFonts w:ascii="Times New Roman" w:eastAsia="仿宋_GB2312" w:hAnsi="Times New Roman" w:hint="eastAsia"/>
          <w:sz w:val="32"/>
        </w:rPr>
        <w:t>）在铁路线路路堤坡脚、路堑坡顶、铁路桥梁外侧起向外各</w:t>
      </w:r>
      <w:r w:rsidRPr="00EA5D32">
        <w:rPr>
          <w:rFonts w:ascii="Times New Roman" w:eastAsia="仿宋_GB2312" w:hAnsi="Times New Roman" w:hint="eastAsia"/>
          <w:sz w:val="32"/>
        </w:rPr>
        <w:t>1000m</w:t>
      </w:r>
      <w:r w:rsidRPr="00EA5D32">
        <w:rPr>
          <w:rFonts w:ascii="Times New Roman" w:eastAsia="仿宋_GB2312" w:hAnsi="Times New Roman" w:hint="eastAsia"/>
          <w:sz w:val="32"/>
        </w:rPr>
        <w:t>范围内，以及在铁路隧道上方中心线两侧各</w:t>
      </w:r>
      <w:r w:rsidRPr="00EA5D32">
        <w:rPr>
          <w:rFonts w:ascii="Times New Roman" w:eastAsia="仿宋_GB2312" w:hAnsi="Times New Roman" w:hint="eastAsia"/>
          <w:sz w:val="32"/>
        </w:rPr>
        <w:t>1000m</w:t>
      </w:r>
      <w:r w:rsidRPr="00EA5D32">
        <w:rPr>
          <w:rFonts w:ascii="Times New Roman" w:eastAsia="仿宋_GB2312" w:hAnsi="Times New Roman" w:hint="eastAsia"/>
          <w:sz w:val="32"/>
        </w:rPr>
        <w:t>范围内的爆破作业项目。</w:t>
      </w:r>
    </w:p>
    <w:p w14:paraId="225B826D"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2</w:t>
      </w:r>
      <w:r w:rsidRPr="00EA5D32">
        <w:rPr>
          <w:rFonts w:ascii="Times New Roman" w:eastAsia="仿宋_GB2312" w:hAnsi="Times New Roman" w:hint="eastAsia"/>
          <w:sz w:val="32"/>
        </w:rPr>
        <w:t>）增设临时施工道口、平过道、人行过道。</w:t>
      </w:r>
    </w:p>
    <w:p w14:paraId="2BA74792" w14:textId="77777777" w:rsidR="003F07B8" w:rsidRPr="00EA5D32" w:rsidRDefault="003F07B8"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仿宋_GB2312" w:hAnsi="Times New Roman" w:hint="eastAsia"/>
          <w:sz w:val="32"/>
        </w:rPr>
        <w:t>（</w:t>
      </w:r>
      <w:r w:rsidRPr="00EA5D32">
        <w:rPr>
          <w:rFonts w:ascii="Times New Roman" w:eastAsia="仿宋_GB2312" w:hAnsi="Times New Roman" w:hint="eastAsia"/>
          <w:sz w:val="32"/>
        </w:rPr>
        <w:t>3</w:t>
      </w:r>
      <w:r w:rsidRPr="00EA5D32">
        <w:rPr>
          <w:rFonts w:ascii="Times New Roman" w:eastAsia="仿宋_GB2312" w:hAnsi="Times New Roman" w:hint="eastAsia"/>
          <w:sz w:val="32"/>
        </w:rPr>
        <w:t>）施工方案审查时确定需要制定专项方案的其他施工项目。</w:t>
      </w:r>
    </w:p>
    <w:p w14:paraId="4B7179D0"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w:t>
      </w:r>
      <w:r w:rsidR="001B4EF9" w:rsidRPr="00EA5D32">
        <w:rPr>
          <w:rFonts w:ascii="Times New Roman" w:eastAsia="仿宋_GB2312" w:hAnsi="Times New Roman" w:hint="eastAsia"/>
          <w:sz w:val="32"/>
        </w:rPr>
        <w:t>二</w:t>
      </w:r>
      <w:r w:rsidRPr="00EA5D32">
        <w:rPr>
          <w:rFonts w:ascii="Times New Roman" w:eastAsia="仿宋_GB2312" w:hAnsi="Times New Roman"/>
          <w:sz w:val="32"/>
        </w:rPr>
        <w:t>）影响路基稳定的开挖施工项目</w:t>
      </w:r>
      <w:r w:rsidR="00E51A78" w:rsidRPr="00EA5D32">
        <w:rPr>
          <w:rFonts w:ascii="Times New Roman" w:eastAsia="仿宋_GB2312" w:hAnsi="Times New Roman"/>
          <w:sz w:val="32"/>
        </w:rPr>
        <w:t>。</w:t>
      </w:r>
    </w:p>
    <w:p w14:paraId="5B5B0F3B"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F15BCD" w:rsidRPr="00EA5D32">
        <w:rPr>
          <w:rFonts w:ascii="Times New Roman" w:eastAsia="仿宋_GB2312" w:hAnsi="Times New Roman"/>
          <w:sz w:val="32"/>
        </w:rPr>
        <w:t>.</w:t>
      </w:r>
      <w:r w:rsidRPr="00EA5D32">
        <w:rPr>
          <w:rFonts w:ascii="Times New Roman" w:eastAsia="仿宋_GB2312" w:hAnsi="Times New Roman"/>
          <w:sz w:val="32"/>
        </w:rPr>
        <w:t>技术方案：开挖地段地形、地貌、地质结构；开挖方法、工序；路基、边坡及开挖处所支护方法；临时或永久性过渡设计方案，</w:t>
      </w:r>
      <w:proofErr w:type="gramStart"/>
      <w:r w:rsidRPr="00EA5D32">
        <w:rPr>
          <w:rFonts w:ascii="Times New Roman" w:eastAsia="仿宋_GB2312" w:hAnsi="Times New Roman"/>
          <w:sz w:val="32"/>
        </w:rPr>
        <w:t>轨束梁</w:t>
      </w:r>
      <w:proofErr w:type="gramEnd"/>
      <w:r w:rsidRPr="00EA5D32">
        <w:rPr>
          <w:rFonts w:ascii="Times New Roman" w:eastAsia="仿宋_GB2312" w:hAnsi="Times New Roman"/>
          <w:sz w:val="32"/>
        </w:rPr>
        <w:t>、</w:t>
      </w:r>
      <w:proofErr w:type="gramStart"/>
      <w:r w:rsidRPr="00EA5D32">
        <w:rPr>
          <w:rFonts w:ascii="Times New Roman" w:eastAsia="仿宋_GB2312" w:hAnsi="Times New Roman"/>
          <w:sz w:val="32"/>
        </w:rPr>
        <w:t>便梁的</w:t>
      </w:r>
      <w:proofErr w:type="gramEnd"/>
      <w:r w:rsidRPr="00EA5D32">
        <w:rPr>
          <w:rFonts w:ascii="Times New Roman" w:eastAsia="仿宋_GB2312" w:hAnsi="Times New Roman"/>
          <w:sz w:val="32"/>
        </w:rPr>
        <w:t>型号及安装、吊装连接方法。</w:t>
      </w:r>
    </w:p>
    <w:p w14:paraId="4F642F23"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F15BCD" w:rsidRPr="00EA5D32">
        <w:rPr>
          <w:rFonts w:ascii="Times New Roman" w:eastAsia="仿宋_GB2312" w:hAnsi="Times New Roman"/>
          <w:sz w:val="32"/>
        </w:rPr>
        <w:t>.</w:t>
      </w:r>
      <w:r w:rsidRPr="00EA5D32">
        <w:rPr>
          <w:rFonts w:ascii="Times New Roman" w:eastAsia="仿宋_GB2312" w:hAnsi="Times New Roman"/>
          <w:sz w:val="32"/>
        </w:rPr>
        <w:t>施工组织</w:t>
      </w:r>
      <w:r w:rsidR="00205377" w:rsidRPr="00EA5D32">
        <w:rPr>
          <w:rFonts w:ascii="Times New Roman" w:eastAsia="仿宋_GB2312" w:hAnsi="Times New Roman"/>
          <w:sz w:val="32"/>
        </w:rPr>
        <w:t>措施</w:t>
      </w:r>
      <w:r w:rsidRPr="00EA5D32">
        <w:rPr>
          <w:rFonts w:ascii="Times New Roman" w:eastAsia="仿宋_GB2312" w:hAnsi="Times New Roman"/>
          <w:sz w:val="32"/>
        </w:rPr>
        <w:t>：涉及行车方式变化的慢行处所、长度、速度要求及阶梯提速、恢复常速的时间安排；施工工期、节点施工项目控制工期及各阶段天窗需求；施工各作业面安排，施工劳力、机具组织</w:t>
      </w:r>
      <w:r w:rsidR="00FE15EC" w:rsidRPr="00EA5D32">
        <w:rPr>
          <w:rFonts w:ascii="Times New Roman" w:eastAsia="仿宋_GB2312" w:hAnsi="Times New Roman"/>
          <w:sz w:val="32"/>
        </w:rPr>
        <w:t>、指挥体系</w:t>
      </w:r>
      <w:r w:rsidRPr="00EA5D32">
        <w:rPr>
          <w:rFonts w:ascii="Times New Roman" w:eastAsia="仿宋_GB2312" w:hAnsi="Times New Roman"/>
          <w:sz w:val="32"/>
        </w:rPr>
        <w:t>；施工机具、设备进场方式及施工（路）材料供应方式；纳入施工安全监督计划的项目及作业方式；相关专业配合方式及设备迁改、临时过渡施工项目安排及天窗需求。</w:t>
      </w:r>
    </w:p>
    <w:p w14:paraId="51713059"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3</w:t>
      </w:r>
      <w:r w:rsidR="00F15BCD" w:rsidRPr="00EA5D32">
        <w:rPr>
          <w:rFonts w:ascii="Times New Roman" w:eastAsia="仿宋_GB2312" w:hAnsi="Times New Roman"/>
          <w:sz w:val="32"/>
        </w:rPr>
        <w:t>.</w:t>
      </w:r>
      <w:r w:rsidRPr="00EA5D32">
        <w:rPr>
          <w:rFonts w:ascii="Times New Roman" w:eastAsia="仿宋_GB2312" w:hAnsi="Times New Roman"/>
          <w:sz w:val="32"/>
        </w:rPr>
        <w:t>安全措施及应急预案：作业现场采取的防护措施；开挖地段泄洪渡汛措施</w:t>
      </w:r>
      <w:r w:rsidR="00461752" w:rsidRPr="00EA5D32">
        <w:rPr>
          <w:rFonts w:ascii="Times New Roman" w:eastAsia="仿宋_GB2312" w:hAnsi="Times New Roman" w:hint="eastAsia"/>
          <w:sz w:val="32"/>
        </w:rPr>
        <w:t>、无缝线路应力调整防胀措施</w:t>
      </w:r>
      <w:r w:rsidRPr="00EA5D32">
        <w:rPr>
          <w:rFonts w:ascii="Times New Roman" w:eastAsia="仿宋_GB2312" w:hAnsi="Times New Roman"/>
          <w:sz w:val="32"/>
        </w:rPr>
        <w:t>；相关行车设备防护及技术状态日常监测、检查、</w:t>
      </w:r>
      <w:proofErr w:type="gramStart"/>
      <w:r w:rsidRPr="00EA5D32">
        <w:rPr>
          <w:rFonts w:ascii="Times New Roman" w:eastAsia="仿宋_GB2312" w:hAnsi="Times New Roman"/>
          <w:sz w:val="32"/>
        </w:rPr>
        <w:t>巡养制度</w:t>
      </w:r>
      <w:proofErr w:type="gramEnd"/>
      <w:r w:rsidRPr="00EA5D32">
        <w:rPr>
          <w:rFonts w:ascii="Times New Roman" w:eastAsia="仿宋_GB2312" w:hAnsi="Times New Roman"/>
          <w:sz w:val="32"/>
        </w:rPr>
        <w:t>；易燃易爆物品管理及现场消防安全措施；施工现场料具管理</w:t>
      </w:r>
      <w:r w:rsidR="00461752" w:rsidRPr="00EA5D32">
        <w:rPr>
          <w:rFonts w:ascii="Times New Roman" w:eastAsia="仿宋_GB2312" w:hAnsi="Times New Roman" w:hint="eastAsia"/>
          <w:sz w:val="32"/>
        </w:rPr>
        <w:t>；施工车辆、大型施工机具作业过程及下穿限高运行安全防护措施</w:t>
      </w:r>
      <w:r w:rsidRPr="00EA5D32">
        <w:rPr>
          <w:rFonts w:ascii="Times New Roman" w:eastAsia="仿宋_GB2312" w:hAnsi="Times New Roman"/>
          <w:sz w:val="32"/>
        </w:rPr>
        <w:t>；非正常情况下应急机具、材料、照明用具及人员准备，应急响应及指挥体系。</w:t>
      </w:r>
    </w:p>
    <w:p w14:paraId="7E58AFFA"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lastRenderedPageBreak/>
        <w:t>（</w:t>
      </w:r>
      <w:r w:rsidR="008F48E8" w:rsidRPr="00EA5D32">
        <w:rPr>
          <w:rFonts w:ascii="Times New Roman" w:eastAsia="仿宋_GB2312" w:hAnsi="Times New Roman" w:hint="eastAsia"/>
          <w:sz w:val="32"/>
        </w:rPr>
        <w:t>三</w:t>
      </w:r>
      <w:r w:rsidRPr="00EA5D32">
        <w:rPr>
          <w:rFonts w:ascii="Times New Roman" w:eastAsia="仿宋_GB2312" w:hAnsi="Times New Roman"/>
          <w:sz w:val="32"/>
        </w:rPr>
        <w:t>）上跨营业线施工项目</w:t>
      </w:r>
      <w:r w:rsidR="00E51A78" w:rsidRPr="00EA5D32">
        <w:rPr>
          <w:rFonts w:ascii="Times New Roman" w:eastAsia="仿宋_GB2312" w:hAnsi="Times New Roman"/>
          <w:sz w:val="32"/>
        </w:rPr>
        <w:t>。</w:t>
      </w:r>
    </w:p>
    <w:p w14:paraId="2B640E5F"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F15BCD" w:rsidRPr="00EA5D32">
        <w:rPr>
          <w:rFonts w:ascii="Times New Roman" w:eastAsia="仿宋_GB2312" w:hAnsi="Times New Roman"/>
          <w:sz w:val="32"/>
        </w:rPr>
        <w:t>.</w:t>
      </w:r>
      <w:r w:rsidRPr="00EA5D32">
        <w:rPr>
          <w:rFonts w:ascii="Times New Roman" w:eastAsia="仿宋_GB2312" w:hAnsi="Times New Roman"/>
          <w:sz w:val="32"/>
        </w:rPr>
        <w:t>技术方案：跨越处所地形、地貌；跨越架</w:t>
      </w:r>
      <w:r w:rsidR="008F48E8" w:rsidRPr="00EA5D32">
        <w:rPr>
          <w:rFonts w:ascii="Times New Roman" w:eastAsia="仿宋_GB2312" w:hAnsi="Times New Roman" w:hint="eastAsia"/>
          <w:sz w:val="32"/>
        </w:rPr>
        <w:t>（含棚架）</w:t>
      </w:r>
      <w:r w:rsidRPr="00EA5D32">
        <w:rPr>
          <w:rFonts w:ascii="Times New Roman" w:eastAsia="仿宋_GB2312" w:hAnsi="Times New Roman"/>
          <w:sz w:val="32"/>
        </w:rPr>
        <w:t>、铁塔、支墩、平台梁等永久或临时过渡项目的设计方案、施工方法、稳固措施及限界技术标准的符合性；结构物（线索）上</w:t>
      </w:r>
      <w:proofErr w:type="gramStart"/>
      <w:r w:rsidRPr="00EA5D32">
        <w:rPr>
          <w:rFonts w:ascii="Times New Roman" w:eastAsia="仿宋_GB2312" w:hAnsi="Times New Roman"/>
          <w:sz w:val="32"/>
        </w:rPr>
        <w:t>跨方法</w:t>
      </w:r>
      <w:proofErr w:type="gramEnd"/>
      <w:r w:rsidRPr="00EA5D32">
        <w:rPr>
          <w:rFonts w:ascii="Times New Roman" w:eastAsia="仿宋_GB2312" w:hAnsi="Times New Roman"/>
          <w:sz w:val="32"/>
        </w:rPr>
        <w:t>及技术措施；起重（架桥设备）作业条件及场地要求。</w:t>
      </w:r>
    </w:p>
    <w:p w14:paraId="3888126D"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F15BCD" w:rsidRPr="00EA5D32">
        <w:rPr>
          <w:rFonts w:ascii="Times New Roman" w:eastAsia="仿宋_GB2312" w:hAnsi="Times New Roman"/>
          <w:sz w:val="32"/>
        </w:rPr>
        <w:t>.</w:t>
      </w:r>
      <w:r w:rsidRPr="00EA5D32">
        <w:rPr>
          <w:rFonts w:ascii="Times New Roman" w:eastAsia="仿宋_GB2312" w:hAnsi="Times New Roman"/>
          <w:sz w:val="32"/>
        </w:rPr>
        <w:t>施工组织措施：施工劳力、机具组织；邻近营业线施工作业项目内容；施工工期、节点施工项目控制工期及各阶段天窗需求；相关专业配合方式及设备迁改、临时过渡施工项目安排及天窗需求；</w:t>
      </w:r>
      <w:proofErr w:type="gramStart"/>
      <w:r w:rsidRPr="00EA5D32">
        <w:rPr>
          <w:rFonts w:ascii="Times New Roman" w:eastAsia="仿宋_GB2312" w:hAnsi="Times New Roman"/>
          <w:sz w:val="32"/>
        </w:rPr>
        <w:t>梁片等上</w:t>
      </w:r>
      <w:proofErr w:type="gramEnd"/>
      <w:r w:rsidRPr="00EA5D32">
        <w:rPr>
          <w:rFonts w:ascii="Times New Roman" w:eastAsia="仿宋_GB2312" w:hAnsi="Times New Roman"/>
          <w:sz w:val="32"/>
        </w:rPr>
        <w:t>跨结构</w:t>
      </w:r>
      <w:proofErr w:type="gramStart"/>
      <w:r w:rsidRPr="00EA5D32">
        <w:rPr>
          <w:rFonts w:ascii="Times New Roman" w:eastAsia="仿宋_GB2312" w:hAnsi="Times New Roman"/>
          <w:sz w:val="32"/>
        </w:rPr>
        <w:t>物供应</w:t>
      </w:r>
      <w:proofErr w:type="gramEnd"/>
      <w:r w:rsidRPr="00EA5D32">
        <w:rPr>
          <w:rFonts w:ascii="Times New Roman" w:eastAsia="仿宋_GB2312" w:hAnsi="Times New Roman"/>
          <w:sz w:val="32"/>
        </w:rPr>
        <w:t>方式、拉运组织及架设工法。</w:t>
      </w:r>
    </w:p>
    <w:p w14:paraId="5737B71D"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3</w:t>
      </w:r>
      <w:r w:rsidR="00F15BCD" w:rsidRPr="00EA5D32">
        <w:rPr>
          <w:rFonts w:ascii="Times New Roman" w:eastAsia="仿宋_GB2312" w:hAnsi="Times New Roman"/>
          <w:sz w:val="32"/>
        </w:rPr>
        <w:t>.</w:t>
      </w:r>
      <w:r w:rsidRPr="00EA5D32">
        <w:rPr>
          <w:rFonts w:ascii="Times New Roman" w:eastAsia="仿宋_GB2312" w:hAnsi="Times New Roman"/>
          <w:sz w:val="32"/>
        </w:rPr>
        <w:t>安全措施及应急预案：铁路两侧跨越架、铁塔、支墩、平台梁等永久或临时过渡项目日常监测、检查制度；相关行车设备防护及技术状态日常监测、检查制度；起重机</w:t>
      </w:r>
      <w:r w:rsidR="009D1231" w:rsidRPr="00EA5D32">
        <w:rPr>
          <w:rFonts w:ascii="Times New Roman" w:eastAsia="仿宋_GB2312" w:hAnsi="Times New Roman"/>
          <w:sz w:val="32"/>
        </w:rPr>
        <w:t>（起重设备选型依据）</w:t>
      </w:r>
      <w:r w:rsidRPr="00EA5D32">
        <w:rPr>
          <w:rFonts w:ascii="Times New Roman" w:eastAsia="仿宋_GB2312" w:hAnsi="Times New Roman"/>
          <w:sz w:val="32"/>
        </w:rPr>
        <w:t>、架桥设备安全性验证及其稳固措施；吊装索具安全检查措施</w:t>
      </w:r>
      <w:r w:rsidR="009D1231" w:rsidRPr="00EA5D32">
        <w:rPr>
          <w:rFonts w:ascii="Times New Roman" w:eastAsia="仿宋_GB2312" w:hAnsi="Times New Roman"/>
          <w:sz w:val="32"/>
        </w:rPr>
        <w:t>（涉及起重设备的必须有起重设备摆放示意图并标示作业半径，起吊点计算）；</w:t>
      </w:r>
      <w:r w:rsidRPr="00EA5D32">
        <w:rPr>
          <w:rFonts w:ascii="Times New Roman" w:eastAsia="仿宋_GB2312" w:hAnsi="Times New Roman"/>
          <w:sz w:val="32"/>
        </w:rPr>
        <w:t>防止上跨过程中高空坠物、触电措施；非正常情况下应急机具、材料、照明用具及人员准备，应急响应及指挥体系。</w:t>
      </w:r>
    </w:p>
    <w:p w14:paraId="0F78B35F"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w:t>
      </w:r>
      <w:r w:rsidR="008F48E8" w:rsidRPr="00EA5D32">
        <w:rPr>
          <w:rFonts w:ascii="Times New Roman" w:eastAsia="仿宋_GB2312" w:hAnsi="Times New Roman" w:hint="eastAsia"/>
          <w:sz w:val="32"/>
        </w:rPr>
        <w:t>四</w:t>
      </w:r>
      <w:r w:rsidRPr="00EA5D32">
        <w:rPr>
          <w:rFonts w:ascii="Times New Roman" w:eastAsia="仿宋_GB2312" w:hAnsi="Times New Roman"/>
          <w:sz w:val="32"/>
        </w:rPr>
        <w:t>）行车设备大修（集中修）施工项目</w:t>
      </w:r>
      <w:r w:rsidR="00BC2B6A" w:rsidRPr="00EA5D32">
        <w:rPr>
          <w:rFonts w:ascii="Times New Roman" w:eastAsia="仿宋_GB2312" w:hAnsi="Times New Roman"/>
          <w:sz w:val="32"/>
        </w:rPr>
        <w:t>。</w:t>
      </w:r>
    </w:p>
    <w:p w14:paraId="24860334" w14:textId="77777777" w:rsidR="00C46A8D" w:rsidRPr="00EA5D32" w:rsidRDefault="007E3BA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F15BCD" w:rsidRPr="00EA5D32">
        <w:rPr>
          <w:rFonts w:ascii="Times New Roman" w:eastAsia="仿宋_GB2312" w:hAnsi="Times New Roman"/>
          <w:sz w:val="32"/>
        </w:rPr>
        <w:t>.</w:t>
      </w:r>
      <w:r w:rsidRPr="00EA5D32">
        <w:rPr>
          <w:rFonts w:ascii="Times New Roman" w:eastAsia="仿宋_GB2312" w:hAnsi="Times New Roman"/>
          <w:sz w:val="32"/>
        </w:rPr>
        <w:t>施工组织</w:t>
      </w:r>
      <w:r w:rsidR="00205377" w:rsidRPr="00EA5D32">
        <w:rPr>
          <w:rFonts w:ascii="Times New Roman" w:eastAsia="仿宋_GB2312" w:hAnsi="Times New Roman"/>
          <w:sz w:val="32"/>
        </w:rPr>
        <w:t>措施</w:t>
      </w:r>
      <w:r w:rsidRPr="00EA5D32">
        <w:rPr>
          <w:rFonts w:ascii="Times New Roman" w:eastAsia="仿宋_GB2312" w:hAnsi="Times New Roman"/>
          <w:sz w:val="32"/>
        </w:rPr>
        <w:t>：涉及行车方式变化的慢行处所、长度、速度要求及阶梯提速、恢复常速的时间安排；施工影响范围及相关专业配合要求；施工作业面安排，各施工点劳力及机具配置；施工工期推进安排、作业流程、各阶段天窗需求及日计划完成工作</w:t>
      </w:r>
      <w:r w:rsidRPr="00EA5D32">
        <w:rPr>
          <w:rFonts w:ascii="Times New Roman" w:eastAsia="仿宋_GB2312" w:hAnsi="Times New Roman"/>
          <w:sz w:val="32"/>
        </w:rPr>
        <w:lastRenderedPageBreak/>
        <w:t>量；施工人员料具进场方式及施工材料供应安排；相关专业配合、</w:t>
      </w:r>
      <w:proofErr w:type="gramStart"/>
      <w:r w:rsidRPr="00EA5D32">
        <w:rPr>
          <w:rFonts w:ascii="Times New Roman" w:eastAsia="仿宋_GB2312" w:hAnsi="Times New Roman"/>
          <w:sz w:val="32"/>
        </w:rPr>
        <w:t>迁改及临时</w:t>
      </w:r>
      <w:proofErr w:type="gramEnd"/>
      <w:r w:rsidRPr="00EA5D32">
        <w:rPr>
          <w:rFonts w:ascii="Times New Roman" w:eastAsia="仿宋_GB2312" w:hAnsi="Times New Roman"/>
          <w:sz w:val="32"/>
        </w:rPr>
        <w:t>过渡要求及安排；施工结束设备检测安排；废旧材料回收组织。</w:t>
      </w:r>
    </w:p>
    <w:p w14:paraId="4435A480" w14:textId="77777777" w:rsidR="00FD70D6" w:rsidRPr="00EA5D32" w:rsidDel="005B6893" w:rsidRDefault="007E3BA1" w:rsidP="00AF713D">
      <w:pPr>
        <w:pStyle w:val="a4"/>
        <w:adjustRightInd w:val="0"/>
        <w:snapToGrid w:val="0"/>
        <w:spacing w:line="560" w:lineRule="exact"/>
        <w:ind w:firstLineChars="200" w:firstLine="640"/>
        <w:rPr>
          <w:del w:id="110" w:author="Tom" w:date="2022-09-30T11:30:00Z"/>
          <w:rFonts w:ascii="Times New Roman" w:eastAsia="仿宋_GB2312" w:hAnsi="Times New Roman"/>
          <w:sz w:val="32"/>
        </w:rPr>
      </w:pPr>
      <w:r w:rsidRPr="00EA5D32">
        <w:rPr>
          <w:rFonts w:ascii="Times New Roman" w:eastAsia="仿宋_GB2312" w:hAnsi="Times New Roman"/>
          <w:sz w:val="32"/>
        </w:rPr>
        <w:t>2</w:t>
      </w:r>
      <w:r w:rsidR="00F15BCD" w:rsidRPr="00EA5D32">
        <w:rPr>
          <w:rFonts w:ascii="Times New Roman" w:eastAsia="仿宋_GB2312" w:hAnsi="Times New Roman"/>
          <w:sz w:val="32"/>
        </w:rPr>
        <w:t>.</w:t>
      </w:r>
      <w:r w:rsidRPr="00EA5D32">
        <w:rPr>
          <w:rFonts w:ascii="Times New Roman" w:eastAsia="仿宋_GB2312" w:hAnsi="Times New Roman"/>
          <w:sz w:val="32"/>
        </w:rPr>
        <w:t>安全措施及应急预案：施工现场防护措施；</w:t>
      </w:r>
      <w:r w:rsidR="008F48E8" w:rsidRPr="00EA5D32">
        <w:rPr>
          <w:rFonts w:ascii="Times New Roman" w:eastAsia="仿宋_GB2312" w:hAnsi="Times New Roman" w:hint="eastAsia"/>
          <w:sz w:val="32"/>
        </w:rPr>
        <w:t>施工地段泄洪渡汛措施、无缝线路应力调整防胀措施；</w:t>
      </w:r>
      <w:r w:rsidRPr="00EA5D32">
        <w:rPr>
          <w:rFonts w:ascii="Times New Roman" w:eastAsia="仿宋_GB2312" w:hAnsi="Times New Roman"/>
          <w:sz w:val="32"/>
        </w:rPr>
        <w:t>施工车辆、大型施工机具作业过程中安全防护措施；小型施工机具使用</w:t>
      </w:r>
      <w:proofErr w:type="gramStart"/>
      <w:r w:rsidRPr="00EA5D32">
        <w:rPr>
          <w:rFonts w:ascii="Times New Roman" w:eastAsia="仿宋_GB2312" w:hAnsi="Times New Roman"/>
          <w:sz w:val="32"/>
        </w:rPr>
        <w:t>安全卡控</w:t>
      </w:r>
      <w:proofErr w:type="gramEnd"/>
      <w:r w:rsidRPr="00EA5D32">
        <w:rPr>
          <w:rFonts w:ascii="Times New Roman" w:eastAsia="仿宋_GB2312" w:hAnsi="Times New Roman"/>
          <w:sz w:val="32"/>
        </w:rPr>
        <w:t>措施；施工结束，现场料具清理及开通确认措施；施工驻地、宿营车、施工车消防安全措施；非正常情况下应急机具、材料、照明用具及人员准备，应急响应及指挥体系。</w:t>
      </w:r>
    </w:p>
    <w:p w14:paraId="58F4AEB2" w14:textId="77777777" w:rsidR="00FD70D6" w:rsidRPr="00EA5D32" w:rsidRDefault="00282ADC"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第四十</w:t>
      </w:r>
      <w:r w:rsidR="00954AC3" w:rsidRPr="00EA5D32">
        <w:rPr>
          <w:rFonts w:ascii="Times New Roman" w:eastAsia="黑体" w:hAnsi="Times New Roman" w:hint="eastAsia"/>
          <w:bCs/>
          <w:sz w:val="32"/>
        </w:rPr>
        <w:t>五</w:t>
      </w:r>
      <w:r w:rsidR="002668C1" w:rsidRPr="00EA5D32">
        <w:rPr>
          <w:rFonts w:ascii="Times New Roman" w:eastAsia="黑体" w:hAnsi="Times New Roman"/>
          <w:bCs/>
          <w:sz w:val="32"/>
        </w:rPr>
        <w:t>条</w:t>
      </w:r>
      <w:r w:rsidR="00830901" w:rsidRPr="00EA5D32">
        <w:rPr>
          <w:rFonts w:ascii="Times New Roman" w:eastAsia="黑体" w:hAnsi="Times New Roman"/>
          <w:bCs/>
          <w:sz w:val="32"/>
        </w:rPr>
        <w:t xml:space="preserve">  </w:t>
      </w:r>
      <w:r w:rsidR="002668C1" w:rsidRPr="00EA5D32">
        <w:rPr>
          <w:rFonts w:ascii="Times New Roman" w:eastAsia="仿宋_GB2312" w:hAnsi="Times New Roman"/>
          <w:sz w:val="32"/>
          <w:szCs w:val="32"/>
        </w:rPr>
        <w:t>施工方案由</w:t>
      </w:r>
      <w:r w:rsidR="00BC5DD3"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主管业务</w:t>
      </w:r>
      <w:r w:rsidR="009320E6" w:rsidRPr="00EA5D32">
        <w:rPr>
          <w:rFonts w:ascii="Times New Roman" w:eastAsia="仿宋_GB2312" w:hAnsi="Times New Roman"/>
          <w:sz w:val="32"/>
          <w:szCs w:val="32"/>
        </w:rPr>
        <w:t>部</w:t>
      </w:r>
      <w:r w:rsidR="00D90D6E" w:rsidRPr="00EA5D32">
        <w:rPr>
          <w:rFonts w:ascii="Times New Roman" w:eastAsia="仿宋_GB2312" w:hAnsi="Times New Roman"/>
          <w:sz w:val="32"/>
          <w:szCs w:val="32"/>
        </w:rPr>
        <w:t>室</w:t>
      </w:r>
      <w:r w:rsidR="002668C1" w:rsidRPr="00EA5D32">
        <w:rPr>
          <w:rFonts w:ascii="Times New Roman" w:eastAsia="仿宋_GB2312" w:hAnsi="Times New Roman"/>
          <w:sz w:val="32"/>
          <w:szCs w:val="32"/>
        </w:rPr>
        <w:t>负责组织审查，初步确定施工等级</w:t>
      </w:r>
      <w:r w:rsidR="00AB2EC1" w:rsidRPr="00EA5D32">
        <w:rPr>
          <w:rFonts w:ascii="Times New Roman" w:eastAsia="仿宋_GB2312" w:hAnsi="Times New Roman"/>
          <w:sz w:val="32"/>
          <w:szCs w:val="32"/>
        </w:rPr>
        <w:t>（含邻近</w:t>
      </w:r>
      <w:r w:rsidR="006A69A9" w:rsidRPr="00EA5D32">
        <w:rPr>
          <w:rFonts w:ascii="Times New Roman" w:eastAsia="仿宋_GB2312" w:hAnsi="Times New Roman"/>
          <w:sz w:val="32"/>
          <w:szCs w:val="32"/>
        </w:rPr>
        <w:t>营业线</w:t>
      </w:r>
      <w:r w:rsidR="00AB2EC1" w:rsidRPr="00EA5D32">
        <w:rPr>
          <w:rFonts w:ascii="Times New Roman" w:eastAsia="仿宋_GB2312" w:hAnsi="Times New Roman"/>
          <w:sz w:val="32"/>
          <w:szCs w:val="32"/>
        </w:rPr>
        <w:t>施工类别）</w:t>
      </w:r>
      <w:r w:rsidR="002668C1" w:rsidRPr="00EA5D32">
        <w:rPr>
          <w:rFonts w:ascii="Times New Roman" w:eastAsia="仿宋_GB2312" w:hAnsi="Times New Roman"/>
          <w:sz w:val="32"/>
          <w:szCs w:val="32"/>
        </w:rPr>
        <w:t>，</w:t>
      </w:r>
      <w:r w:rsidR="002668C1" w:rsidRPr="00EA5D32">
        <w:rPr>
          <w:rFonts w:hAnsi="Times New Roman"/>
          <w:sz w:val="32"/>
          <w:szCs w:val="32"/>
        </w:rPr>
        <w:t>Ⅰ</w:t>
      </w:r>
      <w:r w:rsidR="002668C1" w:rsidRPr="00EA5D32">
        <w:rPr>
          <w:rFonts w:ascii="Times New Roman" w:eastAsia="仿宋_GB2312" w:hAnsi="Times New Roman"/>
          <w:sz w:val="32"/>
          <w:szCs w:val="32"/>
        </w:rPr>
        <w:t>、</w:t>
      </w:r>
      <w:r w:rsidR="002668C1" w:rsidRPr="00EA5D32">
        <w:rPr>
          <w:rFonts w:hAnsi="Times New Roman"/>
          <w:sz w:val="32"/>
          <w:szCs w:val="32"/>
        </w:rPr>
        <w:t>Ⅱ</w:t>
      </w:r>
      <w:proofErr w:type="gramStart"/>
      <w:r w:rsidR="002668C1" w:rsidRPr="00EA5D32">
        <w:rPr>
          <w:rFonts w:ascii="Times New Roman" w:eastAsia="仿宋_GB2312" w:hAnsi="Times New Roman"/>
          <w:sz w:val="32"/>
          <w:szCs w:val="32"/>
        </w:rPr>
        <w:t>级施工</w:t>
      </w:r>
      <w:proofErr w:type="gramEnd"/>
      <w:r w:rsidR="002668C1" w:rsidRPr="00EA5D32">
        <w:rPr>
          <w:rFonts w:ascii="Times New Roman" w:eastAsia="仿宋_GB2312" w:hAnsi="Times New Roman"/>
          <w:sz w:val="32"/>
          <w:szCs w:val="32"/>
        </w:rPr>
        <w:t>分别报</w:t>
      </w:r>
      <w:r w:rsidR="002668C1" w:rsidRPr="00EA5D32">
        <w:rPr>
          <w:rFonts w:hAnsi="Times New Roman"/>
          <w:sz w:val="32"/>
          <w:szCs w:val="32"/>
        </w:rPr>
        <w:t>Ⅰ</w:t>
      </w:r>
      <w:r w:rsidR="002668C1" w:rsidRPr="00EA5D32">
        <w:rPr>
          <w:rFonts w:ascii="Times New Roman" w:eastAsia="仿宋_GB2312" w:hAnsi="Times New Roman"/>
          <w:sz w:val="32"/>
          <w:szCs w:val="32"/>
        </w:rPr>
        <w:t>、</w:t>
      </w:r>
      <w:r w:rsidR="002668C1" w:rsidRPr="00EA5D32">
        <w:rPr>
          <w:rFonts w:hAnsi="Times New Roman"/>
          <w:sz w:val="32"/>
          <w:szCs w:val="32"/>
        </w:rPr>
        <w:t>Ⅱ</w:t>
      </w:r>
      <w:proofErr w:type="gramStart"/>
      <w:r w:rsidR="002668C1" w:rsidRPr="00EA5D32">
        <w:rPr>
          <w:rFonts w:ascii="Times New Roman" w:eastAsia="仿宋_GB2312" w:hAnsi="Times New Roman"/>
          <w:sz w:val="32"/>
          <w:szCs w:val="32"/>
        </w:rPr>
        <w:t>级施工</w:t>
      </w:r>
      <w:proofErr w:type="gramEnd"/>
      <w:r w:rsidR="002668C1" w:rsidRPr="00EA5D32">
        <w:rPr>
          <w:rFonts w:ascii="Times New Roman" w:eastAsia="仿宋_GB2312" w:hAnsi="Times New Roman"/>
          <w:sz w:val="32"/>
          <w:szCs w:val="32"/>
        </w:rPr>
        <w:t>协调小组审定，</w:t>
      </w:r>
      <w:r w:rsidR="002668C1" w:rsidRPr="00EA5D32">
        <w:rPr>
          <w:rFonts w:hAnsi="Times New Roman"/>
          <w:sz w:val="32"/>
          <w:szCs w:val="32"/>
        </w:rPr>
        <w:t>Ⅲ</w:t>
      </w:r>
      <w:r w:rsidR="002668C1" w:rsidRPr="00EA5D32">
        <w:rPr>
          <w:rFonts w:ascii="Times New Roman" w:eastAsia="仿宋_GB2312" w:hAnsi="Times New Roman"/>
          <w:sz w:val="32"/>
          <w:szCs w:val="32"/>
        </w:rPr>
        <w:t>级</w:t>
      </w:r>
      <w:r w:rsidR="00853872" w:rsidRPr="00EA5D32">
        <w:rPr>
          <w:rFonts w:ascii="Times New Roman" w:eastAsia="仿宋_GB2312" w:hAnsi="Times New Roman"/>
          <w:sz w:val="32"/>
          <w:szCs w:val="32"/>
        </w:rPr>
        <w:t>、</w:t>
      </w:r>
      <w:r w:rsidR="001213A4" w:rsidRPr="00EA5D32">
        <w:rPr>
          <w:rFonts w:ascii="Times New Roman" w:eastAsia="仿宋_GB2312" w:hAnsi="Times New Roman"/>
          <w:sz w:val="32"/>
          <w:szCs w:val="32"/>
        </w:rPr>
        <w:t>邻</w:t>
      </w:r>
      <w:r w:rsidR="00853872" w:rsidRPr="00EA5D32">
        <w:rPr>
          <w:rFonts w:ascii="Times New Roman" w:eastAsia="仿宋_GB2312" w:hAnsi="Times New Roman"/>
          <w:sz w:val="32"/>
          <w:szCs w:val="32"/>
        </w:rPr>
        <w:t>近营业</w:t>
      </w:r>
      <w:r w:rsidR="00893387" w:rsidRPr="00EA5D32">
        <w:rPr>
          <w:rFonts w:ascii="Times New Roman" w:eastAsia="仿宋_GB2312" w:hAnsi="Times New Roman"/>
          <w:sz w:val="32"/>
          <w:szCs w:val="32"/>
        </w:rPr>
        <w:t>线</w:t>
      </w:r>
      <w:r w:rsidR="002668C1" w:rsidRPr="00EA5D32">
        <w:rPr>
          <w:rFonts w:ascii="Times New Roman" w:eastAsia="仿宋_GB2312" w:hAnsi="Times New Roman"/>
          <w:sz w:val="32"/>
          <w:szCs w:val="32"/>
        </w:rPr>
        <w:t>施工由</w:t>
      </w:r>
      <w:r w:rsidR="000418B5" w:rsidRPr="00EA5D32">
        <w:rPr>
          <w:rFonts w:ascii="Times New Roman" w:eastAsia="仿宋_GB2312" w:hAnsi="Times New Roman"/>
          <w:sz w:val="32"/>
          <w:szCs w:val="32"/>
        </w:rPr>
        <w:t>主管业务部室组织</w:t>
      </w:r>
      <w:r w:rsidR="002668C1" w:rsidRPr="00EA5D32">
        <w:rPr>
          <w:rFonts w:ascii="Times New Roman" w:eastAsia="仿宋_GB2312" w:hAnsi="Times New Roman"/>
          <w:sz w:val="32"/>
          <w:szCs w:val="32"/>
        </w:rPr>
        <w:t>有关业务</w:t>
      </w:r>
      <w:r w:rsidR="009320E6" w:rsidRPr="00EA5D32">
        <w:rPr>
          <w:rFonts w:ascii="Times New Roman" w:eastAsia="仿宋_GB2312" w:hAnsi="Times New Roman"/>
          <w:sz w:val="32"/>
          <w:szCs w:val="32"/>
        </w:rPr>
        <w:t>部</w:t>
      </w:r>
      <w:r w:rsidR="00D90D6E" w:rsidRPr="00EA5D32">
        <w:rPr>
          <w:rFonts w:ascii="Times New Roman" w:eastAsia="仿宋_GB2312" w:hAnsi="Times New Roman"/>
          <w:sz w:val="32"/>
          <w:szCs w:val="32"/>
        </w:rPr>
        <w:t>室</w:t>
      </w:r>
      <w:r w:rsidR="002668C1" w:rsidRPr="00EA5D32">
        <w:rPr>
          <w:rFonts w:ascii="Times New Roman" w:eastAsia="仿宋_GB2312" w:hAnsi="Times New Roman"/>
          <w:sz w:val="32"/>
          <w:szCs w:val="32"/>
        </w:rPr>
        <w:t>共同审定。</w:t>
      </w:r>
    </w:p>
    <w:p w14:paraId="3DDEC798" w14:textId="77777777" w:rsidR="005B6E45" w:rsidRPr="00EA5D32" w:rsidRDefault="00282ADC"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第四十</w:t>
      </w:r>
      <w:r w:rsidR="00954AC3" w:rsidRPr="00EA5D32">
        <w:rPr>
          <w:rFonts w:ascii="Times New Roman" w:eastAsia="黑体" w:hAnsi="Times New Roman" w:hint="eastAsia"/>
          <w:bCs/>
          <w:sz w:val="32"/>
        </w:rPr>
        <w:t>六</w:t>
      </w:r>
      <w:r w:rsidR="00A75ED7" w:rsidRPr="00EA5D32">
        <w:rPr>
          <w:rFonts w:ascii="Times New Roman" w:eastAsia="黑体" w:hAnsi="Times New Roman"/>
          <w:bCs/>
          <w:sz w:val="32"/>
        </w:rPr>
        <w:t>条</w:t>
      </w:r>
      <w:r w:rsidR="00A75ED7" w:rsidRPr="00EA5D32">
        <w:rPr>
          <w:rFonts w:ascii="Times New Roman" w:eastAsia="黑体" w:hAnsi="Times New Roman"/>
          <w:bCs/>
          <w:sz w:val="32"/>
        </w:rPr>
        <w:t xml:space="preserve">  </w:t>
      </w:r>
      <w:r w:rsidR="006870EB" w:rsidRPr="00EA5D32">
        <w:rPr>
          <w:rFonts w:ascii="Times New Roman" w:eastAsia="仿宋_GB2312" w:hAnsi="Times New Roman"/>
          <w:sz w:val="32"/>
          <w:szCs w:val="32"/>
        </w:rPr>
        <w:t>各</w:t>
      </w:r>
      <w:r w:rsidR="00263749" w:rsidRPr="00EA5D32">
        <w:rPr>
          <w:rFonts w:ascii="Times New Roman" w:eastAsia="仿宋_GB2312" w:hAnsi="Times New Roman"/>
          <w:sz w:val="32"/>
          <w:szCs w:val="32"/>
        </w:rPr>
        <w:t>业务部</w:t>
      </w:r>
      <w:r w:rsidR="00D90D6E" w:rsidRPr="00EA5D32">
        <w:rPr>
          <w:rFonts w:ascii="Times New Roman" w:eastAsia="仿宋_GB2312" w:hAnsi="Times New Roman"/>
          <w:sz w:val="32"/>
          <w:szCs w:val="32"/>
        </w:rPr>
        <w:t>室</w:t>
      </w:r>
      <w:r w:rsidR="005B6E45" w:rsidRPr="00EA5D32">
        <w:rPr>
          <w:rFonts w:ascii="Times New Roman" w:eastAsia="仿宋_GB2312" w:hAnsi="Times New Roman"/>
          <w:sz w:val="32"/>
          <w:szCs w:val="32"/>
        </w:rPr>
        <w:t>施工方案审查职责</w:t>
      </w:r>
      <w:r w:rsidR="00335758" w:rsidRPr="00EA5D32">
        <w:rPr>
          <w:rFonts w:ascii="Times New Roman" w:eastAsia="仿宋_GB2312" w:hAnsi="Times New Roman"/>
          <w:sz w:val="32"/>
          <w:szCs w:val="32"/>
        </w:rPr>
        <w:t>。</w:t>
      </w:r>
    </w:p>
    <w:p w14:paraId="269BDF66" w14:textId="77777777" w:rsidR="0051318D" w:rsidRPr="00EA5D32" w:rsidRDefault="00E26566" w:rsidP="00AF713D">
      <w:pPr>
        <w:autoSpaceDE w:val="0"/>
        <w:autoSpaceDN w:val="0"/>
        <w:adjustRightInd w:val="0"/>
        <w:snapToGrid w:val="0"/>
        <w:spacing w:line="560" w:lineRule="exact"/>
        <w:ind w:firstLineChars="200" w:firstLine="640"/>
        <w:rPr>
          <w:rFonts w:eastAsia="楷体_GB2312"/>
          <w:kern w:val="0"/>
          <w:sz w:val="32"/>
          <w:szCs w:val="32"/>
        </w:rPr>
      </w:pPr>
      <w:r w:rsidRPr="00EA5D32">
        <w:rPr>
          <w:rFonts w:eastAsia="仿宋_GB2312"/>
          <w:bCs/>
          <w:sz w:val="32"/>
          <w:szCs w:val="32"/>
        </w:rPr>
        <w:t>（一）</w:t>
      </w:r>
      <w:r w:rsidR="00CE3D0F" w:rsidRPr="00EA5D32">
        <w:rPr>
          <w:rFonts w:eastAsia="仿宋_GB2312"/>
          <w:bCs/>
          <w:sz w:val="32"/>
          <w:szCs w:val="32"/>
        </w:rPr>
        <w:t>施工办</w:t>
      </w:r>
      <w:r w:rsidR="003A66C0" w:rsidRPr="00EA5D32">
        <w:rPr>
          <w:rFonts w:eastAsia="仿宋_GB2312"/>
          <w:bCs/>
          <w:sz w:val="32"/>
          <w:szCs w:val="32"/>
        </w:rPr>
        <w:t>：</w:t>
      </w:r>
      <w:r w:rsidR="009E5ADD" w:rsidRPr="00EA5D32">
        <w:rPr>
          <w:rFonts w:eastAsia="仿宋_GB2312"/>
          <w:sz w:val="32"/>
        </w:rPr>
        <w:t>负责牵头</w:t>
      </w:r>
      <w:proofErr w:type="gramStart"/>
      <w:r w:rsidR="009E5ADD" w:rsidRPr="00EA5D32">
        <w:rPr>
          <w:rFonts w:eastAsia="仿宋_GB2312"/>
          <w:sz w:val="32"/>
        </w:rPr>
        <w:t>组织涉铁工程施工</w:t>
      </w:r>
      <w:proofErr w:type="gramEnd"/>
      <w:r w:rsidR="009E5ADD" w:rsidRPr="00EA5D32">
        <w:rPr>
          <w:rFonts w:eastAsia="仿宋_GB2312"/>
          <w:sz w:val="32"/>
        </w:rPr>
        <w:t>方案审查，参</w:t>
      </w:r>
      <w:r w:rsidR="000F784C" w:rsidRPr="00EA5D32">
        <w:rPr>
          <w:rFonts w:eastAsia="仿宋_GB2312"/>
          <w:sz w:val="32"/>
        </w:rPr>
        <w:t>与</w:t>
      </w:r>
      <w:r w:rsidR="009E5ADD" w:rsidRPr="00EA5D32">
        <w:rPr>
          <w:rFonts w:eastAsia="仿宋_GB2312"/>
          <w:sz w:val="32"/>
        </w:rPr>
        <w:t>相关业务部</w:t>
      </w:r>
      <w:r w:rsidR="00D90D6E" w:rsidRPr="00EA5D32">
        <w:rPr>
          <w:rFonts w:eastAsia="仿宋_GB2312"/>
          <w:sz w:val="32"/>
        </w:rPr>
        <w:t>室</w:t>
      </w:r>
      <w:r w:rsidR="009E5ADD" w:rsidRPr="00EA5D32">
        <w:rPr>
          <w:rFonts w:eastAsia="仿宋_GB2312"/>
          <w:sz w:val="32"/>
        </w:rPr>
        <w:t>组织的施工方案审查</w:t>
      </w:r>
      <w:r w:rsidR="00541B60" w:rsidRPr="00EA5D32">
        <w:rPr>
          <w:rFonts w:eastAsia="仿宋_GB2312"/>
          <w:sz w:val="32"/>
        </w:rPr>
        <w:t>；</w:t>
      </w:r>
      <w:r w:rsidR="00CE7F48" w:rsidRPr="00EA5D32">
        <w:rPr>
          <w:rFonts w:eastAsia="仿宋_GB2312"/>
          <w:sz w:val="32"/>
        </w:rPr>
        <w:t>负责审查施工方案中天窗安排、专业间工序组织优化；参与审查运输组织调整措施</w:t>
      </w:r>
      <w:r w:rsidR="00771891" w:rsidRPr="00EA5D32">
        <w:rPr>
          <w:rFonts w:eastAsia="仿宋_GB2312"/>
          <w:sz w:val="32"/>
        </w:rPr>
        <w:t>，</w:t>
      </w:r>
      <w:r w:rsidR="009E5ADD" w:rsidRPr="00EA5D32">
        <w:rPr>
          <w:rFonts w:eastAsia="仿宋_GB2312"/>
          <w:sz w:val="32"/>
        </w:rPr>
        <w:t>其中施工方案涉及车站行车组织变化、运输组织调整内容需与运输部共同商定。</w:t>
      </w:r>
    </w:p>
    <w:p w14:paraId="44D602FA" w14:textId="77777777" w:rsidR="009A138E" w:rsidRPr="00EA5D32" w:rsidRDefault="00E26566"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（二）</w:t>
      </w:r>
      <w:r w:rsidR="00624D4C" w:rsidRPr="00EA5D32">
        <w:rPr>
          <w:rFonts w:eastAsia="仿宋_GB2312"/>
          <w:sz w:val="32"/>
        </w:rPr>
        <w:t>运输</w:t>
      </w:r>
      <w:r w:rsidR="0062102A" w:rsidRPr="00EA5D32">
        <w:rPr>
          <w:rFonts w:eastAsia="仿宋_GB2312"/>
          <w:sz w:val="32"/>
        </w:rPr>
        <w:t>部</w:t>
      </w:r>
      <w:r w:rsidR="00FA0CC8" w:rsidRPr="00EA5D32">
        <w:rPr>
          <w:rFonts w:eastAsia="仿宋_GB2312"/>
          <w:sz w:val="32"/>
        </w:rPr>
        <w:t>：</w:t>
      </w:r>
      <w:r w:rsidR="009A138E" w:rsidRPr="00EA5D32">
        <w:rPr>
          <w:rFonts w:eastAsia="仿宋_GB2312"/>
          <w:sz w:val="32"/>
        </w:rPr>
        <w:t>参与涉及车站行车组织变化、运输组织调整、通过能力变化等内容的施工方案审查。</w:t>
      </w:r>
    </w:p>
    <w:p w14:paraId="613D1021" w14:textId="77777777" w:rsidR="008E0A59" w:rsidRPr="00EA5D32" w:rsidRDefault="007D2694"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（三）</w:t>
      </w:r>
      <w:r w:rsidR="00624D4C" w:rsidRPr="00EA5D32">
        <w:rPr>
          <w:rFonts w:eastAsia="仿宋_GB2312"/>
          <w:sz w:val="32"/>
        </w:rPr>
        <w:t>建设</w:t>
      </w:r>
      <w:r w:rsidR="0062102A" w:rsidRPr="00EA5D32">
        <w:rPr>
          <w:rFonts w:eastAsia="仿宋_GB2312"/>
          <w:sz w:val="32"/>
        </w:rPr>
        <w:t>部</w:t>
      </w:r>
      <w:r w:rsidR="00FA0CC8" w:rsidRPr="00EA5D32">
        <w:rPr>
          <w:rFonts w:eastAsia="仿宋_GB2312"/>
          <w:sz w:val="32"/>
        </w:rPr>
        <w:t>：</w:t>
      </w:r>
      <w:r w:rsidR="008E0A59" w:rsidRPr="00EA5D32">
        <w:rPr>
          <w:rFonts w:eastAsia="仿宋_GB2312"/>
          <w:sz w:val="32"/>
        </w:rPr>
        <w:t>负责</w:t>
      </w:r>
      <w:r w:rsidR="0094510B" w:rsidRPr="00EA5D32">
        <w:rPr>
          <w:rFonts w:eastAsia="仿宋_GB2312"/>
          <w:sz w:val="32"/>
        </w:rPr>
        <w:t>牵头组织建设</w:t>
      </w:r>
      <w:r w:rsidR="008E0A59" w:rsidRPr="00EA5D32">
        <w:rPr>
          <w:rFonts w:eastAsia="仿宋_GB2312"/>
          <w:sz w:val="32"/>
        </w:rPr>
        <w:t>项目施工方案的审查</w:t>
      </w:r>
      <w:r w:rsidR="00541B60" w:rsidRPr="00EA5D32">
        <w:rPr>
          <w:rFonts w:eastAsia="仿宋_GB2312"/>
          <w:sz w:val="32"/>
        </w:rPr>
        <w:t>；</w:t>
      </w:r>
      <w:r w:rsidR="0094510B" w:rsidRPr="00EA5D32">
        <w:rPr>
          <w:rFonts w:eastAsia="仿宋_GB2312"/>
          <w:sz w:val="32"/>
        </w:rPr>
        <w:t>负</w:t>
      </w:r>
      <w:r w:rsidR="0094510B" w:rsidRPr="00EA5D32">
        <w:rPr>
          <w:rFonts w:eastAsia="仿宋_GB2312"/>
          <w:sz w:val="32"/>
        </w:rPr>
        <w:lastRenderedPageBreak/>
        <w:t>责审查施工</w:t>
      </w:r>
      <w:r w:rsidR="00105D30" w:rsidRPr="00EA5D32">
        <w:rPr>
          <w:rFonts w:eastAsia="仿宋_GB2312"/>
          <w:sz w:val="32"/>
        </w:rPr>
        <w:t>安排</w:t>
      </w:r>
      <w:r w:rsidR="0094510B" w:rsidRPr="00EA5D32">
        <w:rPr>
          <w:rFonts w:eastAsia="仿宋_GB2312"/>
          <w:sz w:val="32"/>
        </w:rPr>
        <w:t>是否符合国铁集团批复的工期要求</w:t>
      </w:r>
      <w:r w:rsidR="00541B60" w:rsidRPr="00EA5D32">
        <w:rPr>
          <w:rFonts w:eastAsia="仿宋_GB2312"/>
          <w:sz w:val="32"/>
        </w:rPr>
        <w:t>；</w:t>
      </w:r>
      <w:r w:rsidR="0094510B" w:rsidRPr="00EA5D32">
        <w:rPr>
          <w:rFonts w:eastAsia="仿宋_GB2312"/>
          <w:sz w:val="32"/>
        </w:rPr>
        <w:t>负责审查</w:t>
      </w:r>
      <w:r w:rsidR="008E0A59" w:rsidRPr="00EA5D32">
        <w:rPr>
          <w:rFonts w:eastAsia="仿宋_GB2312"/>
          <w:sz w:val="32"/>
        </w:rPr>
        <w:t>施工单位</w:t>
      </w:r>
      <w:r w:rsidR="0094510B" w:rsidRPr="00EA5D32">
        <w:rPr>
          <w:rFonts w:eastAsia="仿宋_GB2312"/>
          <w:sz w:val="32"/>
        </w:rPr>
        <w:t>及</w:t>
      </w:r>
      <w:r w:rsidR="008E0A59" w:rsidRPr="00EA5D32">
        <w:rPr>
          <w:rFonts w:eastAsia="仿宋_GB2312"/>
          <w:sz w:val="32"/>
        </w:rPr>
        <w:t>施工负责人资质</w:t>
      </w:r>
      <w:r w:rsidR="001A35F0" w:rsidRPr="00EA5D32">
        <w:rPr>
          <w:rFonts w:eastAsia="仿宋_GB2312"/>
          <w:sz w:val="32"/>
        </w:rPr>
        <w:t>；</w:t>
      </w:r>
      <w:r w:rsidR="008E0A59" w:rsidRPr="00EA5D32">
        <w:rPr>
          <w:rFonts w:eastAsia="仿宋_GB2312"/>
          <w:sz w:val="32"/>
        </w:rPr>
        <w:t>负责安排或聘请具有相关施工和管理经验的技术人员和专家参加施工方案审查</w:t>
      </w:r>
      <w:r w:rsidR="0094510B" w:rsidRPr="00EA5D32">
        <w:rPr>
          <w:rFonts w:eastAsia="仿宋_GB2312"/>
          <w:sz w:val="32"/>
        </w:rPr>
        <w:t>。</w:t>
      </w:r>
    </w:p>
    <w:p w14:paraId="7EA09D9F" w14:textId="77777777" w:rsidR="00AD7EF8" w:rsidRPr="00EA5D32" w:rsidRDefault="00BA1F22"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（四）</w:t>
      </w:r>
      <w:r w:rsidR="00A626EE" w:rsidRPr="00EA5D32">
        <w:rPr>
          <w:rFonts w:eastAsia="仿宋_GB2312"/>
          <w:sz w:val="32"/>
        </w:rPr>
        <w:t>安监室</w:t>
      </w:r>
      <w:r w:rsidR="00FA0CC8" w:rsidRPr="00EA5D32">
        <w:rPr>
          <w:rFonts w:eastAsia="仿宋_GB2312"/>
          <w:sz w:val="32"/>
        </w:rPr>
        <w:t>：</w:t>
      </w:r>
      <w:r w:rsidR="00AC1A54" w:rsidRPr="00EA5D32">
        <w:rPr>
          <w:rFonts w:eastAsia="仿宋_GB2312"/>
          <w:sz w:val="32"/>
        </w:rPr>
        <w:t>参与</w:t>
      </w:r>
      <w:r w:rsidR="004C2AFE" w:rsidRPr="00EA5D32">
        <w:rPr>
          <w:rFonts w:ascii="宋体"/>
          <w:sz w:val="32"/>
        </w:rPr>
        <w:t>Ⅰ</w:t>
      </w:r>
      <w:r w:rsidR="004C2AFE" w:rsidRPr="00EA5D32">
        <w:rPr>
          <w:rFonts w:eastAsia="仿宋_GB2312"/>
          <w:sz w:val="32"/>
        </w:rPr>
        <w:t>、</w:t>
      </w:r>
      <w:r w:rsidR="004C2AFE" w:rsidRPr="00EA5D32">
        <w:rPr>
          <w:rFonts w:ascii="宋体"/>
          <w:sz w:val="32"/>
        </w:rPr>
        <w:t>Ⅱ</w:t>
      </w:r>
      <w:proofErr w:type="gramStart"/>
      <w:r w:rsidR="004C2AFE" w:rsidRPr="00EA5D32">
        <w:rPr>
          <w:rFonts w:eastAsia="仿宋_GB2312"/>
          <w:sz w:val="32"/>
        </w:rPr>
        <w:t>级</w:t>
      </w:r>
      <w:r w:rsidR="00AC1A54" w:rsidRPr="00EA5D32">
        <w:rPr>
          <w:rFonts w:eastAsia="仿宋_GB2312"/>
          <w:sz w:val="32"/>
        </w:rPr>
        <w:t>施工</w:t>
      </w:r>
      <w:proofErr w:type="gramEnd"/>
      <w:r w:rsidR="00AC1A54" w:rsidRPr="00EA5D32">
        <w:rPr>
          <w:rFonts w:eastAsia="仿宋_GB2312"/>
          <w:sz w:val="32"/>
        </w:rPr>
        <w:t>方案审查，</w:t>
      </w:r>
      <w:r w:rsidR="00AD7EF8" w:rsidRPr="00EA5D32">
        <w:rPr>
          <w:rFonts w:eastAsia="仿宋_GB2312"/>
          <w:sz w:val="32"/>
        </w:rPr>
        <w:t>重点审查施工安全及应急措施，对措施缺失、风险防控不具体的施工方案予以纠正，加强源头防控。</w:t>
      </w:r>
    </w:p>
    <w:p w14:paraId="72CBE295" w14:textId="77777777" w:rsidR="002A21F1" w:rsidRPr="00EA5D32" w:rsidRDefault="00142CD6" w:rsidP="00AF713D">
      <w:pPr>
        <w:adjustRightInd w:val="0"/>
        <w:snapToGrid w:val="0"/>
        <w:spacing w:line="560" w:lineRule="exact"/>
        <w:ind w:firstLineChars="200" w:firstLine="640"/>
        <w:rPr>
          <w:rFonts w:eastAsia="仿宋_GB2312"/>
          <w:sz w:val="32"/>
        </w:rPr>
      </w:pPr>
      <w:r w:rsidRPr="00EA5D32">
        <w:rPr>
          <w:rFonts w:eastAsia="仿宋_GB2312"/>
          <w:sz w:val="32"/>
        </w:rPr>
        <w:t>（五）</w:t>
      </w:r>
      <w:r w:rsidR="00B5608E" w:rsidRPr="00EA5D32">
        <w:rPr>
          <w:rFonts w:eastAsia="仿宋_GB2312"/>
          <w:sz w:val="32"/>
        </w:rPr>
        <w:t>科信部（总工室）</w:t>
      </w:r>
      <w:r w:rsidR="00FA0CC8" w:rsidRPr="00EA5D32">
        <w:rPr>
          <w:rFonts w:eastAsia="仿宋_GB2312"/>
          <w:sz w:val="32"/>
        </w:rPr>
        <w:t>：</w:t>
      </w:r>
      <w:proofErr w:type="gramStart"/>
      <w:r w:rsidR="00B5608E" w:rsidRPr="00EA5D32">
        <w:rPr>
          <w:rFonts w:eastAsia="仿宋_GB2312"/>
          <w:sz w:val="32"/>
        </w:rPr>
        <w:t>参与涉铁工程施工</w:t>
      </w:r>
      <w:proofErr w:type="gramEnd"/>
      <w:r w:rsidR="00B5608E" w:rsidRPr="00EA5D32">
        <w:rPr>
          <w:rFonts w:eastAsia="仿宋_GB2312"/>
          <w:sz w:val="32"/>
        </w:rPr>
        <w:t>方案</w:t>
      </w:r>
      <w:r w:rsidR="00D2631D" w:rsidRPr="00EA5D32">
        <w:rPr>
          <w:rFonts w:eastAsia="仿宋_GB2312"/>
          <w:sz w:val="32"/>
        </w:rPr>
        <w:t>审查</w:t>
      </w:r>
      <w:r w:rsidR="00C117AE" w:rsidRPr="00EA5D32">
        <w:rPr>
          <w:rFonts w:eastAsia="仿宋_GB2312"/>
          <w:sz w:val="32"/>
        </w:rPr>
        <w:t>；负责审查施工单位资质</w:t>
      </w:r>
      <w:r w:rsidR="00DE2E03" w:rsidRPr="00EA5D32">
        <w:rPr>
          <w:rFonts w:eastAsia="仿宋_GB2312"/>
          <w:sz w:val="32"/>
        </w:rPr>
        <w:t>及</w:t>
      </w:r>
      <w:r w:rsidR="007E6E5F" w:rsidRPr="00EA5D32">
        <w:rPr>
          <w:rFonts w:eastAsia="仿宋_GB2312"/>
          <w:sz w:val="32"/>
        </w:rPr>
        <w:t>施工方案</w:t>
      </w:r>
      <w:r w:rsidR="00B5608E" w:rsidRPr="00EA5D32">
        <w:rPr>
          <w:rFonts w:eastAsia="仿宋_GB2312"/>
          <w:sz w:val="32"/>
        </w:rPr>
        <w:t>是否</w:t>
      </w:r>
      <w:r w:rsidR="007E6E5F" w:rsidRPr="00EA5D32">
        <w:rPr>
          <w:rFonts w:eastAsia="仿宋_GB2312"/>
          <w:sz w:val="32"/>
        </w:rPr>
        <w:t>符合设计</w:t>
      </w:r>
      <w:r w:rsidR="000313D6" w:rsidRPr="00EA5D32">
        <w:rPr>
          <w:rFonts w:eastAsia="仿宋_GB2312"/>
          <w:sz w:val="32"/>
        </w:rPr>
        <w:t>批复要求</w:t>
      </w:r>
      <w:r w:rsidR="00FA0CC8" w:rsidRPr="00EA5D32">
        <w:rPr>
          <w:rFonts w:eastAsia="仿宋_GB2312"/>
          <w:sz w:val="32"/>
        </w:rPr>
        <w:t>；</w:t>
      </w:r>
      <w:r w:rsidR="00D2631D" w:rsidRPr="00EA5D32">
        <w:rPr>
          <w:rFonts w:eastAsia="仿宋_GB2312"/>
          <w:sz w:val="32"/>
        </w:rPr>
        <w:t>负责信息所实施的施工方案审查</w:t>
      </w:r>
      <w:r w:rsidR="00FA0CC8" w:rsidRPr="00EA5D32">
        <w:rPr>
          <w:rFonts w:eastAsia="仿宋_GB2312"/>
          <w:sz w:val="32"/>
        </w:rPr>
        <w:t>；</w:t>
      </w:r>
      <w:r w:rsidR="002A21F1" w:rsidRPr="00EA5D32">
        <w:rPr>
          <w:rFonts w:eastAsia="仿宋_GB2312"/>
          <w:sz w:val="32"/>
        </w:rPr>
        <w:t>参与涉及施工引起</w:t>
      </w:r>
      <w:r w:rsidR="002A21F1" w:rsidRPr="00EA5D32">
        <w:rPr>
          <w:rFonts w:eastAsia="仿宋_GB2312"/>
          <w:sz w:val="32"/>
        </w:rPr>
        <w:t>LKJ</w:t>
      </w:r>
      <w:r w:rsidR="002A21F1" w:rsidRPr="00EA5D32">
        <w:rPr>
          <w:rFonts w:eastAsia="仿宋_GB2312"/>
          <w:sz w:val="32"/>
        </w:rPr>
        <w:t>基础数据变化的工程项目施工方案审查。</w:t>
      </w:r>
    </w:p>
    <w:p w14:paraId="12C057DB" w14:textId="77777777" w:rsidR="008B4589" w:rsidRPr="00EA5D32" w:rsidRDefault="00FA0CC8"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（六）</w:t>
      </w:r>
      <w:r w:rsidR="005A326A" w:rsidRPr="00EA5D32">
        <w:rPr>
          <w:rFonts w:eastAsia="仿宋_GB2312"/>
          <w:sz w:val="32"/>
        </w:rPr>
        <w:t>其他业务部</w:t>
      </w:r>
      <w:r w:rsidR="00D90D6E" w:rsidRPr="00EA5D32">
        <w:rPr>
          <w:rFonts w:eastAsia="仿宋_GB2312"/>
          <w:sz w:val="32"/>
        </w:rPr>
        <w:t>室</w:t>
      </w:r>
      <w:r w:rsidR="005A326A" w:rsidRPr="00EA5D32">
        <w:rPr>
          <w:rFonts w:eastAsia="仿宋_GB2312"/>
          <w:sz w:val="32"/>
        </w:rPr>
        <w:t>：负责本专业工程项目</w:t>
      </w:r>
      <w:r w:rsidR="00860B4E" w:rsidRPr="00EA5D32">
        <w:rPr>
          <w:rFonts w:eastAsia="仿宋_GB2312"/>
          <w:sz w:val="32"/>
        </w:rPr>
        <w:t>（包括由地方投资的为消除铁路或地方安全隐患需进行整治、消缺的工程）</w:t>
      </w:r>
      <w:r w:rsidR="00F32F63" w:rsidRPr="00EA5D32">
        <w:rPr>
          <w:rFonts w:eastAsia="仿宋_GB2312"/>
          <w:sz w:val="32"/>
        </w:rPr>
        <w:t>的施工方案审查</w:t>
      </w:r>
      <w:r w:rsidRPr="00EA5D32">
        <w:rPr>
          <w:rFonts w:eastAsia="仿宋_GB2312"/>
          <w:sz w:val="32"/>
        </w:rPr>
        <w:t>，</w:t>
      </w:r>
      <w:r w:rsidR="00F32F63" w:rsidRPr="00EA5D32">
        <w:rPr>
          <w:rFonts w:eastAsia="仿宋_GB2312"/>
          <w:sz w:val="32"/>
        </w:rPr>
        <w:t>包括审查方案</w:t>
      </w:r>
      <w:r w:rsidR="005A326A" w:rsidRPr="00EA5D32">
        <w:rPr>
          <w:rFonts w:eastAsia="仿宋_GB2312"/>
          <w:sz w:val="32"/>
        </w:rPr>
        <w:t>的安全、科学、合理和完整性</w:t>
      </w:r>
      <w:r w:rsidR="00F32F63" w:rsidRPr="00EA5D32">
        <w:rPr>
          <w:rFonts w:eastAsia="仿宋_GB2312"/>
          <w:sz w:val="32"/>
        </w:rPr>
        <w:t>、</w:t>
      </w:r>
      <w:r w:rsidR="005A326A" w:rsidRPr="00EA5D32">
        <w:rPr>
          <w:rFonts w:eastAsia="仿宋_GB2312"/>
          <w:sz w:val="32"/>
        </w:rPr>
        <w:t>施工单位</w:t>
      </w:r>
      <w:r w:rsidR="00105D30" w:rsidRPr="00EA5D32">
        <w:rPr>
          <w:rFonts w:eastAsia="仿宋_GB2312"/>
          <w:sz w:val="32"/>
        </w:rPr>
        <w:t>及</w:t>
      </w:r>
      <w:r w:rsidR="005A326A" w:rsidRPr="00EA5D32">
        <w:rPr>
          <w:rFonts w:eastAsia="仿宋_GB2312"/>
          <w:sz w:val="32"/>
        </w:rPr>
        <w:t>施工负责人资质</w:t>
      </w:r>
      <w:r w:rsidR="00105D30" w:rsidRPr="00EA5D32">
        <w:rPr>
          <w:rFonts w:eastAsia="仿宋_GB2312"/>
          <w:sz w:val="32"/>
        </w:rPr>
        <w:t>等</w:t>
      </w:r>
      <w:r w:rsidRPr="00EA5D32">
        <w:rPr>
          <w:rFonts w:eastAsia="仿宋_GB2312"/>
          <w:sz w:val="32"/>
        </w:rPr>
        <w:t>；组织或参加有关施工方案</w:t>
      </w:r>
      <w:r w:rsidR="005A326A" w:rsidRPr="00EA5D32">
        <w:rPr>
          <w:rFonts w:eastAsia="仿宋_GB2312"/>
          <w:sz w:val="32"/>
        </w:rPr>
        <w:t>审查会</w:t>
      </w:r>
      <w:r w:rsidRPr="00EA5D32">
        <w:rPr>
          <w:rFonts w:eastAsia="仿宋_GB2312"/>
          <w:sz w:val="32"/>
        </w:rPr>
        <w:t>，</w:t>
      </w:r>
      <w:r w:rsidR="005A326A" w:rsidRPr="00EA5D32">
        <w:rPr>
          <w:rFonts w:eastAsia="仿宋_GB2312"/>
          <w:sz w:val="32"/>
        </w:rPr>
        <w:t>按照有关设计、施工规范和铁路营业线施工及安全管理有关规定，负责审查施工</w:t>
      </w:r>
      <w:r w:rsidR="00392C54" w:rsidRPr="00EA5D32">
        <w:rPr>
          <w:rFonts w:eastAsia="仿宋_GB2312"/>
          <w:sz w:val="32"/>
        </w:rPr>
        <w:t>方案</w:t>
      </w:r>
      <w:r w:rsidR="005A326A" w:rsidRPr="00EA5D32">
        <w:rPr>
          <w:rFonts w:eastAsia="仿宋_GB2312"/>
          <w:sz w:val="32"/>
        </w:rPr>
        <w:t>中</w:t>
      </w:r>
      <w:r w:rsidR="00105D30" w:rsidRPr="00EA5D32">
        <w:rPr>
          <w:rFonts w:eastAsia="仿宋_GB2312"/>
          <w:sz w:val="32"/>
        </w:rPr>
        <w:t>本</w:t>
      </w:r>
      <w:r w:rsidR="005A326A" w:rsidRPr="00EA5D32">
        <w:rPr>
          <w:rFonts w:eastAsia="仿宋_GB2312"/>
          <w:sz w:val="32"/>
        </w:rPr>
        <w:t>专业内容。</w:t>
      </w:r>
    </w:p>
    <w:p w14:paraId="77F72B6C" w14:textId="77777777" w:rsidR="00EC17A2" w:rsidRPr="00EA5D32" w:rsidRDefault="00871FDF" w:rsidP="00AF713D">
      <w:pPr>
        <w:autoSpaceDE w:val="0"/>
        <w:autoSpaceDN w:val="0"/>
        <w:adjustRightInd w:val="0"/>
        <w:snapToGrid w:val="0"/>
        <w:spacing w:line="560" w:lineRule="exact"/>
        <w:ind w:firstLineChars="200" w:firstLine="640"/>
        <w:rPr>
          <w:rFonts w:eastAsia="仿宋_GB2312"/>
          <w:sz w:val="32"/>
        </w:rPr>
      </w:pPr>
      <w:r w:rsidRPr="00EA5D32">
        <w:rPr>
          <w:rFonts w:eastAsia="黑体"/>
          <w:bCs/>
          <w:sz w:val="32"/>
        </w:rPr>
        <w:t>第四十</w:t>
      </w:r>
      <w:r w:rsidR="00954AC3" w:rsidRPr="00EA5D32">
        <w:rPr>
          <w:rFonts w:eastAsia="黑体" w:hint="eastAsia"/>
          <w:bCs/>
          <w:sz w:val="32"/>
        </w:rPr>
        <w:t>七</w:t>
      </w:r>
      <w:r w:rsidR="008B4589" w:rsidRPr="00EA5D32">
        <w:rPr>
          <w:rFonts w:eastAsia="黑体"/>
          <w:bCs/>
          <w:sz w:val="32"/>
        </w:rPr>
        <w:t>条</w:t>
      </w:r>
      <w:r w:rsidR="008B4589" w:rsidRPr="00EA5D32">
        <w:rPr>
          <w:rFonts w:eastAsia="黑体"/>
          <w:bCs/>
          <w:sz w:val="32"/>
        </w:rPr>
        <w:t xml:space="preserve">  </w:t>
      </w:r>
      <w:r w:rsidR="002668C1" w:rsidRPr="00EA5D32">
        <w:rPr>
          <w:rFonts w:eastAsia="仿宋_GB2312"/>
          <w:sz w:val="32"/>
          <w:szCs w:val="32"/>
        </w:rPr>
        <w:t>施工方案审核通过后，</w:t>
      </w:r>
      <w:r w:rsidR="00BC5DD3" w:rsidRPr="00EA5D32">
        <w:rPr>
          <w:rFonts w:eastAsia="仿宋_GB2312"/>
          <w:sz w:val="32"/>
        </w:rPr>
        <w:t>集团公司</w:t>
      </w:r>
      <w:r w:rsidR="00454838" w:rsidRPr="00EA5D32">
        <w:rPr>
          <w:rFonts w:eastAsia="仿宋_GB2312"/>
          <w:sz w:val="32"/>
        </w:rPr>
        <w:t>主管业务</w:t>
      </w:r>
      <w:r w:rsidR="00937AAF" w:rsidRPr="00EA5D32">
        <w:rPr>
          <w:rFonts w:eastAsia="仿宋_GB2312"/>
          <w:sz w:val="32"/>
        </w:rPr>
        <w:t>部</w:t>
      </w:r>
      <w:r w:rsidR="00D90D6E" w:rsidRPr="00EA5D32">
        <w:rPr>
          <w:rFonts w:eastAsia="仿宋_GB2312"/>
          <w:sz w:val="32"/>
        </w:rPr>
        <w:t>室</w:t>
      </w:r>
      <w:r w:rsidR="00454838" w:rsidRPr="00EA5D32">
        <w:rPr>
          <w:rFonts w:eastAsia="仿宋_GB2312"/>
          <w:sz w:val="32"/>
        </w:rPr>
        <w:t>向施工单位</w:t>
      </w:r>
      <w:r w:rsidR="00F63AFB" w:rsidRPr="00EA5D32">
        <w:rPr>
          <w:rFonts w:eastAsia="仿宋_GB2312"/>
          <w:sz w:val="32"/>
        </w:rPr>
        <w:t>出具</w:t>
      </w:r>
      <w:r w:rsidR="00454838" w:rsidRPr="00EA5D32">
        <w:rPr>
          <w:rFonts w:eastAsia="仿宋_GB2312"/>
          <w:sz w:val="32"/>
        </w:rPr>
        <w:t>施工</w:t>
      </w:r>
      <w:r w:rsidR="00DC454C" w:rsidRPr="00EA5D32">
        <w:rPr>
          <w:rFonts w:eastAsia="仿宋_GB2312"/>
          <w:sz w:val="32"/>
        </w:rPr>
        <w:t>方案</w:t>
      </w:r>
      <w:r w:rsidR="00454838" w:rsidRPr="00EA5D32">
        <w:rPr>
          <w:rFonts w:eastAsia="仿宋_GB2312"/>
          <w:sz w:val="32"/>
        </w:rPr>
        <w:t>审查</w:t>
      </w:r>
      <w:r w:rsidR="00DC454C" w:rsidRPr="00EA5D32">
        <w:rPr>
          <w:rFonts w:eastAsia="仿宋_GB2312"/>
          <w:sz w:val="32"/>
        </w:rPr>
        <w:t>批复</w:t>
      </w:r>
      <w:r w:rsidR="00124EF4" w:rsidRPr="00EA5D32">
        <w:rPr>
          <w:rFonts w:eastAsia="仿宋_GB2312"/>
          <w:sz w:val="32"/>
        </w:rPr>
        <w:t>函件</w:t>
      </w:r>
      <w:r w:rsidR="002E34B4" w:rsidRPr="00EA5D32">
        <w:rPr>
          <w:rFonts w:eastAsia="仿宋_GB2312"/>
          <w:sz w:val="32"/>
        </w:rPr>
        <w:t>，并抄送相关单位、部门</w:t>
      </w:r>
      <w:r w:rsidR="00AD5E76" w:rsidRPr="00EA5D32">
        <w:rPr>
          <w:rFonts w:eastAsia="仿宋_GB2312"/>
          <w:sz w:val="32"/>
        </w:rPr>
        <w:t>。</w:t>
      </w:r>
      <w:r w:rsidR="00824306" w:rsidRPr="00EA5D32">
        <w:rPr>
          <w:rFonts w:eastAsia="仿宋_GB2312"/>
          <w:sz w:val="32"/>
        </w:rPr>
        <w:t>批复函件</w:t>
      </w:r>
      <w:r w:rsidR="00AD5E76" w:rsidRPr="00EA5D32">
        <w:rPr>
          <w:rFonts w:eastAsia="仿宋_GB2312"/>
          <w:sz w:val="32"/>
        </w:rPr>
        <w:t>应</w:t>
      </w:r>
      <w:r w:rsidR="00824306" w:rsidRPr="00EA5D32">
        <w:rPr>
          <w:rFonts w:eastAsia="仿宋_GB2312"/>
          <w:sz w:val="32"/>
        </w:rPr>
        <w:t>明确</w:t>
      </w:r>
      <w:r w:rsidR="00AD5E76" w:rsidRPr="00EA5D32">
        <w:rPr>
          <w:rFonts w:eastAsia="仿宋_GB2312"/>
          <w:sz w:val="32"/>
        </w:rPr>
        <w:t>施工组织安全</w:t>
      </w:r>
      <w:r w:rsidR="003F57F9" w:rsidRPr="00EA5D32">
        <w:rPr>
          <w:rFonts w:eastAsia="仿宋_GB2312"/>
          <w:sz w:val="32"/>
        </w:rPr>
        <w:t>重点</w:t>
      </w:r>
      <w:r w:rsidR="00AD5E76" w:rsidRPr="00EA5D32">
        <w:rPr>
          <w:rFonts w:eastAsia="仿宋_GB2312"/>
          <w:sz w:val="32"/>
        </w:rPr>
        <w:t>要求及施工计划安排表（格式见附件</w:t>
      </w:r>
      <w:r w:rsidR="00E87F16" w:rsidRPr="00EA5D32">
        <w:rPr>
          <w:rFonts w:eastAsia="仿宋_GB2312" w:hint="eastAsia"/>
          <w:sz w:val="32"/>
        </w:rPr>
        <w:t>10</w:t>
      </w:r>
      <w:r w:rsidR="00AD5E76" w:rsidRPr="00EA5D32">
        <w:rPr>
          <w:rFonts w:eastAsia="仿宋_GB2312"/>
          <w:sz w:val="32"/>
        </w:rPr>
        <w:t>）</w:t>
      </w:r>
      <w:r w:rsidR="00824306" w:rsidRPr="00EA5D32">
        <w:rPr>
          <w:rFonts w:eastAsia="仿宋_GB2312"/>
          <w:sz w:val="32"/>
        </w:rPr>
        <w:t>，</w:t>
      </w:r>
      <w:r w:rsidR="003F57F9" w:rsidRPr="00EA5D32">
        <w:rPr>
          <w:rFonts w:eastAsia="仿宋_GB2312"/>
          <w:sz w:val="32"/>
        </w:rPr>
        <w:t>并</w:t>
      </w:r>
      <w:r w:rsidR="00AD5E76" w:rsidRPr="00EA5D32">
        <w:rPr>
          <w:rFonts w:eastAsia="仿宋_GB2312"/>
          <w:sz w:val="32"/>
        </w:rPr>
        <w:t>经参加该施工</w:t>
      </w:r>
      <w:r w:rsidR="003F57F9" w:rsidRPr="00EA5D32">
        <w:rPr>
          <w:rFonts w:eastAsia="仿宋_GB2312"/>
          <w:sz w:val="32"/>
        </w:rPr>
        <w:t>方案</w:t>
      </w:r>
      <w:r w:rsidR="00AD5E76" w:rsidRPr="00EA5D32">
        <w:rPr>
          <w:rFonts w:eastAsia="仿宋_GB2312"/>
          <w:sz w:val="32"/>
        </w:rPr>
        <w:t>审查的各业务部</w:t>
      </w:r>
      <w:r w:rsidR="00D90D6E" w:rsidRPr="00EA5D32">
        <w:rPr>
          <w:rFonts w:eastAsia="仿宋_GB2312"/>
          <w:sz w:val="32"/>
        </w:rPr>
        <w:t>室</w:t>
      </w:r>
      <w:r w:rsidR="00AD5E76" w:rsidRPr="00EA5D32">
        <w:rPr>
          <w:rFonts w:eastAsia="仿宋_GB2312"/>
          <w:sz w:val="32"/>
        </w:rPr>
        <w:t>会签同意</w:t>
      </w:r>
      <w:r w:rsidR="00CA3E1F" w:rsidRPr="00EA5D32">
        <w:rPr>
          <w:rFonts w:eastAsia="仿宋_GB2312"/>
          <w:sz w:val="32"/>
        </w:rPr>
        <w:t>。</w:t>
      </w:r>
    </w:p>
    <w:p w14:paraId="6049B748" w14:textId="77777777" w:rsidR="00DF108D" w:rsidRPr="009F3614" w:rsidRDefault="00871FDF" w:rsidP="00AF713D">
      <w:pPr>
        <w:adjustRightInd w:val="0"/>
        <w:snapToGrid w:val="0"/>
        <w:spacing w:line="560" w:lineRule="exact"/>
        <w:ind w:firstLineChars="200" w:firstLine="640"/>
        <w:rPr>
          <w:rFonts w:eastAsia="仿宋_GB2312"/>
          <w:sz w:val="32"/>
          <w:szCs w:val="32"/>
        </w:rPr>
      </w:pPr>
      <w:r w:rsidRPr="00EA5D32">
        <w:rPr>
          <w:rFonts w:eastAsia="黑体"/>
          <w:bCs/>
          <w:sz w:val="32"/>
        </w:rPr>
        <w:t>第四十</w:t>
      </w:r>
      <w:r w:rsidR="00954AC3" w:rsidRPr="00EA5D32">
        <w:rPr>
          <w:rFonts w:eastAsia="黑体" w:hint="eastAsia"/>
          <w:bCs/>
          <w:sz w:val="32"/>
        </w:rPr>
        <w:t>八</w:t>
      </w:r>
      <w:r w:rsidR="003E4CC6" w:rsidRPr="00EA5D32">
        <w:rPr>
          <w:rFonts w:eastAsia="黑体"/>
          <w:bCs/>
          <w:sz w:val="32"/>
        </w:rPr>
        <w:t>条</w:t>
      </w:r>
      <w:r w:rsidR="009C4506" w:rsidRPr="00EA5D32">
        <w:rPr>
          <w:rFonts w:eastAsia="黑体"/>
          <w:bCs/>
          <w:sz w:val="32"/>
        </w:rPr>
        <w:t xml:space="preserve">  </w:t>
      </w:r>
      <w:r w:rsidR="002668C1" w:rsidRPr="00EA5D32">
        <w:rPr>
          <w:rFonts w:eastAsia="仿宋_GB2312"/>
          <w:sz w:val="32"/>
          <w:szCs w:val="32"/>
        </w:rPr>
        <w:t>施工单位</w:t>
      </w:r>
      <w:r w:rsidR="00454838" w:rsidRPr="00EA5D32">
        <w:rPr>
          <w:rFonts w:eastAsia="仿宋_GB2312"/>
          <w:sz w:val="32"/>
          <w:szCs w:val="32"/>
        </w:rPr>
        <w:t>凭</w:t>
      </w:r>
      <w:r w:rsidR="00BC5DD3" w:rsidRPr="00EA5D32">
        <w:rPr>
          <w:rFonts w:eastAsia="仿宋_GB2312"/>
          <w:sz w:val="32"/>
        </w:rPr>
        <w:t>集团公司</w:t>
      </w:r>
      <w:r w:rsidR="00454838" w:rsidRPr="00EA5D32">
        <w:rPr>
          <w:rFonts w:eastAsia="仿宋_GB2312"/>
          <w:sz w:val="32"/>
          <w:szCs w:val="32"/>
        </w:rPr>
        <w:t>施工</w:t>
      </w:r>
      <w:r w:rsidR="008268B1" w:rsidRPr="00EA5D32">
        <w:rPr>
          <w:rFonts w:eastAsia="仿宋_GB2312"/>
          <w:sz w:val="32"/>
          <w:szCs w:val="32"/>
        </w:rPr>
        <w:t>方案</w:t>
      </w:r>
      <w:r w:rsidR="00454838" w:rsidRPr="00EA5D32">
        <w:rPr>
          <w:rFonts w:eastAsia="仿宋_GB2312"/>
          <w:sz w:val="32"/>
          <w:szCs w:val="32"/>
        </w:rPr>
        <w:t>审查批复</w:t>
      </w:r>
      <w:r w:rsidR="008268B1" w:rsidRPr="00EA5D32">
        <w:rPr>
          <w:rFonts w:eastAsia="仿宋_GB2312"/>
          <w:sz w:val="32"/>
          <w:szCs w:val="32"/>
        </w:rPr>
        <w:t>函件</w:t>
      </w:r>
      <w:r w:rsidR="00454838" w:rsidRPr="009F3614">
        <w:rPr>
          <w:rFonts w:eastAsia="仿宋_GB2312"/>
          <w:sz w:val="32"/>
          <w:szCs w:val="32"/>
        </w:rPr>
        <w:t>和修订</w:t>
      </w:r>
      <w:r w:rsidR="00170BD5" w:rsidRPr="009F3614">
        <w:rPr>
          <w:rFonts w:eastAsia="仿宋_GB2312"/>
          <w:sz w:val="32"/>
          <w:szCs w:val="32"/>
        </w:rPr>
        <w:t>完善</w:t>
      </w:r>
      <w:r w:rsidR="00454838" w:rsidRPr="009F3614">
        <w:rPr>
          <w:rFonts w:eastAsia="仿宋_GB2312"/>
          <w:sz w:val="32"/>
          <w:szCs w:val="32"/>
        </w:rPr>
        <w:t>的施工</w:t>
      </w:r>
      <w:r w:rsidR="00887505" w:rsidRPr="009F3614">
        <w:rPr>
          <w:rFonts w:eastAsia="仿宋_GB2312"/>
          <w:sz w:val="32"/>
          <w:szCs w:val="32"/>
        </w:rPr>
        <w:t>方案</w:t>
      </w:r>
      <w:r w:rsidR="009F1580" w:rsidRPr="009F3614">
        <w:rPr>
          <w:rFonts w:eastAsia="仿宋_GB2312"/>
          <w:sz w:val="32"/>
          <w:szCs w:val="32"/>
        </w:rPr>
        <w:t>，</w:t>
      </w:r>
      <w:r w:rsidR="002668C1" w:rsidRPr="009F3614">
        <w:rPr>
          <w:rFonts w:eastAsia="仿宋_GB2312"/>
          <w:sz w:val="32"/>
          <w:szCs w:val="32"/>
        </w:rPr>
        <w:t>与设备管理单位</w:t>
      </w:r>
      <w:r w:rsidR="00454838" w:rsidRPr="009F3614">
        <w:rPr>
          <w:rFonts w:eastAsia="仿宋_GB2312"/>
          <w:sz w:val="32"/>
          <w:szCs w:val="32"/>
        </w:rPr>
        <w:t>、</w:t>
      </w:r>
      <w:r w:rsidR="002668C1" w:rsidRPr="009F3614">
        <w:rPr>
          <w:rFonts w:eastAsia="仿宋_GB2312"/>
          <w:sz w:val="32"/>
          <w:szCs w:val="32"/>
        </w:rPr>
        <w:t>行车组织单位按施工</w:t>
      </w:r>
      <w:r w:rsidR="002668C1" w:rsidRPr="009F3614">
        <w:rPr>
          <w:rFonts w:eastAsia="仿宋_GB2312"/>
          <w:sz w:val="32"/>
          <w:szCs w:val="32"/>
        </w:rPr>
        <w:lastRenderedPageBreak/>
        <w:t>项目分别签订施工安全协议。</w:t>
      </w:r>
      <w:r w:rsidR="00DF108D" w:rsidRPr="009F3614">
        <w:rPr>
          <w:rFonts w:eastAsia="仿宋_GB2312"/>
          <w:sz w:val="32"/>
          <w:szCs w:val="32"/>
        </w:rPr>
        <w:t>施工单位与相关设备管理单位和</w:t>
      </w:r>
      <w:r w:rsidR="003B12A5" w:rsidRPr="009F3614">
        <w:rPr>
          <w:rFonts w:eastAsia="仿宋_GB2312"/>
          <w:sz w:val="32"/>
          <w:szCs w:val="32"/>
        </w:rPr>
        <w:t>行车</w:t>
      </w:r>
      <w:r w:rsidR="00DF108D" w:rsidRPr="009F3614">
        <w:rPr>
          <w:rFonts w:eastAsia="仿宋_GB2312"/>
          <w:sz w:val="32"/>
          <w:szCs w:val="32"/>
        </w:rPr>
        <w:t>组织单位签订施工安全协</w:t>
      </w:r>
      <w:r w:rsidR="00C4351B" w:rsidRPr="009F3614">
        <w:rPr>
          <w:rFonts w:eastAsia="仿宋_GB2312"/>
          <w:sz w:val="32"/>
          <w:szCs w:val="32"/>
        </w:rPr>
        <w:t>议后，将施工安全协议</w:t>
      </w:r>
      <w:r w:rsidR="00DF108D" w:rsidRPr="009F3614">
        <w:rPr>
          <w:rFonts w:eastAsia="仿宋_GB2312"/>
          <w:sz w:val="32"/>
          <w:szCs w:val="32"/>
        </w:rPr>
        <w:t>交</w:t>
      </w:r>
      <w:r w:rsidR="00BC5DD3" w:rsidRPr="009F3614">
        <w:rPr>
          <w:rFonts w:eastAsia="仿宋_GB2312"/>
          <w:sz w:val="32"/>
          <w:szCs w:val="32"/>
        </w:rPr>
        <w:t>集团公司</w:t>
      </w:r>
      <w:r w:rsidR="00DF108D" w:rsidRPr="009F3614">
        <w:rPr>
          <w:rFonts w:eastAsia="仿宋_GB2312"/>
          <w:sz w:val="32"/>
          <w:szCs w:val="32"/>
        </w:rPr>
        <w:t>主管业务</w:t>
      </w:r>
      <w:r w:rsidR="00C4351B" w:rsidRPr="009F3614">
        <w:rPr>
          <w:rFonts w:eastAsia="仿宋_GB2312"/>
          <w:sz w:val="32"/>
          <w:szCs w:val="32"/>
        </w:rPr>
        <w:t>部</w:t>
      </w:r>
      <w:r w:rsidR="00D90D6E" w:rsidRPr="009F3614">
        <w:rPr>
          <w:rFonts w:eastAsia="仿宋_GB2312"/>
          <w:sz w:val="32"/>
          <w:szCs w:val="32"/>
        </w:rPr>
        <w:t>室</w:t>
      </w:r>
      <w:r w:rsidR="00DF108D" w:rsidRPr="009F3614">
        <w:rPr>
          <w:rFonts w:eastAsia="仿宋_GB2312"/>
          <w:sz w:val="32"/>
          <w:szCs w:val="32"/>
        </w:rPr>
        <w:t>和</w:t>
      </w:r>
      <w:r w:rsidR="00951DA5" w:rsidRPr="009F3614">
        <w:rPr>
          <w:rFonts w:eastAsia="仿宋_GB2312"/>
          <w:sz w:val="32"/>
          <w:szCs w:val="32"/>
        </w:rPr>
        <w:t>施工办</w:t>
      </w:r>
      <w:r w:rsidR="00DF108D" w:rsidRPr="009F3614">
        <w:rPr>
          <w:rFonts w:eastAsia="仿宋_GB2312"/>
          <w:sz w:val="32"/>
          <w:szCs w:val="32"/>
        </w:rPr>
        <w:t>审查。</w:t>
      </w:r>
    </w:p>
    <w:p w14:paraId="0709387A" w14:textId="77777777" w:rsidR="002668C1" w:rsidRPr="00EA5D32" w:rsidRDefault="002668C1" w:rsidP="00AF713D">
      <w:pPr>
        <w:adjustRightInd w:val="0"/>
        <w:snapToGrid w:val="0"/>
        <w:spacing w:line="560" w:lineRule="exact"/>
        <w:ind w:firstLineChars="200" w:firstLine="640"/>
        <w:rPr>
          <w:rFonts w:eastAsia="仿宋_GB2312"/>
          <w:sz w:val="32"/>
          <w:szCs w:val="32"/>
        </w:rPr>
      </w:pPr>
      <w:r w:rsidRPr="009F3614">
        <w:rPr>
          <w:rFonts w:eastAsia="仿宋_GB2312"/>
          <w:sz w:val="32"/>
          <w:szCs w:val="32"/>
        </w:rPr>
        <w:t>设备管理单位在自管范围内进行的维修作业，不需签订施工安全协议，涉及非自管设备时应与相关单位签订施工安全协议。</w:t>
      </w:r>
    </w:p>
    <w:p w14:paraId="07C84257" w14:textId="77777777" w:rsidR="00423CDB" w:rsidRPr="00EA5D32" w:rsidRDefault="00423CDB"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eastAsia="仿宋_GB2312" w:hint="eastAsia"/>
          <w:kern w:val="0"/>
          <w:sz w:val="32"/>
          <w:szCs w:val="32"/>
        </w:rPr>
        <w:t>（一）签订施工安全协议双方单位的资质要求：集团公司路内单位为各运输站段</w:t>
      </w:r>
      <w:r w:rsidR="00810FC0" w:rsidRPr="00EA5D32">
        <w:rPr>
          <w:rFonts w:eastAsia="仿宋_GB2312" w:hint="eastAsia"/>
          <w:kern w:val="0"/>
          <w:sz w:val="32"/>
          <w:szCs w:val="32"/>
        </w:rPr>
        <w:t>（</w:t>
      </w:r>
      <w:r w:rsidR="00810FC0" w:rsidRPr="00EA5D32">
        <w:rPr>
          <w:rFonts w:ascii="仿宋_GB2312" w:eastAsia="仿宋_GB2312" w:hint="eastAsia"/>
          <w:sz w:val="32"/>
          <w:szCs w:val="32"/>
        </w:rPr>
        <w:t>含</w:t>
      </w:r>
      <w:r w:rsidR="00356CCE" w:rsidRPr="00EA5D32">
        <w:rPr>
          <w:rFonts w:ascii="仿宋_GB2312" w:eastAsia="仿宋_GB2312" w:hint="eastAsia"/>
          <w:sz w:val="32"/>
          <w:szCs w:val="32"/>
        </w:rPr>
        <w:t>集团公司具备施工资质</w:t>
      </w:r>
      <w:proofErr w:type="gramStart"/>
      <w:r w:rsidR="00356CCE" w:rsidRPr="00EA5D32">
        <w:rPr>
          <w:rFonts w:ascii="仿宋_GB2312" w:eastAsia="仿宋_GB2312" w:hint="eastAsia"/>
          <w:sz w:val="32"/>
          <w:szCs w:val="32"/>
        </w:rPr>
        <w:t>的集经企业</w:t>
      </w:r>
      <w:proofErr w:type="gramEnd"/>
      <w:r w:rsidR="00356CCE" w:rsidRPr="00EA5D32">
        <w:rPr>
          <w:rFonts w:ascii="仿宋_GB2312" w:eastAsia="仿宋_GB2312" w:hint="eastAsia"/>
          <w:sz w:val="32"/>
          <w:szCs w:val="32"/>
        </w:rPr>
        <w:t>、</w:t>
      </w:r>
      <w:r w:rsidR="00810FC0" w:rsidRPr="00EA5D32">
        <w:rPr>
          <w:rFonts w:ascii="仿宋_GB2312" w:eastAsia="仿宋_GB2312" w:hint="eastAsia"/>
          <w:sz w:val="32"/>
          <w:szCs w:val="32"/>
        </w:rPr>
        <w:t>成铁工程总承包公司、</w:t>
      </w:r>
      <w:proofErr w:type="gramStart"/>
      <w:r w:rsidR="00810FC0" w:rsidRPr="00EA5D32">
        <w:rPr>
          <w:rFonts w:ascii="仿宋_GB2312" w:eastAsia="仿宋_GB2312" w:hint="eastAsia"/>
          <w:sz w:val="32"/>
          <w:szCs w:val="32"/>
        </w:rPr>
        <w:t>科创公司</w:t>
      </w:r>
      <w:proofErr w:type="gramEnd"/>
      <w:r w:rsidR="00810FC0" w:rsidRPr="00EA5D32">
        <w:rPr>
          <w:rFonts w:ascii="仿宋_GB2312" w:eastAsia="仿宋_GB2312" w:hint="eastAsia"/>
          <w:sz w:val="32"/>
          <w:szCs w:val="32"/>
        </w:rPr>
        <w:t>、</w:t>
      </w:r>
      <w:proofErr w:type="gramStart"/>
      <w:r w:rsidR="00810FC0" w:rsidRPr="00EA5D32">
        <w:rPr>
          <w:rFonts w:ascii="仿宋_GB2312" w:eastAsia="仿宋_GB2312" w:hint="eastAsia"/>
          <w:sz w:val="32"/>
          <w:szCs w:val="32"/>
        </w:rPr>
        <w:t>合铁公司</w:t>
      </w:r>
      <w:proofErr w:type="gramEnd"/>
      <w:r w:rsidR="00810FC0" w:rsidRPr="00EA5D32">
        <w:rPr>
          <w:rFonts w:ascii="仿宋_GB2312" w:eastAsia="仿宋_GB2312" w:hint="eastAsia"/>
          <w:sz w:val="32"/>
          <w:szCs w:val="32"/>
        </w:rPr>
        <w:t>、信息所</w:t>
      </w:r>
      <w:r w:rsidR="00810FC0" w:rsidRPr="00EA5D32">
        <w:rPr>
          <w:rFonts w:eastAsia="仿宋_GB2312" w:hint="eastAsia"/>
          <w:kern w:val="0"/>
          <w:sz w:val="32"/>
          <w:szCs w:val="32"/>
        </w:rPr>
        <w:t>）</w:t>
      </w:r>
      <w:r w:rsidRPr="00EA5D32">
        <w:rPr>
          <w:rFonts w:eastAsia="仿宋_GB2312" w:hint="eastAsia"/>
          <w:kern w:val="0"/>
          <w:sz w:val="32"/>
          <w:szCs w:val="32"/>
        </w:rPr>
        <w:t>，</w:t>
      </w:r>
      <w:r w:rsidR="0092740F" w:rsidRPr="00EA5D32">
        <w:rPr>
          <w:rFonts w:eastAsia="仿宋_GB2312" w:hint="eastAsia"/>
          <w:kern w:val="0"/>
          <w:sz w:val="32"/>
          <w:szCs w:val="32"/>
        </w:rPr>
        <w:t>集团公司以</w:t>
      </w:r>
      <w:r w:rsidRPr="00EA5D32">
        <w:rPr>
          <w:rFonts w:eastAsia="仿宋_GB2312" w:hint="eastAsia"/>
          <w:kern w:val="0"/>
          <w:sz w:val="32"/>
          <w:szCs w:val="32"/>
        </w:rPr>
        <w:t>外单位为经过工商行政管理部门认定的经济实体或持有上级资质单位委托证明书的施工单位。</w:t>
      </w:r>
    </w:p>
    <w:p w14:paraId="28A5C8EA" w14:textId="77777777" w:rsidR="00423CDB" w:rsidRPr="00EA5D32" w:rsidRDefault="00423CDB"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eastAsia="仿宋_GB2312" w:hint="eastAsia"/>
          <w:kern w:val="0"/>
          <w:sz w:val="32"/>
          <w:szCs w:val="32"/>
        </w:rPr>
        <w:t>（二）施工安全协议原则上按年度签订（</w:t>
      </w:r>
      <w:r w:rsidRPr="00EA5D32">
        <w:rPr>
          <w:rFonts w:eastAsia="仿宋_GB2312"/>
          <w:sz w:val="32"/>
          <w:szCs w:val="32"/>
        </w:rPr>
        <w:t>年度指</w:t>
      </w:r>
      <w:r w:rsidRPr="00EA5D32">
        <w:rPr>
          <w:rFonts w:eastAsia="仿宋_GB2312"/>
          <w:sz w:val="32"/>
          <w:szCs w:val="32"/>
        </w:rPr>
        <w:t>1</w:t>
      </w:r>
      <w:r w:rsidRPr="00EA5D32">
        <w:rPr>
          <w:rFonts w:eastAsia="仿宋_GB2312"/>
          <w:sz w:val="32"/>
          <w:szCs w:val="32"/>
        </w:rPr>
        <w:t>月</w:t>
      </w:r>
      <w:r w:rsidRPr="00EA5D32">
        <w:rPr>
          <w:rFonts w:eastAsia="仿宋_GB2312"/>
          <w:sz w:val="32"/>
          <w:szCs w:val="32"/>
        </w:rPr>
        <w:t>1</w:t>
      </w:r>
      <w:r w:rsidRPr="00EA5D32">
        <w:rPr>
          <w:rFonts w:eastAsia="仿宋_GB2312"/>
          <w:sz w:val="32"/>
          <w:szCs w:val="32"/>
        </w:rPr>
        <w:t>日至</w:t>
      </w:r>
      <w:r w:rsidRPr="00EA5D32">
        <w:rPr>
          <w:rFonts w:eastAsia="仿宋_GB2312"/>
          <w:sz w:val="32"/>
          <w:szCs w:val="32"/>
        </w:rPr>
        <w:t>12</w:t>
      </w:r>
      <w:r w:rsidRPr="00EA5D32">
        <w:rPr>
          <w:rFonts w:eastAsia="仿宋_GB2312"/>
          <w:sz w:val="32"/>
          <w:szCs w:val="32"/>
        </w:rPr>
        <w:t>月</w:t>
      </w:r>
      <w:r w:rsidRPr="00EA5D32">
        <w:rPr>
          <w:rFonts w:eastAsia="仿宋_GB2312"/>
          <w:sz w:val="32"/>
          <w:szCs w:val="32"/>
        </w:rPr>
        <w:t>31</w:t>
      </w:r>
      <w:r w:rsidRPr="00EA5D32">
        <w:rPr>
          <w:rFonts w:eastAsia="仿宋_GB2312"/>
          <w:sz w:val="32"/>
          <w:szCs w:val="32"/>
        </w:rPr>
        <w:t>日</w:t>
      </w:r>
      <w:r w:rsidRPr="00EA5D32">
        <w:rPr>
          <w:rFonts w:eastAsia="仿宋_GB2312" w:hint="eastAsia"/>
          <w:sz w:val="32"/>
          <w:szCs w:val="32"/>
        </w:rPr>
        <w:t>，</w:t>
      </w:r>
      <w:r w:rsidRPr="00EA5D32">
        <w:rPr>
          <w:rFonts w:eastAsia="仿宋_GB2312" w:hint="eastAsia"/>
          <w:kern w:val="0"/>
          <w:sz w:val="32"/>
          <w:szCs w:val="32"/>
        </w:rPr>
        <w:t>工期不足一年的按实际施工日期签订）。施工安全协议过期</w:t>
      </w:r>
      <w:r w:rsidR="00093A6C" w:rsidRPr="00EA5D32">
        <w:rPr>
          <w:rFonts w:eastAsia="仿宋_GB2312" w:hint="eastAsia"/>
          <w:kern w:val="0"/>
          <w:sz w:val="32"/>
          <w:szCs w:val="32"/>
        </w:rPr>
        <w:t>或协议内容发生变化和调整时，双方应</w:t>
      </w:r>
      <w:r w:rsidRPr="00EA5D32">
        <w:rPr>
          <w:rFonts w:eastAsia="仿宋_GB2312" w:hint="eastAsia"/>
          <w:kern w:val="0"/>
          <w:sz w:val="32"/>
          <w:szCs w:val="32"/>
        </w:rPr>
        <w:t>重新签订施工安全协议。</w:t>
      </w:r>
    </w:p>
    <w:p w14:paraId="7B199385" w14:textId="77777777" w:rsidR="003F5C70" w:rsidRPr="00EA5D32" w:rsidRDefault="00543F5A" w:rsidP="00AF713D">
      <w:pPr>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（三）</w:t>
      </w:r>
      <w:r w:rsidR="00AD0505" w:rsidRPr="00EA5D32">
        <w:rPr>
          <w:rFonts w:eastAsia="仿宋_GB2312"/>
          <w:sz w:val="32"/>
          <w:szCs w:val="32"/>
        </w:rPr>
        <w:t>施工安全协议</w:t>
      </w:r>
      <w:r w:rsidR="002668C1" w:rsidRPr="00EA5D32">
        <w:rPr>
          <w:rFonts w:eastAsia="仿宋_GB2312"/>
          <w:sz w:val="32"/>
          <w:szCs w:val="32"/>
        </w:rPr>
        <w:t>的基本内容应包括：</w:t>
      </w:r>
    </w:p>
    <w:p w14:paraId="1F3D3F58"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1.</w:t>
      </w:r>
      <w:r w:rsidR="003F5C70" w:rsidRPr="00EA5D32">
        <w:rPr>
          <w:rFonts w:eastAsia="仿宋_GB2312"/>
          <w:kern w:val="0"/>
          <w:sz w:val="32"/>
          <w:szCs w:val="32"/>
        </w:rPr>
        <w:t>工程概况（施工项目、作业内容、地点和时间、影响范围）。</w:t>
      </w:r>
    </w:p>
    <w:p w14:paraId="0BB3C759"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2.</w:t>
      </w:r>
      <w:r w:rsidR="003F5C70" w:rsidRPr="00EA5D32">
        <w:rPr>
          <w:rFonts w:eastAsia="仿宋_GB2312"/>
          <w:kern w:val="0"/>
          <w:sz w:val="32"/>
          <w:szCs w:val="32"/>
        </w:rPr>
        <w:t>施工责任地段和期限。</w:t>
      </w:r>
    </w:p>
    <w:p w14:paraId="0AF3538A"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3.</w:t>
      </w:r>
      <w:r w:rsidR="003F5C70" w:rsidRPr="00EA5D32">
        <w:rPr>
          <w:rFonts w:eastAsia="仿宋_GB2312"/>
          <w:kern w:val="0"/>
          <w:sz w:val="32"/>
          <w:szCs w:val="32"/>
        </w:rPr>
        <w:t>双方所遵循的技术标准、规程和规范。</w:t>
      </w:r>
    </w:p>
    <w:p w14:paraId="33D87D12"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4.</w:t>
      </w:r>
      <w:r w:rsidR="003F5C70" w:rsidRPr="00EA5D32">
        <w:rPr>
          <w:rFonts w:eastAsia="仿宋_GB2312"/>
          <w:kern w:val="0"/>
          <w:sz w:val="32"/>
          <w:szCs w:val="32"/>
        </w:rPr>
        <w:t>安全防护内容、措施及专业结合</w:t>
      </w:r>
      <w:proofErr w:type="gramStart"/>
      <w:r w:rsidR="003F5C70" w:rsidRPr="00EA5D32">
        <w:rPr>
          <w:rFonts w:eastAsia="仿宋_GB2312"/>
          <w:kern w:val="0"/>
          <w:sz w:val="32"/>
          <w:szCs w:val="32"/>
        </w:rPr>
        <w:t>部安全</w:t>
      </w:r>
      <w:proofErr w:type="gramEnd"/>
      <w:r w:rsidR="003F5C70" w:rsidRPr="00EA5D32">
        <w:rPr>
          <w:rFonts w:eastAsia="仿宋_GB2312"/>
          <w:kern w:val="0"/>
          <w:sz w:val="32"/>
          <w:szCs w:val="32"/>
        </w:rPr>
        <w:t>分工（根据工点、专业实际情况，由双方制定具体条款）。</w:t>
      </w:r>
    </w:p>
    <w:p w14:paraId="1342EE43"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5.</w:t>
      </w:r>
      <w:r w:rsidR="003F5C70" w:rsidRPr="00EA5D32">
        <w:rPr>
          <w:rFonts w:eastAsia="仿宋_GB2312"/>
          <w:kern w:val="0"/>
          <w:sz w:val="32"/>
          <w:szCs w:val="32"/>
        </w:rPr>
        <w:t>双方安全责任、权利和义务（包括共同安全职责和双方各自安全职责）。</w:t>
      </w:r>
    </w:p>
    <w:p w14:paraId="09BB4833"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lastRenderedPageBreak/>
        <w:t>6.</w:t>
      </w:r>
      <w:r w:rsidR="003F5C70" w:rsidRPr="00EA5D32">
        <w:rPr>
          <w:rFonts w:eastAsia="仿宋_GB2312"/>
          <w:kern w:val="0"/>
          <w:sz w:val="32"/>
          <w:szCs w:val="32"/>
        </w:rPr>
        <w:t>违约责任和经济赔偿办法（包括发生铁路交通责任事故时双方所承担的法律责任）。</w:t>
      </w:r>
    </w:p>
    <w:p w14:paraId="70CD876B"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7.</w:t>
      </w:r>
      <w:r w:rsidR="003E0655" w:rsidRPr="00EA5D32">
        <w:rPr>
          <w:rFonts w:eastAsia="仿宋_GB2312"/>
          <w:kern w:val="0"/>
          <w:sz w:val="32"/>
          <w:szCs w:val="32"/>
        </w:rPr>
        <w:t>安全监督检查和基建、</w:t>
      </w:r>
      <w:r w:rsidR="003F5C70" w:rsidRPr="00EA5D32">
        <w:rPr>
          <w:rFonts w:eastAsia="仿宋_GB2312"/>
          <w:kern w:val="0"/>
          <w:sz w:val="32"/>
          <w:szCs w:val="32"/>
        </w:rPr>
        <w:t>技术改造项目配合费用。</w:t>
      </w:r>
    </w:p>
    <w:p w14:paraId="17D10B3C" w14:textId="77777777" w:rsidR="003F5C70" w:rsidRPr="00EA5D32" w:rsidRDefault="00543F5A" w:rsidP="00AF713D">
      <w:pPr>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8.</w:t>
      </w:r>
      <w:r w:rsidR="003F5C70" w:rsidRPr="00EA5D32">
        <w:rPr>
          <w:rFonts w:eastAsia="仿宋_GB2312"/>
          <w:kern w:val="0"/>
          <w:sz w:val="32"/>
          <w:szCs w:val="32"/>
        </w:rPr>
        <w:t>法律法规规定的其他内容。</w:t>
      </w:r>
    </w:p>
    <w:p w14:paraId="49A8BDE9" w14:textId="77777777" w:rsidR="005B7AC3" w:rsidRPr="00EA5D32" w:rsidRDefault="00A45D00" w:rsidP="00AF713D">
      <w:pPr>
        <w:adjustRightInd w:val="0"/>
        <w:snapToGrid w:val="0"/>
        <w:spacing w:line="560" w:lineRule="exact"/>
        <w:ind w:firstLineChars="200" w:firstLine="640"/>
        <w:rPr>
          <w:rFonts w:eastAsia="黑体" w:hint="eastAsia"/>
          <w:bCs/>
          <w:sz w:val="32"/>
        </w:rPr>
      </w:pPr>
      <w:r w:rsidRPr="00EA5D32">
        <w:rPr>
          <w:rFonts w:eastAsia="仿宋_GB2312" w:hint="eastAsia"/>
          <w:sz w:val="32"/>
          <w:szCs w:val="32"/>
        </w:rPr>
        <w:t>营业线施工</w:t>
      </w:r>
      <w:r w:rsidR="001719EA" w:rsidRPr="00EA5D32">
        <w:rPr>
          <w:rFonts w:eastAsia="仿宋_GB2312" w:hint="eastAsia"/>
          <w:sz w:val="32"/>
          <w:szCs w:val="32"/>
        </w:rPr>
        <w:t>安全协议格式以</w:t>
      </w:r>
      <w:r w:rsidRPr="00EA5D32">
        <w:rPr>
          <w:rFonts w:ascii="仿宋_GB2312" w:eastAsia="仿宋_GB2312" w:hint="eastAsia"/>
          <w:sz w:val="32"/>
          <w:szCs w:val="32"/>
        </w:rPr>
        <w:t>施工安全协议信息管理系统</w:t>
      </w:r>
      <w:r w:rsidR="00B30416" w:rsidRPr="00EA5D32">
        <w:rPr>
          <w:rFonts w:ascii="仿宋_GB2312" w:eastAsia="仿宋_GB2312" w:hint="eastAsia"/>
          <w:sz w:val="32"/>
          <w:szCs w:val="32"/>
        </w:rPr>
        <w:t>公布的</w:t>
      </w:r>
      <w:r w:rsidR="005878C7" w:rsidRPr="00EA5D32">
        <w:rPr>
          <w:rFonts w:ascii="仿宋_GB2312" w:eastAsia="仿宋_GB2312" w:hint="eastAsia"/>
          <w:sz w:val="32"/>
          <w:szCs w:val="32"/>
        </w:rPr>
        <w:t>模板</w:t>
      </w:r>
      <w:r w:rsidR="001719EA" w:rsidRPr="00EA5D32">
        <w:rPr>
          <w:rFonts w:eastAsia="仿宋_GB2312" w:hint="eastAsia"/>
          <w:sz w:val="32"/>
          <w:szCs w:val="32"/>
        </w:rPr>
        <w:t>为准。</w:t>
      </w:r>
    </w:p>
    <w:p w14:paraId="698A6790" w14:textId="77777777" w:rsidR="0033753F" w:rsidRPr="00EA5D32" w:rsidRDefault="005B4FD4" w:rsidP="00AF713D">
      <w:pPr>
        <w:adjustRightInd w:val="0"/>
        <w:snapToGrid w:val="0"/>
        <w:spacing w:line="560" w:lineRule="exact"/>
        <w:ind w:firstLineChars="200" w:firstLine="640"/>
        <w:rPr>
          <w:rFonts w:eastAsia="仿宋_GB2312"/>
          <w:bCs/>
          <w:sz w:val="32"/>
        </w:rPr>
      </w:pPr>
      <w:r w:rsidRPr="00EA5D32">
        <w:rPr>
          <w:rFonts w:eastAsia="黑体"/>
          <w:bCs/>
          <w:sz w:val="32"/>
        </w:rPr>
        <w:t>第四十</w:t>
      </w:r>
      <w:r w:rsidR="00954AC3" w:rsidRPr="00EA5D32">
        <w:rPr>
          <w:rFonts w:eastAsia="黑体" w:hint="eastAsia"/>
          <w:bCs/>
          <w:sz w:val="32"/>
        </w:rPr>
        <w:t>九</w:t>
      </w:r>
      <w:r w:rsidR="00065B01" w:rsidRPr="00EA5D32">
        <w:rPr>
          <w:rFonts w:eastAsia="黑体"/>
          <w:bCs/>
          <w:sz w:val="32"/>
        </w:rPr>
        <w:t>条</w:t>
      </w:r>
      <w:r w:rsidR="00065B01" w:rsidRPr="00EA5D32">
        <w:rPr>
          <w:rFonts w:eastAsia="黑体"/>
          <w:bCs/>
          <w:sz w:val="32"/>
        </w:rPr>
        <w:t xml:space="preserve">  </w:t>
      </w:r>
      <w:r w:rsidR="002668C1" w:rsidRPr="00EA5D32">
        <w:rPr>
          <w:rFonts w:eastAsia="仿宋_GB2312"/>
          <w:sz w:val="32"/>
          <w:szCs w:val="32"/>
        </w:rPr>
        <w:t>施工单位在提报施工计划申请时，</w:t>
      </w:r>
      <w:r w:rsidR="00674770" w:rsidRPr="00EA5D32">
        <w:rPr>
          <w:rFonts w:eastAsia="仿宋_GB2312"/>
          <w:sz w:val="32"/>
          <w:szCs w:val="32"/>
        </w:rPr>
        <w:t>应</w:t>
      </w:r>
      <w:r w:rsidR="002668C1" w:rsidRPr="00EA5D32">
        <w:rPr>
          <w:rFonts w:eastAsia="仿宋_GB2312"/>
          <w:sz w:val="32"/>
          <w:szCs w:val="32"/>
        </w:rPr>
        <w:t>同时提报施工安全协议。未签订施工安全协议的施工计划申请，</w:t>
      </w:r>
      <w:r w:rsidR="00BC5DD3" w:rsidRPr="00EA5D32">
        <w:rPr>
          <w:rFonts w:eastAsia="仿宋_GB2312"/>
          <w:sz w:val="32"/>
        </w:rPr>
        <w:t>集团公司</w:t>
      </w:r>
      <w:r w:rsidR="002668C1" w:rsidRPr="00EA5D32">
        <w:rPr>
          <w:rFonts w:eastAsia="仿宋_GB2312"/>
          <w:sz w:val="32"/>
          <w:szCs w:val="32"/>
        </w:rPr>
        <w:t>主管业务</w:t>
      </w:r>
      <w:r w:rsidR="00EF5CD1" w:rsidRPr="00EA5D32">
        <w:rPr>
          <w:rFonts w:eastAsia="仿宋_GB2312"/>
          <w:kern w:val="0"/>
          <w:sz w:val="32"/>
          <w:szCs w:val="32"/>
        </w:rPr>
        <w:t>部</w:t>
      </w:r>
      <w:r w:rsidR="00D90D6E" w:rsidRPr="00EA5D32">
        <w:rPr>
          <w:rFonts w:eastAsia="仿宋_GB2312"/>
          <w:kern w:val="0"/>
          <w:sz w:val="32"/>
          <w:szCs w:val="32"/>
        </w:rPr>
        <w:t>室</w:t>
      </w:r>
      <w:r w:rsidR="002668C1" w:rsidRPr="00EA5D32">
        <w:rPr>
          <w:rFonts w:eastAsia="仿宋_GB2312"/>
          <w:sz w:val="32"/>
          <w:szCs w:val="32"/>
        </w:rPr>
        <w:t>不予审核，严禁施工。</w:t>
      </w:r>
      <w:bookmarkStart w:id="111" w:name="_Toc326566665"/>
      <w:bookmarkStart w:id="112" w:name="_Toc326647499"/>
      <w:bookmarkStart w:id="113" w:name="_Toc326650093"/>
      <w:bookmarkStart w:id="114" w:name="_Toc327770179"/>
      <w:bookmarkStart w:id="115" w:name="_Toc327772124"/>
      <w:bookmarkStart w:id="116" w:name="_Toc327778493"/>
      <w:bookmarkStart w:id="117" w:name="_Toc327967948"/>
      <w:bookmarkStart w:id="118" w:name="_Toc328029063"/>
      <w:bookmarkStart w:id="119" w:name="_Toc328400223"/>
      <w:bookmarkStart w:id="120" w:name="_Toc329607425"/>
      <w:bookmarkStart w:id="121" w:name="_Toc329607583"/>
      <w:bookmarkStart w:id="122" w:name="_Toc331400325"/>
      <w:bookmarkStart w:id="123" w:name="_Toc337622015"/>
      <w:bookmarkStart w:id="124" w:name="_Toc337622438"/>
      <w:bookmarkStart w:id="125" w:name="_第八章__营业线施工计划编制"/>
      <w:bookmarkEnd w:id="125"/>
    </w:p>
    <w:p w14:paraId="7DB3E9EF" w14:textId="77777777" w:rsidR="0066013A" w:rsidRPr="00EA5D32" w:rsidRDefault="005B4FD4" w:rsidP="00AF713D">
      <w:pPr>
        <w:adjustRightInd w:val="0"/>
        <w:snapToGrid w:val="0"/>
        <w:spacing w:line="560" w:lineRule="exact"/>
        <w:ind w:firstLineChars="200" w:firstLine="640"/>
        <w:rPr>
          <w:rFonts w:eastAsia="仿宋_GB2312"/>
          <w:bCs/>
          <w:sz w:val="32"/>
        </w:rPr>
      </w:pPr>
      <w:r w:rsidRPr="00EA5D32">
        <w:rPr>
          <w:rFonts w:eastAsia="黑体"/>
          <w:bCs/>
          <w:sz w:val="32"/>
        </w:rPr>
        <w:t>第</w:t>
      </w:r>
      <w:r w:rsidR="00954AC3" w:rsidRPr="00EA5D32">
        <w:rPr>
          <w:rFonts w:eastAsia="黑体" w:hint="eastAsia"/>
          <w:bCs/>
          <w:sz w:val="32"/>
        </w:rPr>
        <w:t>五十</w:t>
      </w:r>
      <w:r w:rsidR="00FC1E3E" w:rsidRPr="00EA5D32">
        <w:rPr>
          <w:rFonts w:eastAsia="黑体"/>
          <w:bCs/>
          <w:sz w:val="32"/>
        </w:rPr>
        <w:t>条</w:t>
      </w:r>
      <w:r w:rsidR="00FC1E3E" w:rsidRPr="00EA5D32">
        <w:rPr>
          <w:rFonts w:eastAsia="黑体"/>
          <w:bCs/>
          <w:sz w:val="32"/>
        </w:rPr>
        <w:t xml:space="preserve">  </w:t>
      </w:r>
      <w:r w:rsidR="00907C7D" w:rsidRPr="00EA5D32">
        <w:rPr>
          <w:rFonts w:eastAsia="仿宋_GB2312"/>
          <w:sz w:val="32"/>
          <w:szCs w:val="32"/>
        </w:rPr>
        <w:t>对于在实施过程中出现的施工方案重大调整，包括施工方法或施工组织发生重大变化</w:t>
      </w:r>
      <w:r w:rsidR="00C832B4" w:rsidRPr="00EA5D32">
        <w:rPr>
          <w:rFonts w:eastAsia="仿宋_GB2312"/>
          <w:sz w:val="32"/>
          <w:szCs w:val="32"/>
        </w:rPr>
        <w:t>、</w:t>
      </w:r>
      <w:r w:rsidR="00907C7D" w:rsidRPr="00EA5D32">
        <w:rPr>
          <w:rFonts w:eastAsia="仿宋_GB2312"/>
          <w:sz w:val="32"/>
          <w:szCs w:val="32"/>
        </w:rPr>
        <w:t>营业线运营条件或外部环境发生重大变化</w:t>
      </w:r>
      <w:r w:rsidR="00C832B4" w:rsidRPr="00EA5D32">
        <w:rPr>
          <w:rFonts w:eastAsia="仿宋_GB2312"/>
          <w:sz w:val="32"/>
          <w:szCs w:val="32"/>
        </w:rPr>
        <w:t>、</w:t>
      </w:r>
      <w:r w:rsidR="00907C7D" w:rsidRPr="00EA5D32">
        <w:rPr>
          <w:rFonts w:eastAsia="仿宋_GB2312"/>
          <w:sz w:val="32"/>
          <w:szCs w:val="32"/>
        </w:rPr>
        <w:t>施工所需提供的运营条件发生重大变化等，均需编制补充方案或调整方案按照流程报审及审批。</w:t>
      </w:r>
    </w:p>
    <w:p w14:paraId="7A2261DE" w14:textId="77777777" w:rsidR="00767401" w:rsidRPr="00EA5D32" w:rsidRDefault="0066013A" w:rsidP="002B256C">
      <w:pPr>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第八章</w:t>
      </w:r>
      <w:r w:rsidRPr="00EA5D32">
        <w:rPr>
          <w:rFonts w:eastAsia="黑体"/>
          <w:bCs/>
          <w:sz w:val="32"/>
          <w:szCs w:val="32"/>
        </w:rPr>
        <w:t xml:space="preserve">  </w:t>
      </w:r>
      <w:r w:rsidR="002668C1" w:rsidRPr="00EA5D32">
        <w:rPr>
          <w:rFonts w:eastAsia="黑体"/>
          <w:bCs/>
          <w:sz w:val="32"/>
          <w:szCs w:val="32"/>
        </w:rPr>
        <w:t>营业线施工计划</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14117F28" w14:textId="77777777" w:rsidR="00767401" w:rsidRPr="00EA5D32" w:rsidRDefault="007344EB" w:rsidP="00AF713D">
      <w:pPr>
        <w:adjustRightInd w:val="0"/>
        <w:snapToGrid w:val="0"/>
        <w:spacing w:line="560" w:lineRule="exact"/>
        <w:ind w:firstLineChars="200" w:firstLine="640"/>
        <w:rPr>
          <w:rFonts w:eastAsia="仿宋_GB2312"/>
          <w:sz w:val="32"/>
        </w:rPr>
      </w:pPr>
      <w:r w:rsidRPr="00EA5D32">
        <w:rPr>
          <w:rFonts w:eastAsia="黑体"/>
          <w:bCs/>
          <w:sz w:val="32"/>
        </w:rPr>
        <w:t>第五十</w:t>
      </w:r>
      <w:r w:rsidR="00954AC3" w:rsidRPr="00EA5D32">
        <w:rPr>
          <w:rFonts w:eastAsia="黑体" w:hint="eastAsia"/>
          <w:bCs/>
          <w:sz w:val="32"/>
        </w:rPr>
        <w:t>一</w:t>
      </w:r>
      <w:r w:rsidR="002668C1" w:rsidRPr="00EA5D32">
        <w:rPr>
          <w:rFonts w:eastAsia="黑体"/>
          <w:bCs/>
          <w:sz w:val="32"/>
        </w:rPr>
        <w:t>条</w:t>
      </w:r>
      <w:r w:rsidR="0066013A" w:rsidRPr="00EA5D32">
        <w:rPr>
          <w:rFonts w:eastAsia="黑体"/>
          <w:bCs/>
          <w:sz w:val="32"/>
        </w:rPr>
        <w:t xml:space="preserve">  </w:t>
      </w:r>
      <w:r w:rsidR="002668C1" w:rsidRPr="00EA5D32">
        <w:rPr>
          <w:rFonts w:eastAsia="仿宋_GB2312"/>
          <w:sz w:val="32"/>
        </w:rPr>
        <w:t>营业线施工计划分为年度轮廓施工计划、月度施工计划、施工日计划和维修计划。</w:t>
      </w:r>
    </w:p>
    <w:p w14:paraId="7E47DE98" w14:textId="77777777" w:rsidR="00767401" w:rsidRPr="00EA5D32" w:rsidRDefault="00084507" w:rsidP="00AF713D">
      <w:pPr>
        <w:adjustRightInd w:val="0"/>
        <w:snapToGrid w:val="0"/>
        <w:spacing w:line="560" w:lineRule="exact"/>
        <w:ind w:firstLineChars="200" w:firstLine="640"/>
        <w:rPr>
          <w:rFonts w:eastAsia="仿宋_GB2312"/>
          <w:sz w:val="32"/>
        </w:rPr>
      </w:pPr>
      <w:r w:rsidRPr="00EA5D32">
        <w:rPr>
          <w:rFonts w:eastAsia="黑体"/>
          <w:bCs/>
          <w:sz w:val="32"/>
        </w:rPr>
        <w:t>第五十</w:t>
      </w:r>
      <w:r w:rsidR="00954AC3" w:rsidRPr="00EA5D32">
        <w:rPr>
          <w:rFonts w:eastAsia="黑体" w:hint="eastAsia"/>
          <w:bCs/>
          <w:sz w:val="32"/>
        </w:rPr>
        <w:t>二</w:t>
      </w:r>
      <w:r w:rsidR="0066013A" w:rsidRPr="00EA5D32">
        <w:rPr>
          <w:rFonts w:eastAsia="黑体"/>
          <w:bCs/>
          <w:sz w:val="32"/>
        </w:rPr>
        <w:t>条</w:t>
      </w:r>
      <w:r w:rsidR="0066013A" w:rsidRPr="00EA5D32">
        <w:rPr>
          <w:rFonts w:eastAsia="黑体"/>
          <w:bCs/>
          <w:sz w:val="32"/>
        </w:rPr>
        <w:t xml:space="preserve">  </w:t>
      </w:r>
      <w:r w:rsidR="00BC5DD3" w:rsidRPr="00EA5D32">
        <w:rPr>
          <w:rFonts w:eastAsia="仿宋_GB2312"/>
          <w:sz w:val="32"/>
        </w:rPr>
        <w:t>集团公司</w:t>
      </w:r>
      <w:r w:rsidR="00E3244A" w:rsidRPr="00EA5D32">
        <w:rPr>
          <w:rFonts w:eastAsia="仿宋_GB2312"/>
          <w:sz w:val="32"/>
        </w:rPr>
        <w:t>施工办</w:t>
      </w:r>
      <w:r w:rsidR="002668C1" w:rsidRPr="00EA5D32">
        <w:rPr>
          <w:rFonts w:eastAsia="仿宋_GB2312"/>
          <w:sz w:val="32"/>
        </w:rPr>
        <w:t>负责组织编制</w:t>
      </w:r>
      <w:r w:rsidR="00BC5DD3" w:rsidRPr="00EA5D32">
        <w:rPr>
          <w:rFonts w:eastAsia="仿宋_GB2312"/>
          <w:sz w:val="32"/>
        </w:rPr>
        <w:t>集团公司</w:t>
      </w:r>
      <w:r w:rsidR="002668C1" w:rsidRPr="00EA5D32">
        <w:rPr>
          <w:rFonts w:eastAsia="仿宋_GB2312"/>
          <w:sz w:val="32"/>
        </w:rPr>
        <w:t>年度轮廓施工计划、月度施工计划</w:t>
      </w:r>
      <w:r w:rsidR="00C129B2" w:rsidRPr="00EA5D32">
        <w:rPr>
          <w:rFonts w:eastAsia="仿宋_GB2312"/>
          <w:sz w:val="32"/>
        </w:rPr>
        <w:t>、</w:t>
      </w:r>
      <w:r w:rsidR="002668C1" w:rsidRPr="00EA5D32">
        <w:rPr>
          <w:rFonts w:eastAsia="仿宋_GB2312"/>
          <w:sz w:val="32"/>
        </w:rPr>
        <w:t>施工</w:t>
      </w:r>
      <w:r w:rsidR="003D1793" w:rsidRPr="00EA5D32">
        <w:rPr>
          <w:rFonts w:eastAsia="仿宋_GB2312"/>
          <w:sz w:val="32"/>
        </w:rPr>
        <w:t>日</w:t>
      </w:r>
      <w:r w:rsidR="00BB2785" w:rsidRPr="00EA5D32">
        <w:rPr>
          <w:rFonts w:eastAsia="仿宋_GB2312"/>
          <w:sz w:val="32"/>
        </w:rPr>
        <w:t>计划</w:t>
      </w:r>
      <w:r w:rsidR="00142D30" w:rsidRPr="00EA5D32">
        <w:rPr>
          <w:rFonts w:eastAsia="仿宋_GB2312"/>
          <w:sz w:val="32"/>
        </w:rPr>
        <w:t>和高速铁路维修计划；</w:t>
      </w:r>
      <w:r w:rsidR="004A4CA8" w:rsidRPr="00EA5D32">
        <w:rPr>
          <w:rFonts w:eastAsia="仿宋_GB2312"/>
          <w:sz w:val="32"/>
        </w:rPr>
        <w:t>车务段（直属站）</w:t>
      </w:r>
      <w:r w:rsidR="00142D30" w:rsidRPr="00EA5D32">
        <w:rPr>
          <w:rFonts w:eastAsia="仿宋_GB2312"/>
          <w:sz w:val="32"/>
        </w:rPr>
        <w:t>负责组织编制普</w:t>
      </w:r>
      <w:proofErr w:type="gramStart"/>
      <w:r w:rsidR="00142D30" w:rsidRPr="00EA5D32">
        <w:rPr>
          <w:rFonts w:eastAsia="仿宋_GB2312"/>
          <w:sz w:val="32"/>
        </w:rPr>
        <w:t>速铁路</w:t>
      </w:r>
      <w:proofErr w:type="gramEnd"/>
      <w:r w:rsidR="00142D30" w:rsidRPr="00EA5D32">
        <w:rPr>
          <w:rFonts w:eastAsia="仿宋_GB2312"/>
          <w:sz w:val="32"/>
        </w:rPr>
        <w:t>维修计划</w:t>
      </w:r>
      <w:r w:rsidR="00BB2785" w:rsidRPr="00EA5D32">
        <w:rPr>
          <w:rFonts w:eastAsia="仿宋_GB2312"/>
          <w:sz w:val="32"/>
        </w:rPr>
        <w:t>。</w:t>
      </w:r>
    </w:p>
    <w:p w14:paraId="26336ED9" w14:textId="77777777" w:rsidR="002668C1" w:rsidRPr="00EA5D32" w:rsidRDefault="000E18D3" w:rsidP="00AF713D">
      <w:pPr>
        <w:adjustRightInd w:val="0"/>
        <w:snapToGrid w:val="0"/>
        <w:spacing w:line="560" w:lineRule="exact"/>
        <w:ind w:firstLineChars="200" w:firstLine="640"/>
        <w:rPr>
          <w:rFonts w:eastAsia="仿宋_GB2312"/>
          <w:strike/>
          <w:sz w:val="32"/>
          <w:szCs w:val="32"/>
        </w:rPr>
      </w:pPr>
      <w:r w:rsidRPr="00EA5D32">
        <w:rPr>
          <w:rFonts w:eastAsia="黑体"/>
          <w:bCs/>
          <w:sz w:val="32"/>
        </w:rPr>
        <w:t>第五十</w:t>
      </w:r>
      <w:r w:rsidR="00954AC3" w:rsidRPr="00EA5D32">
        <w:rPr>
          <w:rFonts w:eastAsia="黑体" w:hint="eastAsia"/>
          <w:bCs/>
          <w:sz w:val="32"/>
        </w:rPr>
        <w:t>三</w:t>
      </w:r>
      <w:r w:rsidR="0066013A" w:rsidRPr="00EA5D32">
        <w:rPr>
          <w:rFonts w:eastAsia="黑体"/>
          <w:bCs/>
          <w:sz w:val="32"/>
        </w:rPr>
        <w:t>条</w:t>
      </w:r>
      <w:r w:rsidR="0066013A" w:rsidRPr="00EA5D32">
        <w:rPr>
          <w:rFonts w:eastAsia="黑体"/>
          <w:bCs/>
          <w:sz w:val="32"/>
        </w:rPr>
        <w:t xml:space="preserve">  </w:t>
      </w:r>
      <w:r w:rsidR="00BC5DD3" w:rsidRPr="00EA5D32">
        <w:rPr>
          <w:rFonts w:eastAsia="仿宋_GB2312"/>
          <w:sz w:val="32"/>
        </w:rPr>
        <w:t>集团公司</w:t>
      </w:r>
      <w:r w:rsidR="00684F6D" w:rsidRPr="00EA5D32">
        <w:rPr>
          <w:rFonts w:eastAsia="仿宋_GB2312"/>
          <w:sz w:val="32"/>
        </w:rPr>
        <w:t>施工办</w:t>
      </w:r>
      <w:r w:rsidR="002668C1" w:rsidRPr="00EA5D32">
        <w:rPr>
          <w:rFonts w:eastAsia="仿宋_GB2312"/>
          <w:sz w:val="32"/>
        </w:rPr>
        <w:t>于每年</w:t>
      </w:r>
      <w:r w:rsidR="002668C1" w:rsidRPr="00EA5D32">
        <w:rPr>
          <w:rFonts w:eastAsia="仿宋_GB2312"/>
          <w:sz w:val="32"/>
        </w:rPr>
        <w:t>12</w:t>
      </w:r>
      <w:r w:rsidR="002668C1" w:rsidRPr="00EA5D32">
        <w:rPr>
          <w:rFonts w:eastAsia="仿宋_GB2312"/>
          <w:sz w:val="32"/>
        </w:rPr>
        <w:t>月初</w:t>
      </w:r>
      <w:r w:rsidR="00D6148C" w:rsidRPr="00EA5D32">
        <w:rPr>
          <w:rFonts w:eastAsia="仿宋_GB2312"/>
          <w:sz w:val="32"/>
        </w:rPr>
        <w:t>根据各业务部室提出的部门年度轮廓施工计划，</w:t>
      </w:r>
      <w:r w:rsidR="002668C1" w:rsidRPr="00EA5D32">
        <w:rPr>
          <w:rFonts w:eastAsia="仿宋_GB2312"/>
          <w:sz w:val="32"/>
        </w:rPr>
        <w:t>组织有关业务</w:t>
      </w:r>
      <w:r w:rsidR="00787349" w:rsidRPr="00EA5D32">
        <w:rPr>
          <w:rFonts w:eastAsia="仿宋_GB2312"/>
          <w:sz w:val="32"/>
        </w:rPr>
        <w:t>部</w:t>
      </w:r>
      <w:r w:rsidR="00D90D6E" w:rsidRPr="00EA5D32">
        <w:rPr>
          <w:rFonts w:eastAsia="仿宋_GB2312"/>
          <w:sz w:val="32"/>
        </w:rPr>
        <w:t>室</w:t>
      </w:r>
      <w:r w:rsidR="002668C1" w:rsidRPr="00EA5D32">
        <w:rPr>
          <w:rFonts w:eastAsia="仿宋_GB2312"/>
          <w:sz w:val="32"/>
        </w:rPr>
        <w:t>编制</w:t>
      </w:r>
      <w:r w:rsidR="00BC5DD3" w:rsidRPr="00EA5D32">
        <w:rPr>
          <w:rFonts w:eastAsia="仿宋_GB2312"/>
          <w:sz w:val="32"/>
        </w:rPr>
        <w:t>集团公</w:t>
      </w:r>
      <w:r w:rsidR="00BC5DD3" w:rsidRPr="00EA5D32">
        <w:rPr>
          <w:rFonts w:eastAsia="仿宋_GB2312"/>
          <w:sz w:val="32"/>
        </w:rPr>
        <w:lastRenderedPageBreak/>
        <w:t>司</w:t>
      </w:r>
      <w:r w:rsidR="002668C1" w:rsidRPr="00EA5D32">
        <w:rPr>
          <w:rFonts w:eastAsia="仿宋_GB2312"/>
          <w:sz w:val="32"/>
        </w:rPr>
        <w:t>次年年度轮廓施工计划。年度轮廓施工计划包括：站场、线路、桥隧、信联闭、通信、接触网等行车设备大、中修及技术改造等主要施工。</w:t>
      </w:r>
    </w:p>
    <w:p w14:paraId="1E30379A" w14:textId="77777777" w:rsidR="00D14445" w:rsidRPr="00EA5D32" w:rsidRDefault="000E18D3" w:rsidP="00AF713D">
      <w:pPr>
        <w:adjustRightInd w:val="0"/>
        <w:snapToGrid w:val="0"/>
        <w:spacing w:line="560" w:lineRule="exact"/>
        <w:ind w:firstLineChars="200" w:firstLine="640"/>
        <w:rPr>
          <w:rFonts w:eastAsia="仿宋_GB2312"/>
          <w:kern w:val="0"/>
          <w:sz w:val="32"/>
          <w:szCs w:val="32"/>
        </w:rPr>
      </w:pPr>
      <w:r w:rsidRPr="00EA5D32">
        <w:rPr>
          <w:rFonts w:eastAsia="黑体"/>
          <w:bCs/>
          <w:sz w:val="32"/>
        </w:rPr>
        <w:t>第五十</w:t>
      </w:r>
      <w:r w:rsidR="00954AC3" w:rsidRPr="00EA5D32">
        <w:rPr>
          <w:rFonts w:eastAsia="黑体" w:hint="eastAsia"/>
          <w:bCs/>
          <w:sz w:val="32"/>
        </w:rPr>
        <w:t>四</w:t>
      </w:r>
      <w:r w:rsidR="00336CD6" w:rsidRPr="00EA5D32">
        <w:rPr>
          <w:rFonts w:eastAsia="黑体"/>
          <w:bCs/>
          <w:sz w:val="32"/>
        </w:rPr>
        <w:t>条</w:t>
      </w:r>
      <w:r w:rsidR="001B060F" w:rsidRPr="00EA5D32">
        <w:rPr>
          <w:rFonts w:eastAsia="黑体"/>
          <w:bCs/>
          <w:sz w:val="32"/>
        </w:rPr>
        <w:t xml:space="preserve">  </w:t>
      </w:r>
      <w:r w:rsidR="00D14445" w:rsidRPr="00EA5D32">
        <w:rPr>
          <w:rFonts w:eastAsia="仿宋_GB2312"/>
          <w:kern w:val="0"/>
          <w:sz w:val="32"/>
          <w:szCs w:val="32"/>
        </w:rPr>
        <w:t>国铁集团调度中心负责组织审批国铁集团管理的月度施工计划及繁忙干线、干线施工分界口货物列车停运计划，审批程序如下。</w:t>
      </w:r>
    </w:p>
    <w:p w14:paraId="3AD1CE56" w14:textId="77777777" w:rsidR="00D14445" w:rsidRPr="00EA5D32" w:rsidRDefault="00D14445" w:rsidP="00AF713D">
      <w:pPr>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（一）每月</w:t>
      </w:r>
      <w:r w:rsidRPr="00EA5D32">
        <w:rPr>
          <w:rFonts w:eastAsia="仿宋_GB2312"/>
          <w:kern w:val="0"/>
          <w:sz w:val="32"/>
          <w:szCs w:val="32"/>
        </w:rPr>
        <w:t>13</w:t>
      </w:r>
      <w:r w:rsidRPr="00EA5D32">
        <w:rPr>
          <w:rFonts w:eastAsia="仿宋_GB2312"/>
          <w:kern w:val="0"/>
          <w:sz w:val="32"/>
          <w:szCs w:val="32"/>
        </w:rPr>
        <w:t>日前，</w:t>
      </w:r>
      <w:r w:rsidRPr="00EA5D32">
        <w:rPr>
          <w:rFonts w:eastAsia="仿宋_GB2312"/>
          <w:sz w:val="32"/>
        </w:rPr>
        <w:t>集团公司</w:t>
      </w:r>
      <w:r w:rsidRPr="00EA5D32">
        <w:rPr>
          <w:rFonts w:eastAsia="仿宋_GB2312"/>
          <w:kern w:val="0"/>
          <w:sz w:val="32"/>
          <w:szCs w:val="32"/>
        </w:rPr>
        <w:t>施工办与相关部室及单位协调编制次月国铁集团管理的施工计划申请及繁忙干线、干线施工分界口货物列车停运计划申请，经分管运输副总经理批准后，以文电形式上报国铁集团调度中心，同时抄送国铁集团相关专业部门。</w:t>
      </w:r>
    </w:p>
    <w:p w14:paraId="1DE58659" w14:textId="77777777" w:rsidR="00D14445" w:rsidRPr="00EA5D32" w:rsidRDefault="00D14445" w:rsidP="00AF713D">
      <w:pPr>
        <w:pStyle w:val="a4"/>
        <w:adjustRightInd w:val="0"/>
        <w:snapToGrid w:val="0"/>
        <w:spacing w:line="560" w:lineRule="exact"/>
        <w:ind w:firstLineChars="200" w:firstLine="640"/>
        <w:rPr>
          <w:rFonts w:ascii="Times New Roman" w:eastAsia="仿宋_GB2312" w:hAnsi="Times New Roman"/>
          <w:kern w:val="0"/>
          <w:sz w:val="32"/>
          <w:szCs w:val="32"/>
        </w:rPr>
      </w:pPr>
      <w:r w:rsidRPr="00EA5D32">
        <w:rPr>
          <w:rFonts w:ascii="Times New Roman" w:eastAsia="仿宋_GB2312" w:hAnsi="Times New Roman"/>
          <w:kern w:val="0"/>
          <w:sz w:val="32"/>
          <w:szCs w:val="32"/>
        </w:rPr>
        <w:t>繁忙干线和干线以外的其他线路影响跨</w:t>
      </w:r>
      <w:r w:rsidR="00226684" w:rsidRPr="00EA5D32">
        <w:rPr>
          <w:rFonts w:ascii="Times New Roman" w:eastAsia="仿宋_GB2312" w:hAnsi="Times New Roman"/>
          <w:kern w:val="0"/>
          <w:sz w:val="32"/>
          <w:szCs w:val="32"/>
        </w:rPr>
        <w:t>局</w:t>
      </w:r>
      <w:r w:rsidRPr="00EA5D32">
        <w:rPr>
          <w:rFonts w:ascii="Times New Roman" w:eastAsia="仿宋_GB2312" w:hAnsi="Times New Roman"/>
          <w:kern w:val="0"/>
          <w:sz w:val="32"/>
          <w:szCs w:val="32"/>
        </w:rPr>
        <w:t>运输的施工，施工计划可由施工集团公司与相邻集团公司商定后报国铁集团调度中心备案。</w:t>
      </w:r>
    </w:p>
    <w:p w14:paraId="095FB44A" w14:textId="77777777" w:rsidR="00D14445" w:rsidRPr="00EA5D32" w:rsidRDefault="00D14445" w:rsidP="00AF713D">
      <w:pPr>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（二）国铁集团调度中心每月</w:t>
      </w:r>
      <w:r w:rsidRPr="00EA5D32">
        <w:rPr>
          <w:rFonts w:eastAsia="仿宋_GB2312"/>
          <w:kern w:val="0"/>
          <w:sz w:val="32"/>
          <w:szCs w:val="32"/>
        </w:rPr>
        <w:t>17</w:t>
      </w:r>
      <w:r w:rsidRPr="00EA5D32">
        <w:rPr>
          <w:rFonts w:eastAsia="仿宋_GB2312"/>
          <w:kern w:val="0"/>
          <w:sz w:val="32"/>
          <w:szCs w:val="32"/>
        </w:rPr>
        <w:t>日前组织相关部门研究确定次月国铁集团管理的月度施工计划。</w:t>
      </w:r>
    </w:p>
    <w:p w14:paraId="379437F3" w14:textId="77777777" w:rsidR="00D14445" w:rsidRPr="00EA5D32" w:rsidRDefault="00D14445" w:rsidP="00AF713D">
      <w:pPr>
        <w:adjustRightInd w:val="0"/>
        <w:snapToGrid w:val="0"/>
        <w:spacing w:line="560" w:lineRule="exact"/>
        <w:ind w:firstLineChars="200" w:firstLine="640"/>
        <w:rPr>
          <w:rFonts w:eastAsia="仿宋_GB2312"/>
          <w:sz w:val="32"/>
        </w:rPr>
      </w:pPr>
      <w:r w:rsidRPr="00EA5D32">
        <w:rPr>
          <w:rFonts w:eastAsia="仿宋_GB2312"/>
          <w:sz w:val="32"/>
        </w:rPr>
        <w:t>（三）国铁集团管理的月度施工计划及繁忙干线、干线施工分界口货物列车停运计划，经国铁集团调度中心主任（副主任）批准后，于每月</w:t>
      </w:r>
      <w:r w:rsidRPr="00EA5D32">
        <w:rPr>
          <w:rFonts w:eastAsia="仿宋_GB2312"/>
          <w:sz w:val="32"/>
        </w:rPr>
        <w:t>20</w:t>
      </w:r>
      <w:r w:rsidRPr="00EA5D32">
        <w:rPr>
          <w:rFonts w:eastAsia="仿宋_GB2312"/>
          <w:sz w:val="32"/>
        </w:rPr>
        <w:t>日前以国铁集团调度中心文电形式下达有关集团公司，纳入集团公司月度施工计划。</w:t>
      </w:r>
    </w:p>
    <w:p w14:paraId="4C33408A" w14:textId="77777777" w:rsidR="002668C1" w:rsidRPr="00EA5D32" w:rsidRDefault="000E18D3" w:rsidP="00AF713D">
      <w:pPr>
        <w:adjustRightInd w:val="0"/>
        <w:snapToGrid w:val="0"/>
        <w:spacing w:line="560" w:lineRule="exact"/>
        <w:ind w:firstLineChars="200" w:firstLine="640"/>
        <w:rPr>
          <w:rFonts w:eastAsia="仿宋_GB2312"/>
          <w:sz w:val="32"/>
        </w:rPr>
      </w:pPr>
      <w:r w:rsidRPr="00EA5D32">
        <w:rPr>
          <w:rFonts w:eastAsia="黑体"/>
          <w:bCs/>
          <w:sz w:val="32"/>
        </w:rPr>
        <w:t>第五十</w:t>
      </w:r>
      <w:r w:rsidR="00954AC3" w:rsidRPr="00EA5D32">
        <w:rPr>
          <w:rFonts w:eastAsia="黑体" w:hint="eastAsia"/>
          <w:bCs/>
          <w:sz w:val="32"/>
        </w:rPr>
        <w:t>五</w:t>
      </w:r>
      <w:r w:rsidR="00D14445" w:rsidRPr="00EA5D32">
        <w:rPr>
          <w:rFonts w:eastAsia="黑体"/>
          <w:bCs/>
          <w:sz w:val="32"/>
        </w:rPr>
        <w:t>条</w:t>
      </w:r>
      <w:r w:rsidR="00D14445" w:rsidRPr="00EA5D32">
        <w:rPr>
          <w:rFonts w:eastAsia="黑体"/>
          <w:bCs/>
          <w:sz w:val="32"/>
        </w:rPr>
        <w:t xml:space="preserve">  </w:t>
      </w:r>
      <w:r w:rsidR="00BC5DD3" w:rsidRPr="00EA5D32">
        <w:rPr>
          <w:rFonts w:eastAsia="仿宋_GB2312"/>
          <w:sz w:val="32"/>
        </w:rPr>
        <w:t>集团公司</w:t>
      </w:r>
      <w:r w:rsidR="00684F6D" w:rsidRPr="00EA5D32">
        <w:rPr>
          <w:rFonts w:eastAsia="仿宋_GB2312"/>
          <w:sz w:val="32"/>
        </w:rPr>
        <w:t>施工办</w:t>
      </w:r>
      <w:r w:rsidR="002668C1" w:rsidRPr="00EA5D32">
        <w:rPr>
          <w:rFonts w:eastAsia="仿宋_GB2312"/>
          <w:sz w:val="32"/>
        </w:rPr>
        <w:t>负责编制</w:t>
      </w:r>
      <w:r w:rsidR="00BC5DD3" w:rsidRPr="00EA5D32">
        <w:rPr>
          <w:rFonts w:eastAsia="仿宋_GB2312"/>
          <w:sz w:val="32"/>
        </w:rPr>
        <w:t>集团公司</w:t>
      </w:r>
      <w:r w:rsidR="002668C1" w:rsidRPr="00EA5D32">
        <w:rPr>
          <w:rFonts w:eastAsia="仿宋_GB2312"/>
          <w:sz w:val="32"/>
          <w:szCs w:val="32"/>
        </w:rPr>
        <w:t>月度施工计划（格式见附件</w:t>
      </w:r>
      <w:r w:rsidR="00736447" w:rsidRPr="00EA5D32">
        <w:rPr>
          <w:rFonts w:eastAsia="仿宋_GB2312" w:hint="eastAsia"/>
          <w:sz w:val="32"/>
          <w:szCs w:val="32"/>
        </w:rPr>
        <w:t>10</w:t>
      </w:r>
      <w:r w:rsidR="002668C1" w:rsidRPr="00EA5D32">
        <w:rPr>
          <w:rFonts w:eastAsia="仿宋_GB2312"/>
          <w:sz w:val="32"/>
          <w:szCs w:val="32"/>
        </w:rPr>
        <w:t>）。</w:t>
      </w:r>
    </w:p>
    <w:p w14:paraId="653FD11C" w14:textId="77777777" w:rsidR="00814521" w:rsidRPr="00EA5D32" w:rsidRDefault="005D120C"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lastRenderedPageBreak/>
        <w:t>（一）</w:t>
      </w:r>
      <w:r w:rsidR="00273C8B" w:rsidRPr="00EA5D32">
        <w:rPr>
          <w:rFonts w:ascii="Times New Roman" w:eastAsia="仿宋_GB2312" w:hAnsi="Times New Roman"/>
          <w:sz w:val="32"/>
        </w:rPr>
        <w:t>施工单位应于</w:t>
      </w:r>
      <w:r w:rsidR="003069EC" w:rsidRPr="00EA5D32">
        <w:rPr>
          <w:rFonts w:ascii="Times New Roman" w:eastAsia="仿宋_GB2312" w:hAnsi="Times New Roman"/>
          <w:sz w:val="32"/>
        </w:rPr>
        <w:t>每月</w:t>
      </w:r>
      <w:r w:rsidR="003069EC" w:rsidRPr="00EA5D32">
        <w:rPr>
          <w:rFonts w:ascii="Times New Roman" w:eastAsia="仿宋_GB2312" w:hAnsi="Times New Roman"/>
          <w:sz w:val="32"/>
        </w:rPr>
        <w:t>8</w:t>
      </w:r>
      <w:r w:rsidR="00273C8B" w:rsidRPr="00EA5D32">
        <w:rPr>
          <w:rFonts w:ascii="Times New Roman" w:eastAsia="仿宋_GB2312" w:hAnsi="Times New Roman"/>
          <w:sz w:val="32"/>
        </w:rPr>
        <w:t>日前</w:t>
      </w:r>
      <w:proofErr w:type="gramStart"/>
      <w:r w:rsidR="00273C8B" w:rsidRPr="00EA5D32">
        <w:rPr>
          <w:rFonts w:ascii="Times New Roman" w:eastAsia="仿宋_GB2312" w:hAnsi="Times New Roman"/>
          <w:sz w:val="32"/>
        </w:rPr>
        <w:t>将次月</w:t>
      </w:r>
      <w:proofErr w:type="gramEnd"/>
      <w:r w:rsidR="00273C8B" w:rsidRPr="00EA5D32">
        <w:rPr>
          <w:rFonts w:ascii="Times New Roman" w:eastAsia="仿宋_GB2312" w:hAnsi="Times New Roman"/>
          <w:sz w:val="32"/>
        </w:rPr>
        <w:t>施工计划申请上报</w:t>
      </w:r>
      <w:r w:rsidR="004A4CA8" w:rsidRPr="00EA5D32">
        <w:rPr>
          <w:rFonts w:ascii="Times New Roman" w:eastAsia="仿宋_GB2312" w:hAnsi="Times New Roman"/>
          <w:sz w:val="32"/>
        </w:rPr>
        <w:t>车务段（直属站）</w:t>
      </w:r>
      <w:r w:rsidR="00F1586A" w:rsidRPr="00EA5D32">
        <w:rPr>
          <w:rFonts w:ascii="Times New Roman" w:eastAsia="仿宋_GB2312" w:hAnsi="Times New Roman"/>
          <w:sz w:val="32"/>
        </w:rPr>
        <w:t>（其中建设项目施工计划由项目管理机构提报，</w:t>
      </w:r>
      <w:proofErr w:type="gramStart"/>
      <w:r w:rsidR="00F1586A" w:rsidRPr="00EA5D32">
        <w:rPr>
          <w:rFonts w:ascii="Times New Roman" w:eastAsia="仿宋_GB2312" w:hAnsi="Times New Roman"/>
          <w:sz w:val="32"/>
        </w:rPr>
        <w:t>涉铁工程施工</w:t>
      </w:r>
      <w:proofErr w:type="gramEnd"/>
      <w:r w:rsidR="00F1586A" w:rsidRPr="00EA5D32">
        <w:rPr>
          <w:rFonts w:ascii="Times New Roman" w:eastAsia="仿宋_GB2312" w:hAnsi="Times New Roman"/>
          <w:sz w:val="32"/>
        </w:rPr>
        <w:t>计划由</w:t>
      </w:r>
      <w:r w:rsidR="00653057" w:rsidRPr="00EA5D32">
        <w:rPr>
          <w:rFonts w:ascii="Times New Roman" w:eastAsia="仿宋_GB2312" w:hAnsi="Times New Roman" w:hint="eastAsia"/>
          <w:sz w:val="32"/>
        </w:rPr>
        <w:t>成铁</w:t>
      </w:r>
      <w:r w:rsidR="00F1586A" w:rsidRPr="00EA5D32">
        <w:rPr>
          <w:rFonts w:ascii="Times New Roman" w:eastAsia="仿宋_GB2312" w:hAnsi="Times New Roman"/>
          <w:sz w:val="32"/>
        </w:rPr>
        <w:t>工管公司提报）</w:t>
      </w:r>
      <w:r w:rsidR="00BB2F0B" w:rsidRPr="00EA5D32">
        <w:rPr>
          <w:rFonts w:ascii="Times New Roman" w:eastAsia="仿宋_GB2312" w:hAnsi="Times New Roman"/>
          <w:sz w:val="32"/>
        </w:rPr>
        <w:t>，并</w:t>
      </w:r>
      <w:proofErr w:type="gramStart"/>
      <w:r w:rsidR="00BB2F0B" w:rsidRPr="00EA5D32">
        <w:rPr>
          <w:rFonts w:ascii="Times New Roman" w:eastAsia="仿宋_GB2312" w:hAnsi="Times New Roman"/>
          <w:sz w:val="32"/>
        </w:rPr>
        <w:t>须设置</w:t>
      </w:r>
      <w:proofErr w:type="gramEnd"/>
      <w:r w:rsidR="00BB2F0B" w:rsidRPr="00EA5D32">
        <w:rPr>
          <w:rFonts w:ascii="Times New Roman" w:eastAsia="仿宋_GB2312" w:hAnsi="Times New Roman"/>
          <w:sz w:val="32"/>
        </w:rPr>
        <w:t>配合单位及</w:t>
      </w:r>
      <w:r w:rsidR="008428D8" w:rsidRPr="00EA5D32">
        <w:rPr>
          <w:rFonts w:ascii="Times New Roman" w:eastAsia="仿宋_GB2312" w:hAnsi="Times New Roman"/>
          <w:sz w:val="32"/>
        </w:rPr>
        <w:t>主管业务部</w:t>
      </w:r>
      <w:r w:rsidR="00D90D6E" w:rsidRPr="00EA5D32">
        <w:rPr>
          <w:rFonts w:ascii="Times New Roman" w:eastAsia="仿宋_GB2312" w:hAnsi="Times New Roman"/>
          <w:sz w:val="32"/>
        </w:rPr>
        <w:t>室</w:t>
      </w:r>
      <w:r w:rsidR="008428D8" w:rsidRPr="00EA5D32">
        <w:rPr>
          <w:rFonts w:ascii="Times New Roman" w:eastAsia="仿宋_GB2312" w:hAnsi="Times New Roman"/>
          <w:sz w:val="32"/>
        </w:rPr>
        <w:t>会签</w:t>
      </w:r>
      <w:r w:rsidR="005D4F1A" w:rsidRPr="00EA5D32">
        <w:rPr>
          <w:rFonts w:ascii="Times New Roman" w:eastAsia="仿宋_GB2312" w:hAnsi="Times New Roman"/>
          <w:sz w:val="32"/>
        </w:rPr>
        <w:t>（涉及行车方式变化及运输组织调整的计划，须增加运输部会签）</w:t>
      </w:r>
      <w:r w:rsidR="008428D8" w:rsidRPr="00EA5D32">
        <w:rPr>
          <w:rFonts w:ascii="Times New Roman" w:eastAsia="仿宋_GB2312" w:hAnsi="Times New Roman"/>
          <w:sz w:val="32"/>
        </w:rPr>
        <w:t>。</w:t>
      </w:r>
    </w:p>
    <w:p w14:paraId="5C461D5A" w14:textId="77777777" w:rsidR="001643A4" w:rsidRPr="00EA5D32" w:rsidRDefault="00D815E0"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rPr>
        <w:t>（二）</w:t>
      </w:r>
      <w:r w:rsidR="004A4CA8" w:rsidRPr="00EA5D32">
        <w:rPr>
          <w:rFonts w:ascii="Times New Roman" w:eastAsia="仿宋_GB2312" w:hAnsi="Times New Roman"/>
          <w:sz w:val="32"/>
        </w:rPr>
        <w:t>车务段（直属站）</w:t>
      </w:r>
      <w:r w:rsidR="00273C8B" w:rsidRPr="00EA5D32">
        <w:rPr>
          <w:rFonts w:ascii="Times New Roman" w:eastAsia="仿宋_GB2312" w:hAnsi="Times New Roman"/>
          <w:sz w:val="32"/>
        </w:rPr>
        <w:t>应组织施工单位对次月施工计划进行初审，并于每月</w:t>
      </w:r>
      <w:r w:rsidR="00273C8B" w:rsidRPr="00EA5D32">
        <w:rPr>
          <w:rFonts w:ascii="Times New Roman" w:eastAsia="仿宋_GB2312" w:hAnsi="Times New Roman"/>
          <w:sz w:val="32"/>
        </w:rPr>
        <w:t>10</w:t>
      </w:r>
      <w:r w:rsidR="00273C8B" w:rsidRPr="00EA5D32">
        <w:rPr>
          <w:rFonts w:ascii="Times New Roman" w:eastAsia="仿宋_GB2312" w:hAnsi="Times New Roman"/>
          <w:sz w:val="32"/>
        </w:rPr>
        <w:t>日前</w:t>
      </w:r>
      <w:r w:rsidR="001643A4" w:rsidRPr="00EA5D32">
        <w:rPr>
          <w:rFonts w:ascii="Times New Roman" w:eastAsia="仿宋_GB2312" w:hAnsi="Times New Roman"/>
          <w:sz w:val="32"/>
        </w:rPr>
        <w:t>将</w:t>
      </w:r>
      <w:r w:rsidR="00FD32A8" w:rsidRPr="00EA5D32">
        <w:rPr>
          <w:rFonts w:ascii="Times New Roman" w:eastAsia="仿宋_GB2312" w:hAnsi="Times New Roman"/>
          <w:sz w:val="32"/>
        </w:rPr>
        <w:t>审核后的</w:t>
      </w:r>
      <w:r w:rsidR="001643A4" w:rsidRPr="00EA5D32">
        <w:rPr>
          <w:rFonts w:ascii="Times New Roman" w:eastAsia="仿宋_GB2312" w:hAnsi="Times New Roman"/>
          <w:sz w:val="32"/>
        </w:rPr>
        <w:t>次月施工计划</w:t>
      </w:r>
      <w:r w:rsidR="00F56C0A" w:rsidRPr="00EA5D32">
        <w:rPr>
          <w:rFonts w:ascii="Times New Roman" w:eastAsia="仿宋_GB2312" w:hAnsi="Times New Roman"/>
          <w:sz w:val="32"/>
        </w:rPr>
        <w:t>申请</w:t>
      </w:r>
      <w:r w:rsidR="001643A4" w:rsidRPr="00EA5D32">
        <w:rPr>
          <w:rFonts w:ascii="Times New Roman" w:eastAsia="仿宋_GB2312" w:hAnsi="Times New Roman"/>
          <w:sz w:val="32"/>
        </w:rPr>
        <w:t>上报</w:t>
      </w:r>
      <w:r w:rsidR="00BC5DD3" w:rsidRPr="00EA5D32">
        <w:rPr>
          <w:rFonts w:ascii="Times New Roman" w:eastAsia="仿宋_GB2312" w:hAnsi="Times New Roman"/>
          <w:sz w:val="32"/>
        </w:rPr>
        <w:t>集团公司</w:t>
      </w:r>
      <w:r w:rsidR="001643A4" w:rsidRPr="00EA5D32">
        <w:rPr>
          <w:rFonts w:ascii="Times New Roman" w:eastAsia="仿宋_GB2312" w:hAnsi="Times New Roman"/>
          <w:sz w:val="32"/>
        </w:rPr>
        <w:t>主管业务</w:t>
      </w:r>
      <w:r w:rsidR="00787349" w:rsidRPr="00EA5D32">
        <w:rPr>
          <w:rFonts w:ascii="Times New Roman" w:eastAsia="仿宋_GB2312" w:hAnsi="Times New Roman"/>
          <w:sz w:val="32"/>
        </w:rPr>
        <w:t>部</w:t>
      </w:r>
      <w:r w:rsidR="00D90D6E" w:rsidRPr="00EA5D32">
        <w:rPr>
          <w:rFonts w:ascii="Times New Roman" w:eastAsia="仿宋_GB2312" w:hAnsi="Times New Roman"/>
          <w:sz w:val="32"/>
        </w:rPr>
        <w:t>室</w:t>
      </w:r>
      <w:r w:rsidR="00141819" w:rsidRPr="00EA5D32">
        <w:rPr>
          <w:rFonts w:ascii="Times New Roman" w:eastAsia="仿宋_GB2312" w:hAnsi="Times New Roman"/>
          <w:sz w:val="32"/>
        </w:rPr>
        <w:t>（</w:t>
      </w:r>
      <w:r w:rsidR="001643A4" w:rsidRPr="00EA5D32">
        <w:rPr>
          <w:rFonts w:ascii="Times New Roman" w:eastAsia="仿宋_GB2312" w:hAnsi="Times New Roman"/>
          <w:sz w:val="32"/>
        </w:rPr>
        <w:t>建设项目施工计划</w:t>
      </w:r>
      <w:r w:rsidR="00141819" w:rsidRPr="00EA5D32">
        <w:rPr>
          <w:rFonts w:ascii="Times New Roman" w:eastAsia="仿宋_GB2312" w:hAnsi="Times New Roman"/>
          <w:sz w:val="32"/>
        </w:rPr>
        <w:t>申请</w:t>
      </w:r>
      <w:r w:rsidR="001643A4" w:rsidRPr="00EA5D32">
        <w:rPr>
          <w:rFonts w:ascii="Times New Roman" w:eastAsia="仿宋_GB2312" w:hAnsi="Times New Roman"/>
          <w:sz w:val="32"/>
        </w:rPr>
        <w:t>应先</w:t>
      </w:r>
      <w:r w:rsidR="00787349" w:rsidRPr="00EA5D32">
        <w:rPr>
          <w:rFonts w:ascii="Times New Roman" w:eastAsia="仿宋_GB2312" w:hAnsi="Times New Roman"/>
          <w:sz w:val="32"/>
        </w:rPr>
        <w:t>报项目管理机构预审，再报主管业务部</w:t>
      </w:r>
      <w:r w:rsidR="00D90D6E" w:rsidRPr="00EA5D32">
        <w:rPr>
          <w:rFonts w:ascii="Times New Roman" w:eastAsia="仿宋_GB2312" w:hAnsi="Times New Roman"/>
          <w:sz w:val="32"/>
        </w:rPr>
        <w:t>室</w:t>
      </w:r>
      <w:r w:rsidR="00141819" w:rsidRPr="00EA5D32">
        <w:rPr>
          <w:rFonts w:ascii="Times New Roman" w:eastAsia="仿宋_GB2312" w:hAnsi="Times New Roman"/>
          <w:sz w:val="32"/>
        </w:rPr>
        <w:t>）</w:t>
      </w:r>
      <w:r w:rsidR="001643A4" w:rsidRPr="00EA5D32">
        <w:rPr>
          <w:rFonts w:ascii="Times New Roman" w:eastAsia="仿宋_GB2312" w:hAnsi="Times New Roman"/>
          <w:sz w:val="32"/>
        </w:rPr>
        <w:t>。</w:t>
      </w:r>
      <w:r w:rsidR="0061407E" w:rsidRPr="00EA5D32">
        <w:rPr>
          <w:rFonts w:ascii="Times New Roman" w:eastAsia="仿宋_GB2312" w:hAnsi="Times New Roman"/>
          <w:sz w:val="32"/>
        </w:rPr>
        <w:t>各设备主管业务</w:t>
      </w:r>
      <w:r w:rsidR="00787349" w:rsidRPr="00EA5D32">
        <w:rPr>
          <w:rFonts w:ascii="Times New Roman" w:eastAsia="仿宋_GB2312" w:hAnsi="Times New Roman"/>
          <w:sz w:val="32"/>
        </w:rPr>
        <w:t>部</w:t>
      </w:r>
      <w:r w:rsidR="00D90D6E" w:rsidRPr="00EA5D32">
        <w:rPr>
          <w:rFonts w:ascii="Times New Roman" w:eastAsia="仿宋_GB2312" w:hAnsi="Times New Roman"/>
          <w:sz w:val="32"/>
        </w:rPr>
        <w:t>室</w:t>
      </w:r>
      <w:r w:rsidR="001643A4" w:rsidRPr="00EA5D32">
        <w:rPr>
          <w:rFonts w:ascii="Times New Roman" w:eastAsia="仿宋_GB2312" w:hAnsi="Times New Roman"/>
          <w:sz w:val="32"/>
        </w:rPr>
        <w:t>对施工计划</w:t>
      </w:r>
      <w:r w:rsidR="00141819" w:rsidRPr="00EA5D32">
        <w:rPr>
          <w:rFonts w:ascii="Times New Roman" w:eastAsia="仿宋_GB2312" w:hAnsi="Times New Roman"/>
          <w:sz w:val="32"/>
        </w:rPr>
        <w:t>申请</w:t>
      </w:r>
      <w:r w:rsidR="001643A4" w:rsidRPr="00EA5D32">
        <w:rPr>
          <w:rFonts w:ascii="Times New Roman" w:eastAsia="仿宋_GB2312" w:hAnsi="Times New Roman"/>
          <w:sz w:val="32"/>
        </w:rPr>
        <w:t>进行审查汇总，由</w:t>
      </w:r>
      <w:r w:rsidR="000F0B47" w:rsidRPr="00EA5D32">
        <w:rPr>
          <w:rFonts w:ascii="Times New Roman" w:eastAsia="仿宋_GB2312" w:hAnsi="Times New Roman"/>
          <w:sz w:val="32"/>
        </w:rPr>
        <w:t>主</w:t>
      </w:r>
      <w:r w:rsidR="001643A4" w:rsidRPr="00EA5D32">
        <w:rPr>
          <w:rFonts w:ascii="Times New Roman" w:eastAsia="仿宋_GB2312" w:hAnsi="Times New Roman"/>
          <w:sz w:val="32"/>
        </w:rPr>
        <w:t>管</w:t>
      </w:r>
      <w:r w:rsidR="00380FAF" w:rsidRPr="00EA5D32">
        <w:rPr>
          <w:rFonts w:ascii="Times New Roman" w:eastAsia="仿宋_GB2312" w:hAnsi="Times New Roman"/>
          <w:sz w:val="32"/>
        </w:rPr>
        <w:t>领导</w:t>
      </w:r>
      <w:r w:rsidR="001643A4" w:rsidRPr="00EA5D32">
        <w:rPr>
          <w:rFonts w:ascii="Times New Roman" w:eastAsia="仿宋_GB2312" w:hAnsi="Times New Roman"/>
          <w:sz w:val="32"/>
        </w:rPr>
        <w:t>批准后，于</w:t>
      </w:r>
      <w:r w:rsidR="001643A4" w:rsidRPr="00EA5D32">
        <w:rPr>
          <w:rFonts w:ascii="Times New Roman" w:eastAsia="仿宋_GB2312" w:hAnsi="Times New Roman"/>
          <w:sz w:val="32"/>
        </w:rPr>
        <w:t>12</w:t>
      </w:r>
      <w:r w:rsidR="001643A4" w:rsidRPr="00EA5D32">
        <w:rPr>
          <w:rFonts w:ascii="Times New Roman" w:eastAsia="仿宋_GB2312" w:hAnsi="Times New Roman"/>
          <w:sz w:val="32"/>
        </w:rPr>
        <w:t>日前</w:t>
      </w:r>
      <w:r w:rsidR="001643A4" w:rsidRPr="00EA5D32">
        <w:rPr>
          <w:rFonts w:ascii="Times New Roman" w:eastAsia="仿宋_GB2312" w:hAnsi="Times New Roman"/>
          <w:sz w:val="32"/>
          <w:szCs w:val="32"/>
        </w:rPr>
        <w:t>向</w:t>
      </w:r>
      <w:r w:rsidR="00B54555" w:rsidRPr="00EA5D32">
        <w:rPr>
          <w:rFonts w:ascii="Times New Roman" w:eastAsia="仿宋_GB2312" w:hAnsi="Times New Roman"/>
          <w:sz w:val="32"/>
          <w:szCs w:val="32"/>
        </w:rPr>
        <w:t>施工办</w:t>
      </w:r>
      <w:r w:rsidR="001643A4" w:rsidRPr="00EA5D32">
        <w:rPr>
          <w:rFonts w:ascii="Times New Roman" w:eastAsia="仿宋_GB2312" w:hAnsi="Times New Roman"/>
          <w:sz w:val="32"/>
          <w:szCs w:val="32"/>
        </w:rPr>
        <w:t>提交。</w:t>
      </w:r>
    </w:p>
    <w:p w14:paraId="08E0DB0B" w14:textId="77777777" w:rsidR="001643A4" w:rsidRPr="00EA5D32" w:rsidRDefault="00D815E0" w:rsidP="00AF713D">
      <w:pPr>
        <w:pStyle w:val="a7"/>
        <w:adjustRightInd w:val="0"/>
        <w:snapToGrid w:val="0"/>
        <w:spacing w:line="560" w:lineRule="exact"/>
        <w:rPr>
          <w:rFonts w:ascii="Times New Roman"/>
          <w:szCs w:val="32"/>
        </w:rPr>
      </w:pPr>
      <w:r w:rsidRPr="00EA5D32">
        <w:rPr>
          <w:rFonts w:ascii="Times New Roman"/>
          <w:szCs w:val="32"/>
        </w:rPr>
        <w:t>（三）</w:t>
      </w:r>
      <w:r w:rsidR="00B54555" w:rsidRPr="00EA5D32">
        <w:rPr>
          <w:rFonts w:ascii="Times New Roman"/>
          <w:szCs w:val="32"/>
        </w:rPr>
        <w:t>施工办</w:t>
      </w:r>
      <w:r w:rsidR="001643A4" w:rsidRPr="00EA5D32">
        <w:rPr>
          <w:rFonts w:ascii="Times New Roman"/>
          <w:szCs w:val="32"/>
        </w:rPr>
        <w:t>每月</w:t>
      </w:r>
      <w:r w:rsidR="00380FAF" w:rsidRPr="00EA5D32">
        <w:rPr>
          <w:rFonts w:ascii="Times New Roman"/>
          <w:szCs w:val="32"/>
        </w:rPr>
        <w:t>22</w:t>
      </w:r>
      <w:r w:rsidR="00380FAF" w:rsidRPr="00EA5D32">
        <w:rPr>
          <w:rFonts w:ascii="Times New Roman"/>
          <w:szCs w:val="32"/>
        </w:rPr>
        <w:t>日（遇特殊情况临时通知）</w:t>
      </w:r>
      <w:r w:rsidR="001643A4" w:rsidRPr="00EA5D32">
        <w:rPr>
          <w:rFonts w:ascii="Times New Roman"/>
          <w:szCs w:val="32"/>
        </w:rPr>
        <w:t>组织相关业务</w:t>
      </w:r>
      <w:r w:rsidR="00787349" w:rsidRPr="00EA5D32">
        <w:rPr>
          <w:rFonts w:ascii="Times New Roman"/>
          <w:szCs w:val="32"/>
        </w:rPr>
        <w:t>部</w:t>
      </w:r>
      <w:r w:rsidR="00D90D6E" w:rsidRPr="00EA5D32">
        <w:rPr>
          <w:rFonts w:ascii="Times New Roman"/>
          <w:szCs w:val="32"/>
        </w:rPr>
        <w:t>室</w:t>
      </w:r>
      <w:r w:rsidR="00A95411" w:rsidRPr="00EA5D32">
        <w:rPr>
          <w:rFonts w:ascii="Times New Roman"/>
          <w:szCs w:val="32"/>
        </w:rPr>
        <w:t>、</w:t>
      </w:r>
      <w:r w:rsidR="001643A4" w:rsidRPr="00EA5D32">
        <w:rPr>
          <w:rFonts w:ascii="Times New Roman"/>
          <w:szCs w:val="32"/>
        </w:rPr>
        <w:t>主要施工单位</w:t>
      </w:r>
      <w:r w:rsidR="00A95411" w:rsidRPr="00EA5D32">
        <w:rPr>
          <w:rFonts w:ascii="Times New Roman"/>
          <w:szCs w:val="32"/>
        </w:rPr>
        <w:t>和有关站段</w:t>
      </w:r>
      <w:r w:rsidR="00FA29DC" w:rsidRPr="00EA5D32">
        <w:rPr>
          <w:rFonts w:ascii="Times New Roman"/>
          <w:szCs w:val="32"/>
        </w:rPr>
        <w:t>审查编制</w:t>
      </w:r>
      <w:r w:rsidR="001643A4" w:rsidRPr="00EA5D32">
        <w:rPr>
          <w:rFonts w:ascii="Times New Roman"/>
          <w:szCs w:val="32"/>
        </w:rPr>
        <w:t>月度施工计划。月度施工计划经</w:t>
      </w:r>
      <w:r w:rsidR="0058335D" w:rsidRPr="00EA5D32">
        <w:rPr>
          <w:rFonts w:ascii="Times New Roman"/>
          <w:szCs w:val="32"/>
        </w:rPr>
        <w:t>营业线施工领导小组</w:t>
      </w:r>
      <w:r w:rsidR="001643A4" w:rsidRPr="00EA5D32">
        <w:rPr>
          <w:rFonts w:ascii="Times New Roman"/>
          <w:szCs w:val="32"/>
        </w:rPr>
        <w:t>批准后，以</w:t>
      </w:r>
      <w:r w:rsidR="00BC5DD3" w:rsidRPr="00EA5D32">
        <w:rPr>
          <w:rFonts w:ascii="Times New Roman"/>
          <w:szCs w:val="32"/>
        </w:rPr>
        <w:t>集团公司</w:t>
      </w:r>
      <w:r w:rsidR="001643A4" w:rsidRPr="00EA5D32">
        <w:rPr>
          <w:rFonts w:ascii="Times New Roman"/>
          <w:szCs w:val="32"/>
        </w:rPr>
        <w:t>文件下发各站段和有关施工单位。</w:t>
      </w:r>
    </w:p>
    <w:p w14:paraId="353FE434" w14:textId="77777777" w:rsidR="002668C1" w:rsidRPr="00EA5D32" w:rsidRDefault="00D815E0" w:rsidP="00AF713D">
      <w:pPr>
        <w:pStyle w:val="a7"/>
        <w:adjustRightInd w:val="0"/>
        <w:snapToGrid w:val="0"/>
        <w:spacing w:line="560" w:lineRule="exact"/>
        <w:rPr>
          <w:rFonts w:ascii="Times New Roman"/>
        </w:rPr>
      </w:pPr>
      <w:r w:rsidRPr="00EA5D32">
        <w:rPr>
          <w:rFonts w:ascii="Times New Roman"/>
        </w:rPr>
        <w:t>（四）</w:t>
      </w:r>
      <w:r w:rsidR="00CC2858" w:rsidRPr="00EA5D32">
        <w:rPr>
          <w:rFonts w:ascii="Times New Roman"/>
        </w:rPr>
        <w:t>本</w:t>
      </w:r>
      <w:r w:rsidR="00650CD1" w:rsidRPr="00EA5D32">
        <w:rPr>
          <w:rFonts w:ascii="Times New Roman"/>
        </w:rPr>
        <w:t>细则</w:t>
      </w:r>
      <w:r w:rsidR="00CC2858" w:rsidRPr="00EA5D32">
        <w:rPr>
          <w:rFonts w:ascii="Times New Roman"/>
        </w:rPr>
        <w:t>第十</w:t>
      </w:r>
      <w:r w:rsidR="00674770" w:rsidRPr="00EA5D32">
        <w:rPr>
          <w:rFonts w:ascii="Times New Roman"/>
        </w:rPr>
        <w:t>二</w:t>
      </w:r>
      <w:r w:rsidR="00CC2858" w:rsidRPr="00EA5D32">
        <w:rPr>
          <w:rFonts w:ascii="Times New Roman"/>
        </w:rPr>
        <w:t>条第（三）、（四）款规定的设备检修天窗</w:t>
      </w:r>
      <w:r w:rsidR="002668C1" w:rsidRPr="00EA5D32">
        <w:rPr>
          <w:rFonts w:ascii="Times New Roman"/>
          <w:szCs w:val="32"/>
        </w:rPr>
        <w:t>，</w:t>
      </w:r>
      <w:r w:rsidR="002668C1" w:rsidRPr="00EA5D32">
        <w:rPr>
          <w:rFonts w:ascii="Times New Roman"/>
        </w:rPr>
        <w:t>分站别在月度施工计划中公布（或在运行</w:t>
      </w:r>
      <w:proofErr w:type="gramStart"/>
      <w:r w:rsidR="002668C1" w:rsidRPr="00EA5D32">
        <w:rPr>
          <w:rFonts w:ascii="Times New Roman"/>
        </w:rPr>
        <w:t>图文件</w:t>
      </w:r>
      <w:proofErr w:type="gramEnd"/>
      <w:r w:rsidR="002668C1" w:rsidRPr="00EA5D32">
        <w:rPr>
          <w:rFonts w:ascii="Times New Roman"/>
        </w:rPr>
        <w:t>中公布）。</w:t>
      </w:r>
    </w:p>
    <w:p w14:paraId="6F2262FF" w14:textId="77777777" w:rsidR="005A266E" w:rsidRPr="00EA5D32" w:rsidRDefault="000942D3" w:rsidP="00AF713D">
      <w:pPr>
        <w:autoSpaceDE w:val="0"/>
        <w:autoSpaceDN w:val="0"/>
        <w:adjustRightInd w:val="0"/>
        <w:snapToGrid w:val="0"/>
        <w:spacing w:line="560" w:lineRule="exact"/>
        <w:ind w:firstLineChars="200" w:firstLine="640"/>
        <w:rPr>
          <w:rFonts w:eastAsia="仿宋_GB2312"/>
          <w:sz w:val="32"/>
          <w:szCs w:val="24"/>
        </w:rPr>
      </w:pPr>
      <w:r w:rsidRPr="00EA5D32">
        <w:rPr>
          <w:rFonts w:eastAsia="黑体"/>
          <w:bCs/>
          <w:sz w:val="32"/>
        </w:rPr>
        <w:t>第五十</w:t>
      </w:r>
      <w:r w:rsidR="00954AC3" w:rsidRPr="00EA5D32">
        <w:rPr>
          <w:rFonts w:eastAsia="黑体" w:hint="eastAsia"/>
          <w:bCs/>
          <w:sz w:val="32"/>
        </w:rPr>
        <w:t>六</w:t>
      </w:r>
      <w:r w:rsidR="00E53743" w:rsidRPr="00EA5D32">
        <w:rPr>
          <w:rFonts w:eastAsia="黑体"/>
          <w:bCs/>
          <w:sz w:val="32"/>
        </w:rPr>
        <w:t>条</w:t>
      </w:r>
      <w:r w:rsidR="00E53743" w:rsidRPr="00EA5D32">
        <w:rPr>
          <w:rFonts w:eastAsia="黑体"/>
          <w:bCs/>
          <w:sz w:val="32"/>
        </w:rPr>
        <w:t xml:space="preserve">  </w:t>
      </w:r>
      <w:r w:rsidR="005A266E" w:rsidRPr="00EA5D32">
        <w:rPr>
          <w:rFonts w:eastAsia="仿宋_GB2312"/>
          <w:sz w:val="32"/>
          <w:szCs w:val="24"/>
        </w:rPr>
        <w:t>施工电报的</w:t>
      </w:r>
      <w:r w:rsidR="00035A3F" w:rsidRPr="00EA5D32">
        <w:rPr>
          <w:rFonts w:eastAsia="仿宋_GB2312"/>
          <w:sz w:val="32"/>
          <w:szCs w:val="24"/>
        </w:rPr>
        <w:t>有关规定</w:t>
      </w:r>
      <w:r w:rsidR="00E53743" w:rsidRPr="00EA5D32">
        <w:rPr>
          <w:rFonts w:eastAsia="仿宋_GB2312"/>
          <w:sz w:val="32"/>
          <w:szCs w:val="24"/>
        </w:rPr>
        <w:t>。</w:t>
      </w:r>
    </w:p>
    <w:p w14:paraId="153CD51D" w14:textId="77777777" w:rsidR="000443C8" w:rsidRPr="00EA5D32" w:rsidRDefault="00E53743"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24"/>
        </w:rPr>
        <w:t>（一）</w:t>
      </w:r>
      <w:r w:rsidR="003946E1" w:rsidRPr="00EA5D32">
        <w:rPr>
          <w:rFonts w:eastAsia="仿宋_GB2312"/>
          <w:kern w:val="0"/>
          <w:sz w:val="32"/>
          <w:szCs w:val="32"/>
        </w:rPr>
        <w:t>对</w:t>
      </w:r>
      <w:r w:rsidR="00D91733" w:rsidRPr="00EA5D32">
        <w:rPr>
          <w:rFonts w:eastAsia="仿宋_GB2312" w:hint="eastAsia"/>
          <w:kern w:val="0"/>
          <w:sz w:val="32"/>
          <w:szCs w:val="32"/>
        </w:rPr>
        <w:t>运输影响较大的</w:t>
      </w:r>
      <w:r w:rsidR="003946E1" w:rsidRPr="00EA5D32">
        <w:rPr>
          <w:rFonts w:eastAsia="仿宋_GB2312"/>
          <w:kern w:val="0"/>
          <w:sz w:val="32"/>
          <w:szCs w:val="32"/>
        </w:rPr>
        <w:t>综合性</w:t>
      </w:r>
      <w:r w:rsidR="003946E1" w:rsidRPr="00EA5D32">
        <w:rPr>
          <w:rFonts w:ascii="宋体"/>
          <w:kern w:val="0"/>
          <w:sz w:val="32"/>
          <w:szCs w:val="32"/>
        </w:rPr>
        <w:t>Ⅰ</w:t>
      </w:r>
      <w:r w:rsidR="003946E1" w:rsidRPr="00EA5D32">
        <w:rPr>
          <w:rFonts w:eastAsia="仿宋_GB2312"/>
          <w:kern w:val="0"/>
          <w:sz w:val="32"/>
          <w:szCs w:val="32"/>
        </w:rPr>
        <w:t>、</w:t>
      </w:r>
      <w:r w:rsidR="003946E1" w:rsidRPr="00EA5D32">
        <w:rPr>
          <w:rFonts w:ascii="宋体"/>
          <w:kern w:val="0"/>
          <w:sz w:val="32"/>
          <w:szCs w:val="32"/>
        </w:rPr>
        <w:t>Ⅱ</w:t>
      </w:r>
      <w:r w:rsidR="00B127DA" w:rsidRPr="00EA5D32">
        <w:rPr>
          <w:rFonts w:eastAsia="仿宋_GB2312"/>
          <w:kern w:val="0"/>
          <w:sz w:val="32"/>
          <w:szCs w:val="32"/>
        </w:rPr>
        <w:t>、</w:t>
      </w:r>
      <w:r w:rsidR="00B127DA" w:rsidRPr="00EA5D32">
        <w:rPr>
          <w:rFonts w:ascii="宋体"/>
          <w:kern w:val="0"/>
          <w:sz w:val="32"/>
          <w:szCs w:val="32"/>
        </w:rPr>
        <w:t>Ⅲ</w:t>
      </w:r>
      <w:r w:rsidR="00B127DA" w:rsidRPr="00EA5D32">
        <w:rPr>
          <w:rFonts w:eastAsia="仿宋_GB2312"/>
          <w:sz w:val="32"/>
          <w:szCs w:val="32"/>
        </w:rPr>
        <w:t>级</w:t>
      </w:r>
      <w:r w:rsidR="003946E1" w:rsidRPr="00EA5D32">
        <w:rPr>
          <w:rFonts w:eastAsia="仿宋_GB2312"/>
          <w:sz w:val="32"/>
          <w:szCs w:val="32"/>
        </w:rPr>
        <w:t>施工，</w:t>
      </w:r>
      <w:r w:rsidR="00D91733" w:rsidRPr="00EA5D32">
        <w:rPr>
          <w:rFonts w:eastAsia="仿宋_GB2312" w:hint="eastAsia"/>
          <w:sz w:val="32"/>
          <w:szCs w:val="32"/>
        </w:rPr>
        <w:t>为</w:t>
      </w:r>
      <w:r w:rsidR="00D91733" w:rsidRPr="00EA5D32">
        <w:rPr>
          <w:rFonts w:eastAsia="仿宋_GB2312"/>
          <w:sz w:val="32"/>
          <w:szCs w:val="32"/>
        </w:rPr>
        <w:t>强化对施工及运输组织方案的专业把关</w:t>
      </w:r>
      <w:r w:rsidR="00D91733" w:rsidRPr="00EA5D32">
        <w:rPr>
          <w:rFonts w:eastAsia="仿宋_GB2312" w:hint="eastAsia"/>
          <w:sz w:val="32"/>
          <w:szCs w:val="32"/>
        </w:rPr>
        <w:t>，</w:t>
      </w:r>
      <w:r w:rsidR="003946E1" w:rsidRPr="00EA5D32">
        <w:rPr>
          <w:rFonts w:eastAsia="仿宋_GB2312"/>
          <w:sz w:val="32"/>
          <w:szCs w:val="32"/>
        </w:rPr>
        <w:t>在月度施工计划中</w:t>
      </w:r>
      <w:r w:rsidR="003804FB" w:rsidRPr="00EA5D32">
        <w:rPr>
          <w:rFonts w:eastAsia="仿宋_GB2312"/>
          <w:sz w:val="32"/>
          <w:szCs w:val="32"/>
        </w:rPr>
        <w:t>列为</w:t>
      </w:r>
      <w:r w:rsidR="003946E1" w:rsidRPr="00EA5D32">
        <w:rPr>
          <w:rFonts w:eastAsia="仿宋_GB2312"/>
          <w:sz w:val="32"/>
          <w:szCs w:val="32"/>
        </w:rPr>
        <w:t>专题研究项目，</w:t>
      </w:r>
      <w:r w:rsidR="003804FB" w:rsidRPr="00EA5D32">
        <w:rPr>
          <w:rFonts w:eastAsia="仿宋_GB2312"/>
          <w:sz w:val="32"/>
          <w:szCs w:val="32"/>
        </w:rPr>
        <w:t>按施工办下达的施工电报组织实施。</w:t>
      </w:r>
    </w:p>
    <w:p w14:paraId="59C87268" w14:textId="77777777" w:rsidR="000443C8" w:rsidRPr="00EA5D32" w:rsidRDefault="004A15DE"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kern w:val="0"/>
          <w:sz w:val="32"/>
          <w:szCs w:val="32"/>
        </w:rPr>
        <w:t>（二）</w:t>
      </w:r>
      <w:r w:rsidR="00F80622" w:rsidRPr="00EA5D32">
        <w:rPr>
          <w:rFonts w:eastAsia="仿宋_GB2312"/>
          <w:kern w:val="0"/>
          <w:sz w:val="32"/>
          <w:szCs w:val="32"/>
        </w:rPr>
        <w:t>列为专题研究</w:t>
      </w:r>
      <w:r w:rsidR="00F80622" w:rsidRPr="00EA5D32">
        <w:rPr>
          <w:rFonts w:eastAsia="仿宋_GB2312" w:hint="eastAsia"/>
          <w:kern w:val="0"/>
          <w:sz w:val="32"/>
          <w:szCs w:val="32"/>
        </w:rPr>
        <w:t>的施工项目，由</w:t>
      </w:r>
      <w:r w:rsidR="004A4CA8" w:rsidRPr="00EA5D32">
        <w:rPr>
          <w:rFonts w:eastAsia="仿宋_GB2312"/>
          <w:kern w:val="0"/>
          <w:sz w:val="32"/>
          <w:szCs w:val="32"/>
        </w:rPr>
        <w:t>车务段（直属站）</w:t>
      </w:r>
      <w:r w:rsidR="003946E1" w:rsidRPr="00EA5D32">
        <w:rPr>
          <w:rFonts w:eastAsia="仿宋_GB2312"/>
          <w:kern w:val="0"/>
          <w:sz w:val="32"/>
          <w:szCs w:val="32"/>
        </w:rPr>
        <w:t>组织</w:t>
      </w:r>
      <w:r w:rsidR="003946E1" w:rsidRPr="00EA5D32">
        <w:rPr>
          <w:rFonts w:eastAsia="仿宋_GB2312"/>
          <w:kern w:val="0"/>
          <w:sz w:val="32"/>
          <w:szCs w:val="32"/>
        </w:rPr>
        <w:lastRenderedPageBreak/>
        <w:t>施工单位</w:t>
      </w:r>
      <w:r w:rsidR="003638D8" w:rsidRPr="00EA5D32">
        <w:rPr>
          <w:rFonts w:eastAsia="仿宋_GB2312"/>
          <w:kern w:val="0"/>
          <w:sz w:val="32"/>
          <w:szCs w:val="32"/>
        </w:rPr>
        <w:t>、配合单位</w:t>
      </w:r>
      <w:r w:rsidR="003946E1" w:rsidRPr="00EA5D32">
        <w:rPr>
          <w:rFonts w:eastAsia="仿宋_GB2312"/>
          <w:kern w:val="0"/>
          <w:sz w:val="32"/>
          <w:szCs w:val="32"/>
        </w:rPr>
        <w:t>进一步完善施工</w:t>
      </w:r>
      <w:r w:rsidR="00FD32A8" w:rsidRPr="00EA5D32">
        <w:rPr>
          <w:rFonts w:eastAsia="仿宋_GB2312"/>
          <w:kern w:val="0"/>
          <w:sz w:val="32"/>
          <w:szCs w:val="32"/>
        </w:rPr>
        <w:t>运输组织</w:t>
      </w:r>
      <w:r w:rsidR="003946E1" w:rsidRPr="00EA5D32">
        <w:rPr>
          <w:rFonts w:eastAsia="仿宋_GB2312"/>
          <w:kern w:val="0"/>
          <w:sz w:val="32"/>
          <w:szCs w:val="32"/>
        </w:rPr>
        <w:t>方案，并拟发施工</w:t>
      </w:r>
      <w:r w:rsidR="00D25D0B" w:rsidRPr="00EA5D32">
        <w:rPr>
          <w:rFonts w:eastAsia="仿宋_GB2312" w:hint="eastAsia"/>
          <w:kern w:val="0"/>
          <w:sz w:val="32"/>
          <w:szCs w:val="32"/>
        </w:rPr>
        <w:t>请示</w:t>
      </w:r>
      <w:r w:rsidR="003946E1" w:rsidRPr="00EA5D32">
        <w:rPr>
          <w:rFonts w:eastAsia="仿宋_GB2312"/>
          <w:kern w:val="0"/>
          <w:sz w:val="32"/>
          <w:szCs w:val="32"/>
        </w:rPr>
        <w:t>，主</w:t>
      </w:r>
      <w:proofErr w:type="gramStart"/>
      <w:r w:rsidR="003946E1" w:rsidRPr="00EA5D32">
        <w:rPr>
          <w:rFonts w:eastAsia="仿宋_GB2312"/>
          <w:kern w:val="0"/>
          <w:sz w:val="32"/>
          <w:szCs w:val="32"/>
        </w:rPr>
        <w:t>送</w:t>
      </w:r>
      <w:r w:rsidR="002815DF" w:rsidRPr="00EA5D32">
        <w:rPr>
          <w:rFonts w:eastAsia="仿宋_GB2312"/>
          <w:kern w:val="0"/>
          <w:sz w:val="32"/>
          <w:szCs w:val="32"/>
        </w:rPr>
        <w:t>施工</w:t>
      </w:r>
      <w:proofErr w:type="gramEnd"/>
      <w:r w:rsidR="002815DF" w:rsidRPr="00EA5D32">
        <w:rPr>
          <w:rFonts w:eastAsia="仿宋_GB2312"/>
          <w:kern w:val="0"/>
          <w:sz w:val="32"/>
          <w:szCs w:val="32"/>
        </w:rPr>
        <w:t>办</w:t>
      </w:r>
      <w:r w:rsidR="003946E1" w:rsidRPr="00EA5D32">
        <w:rPr>
          <w:rFonts w:eastAsia="仿宋_GB2312"/>
          <w:kern w:val="0"/>
          <w:sz w:val="32"/>
          <w:szCs w:val="32"/>
        </w:rPr>
        <w:t>，抄送</w:t>
      </w:r>
      <w:r w:rsidR="00BC5DD3" w:rsidRPr="00EA5D32">
        <w:rPr>
          <w:rFonts w:eastAsia="仿宋_GB2312"/>
          <w:sz w:val="32"/>
        </w:rPr>
        <w:t>集团公司</w:t>
      </w:r>
      <w:r w:rsidR="003946E1" w:rsidRPr="00EA5D32">
        <w:rPr>
          <w:rFonts w:eastAsia="仿宋_GB2312"/>
          <w:kern w:val="0"/>
          <w:sz w:val="32"/>
          <w:szCs w:val="32"/>
        </w:rPr>
        <w:t>相关业务</w:t>
      </w:r>
      <w:r w:rsidR="00EA5FA4" w:rsidRPr="00EA5D32">
        <w:rPr>
          <w:rFonts w:eastAsia="仿宋_GB2312"/>
          <w:sz w:val="32"/>
        </w:rPr>
        <w:t>部</w:t>
      </w:r>
      <w:r w:rsidR="00D90D6E" w:rsidRPr="00EA5D32">
        <w:rPr>
          <w:rFonts w:eastAsia="仿宋_GB2312"/>
          <w:sz w:val="32"/>
        </w:rPr>
        <w:t>室</w:t>
      </w:r>
      <w:r w:rsidR="003946E1" w:rsidRPr="00EA5D32">
        <w:rPr>
          <w:rFonts w:eastAsia="仿宋_GB2312"/>
          <w:sz w:val="32"/>
        </w:rPr>
        <w:t>。</w:t>
      </w:r>
      <w:r w:rsidR="005F2C3C" w:rsidRPr="00EA5D32">
        <w:rPr>
          <w:rFonts w:eastAsia="仿宋_GB2312"/>
          <w:sz w:val="32"/>
        </w:rPr>
        <w:t>施工</w:t>
      </w:r>
      <w:r w:rsidR="00E61EB5" w:rsidRPr="00EA5D32">
        <w:rPr>
          <w:rFonts w:eastAsia="仿宋_GB2312"/>
          <w:sz w:val="32"/>
        </w:rPr>
        <w:t>请示</w:t>
      </w:r>
      <w:r w:rsidR="007A397C" w:rsidRPr="00EA5D32">
        <w:rPr>
          <w:rFonts w:eastAsia="仿宋_GB2312"/>
          <w:sz w:val="32"/>
        </w:rPr>
        <w:t>须</w:t>
      </w:r>
      <w:r w:rsidR="00E61EB5" w:rsidRPr="00EA5D32">
        <w:rPr>
          <w:rFonts w:eastAsia="仿宋_GB2312"/>
          <w:sz w:val="32"/>
        </w:rPr>
        <w:t>提前</w:t>
      </w:r>
      <w:r w:rsidR="0024592E" w:rsidRPr="00EA5D32">
        <w:rPr>
          <w:rFonts w:eastAsia="仿宋_GB2312"/>
          <w:sz w:val="32"/>
        </w:rPr>
        <w:t>10</w:t>
      </w:r>
      <w:r w:rsidR="00533BD6" w:rsidRPr="00EA5D32">
        <w:rPr>
          <w:rFonts w:eastAsia="仿宋_GB2312"/>
          <w:sz w:val="32"/>
        </w:rPr>
        <w:t>天（</w:t>
      </w:r>
      <w:r w:rsidR="006C61D8" w:rsidRPr="00EA5D32">
        <w:rPr>
          <w:rFonts w:eastAsia="仿宋_GB2312"/>
          <w:sz w:val="32"/>
        </w:rPr>
        <w:t>涉及报</w:t>
      </w:r>
      <w:r w:rsidR="00FD5FBD" w:rsidRPr="00EA5D32">
        <w:rPr>
          <w:rFonts w:eastAsia="仿宋_GB2312"/>
          <w:sz w:val="32"/>
        </w:rPr>
        <w:t>国铁集团</w:t>
      </w:r>
      <w:r w:rsidR="006C61D8" w:rsidRPr="00EA5D32">
        <w:rPr>
          <w:rFonts w:eastAsia="仿宋_GB2312"/>
          <w:sz w:val="32"/>
        </w:rPr>
        <w:t>审批</w:t>
      </w:r>
      <w:r w:rsidR="00B243A4" w:rsidRPr="00EA5D32">
        <w:rPr>
          <w:rFonts w:eastAsia="仿宋_GB2312"/>
          <w:sz w:val="32"/>
        </w:rPr>
        <w:t>的须</w:t>
      </w:r>
      <w:r w:rsidR="006C61D8" w:rsidRPr="00EA5D32">
        <w:rPr>
          <w:rFonts w:eastAsia="仿宋_GB2312"/>
          <w:sz w:val="32"/>
        </w:rPr>
        <w:t>提前</w:t>
      </w:r>
      <w:r w:rsidR="006C61D8" w:rsidRPr="00EA5D32">
        <w:rPr>
          <w:rFonts w:eastAsia="仿宋_GB2312"/>
          <w:sz w:val="32"/>
        </w:rPr>
        <w:t>25</w:t>
      </w:r>
      <w:r w:rsidR="006C61D8" w:rsidRPr="00EA5D32">
        <w:rPr>
          <w:rFonts w:eastAsia="仿宋_GB2312"/>
          <w:sz w:val="32"/>
        </w:rPr>
        <w:t>天，涉及旅客列车停运、运行经路变更及运行时刻调整的需在客票预售期外</w:t>
      </w:r>
      <w:r w:rsidR="00533BD6" w:rsidRPr="00EA5D32">
        <w:rPr>
          <w:rFonts w:eastAsia="仿宋_GB2312"/>
          <w:sz w:val="32"/>
        </w:rPr>
        <w:t>）</w:t>
      </w:r>
      <w:proofErr w:type="gramStart"/>
      <w:r w:rsidR="005F2C3C" w:rsidRPr="00EA5D32">
        <w:rPr>
          <w:rFonts w:eastAsia="仿宋_GB2312"/>
          <w:sz w:val="32"/>
        </w:rPr>
        <w:t>报施工</w:t>
      </w:r>
      <w:proofErr w:type="gramEnd"/>
      <w:r w:rsidR="005F2C3C" w:rsidRPr="00EA5D32">
        <w:rPr>
          <w:rFonts w:eastAsia="仿宋_GB2312"/>
          <w:sz w:val="32"/>
        </w:rPr>
        <w:t>办</w:t>
      </w:r>
      <w:r w:rsidR="0024592E" w:rsidRPr="00EA5D32">
        <w:rPr>
          <w:rFonts w:eastAsia="仿宋_GB2312"/>
          <w:sz w:val="32"/>
        </w:rPr>
        <w:t>。</w:t>
      </w:r>
    </w:p>
    <w:p w14:paraId="79D9D472" w14:textId="77777777" w:rsidR="000720BC" w:rsidRPr="00EA5D32" w:rsidRDefault="004A15DE"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kern w:val="0"/>
          <w:sz w:val="32"/>
          <w:szCs w:val="32"/>
        </w:rPr>
        <w:t>（三）</w:t>
      </w:r>
      <w:r w:rsidR="004A4CA8" w:rsidRPr="00EA5D32">
        <w:rPr>
          <w:rFonts w:eastAsia="仿宋_GB2312"/>
          <w:kern w:val="0"/>
          <w:sz w:val="32"/>
          <w:szCs w:val="32"/>
        </w:rPr>
        <w:t>车务段（直属站）</w:t>
      </w:r>
      <w:r w:rsidR="008C36BF" w:rsidRPr="00EA5D32">
        <w:rPr>
          <w:rFonts w:eastAsia="仿宋_GB2312" w:hint="eastAsia"/>
          <w:kern w:val="0"/>
          <w:sz w:val="32"/>
          <w:szCs w:val="32"/>
        </w:rPr>
        <w:t>在上报施工请示前，</w:t>
      </w:r>
      <w:r w:rsidR="004857ED" w:rsidRPr="00EA5D32">
        <w:rPr>
          <w:rFonts w:ascii="宋体"/>
          <w:kern w:val="0"/>
          <w:sz w:val="32"/>
          <w:szCs w:val="32"/>
        </w:rPr>
        <w:t>Ⅰ</w:t>
      </w:r>
      <w:proofErr w:type="gramStart"/>
      <w:r w:rsidR="004857ED" w:rsidRPr="00EA5D32">
        <w:rPr>
          <w:rFonts w:eastAsia="仿宋_GB2312"/>
          <w:kern w:val="0"/>
          <w:sz w:val="32"/>
          <w:szCs w:val="32"/>
        </w:rPr>
        <w:t>级施工</w:t>
      </w:r>
      <w:proofErr w:type="gramEnd"/>
      <w:r w:rsidR="004857ED" w:rsidRPr="00EA5D32">
        <w:rPr>
          <w:rFonts w:eastAsia="仿宋_GB2312"/>
          <w:kern w:val="0"/>
          <w:sz w:val="32"/>
          <w:szCs w:val="32"/>
        </w:rPr>
        <w:t>由</w:t>
      </w:r>
      <w:r w:rsidR="00EA5FA4" w:rsidRPr="00EA5D32">
        <w:rPr>
          <w:rFonts w:eastAsia="仿宋_GB2312"/>
          <w:kern w:val="0"/>
          <w:sz w:val="32"/>
          <w:szCs w:val="32"/>
        </w:rPr>
        <w:t>集团公司</w:t>
      </w:r>
      <w:r w:rsidR="004857ED" w:rsidRPr="00EA5D32">
        <w:rPr>
          <w:rFonts w:eastAsia="仿宋_GB2312"/>
          <w:kern w:val="0"/>
          <w:sz w:val="32"/>
          <w:szCs w:val="32"/>
        </w:rPr>
        <w:t>主体项目业务</w:t>
      </w:r>
      <w:r w:rsidR="00EA5FA4" w:rsidRPr="00EA5D32">
        <w:rPr>
          <w:rFonts w:eastAsia="仿宋_GB2312"/>
          <w:kern w:val="0"/>
          <w:sz w:val="32"/>
          <w:szCs w:val="32"/>
        </w:rPr>
        <w:t>部</w:t>
      </w:r>
      <w:r w:rsidR="00D90D6E" w:rsidRPr="00EA5D32">
        <w:rPr>
          <w:rFonts w:eastAsia="仿宋_GB2312"/>
          <w:kern w:val="0"/>
          <w:sz w:val="32"/>
          <w:szCs w:val="32"/>
        </w:rPr>
        <w:t>室</w:t>
      </w:r>
      <w:r w:rsidR="00B31FE0" w:rsidRPr="00EA5D32">
        <w:rPr>
          <w:rFonts w:eastAsia="仿宋_GB2312"/>
          <w:kern w:val="0"/>
          <w:sz w:val="32"/>
          <w:szCs w:val="32"/>
        </w:rPr>
        <w:t>、</w:t>
      </w:r>
      <w:r w:rsidR="00B31FE0" w:rsidRPr="00EA5D32">
        <w:rPr>
          <w:rFonts w:ascii="宋体"/>
          <w:kern w:val="0"/>
          <w:sz w:val="32"/>
          <w:szCs w:val="32"/>
        </w:rPr>
        <w:t>Ⅱ</w:t>
      </w:r>
      <w:r w:rsidR="00B31FE0" w:rsidRPr="00EA5D32">
        <w:rPr>
          <w:rFonts w:eastAsia="仿宋_GB2312"/>
          <w:kern w:val="0"/>
          <w:sz w:val="32"/>
          <w:szCs w:val="32"/>
        </w:rPr>
        <w:t>级以及</w:t>
      </w:r>
      <w:r w:rsidR="00B31FE0" w:rsidRPr="00EA5D32">
        <w:rPr>
          <w:rFonts w:ascii="宋体"/>
          <w:kern w:val="0"/>
          <w:sz w:val="32"/>
          <w:szCs w:val="32"/>
        </w:rPr>
        <w:t>Ⅲ</w:t>
      </w:r>
      <w:proofErr w:type="gramStart"/>
      <w:r w:rsidR="00B31FE0" w:rsidRPr="00EA5D32">
        <w:rPr>
          <w:rFonts w:eastAsia="仿宋_GB2312"/>
          <w:kern w:val="0"/>
          <w:sz w:val="32"/>
          <w:szCs w:val="32"/>
        </w:rPr>
        <w:t>级施工</w:t>
      </w:r>
      <w:proofErr w:type="gramEnd"/>
      <w:r w:rsidR="00B31FE0" w:rsidRPr="00EA5D32">
        <w:rPr>
          <w:rFonts w:eastAsia="仿宋_GB2312"/>
          <w:kern w:val="0"/>
          <w:sz w:val="32"/>
          <w:szCs w:val="32"/>
        </w:rPr>
        <w:t>由</w:t>
      </w:r>
      <w:r w:rsidR="004A4CA8" w:rsidRPr="00EA5D32">
        <w:rPr>
          <w:rFonts w:eastAsia="仿宋_GB2312"/>
          <w:kern w:val="0"/>
          <w:sz w:val="32"/>
          <w:szCs w:val="32"/>
        </w:rPr>
        <w:t>车务段（直属站）</w:t>
      </w:r>
      <w:r w:rsidR="00B31FE0" w:rsidRPr="00EA5D32">
        <w:rPr>
          <w:rFonts w:eastAsia="仿宋_GB2312"/>
          <w:kern w:val="0"/>
          <w:sz w:val="32"/>
          <w:szCs w:val="32"/>
        </w:rPr>
        <w:t>负责组织</w:t>
      </w:r>
      <w:r w:rsidR="006C38BD" w:rsidRPr="00EA5D32">
        <w:rPr>
          <w:rFonts w:eastAsia="仿宋_GB2312"/>
          <w:kern w:val="0"/>
          <w:sz w:val="32"/>
          <w:szCs w:val="32"/>
        </w:rPr>
        <w:t>施工单位、</w:t>
      </w:r>
      <w:r w:rsidR="00B31FE0" w:rsidRPr="00EA5D32">
        <w:rPr>
          <w:rFonts w:eastAsia="仿宋_GB2312"/>
          <w:kern w:val="0"/>
          <w:sz w:val="32"/>
          <w:szCs w:val="32"/>
        </w:rPr>
        <w:t>设备管理单位</w:t>
      </w:r>
      <w:r w:rsidR="006C38BD" w:rsidRPr="00EA5D32">
        <w:rPr>
          <w:rFonts w:eastAsia="仿宋_GB2312"/>
          <w:kern w:val="0"/>
          <w:sz w:val="32"/>
          <w:szCs w:val="32"/>
        </w:rPr>
        <w:t>进行</w:t>
      </w:r>
      <w:r w:rsidR="004857ED" w:rsidRPr="00EA5D32">
        <w:rPr>
          <w:rFonts w:eastAsia="仿宋_GB2312"/>
          <w:kern w:val="0"/>
          <w:sz w:val="32"/>
          <w:szCs w:val="32"/>
        </w:rPr>
        <w:t>现场</w:t>
      </w:r>
      <w:r w:rsidR="004F134F" w:rsidRPr="00EA5D32">
        <w:rPr>
          <w:rFonts w:eastAsia="仿宋_GB2312"/>
          <w:kern w:val="0"/>
          <w:sz w:val="32"/>
          <w:szCs w:val="32"/>
        </w:rPr>
        <w:t>核实</w:t>
      </w:r>
      <w:r w:rsidR="004857ED" w:rsidRPr="00EA5D32">
        <w:rPr>
          <w:rFonts w:eastAsia="仿宋_GB2312"/>
          <w:kern w:val="0"/>
          <w:sz w:val="32"/>
          <w:szCs w:val="32"/>
        </w:rPr>
        <w:t>，进一步明确人员、机具、材料、施工准备情况等，并组织各单位按附件</w:t>
      </w:r>
      <w:r w:rsidR="006B2380" w:rsidRPr="00EA5D32">
        <w:rPr>
          <w:rFonts w:eastAsia="仿宋_GB2312" w:hint="eastAsia"/>
          <w:kern w:val="0"/>
          <w:sz w:val="32"/>
          <w:szCs w:val="32"/>
        </w:rPr>
        <w:t>11</w:t>
      </w:r>
      <w:r w:rsidR="004857ED" w:rsidRPr="00EA5D32">
        <w:rPr>
          <w:rFonts w:eastAsia="仿宋_GB2312"/>
          <w:kern w:val="0"/>
          <w:sz w:val="32"/>
          <w:szCs w:val="32"/>
        </w:rPr>
        <w:t>格式填</w:t>
      </w:r>
      <w:proofErr w:type="gramStart"/>
      <w:r w:rsidR="004857ED" w:rsidRPr="00EA5D32">
        <w:rPr>
          <w:rFonts w:eastAsia="仿宋_GB2312"/>
          <w:kern w:val="0"/>
          <w:sz w:val="32"/>
          <w:szCs w:val="32"/>
        </w:rPr>
        <w:t>记施工</w:t>
      </w:r>
      <w:proofErr w:type="gramEnd"/>
      <w:r w:rsidR="004857ED" w:rsidRPr="00EA5D32">
        <w:rPr>
          <w:rFonts w:eastAsia="仿宋_GB2312"/>
          <w:kern w:val="0"/>
          <w:sz w:val="32"/>
          <w:szCs w:val="32"/>
        </w:rPr>
        <w:t>现场准备情况核实表，作为施工请示附件一并上报施工办。</w:t>
      </w:r>
    </w:p>
    <w:p w14:paraId="34B8235C" w14:textId="77777777" w:rsidR="002D0964" w:rsidRPr="00EA5D32" w:rsidRDefault="004A15DE"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（四）</w:t>
      </w:r>
      <w:r w:rsidR="00694A45" w:rsidRPr="00EA5D32">
        <w:rPr>
          <w:rFonts w:eastAsia="仿宋_GB2312"/>
          <w:kern w:val="0"/>
          <w:sz w:val="32"/>
          <w:szCs w:val="32"/>
        </w:rPr>
        <w:t>施工办</w:t>
      </w:r>
      <w:r w:rsidR="003946E1" w:rsidRPr="00EA5D32">
        <w:rPr>
          <w:rFonts w:eastAsia="仿宋_GB2312"/>
          <w:kern w:val="0"/>
          <w:sz w:val="32"/>
          <w:szCs w:val="32"/>
        </w:rPr>
        <w:t>根据</w:t>
      </w:r>
      <w:r w:rsidR="00243E57" w:rsidRPr="00EA5D32">
        <w:rPr>
          <w:rFonts w:eastAsia="仿宋_GB2312"/>
          <w:kern w:val="0"/>
          <w:sz w:val="32"/>
          <w:szCs w:val="32"/>
        </w:rPr>
        <w:t>月度施工计划（</w:t>
      </w:r>
      <w:r w:rsidR="003804FB" w:rsidRPr="00EA5D32">
        <w:rPr>
          <w:rFonts w:eastAsia="仿宋_GB2312"/>
          <w:kern w:val="0"/>
          <w:sz w:val="32"/>
          <w:szCs w:val="32"/>
        </w:rPr>
        <w:t>临时性重点施工</w:t>
      </w:r>
      <w:r w:rsidR="00243E57" w:rsidRPr="00EA5D32">
        <w:rPr>
          <w:rFonts w:eastAsia="仿宋_GB2312"/>
          <w:kern w:val="0"/>
          <w:sz w:val="32"/>
          <w:szCs w:val="32"/>
        </w:rPr>
        <w:t>安排）、</w:t>
      </w:r>
      <w:r w:rsidR="00E21018" w:rsidRPr="00EA5D32">
        <w:rPr>
          <w:rFonts w:eastAsia="仿宋_GB2312"/>
          <w:kern w:val="0"/>
          <w:sz w:val="32"/>
          <w:szCs w:val="32"/>
        </w:rPr>
        <w:t>施工方案</w:t>
      </w:r>
      <w:r w:rsidR="007169FE" w:rsidRPr="00EA5D32">
        <w:rPr>
          <w:rFonts w:eastAsia="仿宋_GB2312"/>
          <w:kern w:val="0"/>
          <w:sz w:val="32"/>
          <w:szCs w:val="32"/>
        </w:rPr>
        <w:t>审查批复</w:t>
      </w:r>
      <w:r w:rsidR="008D35DC" w:rsidRPr="00EA5D32">
        <w:rPr>
          <w:rFonts w:eastAsia="仿宋_GB2312"/>
          <w:kern w:val="0"/>
          <w:sz w:val="32"/>
          <w:szCs w:val="32"/>
        </w:rPr>
        <w:t>（报</w:t>
      </w:r>
      <w:r w:rsidR="00FD5FBD" w:rsidRPr="00EA5D32">
        <w:rPr>
          <w:rFonts w:eastAsia="仿宋_GB2312"/>
          <w:kern w:val="0"/>
          <w:sz w:val="32"/>
          <w:szCs w:val="32"/>
        </w:rPr>
        <w:t>国铁集团</w:t>
      </w:r>
      <w:r w:rsidR="008D35DC" w:rsidRPr="00EA5D32">
        <w:rPr>
          <w:rFonts w:eastAsia="仿宋_GB2312"/>
          <w:kern w:val="0"/>
          <w:sz w:val="32"/>
          <w:szCs w:val="32"/>
        </w:rPr>
        <w:t>审批的项目需根据</w:t>
      </w:r>
      <w:r w:rsidR="00FD5FBD" w:rsidRPr="00EA5D32">
        <w:rPr>
          <w:rFonts w:eastAsia="仿宋_GB2312"/>
          <w:kern w:val="0"/>
          <w:sz w:val="32"/>
          <w:szCs w:val="32"/>
        </w:rPr>
        <w:t>国铁集团</w:t>
      </w:r>
      <w:r w:rsidR="008D35DC" w:rsidRPr="00EA5D32">
        <w:rPr>
          <w:rFonts w:eastAsia="仿宋_GB2312"/>
          <w:kern w:val="0"/>
          <w:sz w:val="32"/>
          <w:szCs w:val="32"/>
        </w:rPr>
        <w:t>批复）</w:t>
      </w:r>
      <w:r w:rsidR="003946E1" w:rsidRPr="00EA5D32">
        <w:rPr>
          <w:rFonts w:eastAsia="仿宋_GB2312"/>
          <w:kern w:val="0"/>
          <w:sz w:val="32"/>
          <w:szCs w:val="32"/>
        </w:rPr>
        <w:t>和</w:t>
      </w:r>
      <w:r w:rsidR="004A4CA8" w:rsidRPr="00EA5D32">
        <w:rPr>
          <w:rFonts w:eastAsia="仿宋_GB2312"/>
          <w:kern w:val="0"/>
          <w:sz w:val="32"/>
          <w:szCs w:val="32"/>
        </w:rPr>
        <w:t>车务段（直属站）</w:t>
      </w:r>
      <w:r w:rsidR="003946E1" w:rsidRPr="00EA5D32">
        <w:rPr>
          <w:rFonts w:eastAsia="仿宋_GB2312"/>
          <w:kern w:val="0"/>
          <w:sz w:val="32"/>
          <w:szCs w:val="32"/>
        </w:rPr>
        <w:t>上报的施工请示</w:t>
      </w:r>
      <w:r w:rsidR="002E52AE" w:rsidRPr="00EA5D32">
        <w:rPr>
          <w:rFonts w:eastAsia="仿宋_GB2312"/>
          <w:kern w:val="0"/>
          <w:sz w:val="32"/>
          <w:szCs w:val="32"/>
        </w:rPr>
        <w:t>，</w:t>
      </w:r>
      <w:r w:rsidR="003946E1" w:rsidRPr="00EA5D32">
        <w:rPr>
          <w:rFonts w:eastAsia="仿宋_GB2312"/>
          <w:kern w:val="0"/>
          <w:sz w:val="32"/>
          <w:szCs w:val="32"/>
        </w:rPr>
        <w:t>拟发施工电报，相关业务</w:t>
      </w:r>
      <w:r w:rsidR="00EA5FA4" w:rsidRPr="00EA5D32">
        <w:rPr>
          <w:rFonts w:eastAsia="仿宋_GB2312"/>
          <w:kern w:val="0"/>
          <w:sz w:val="32"/>
          <w:szCs w:val="32"/>
        </w:rPr>
        <w:t>部</w:t>
      </w:r>
      <w:r w:rsidR="00D90D6E" w:rsidRPr="00EA5D32">
        <w:rPr>
          <w:rFonts w:eastAsia="仿宋_GB2312"/>
          <w:kern w:val="0"/>
          <w:sz w:val="32"/>
          <w:szCs w:val="32"/>
        </w:rPr>
        <w:t>室</w:t>
      </w:r>
      <w:r w:rsidR="003946E1" w:rsidRPr="00EA5D32">
        <w:rPr>
          <w:rFonts w:eastAsia="仿宋_GB2312"/>
          <w:kern w:val="0"/>
          <w:sz w:val="32"/>
          <w:szCs w:val="32"/>
        </w:rPr>
        <w:t>会签完毕后，</w:t>
      </w:r>
      <w:r w:rsidR="003946E1" w:rsidRPr="00EA5D32">
        <w:rPr>
          <w:rFonts w:ascii="宋体"/>
          <w:kern w:val="0"/>
          <w:sz w:val="32"/>
          <w:szCs w:val="32"/>
        </w:rPr>
        <w:t>Ⅰ</w:t>
      </w:r>
      <w:proofErr w:type="gramStart"/>
      <w:r w:rsidR="003946E1" w:rsidRPr="00EA5D32">
        <w:rPr>
          <w:rFonts w:eastAsia="仿宋_GB2312"/>
          <w:kern w:val="0"/>
          <w:sz w:val="32"/>
          <w:szCs w:val="32"/>
        </w:rPr>
        <w:t>级施工</w:t>
      </w:r>
      <w:proofErr w:type="gramEnd"/>
      <w:r w:rsidR="00903586" w:rsidRPr="00EA5D32">
        <w:rPr>
          <w:rFonts w:eastAsia="仿宋_GB2312"/>
          <w:kern w:val="0"/>
          <w:sz w:val="32"/>
          <w:szCs w:val="32"/>
        </w:rPr>
        <w:t>由</w:t>
      </w:r>
      <w:r w:rsidR="00926FC9" w:rsidRPr="00EA5D32">
        <w:rPr>
          <w:rFonts w:eastAsia="仿宋_GB2312"/>
          <w:kern w:val="0"/>
          <w:sz w:val="32"/>
          <w:szCs w:val="32"/>
        </w:rPr>
        <w:t>分</w:t>
      </w:r>
      <w:r w:rsidR="003946E1" w:rsidRPr="00EA5D32">
        <w:rPr>
          <w:rFonts w:eastAsia="仿宋_GB2312"/>
          <w:kern w:val="0"/>
          <w:sz w:val="32"/>
          <w:szCs w:val="32"/>
        </w:rPr>
        <w:t>管运输的副</w:t>
      </w:r>
      <w:r w:rsidR="00BC5DD3" w:rsidRPr="00EA5D32">
        <w:rPr>
          <w:rFonts w:eastAsia="仿宋_GB2312"/>
          <w:kern w:val="0"/>
          <w:sz w:val="32"/>
          <w:szCs w:val="32"/>
        </w:rPr>
        <w:t>总经理</w:t>
      </w:r>
      <w:r w:rsidR="003946E1" w:rsidRPr="00EA5D32">
        <w:rPr>
          <w:rFonts w:eastAsia="仿宋_GB2312"/>
          <w:kern w:val="0"/>
          <w:sz w:val="32"/>
          <w:szCs w:val="32"/>
        </w:rPr>
        <w:t>签发，以</w:t>
      </w:r>
      <w:r w:rsidR="00BC5DD3" w:rsidRPr="00EA5D32">
        <w:rPr>
          <w:rFonts w:eastAsia="仿宋_GB2312"/>
          <w:kern w:val="0"/>
          <w:sz w:val="32"/>
          <w:szCs w:val="32"/>
        </w:rPr>
        <w:t>集团公司</w:t>
      </w:r>
      <w:r w:rsidR="003946E1" w:rsidRPr="00EA5D32">
        <w:rPr>
          <w:rFonts w:eastAsia="仿宋_GB2312"/>
          <w:kern w:val="0"/>
          <w:sz w:val="32"/>
          <w:szCs w:val="32"/>
        </w:rPr>
        <w:t>文（电）执行；</w:t>
      </w:r>
      <w:r w:rsidR="003946E1" w:rsidRPr="00EA5D32">
        <w:rPr>
          <w:rFonts w:ascii="宋体"/>
          <w:kern w:val="0"/>
          <w:sz w:val="32"/>
          <w:szCs w:val="32"/>
        </w:rPr>
        <w:t>Ⅱ</w:t>
      </w:r>
      <w:r w:rsidR="000479F3" w:rsidRPr="00EA5D32">
        <w:rPr>
          <w:rFonts w:eastAsia="仿宋_GB2312"/>
          <w:kern w:val="0"/>
          <w:sz w:val="32"/>
          <w:szCs w:val="32"/>
        </w:rPr>
        <w:t>、</w:t>
      </w:r>
      <w:r w:rsidR="000479F3" w:rsidRPr="00EA5D32">
        <w:rPr>
          <w:rFonts w:ascii="宋体"/>
          <w:kern w:val="0"/>
          <w:sz w:val="32"/>
          <w:szCs w:val="32"/>
        </w:rPr>
        <w:t>Ⅲ</w:t>
      </w:r>
      <w:proofErr w:type="gramStart"/>
      <w:r w:rsidR="003946E1" w:rsidRPr="00EA5D32">
        <w:rPr>
          <w:rFonts w:eastAsia="仿宋_GB2312"/>
          <w:kern w:val="0"/>
          <w:sz w:val="32"/>
          <w:szCs w:val="32"/>
        </w:rPr>
        <w:t>级施工</w:t>
      </w:r>
      <w:proofErr w:type="gramEnd"/>
      <w:r w:rsidR="003946E1" w:rsidRPr="00EA5D32">
        <w:rPr>
          <w:rFonts w:eastAsia="仿宋_GB2312"/>
          <w:kern w:val="0"/>
          <w:sz w:val="32"/>
          <w:szCs w:val="32"/>
        </w:rPr>
        <w:t>以</w:t>
      </w:r>
      <w:r w:rsidR="000831E0" w:rsidRPr="00EA5D32">
        <w:rPr>
          <w:rFonts w:eastAsia="仿宋_GB2312"/>
          <w:kern w:val="0"/>
          <w:sz w:val="32"/>
          <w:szCs w:val="32"/>
        </w:rPr>
        <w:t>部门</w:t>
      </w:r>
      <w:r w:rsidR="003946E1" w:rsidRPr="00EA5D32">
        <w:rPr>
          <w:rFonts w:eastAsia="仿宋_GB2312"/>
          <w:kern w:val="0"/>
          <w:sz w:val="32"/>
          <w:szCs w:val="32"/>
        </w:rPr>
        <w:t>联合文（电）执行。</w:t>
      </w:r>
    </w:p>
    <w:p w14:paraId="17314356" w14:textId="77777777" w:rsidR="00C311A2" w:rsidRPr="00EA5D32" w:rsidRDefault="00CD2EAB" w:rsidP="00AF713D">
      <w:pPr>
        <w:autoSpaceDE w:val="0"/>
        <w:autoSpaceDN w:val="0"/>
        <w:adjustRightInd w:val="0"/>
        <w:snapToGrid w:val="0"/>
        <w:spacing w:line="560" w:lineRule="exact"/>
        <w:ind w:firstLineChars="200" w:firstLine="640"/>
        <w:rPr>
          <w:rFonts w:eastAsia="仿宋_GB2312"/>
          <w:b/>
          <w:kern w:val="0"/>
          <w:sz w:val="32"/>
          <w:szCs w:val="32"/>
        </w:rPr>
      </w:pPr>
      <w:r w:rsidRPr="00EA5D32">
        <w:rPr>
          <w:rFonts w:eastAsia="黑体"/>
          <w:bCs/>
          <w:sz w:val="32"/>
        </w:rPr>
        <w:t>第五十</w:t>
      </w:r>
      <w:r w:rsidR="00954AC3" w:rsidRPr="00EA5D32">
        <w:rPr>
          <w:rFonts w:eastAsia="黑体" w:hint="eastAsia"/>
          <w:bCs/>
          <w:sz w:val="32"/>
        </w:rPr>
        <w:t>七</w:t>
      </w:r>
      <w:r w:rsidR="004A15DE" w:rsidRPr="00EA5D32">
        <w:rPr>
          <w:rFonts w:eastAsia="黑体"/>
          <w:bCs/>
          <w:sz w:val="32"/>
        </w:rPr>
        <w:t>条</w:t>
      </w:r>
      <w:r w:rsidR="004A15DE" w:rsidRPr="00EA5D32">
        <w:rPr>
          <w:rFonts w:eastAsia="黑体"/>
          <w:bCs/>
          <w:sz w:val="32"/>
        </w:rPr>
        <w:t xml:space="preserve">  </w:t>
      </w:r>
      <w:r w:rsidR="00C311A2" w:rsidRPr="00EA5D32">
        <w:rPr>
          <w:rFonts w:eastAsia="仿宋_GB2312"/>
          <w:kern w:val="0"/>
          <w:sz w:val="32"/>
          <w:szCs w:val="32"/>
        </w:rPr>
        <w:t>区间及站内到发线装卸路料</w:t>
      </w:r>
      <w:r w:rsidR="004A15DE" w:rsidRPr="00EA5D32">
        <w:rPr>
          <w:rFonts w:eastAsia="仿宋_GB2312"/>
          <w:kern w:val="0"/>
          <w:sz w:val="32"/>
          <w:szCs w:val="32"/>
        </w:rPr>
        <w:t>。</w:t>
      </w:r>
    </w:p>
    <w:p w14:paraId="57F0F596" w14:textId="77777777" w:rsidR="006F4099" w:rsidRPr="00EA5D32" w:rsidRDefault="004A15DE"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eastAsia="仿宋_GB2312"/>
          <w:kern w:val="0"/>
          <w:sz w:val="32"/>
          <w:szCs w:val="32"/>
        </w:rPr>
        <w:t>（一）</w:t>
      </w:r>
      <w:r w:rsidR="00AB38D5" w:rsidRPr="00EA5D32">
        <w:rPr>
          <w:rFonts w:eastAsia="仿宋_GB2312"/>
          <w:kern w:val="0"/>
          <w:sz w:val="32"/>
          <w:szCs w:val="32"/>
        </w:rPr>
        <w:t>符合维修条件的区间及站内接发列车线路装卸路料，应纳入维修计划，超出维修天窗时间</w:t>
      </w:r>
      <w:r w:rsidR="00725322" w:rsidRPr="00EA5D32">
        <w:rPr>
          <w:rFonts w:eastAsia="仿宋_GB2312"/>
          <w:kern w:val="0"/>
          <w:sz w:val="32"/>
          <w:szCs w:val="32"/>
        </w:rPr>
        <w:t>的区间装卸路料计划应纳入月度施工计划</w:t>
      </w:r>
      <w:r w:rsidR="00AB38D5" w:rsidRPr="00EA5D32">
        <w:rPr>
          <w:rFonts w:eastAsia="仿宋_GB2312"/>
          <w:kern w:val="0"/>
          <w:sz w:val="32"/>
          <w:szCs w:val="32"/>
        </w:rPr>
        <w:t>。</w:t>
      </w:r>
    </w:p>
    <w:p w14:paraId="520A4FF0" w14:textId="77777777" w:rsidR="006B58A0" w:rsidRPr="00EA5D32" w:rsidRDefault="004A15DE"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w:t>
      </w:r>
      <w:r w:rsidR="00AB38D5" w:rsidRPr="00EA5D32">
        <w:rPr>
          <w:rFonts w:eastAsia="仿宋_GB2312"/>
          <w:kern w:val="0"/>
          <w:sz w:val="32"/>
          <w:szCs w:val="32"/>
        </w:rPr>
        <w:t>未纳入月度施工计划的临时区间装卸路料，有关业务</w:t>
      </w:r>
      <w:r w:rsidR="00871552" w:rsidRPr="00EA5D32">
        <w:rPr>
          <w:rFonts w:eastAsia="仿宋_GB2312"/>
          <w:kern w:val="0"/>
          <w:sz w:val="32"/>
          <w:szCs w:val="32"/>
        </w:rPr>
        <w:t>部</w:t>
      </w:r>
      <w:r w:rsidR="00D90D6E" w:rsidRPr="00EA5D32">
        <w:rPr>
          <w:rFonts w:eastAsia="仿宋_GB2312"/>
          <w:kern w:val="0"/>
          <w:sz w:val="32"/>
          <w:szCs w:val="32"/>
        </w:rPr>
        <w:t>室</w:t>
      </w:r>
      <w:r w:rsidR="00AB38D5" w:rsidRPr="00EA5D32">
        <w:rPr>
          <w:rFonts w:eastAsia="仿宋_GB2312"/>
          <w:kern w:val="0"/>
          <w:sz w:val="32"/>
          <w:szCs w:val="32"/>
        </w:rPr>
        <w:t>提前</w:t>
      </w:r>
      <w:r w:rsidR="00AB38D5" w:rsidRPr="00EA5D32">
        <w:rPr>
          <w:rFonts w:eastAsia="仿宋_GB2312"/>
          <w:kern w:val="0"/>
          <w:sz w:val="32"/>
          <w:szCs w:val="32"/>
        </w:rPr>
        <w:t>3</w:t>
      </w:r>
      <w:r w:rsidR="00AB38D5" w:rsidRPr="00EA5D32">
        <w:rPr>
          <w:rFonts w:eastAsia="仿宋_GB2312"/>
          <w:kern w:val="0"/>
          <w:sz w:val="32"/>
          <w:szCs w:val="32"/>
        </w:rPr>
        <w:t>日向</w:t>
      </w:r>
      <w:r w:rsidR="004B3B2E" w:rsidRPr="00EA5D32">
        <w:rPr>
          <w:rFonts w:eastAsia="仿宋_GB2312"/>
          <w:kern w:val="0"/>
          <w:sz w:val="32"/>
          <w:szCs w:val="32"/>
        </w:rPr>
        <w:t>施工办</w:t>
      </w:r>
      <w:r w:rsidR="00AB38D5" w:rsidRPr="00EA5D32">
        <w:rPr>
          <w:rFonts w:eastAsia="仿宋_GB2312"/>
          <w:kern w:val="0"/>
          <w:sz w:val="32"/>
          <w:szCs w:val="32"/>
        </w:rPr>
        <w:t>提出申请，由</w:t>
      </w:r>
      <w:r w:rsidR="004B3B2E" w:rsidRPr="00EA5D32">
        <w:rPr>
          <w:rFonts w:eastAsia="仿宋_GB2312"/>
          <w:kern w:val="0"/>
          <w:sz w:val="32"/>
          <w:szCs w:val="32"/>
        </w:rPr>
        <w:t>施工办</w:t>
      </w:r>
      <w:r w:rsidR="00AB38D5" w:rsidRPr="00EA5D32">
        <w:rPr>
          <w:rFonts w:eastAsia="仿宋_GB2312"/>
          <w:kern w:val="0"/>
          <w:sz w:val="32"/>
          <w:szCs w:val="32"/>
        </w:rPr>
        <w:t>负责协调安排</w:t>
      </w:r>
      <w:r w:rsidR="00725322" w:rsidRPr="00EA5D32">
        <w:rPr>
          <w:rFonts w:eastAsia="仿宋_GB2312"/>
          <w:kern w:val="0"/>
          <w:sz w:val="32"/>
          <w:szCs w:val="32"/>
        </w:rPr>
        <w:t>。防洪、抢险区间装卸路料由调度所及时安排</w:t>
      </w:r>
      <w:r w:rsidR="00AB38D5" w:rsidRPr="00EA5D32">
        <w:rPr>
          <w:rFonts w:eastAsia="仿宋_GB2312"/>
          <w:kern w:val="0"/>
          <w:sz w:val="32"/>
          <w:szCs w:val="32"/>
        </w:rPr>
        <w:t>，装卸车负责人在车站《行</w:t>
      </w:r>
      <w:r w:rsidR="00AB38D5" w:rsidRPr="00EA5D32">
        <w:rPr>
          <w:rFonts w:eastAsia="仿宋_GB2312"/>
          <w:kern w:val="0"/>
          <w:sz w:val="32"/>
          <w:szCs w:val="32"/>
        </w:rPr>
        <w:lastRenderedPageBreak/>
        <w:t>车设备检查登记簿》</w:t>
      </w:r>
      <w:proofErr w:type="gramStart"/>
      <w:r w:rsidR="00AB38D5" w:rsidRPr="00EA5D32">
        <w:rPr>
          <w:rFonts w:eastAsia="仿宋_GB2312"/>
          <w:kern w:val="0"/>
          <w:sz w:val="32"/>
          <w:szCs w:val="32"/>
        </w:rPr>
        <w:t>上登销记</w:t>
      </w:r>
      <w:proofErr w:type="gramEnd"/>
      <w:r w:rsidR="00AB38D5" w:rsidRPr="00EA5D32">
        <w:rPr>
          <w:rFonts w:eastAsia="仿宋_GB2312"/>
          <w:kern w:val="0"/>
          <w:sz w:val="32"/>
          <w:szCs w:val="32"/>
        </w:rPr>
        <w:t>。</w:t>
      </w:r>
    </w:p>
    <w:p w14:paraId="70A978DC" w14:textId="77777777" w:rsidR="006B58A0" w:rsidRPr="00EA5D32" w:rsidRDefault="004A15DE"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（三）</w:t>
      </w:r>
      <w:r w:rsidR="00AB38D5" w:rsidRPr="00EA5D32">
        <w:rPr>
          <w:rFonts w:eastAsia="仿宋_GB2312"/>
          <w:kern w:val="0"/>
          <w:sz w:val="32"/>
          <w:szCs w:val="32"/>
        </w:rPr>
        <w:t>所有涉及区间及站内接发列车线路上装卸路料作业，装卸车负责人均应根据路料装卸车计划，提前与车站联系，说明装卸车地点和作业方法以及装卸车速度等重点注意事项，车站根据登记内容向列车调度员汇报，</w:t>
      </w:r>
      <w:r w:rsidR="00DD6A60" w:rsidRPr="00EA5D32">
        <w:rPr>
          <w:rFonts w:eastAsia="仿宋_GB2312"/>
          <w:kern w:val="0"/>
          <w:sz w:val="32"/>
          <w:szCs w:val="32"/>
        </w:rPr>
        <w:t>区间装卸路料</w:t>
      </w:r>
      <w:r w:rsidR="00AB38D5" w:rsidRPr="00EA5D32">
        <w:rPr>
          <w:rFonts w:eastAsia="仿宋_GB2312"/>
          <w:kern w:val="0"/>
          <w:sz w:val="32"/>
          <w:szCs w:val="32"/>
        </w:rPr>
        <w:t>列车调度员按规定发布相关调度命令。</w:t>
      </w:r>
    </w:p>
    <w:p w14:paraId="308E857C" w14:textId="77777777" w:rsidR="006B58A0" w:rsidRPr="00EA5D32" w:rsidRDefault="004A15DE"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（四）</w:t>
      </w:r>
      <w:r w:rsidR="00AB38D5" w:rsidRPr="00EA5D32">
        <w:rPr>
          <w:rFonts w:eastAsia="仿宋_GB2312"/>
          <w:kern w:val="0"/>
          <w:sz w:val="32"/>
          <w:szCs w:val="32"/>
        </w:rPr>
        <w:t>区间及站内到发线路料装卸车完毕后，装卸车负责人应及时清道并确认达到列车放行条件后，方可通知驻站联络员与车站办理销记手续。</w:t>
      </w:r>
    </w:p>
    <w:p w14:paraId="66A3BFBC" w14:textId="77777777" w:rsidR="00C311A2" w:rsidRPr="00EA5D32" w:rsidRDefault="004A15DE"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（五）</w:t>
      </w:r>
      <w:r w:rsidR="00C311A2" w:rsidRPr="00EA5D32">
        <w:rPr>
          <w:rFonts w:eastAsia="仿宋_GB2312"/>
          <w:kern w:val="0"/>
          <w:sz w:val="32"/>
          <w:szCs w:val="32"/>
        </w:rPr>
        <w:t>工</w:t>
      </w:r>
      <w:proofErr w:type="gramStart"/>
      <w:r w:rsidR="00C311A2" w:rsidRPr="00EA5D32">
        <w:rPr>
          <w:rFonts w:eastAsia="仿宋_GB2312"/>
          <w:kern w:val="0"/>
          <w:sz w:val="32"/>
          <w:szCs w:val="32"/>
        </w:rPr>
        <w:t>务</w:t>
      </w:r>
      <w:proofErr w:type="gramEnd"/>
      <w:r w:rsidR="00C311A2" w:rsidRPr="00EA5D32">
        <w:rPr>
          <w:rFonts w:eastAsia="仿宋_GB2312"/>
          <w:kern w:val="0"/>
          <w:sz w:val="32"/>
          <w:szCs w:val="32"/>
        </w:rPr>
        <w:t>大修和大</w:t>
      </w:r>
      <w:proofErr w:type="gramStart"/>
      <w:r w:rsidR="00C311A2" w:rsidRPr="00EA5D32">
        <w:rPr>
          <w:rFonts w:eastAsia="仿宋_GB2312"/>
          <w:kern w:val="0"/>
          <w:sz w:val="32"/>
          <w:szCs w:val="32"/>
        </w:rPr>
        <w:t>机综合</w:t>
      </w:r>
      <w:proofErr w:type="gramEnd"/>
      <w:r w:rsidR="00C311A2" w:rsidRPr="00EA5D32">
        <w:rPr>
          <w:rFonts w:eastAsia="仿宋_GB2312"/>
          <w:kern w:val="0"/>
          <w:sz w:val="32"/>
          <w:szCs w:val="32"/>
        </w:rPr>
        <w:t>维修的宿营车、长轨列车及施工、实验用车辆挂运计划（内容应包括运行和限制条件），由主管业务</w:t>
      </w:r>
      <w:r w:rsidR="00480B21" w:rsidRPr="00EA5D32">
        <w:rPr>
          <w:rFonts w:eastAsia="仿宋_GB2312"/>
          <w:kern w:val="0"/>
          <w:sz w:val="32"/>
          <w:szCs w:val="32"/>
        </w:rPr>
        <w:t>部</w:t>
      </w:r>
      <w:r w:rsidR="00D90D6E" w:rsidRPr="00EA5D32">
        <w:rPr>
          <w:rFonts w:eastAsia="仿宋_GB2312"/>
          <w:kern w:val="0"/>
          <w:sz w:val="32"/>
          <w:szCs w:val="32"/>
        </w:rPr>
        <w:t>室</w:t>
      </w:r>
      <w:r w:rsidR="00C311A2" w:rsidRPr="00EA5D32">
        <w:rPr>
          <w:rFonts w:eastAsia="仿宋_GB2312"/>
          <w:kern w:val="0"/>
          <w:sz w:val="32"/>
          <w:szCs w:val="32"/>
        </w:rPr>
        <w:t>按规定核查检车等手续完备后，提前</w:t>
      </w:r>
      <w:r w:rsidR="00437575" w:rsidRPr="00EA5D32">
        <w:rPr>
          <w:rFonts w:eastAsia="仿宋_GB2312" w:hint="eastAsia"/>
          <w:kern w:val="0"/>
          <w:sz w:val="32"/>
          <w:szCs w:val="32"/>
        </w:rPr>
        <w:t>2</w:t>
      </w:r>
      <w:r w:rsidR="00C311A2" w:rsidRPr="00EA5D32">
        <w:rPr>
          <w:rFonts w:eastAsia="仿宋_GB2312"/>
          <w:kern w:val="0"/>
          <w:sz w:val="32"/>
          <w:szCs w:val="32"/>
        </w:rPr>
        <w:t>天向调度所提出，由调度所安排。</w:t>
      </w:r>
    </w:p>
    <w:p w14:paraId="32FF7965" w14:textId="77777777" w:rsidR="009D0DB2" w:rsidRPr="00EA5D32" w:rsidRDefault="00F73B27" w:rsidP="00AF713D">
      <w:pPr>
        <w:adjustRightInd w:val="0"/>
        <w:snapToGrid w:val="0"/>
        <w:spacing w:line="560" w:lineRule="exact"/>
        <w:ind w:firstLineChars="200" w:firstLine="640"/>
        <w:rPr>
          <w:rFonts w:eastAsia="仿宋_GB2312"/>
          <w:sz w:val="32"/>
          <w:szCs w:val="32"/>
        </w:rPr>
      </w:pPr>
      <w:r w:rsidRPr="00EA5D32">
        <w:rPr>
          <w:rFonts w:eastAsia="黑体"/>
          <w:bCs/>
          <w:sz w:val="32"/>
        </w:rPr>
        <w:t>第五十</w:t>
      </w:r>
      <w:r w:rsidR="00954AC3" w:rsidRPr="00EA5D32">
        <w:rPr>
          <w:rFonts w:eastAsia="黑体" w:hint="eastAsia"/>
          <w:bCs/>
          <w:sz w:val="32"/>
        </w:rPr>
        <w:t>八</w:t>
      </w:r>
      <w:r w:rsidR="0036709D" w:rsidRPr="00EA5D32">
        <w:rPr>
          <w:rFonts w:eastAsia="黑体"/>
          <w:bCs/>
          <w:sz w:val="32"/>
        </w:rPr>
        <w:t>条</w:t>
      </w:r>
      <w:r w:rsidR="0036709D" w:rsidRPr="00EA5D32">
        <w:rPr>
          <w:rFonts w:eastAsia="黑体"/>
          <w:bCs/>
          <w:sz w:val="32"/>
        </w:rPr>
        <w:t xml:space="preserve">  </w:t>
      </w:r>
      <w:r w:rsidR="009D0DB2" w:rsidRPr="00EA5D32">
        <w:rPr>
          <w:rFonts w:eastAsia="仿宋_GB2312"/>
          <w:sz w:val="32"/>
          <w:szCs w:val="32"/>
        </w:rPr>
        <w:t>施工办负责</w:t>
      </w:r>
      <w:r w:rsidR="009D0DB2" w:rsidRPr="00EA5D32">
        <w:rPr>
          <w:rFonts w:eastAsia="仿宋_GB2312"/>
          <w:sz w:val="32"/>
        </w:rPr>
        <w:t>集团公司</w:t>
      </w:r>
      <w:r w:rsidR="009D0DB2" w:rsidRPr="00EA5D32">
        <w:rPr>
          <w:rFonts w:eastAsia="仿宋_GB2312"/>
          <w:sz w:val="32"/>
          <w:szCs w:val="32"/>
        </w:rPr>
        <w:t>施工日计划的审批、编制、下达，</w:t>
      </w:r>
      <w:r w:rsidR="009D0DB2" w:rsidRPr="00EA5D32">
        <w:rPr>
          <w:rFonts w:eastAsia="仿宋_GB2312" w:hint="eastAsia"/>
          <w:sz w:val="32"/>
          <w:szCs w:val="32"/>
        </w:rPr>
        <w:t>内容和</w:t>
      </w:r>
      <w:r w:rsidR="009D0DB2" w:rsidRPr="00EA5D32">
        <w:rPr>
          <w:rFonts w:eastAsia="仿宋_GB2312"/>
          <w:sz w:val="32"/>
          <w:szCs w:val="32"/>
        </w:rPr>
        <w:t>程序如下。</w:t>
      </w:r>
    </w:p>
    <w:p w14:paraId="0DE0F954"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（一）施工日计划主要内容。</w:t>
      </w:r>
    </w:p>
    <w:p w14:paraId="0AC9B2A2"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1.</w:t>
      </w:r>
      <w:r w:rsidRPr="00EA5D32">
        <w:rPr>
          <w:rFonts w:ascii="Times New Roman" w:eastAsia="仿宋_GB2312" w:hAnsi="Times New Roman" w:hint="eastAsia"/>
          <w:sz w:val="32"/>
          <w:szCs w:val="32"/>
        </w:rPr>
        <w:t>施工计划编号、等级、项目。</w:t>
      </w:r>
    </w:p>
    <w:p w14:paraId="76D69D48"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2.</w:t>
      </w:r>
      <w:r w:rsidRPr="00EA5D32">
        <w:rPr>
          <w:rFonts w:ascii="Times New Roman" w:eastAsia="仿宋_GB2312" w:hAnsi="Times New Roman" w:hint="eastAsia"/>
          <w:sz w:val="32"/>
          <w:szCs w:val="32"/>
        </w:rPr>
        <w:t>施工日期、作业内容、地点（含线别、区间、车站、股道、道岔、行别、里程）和时间。</w:t>
      </w:r>
    </w:p>
    <w:p w14:paraId="225CC859"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3.</w:t>
      </w:r>
      <w:r w:rsidRPr="00EA5D32">
        <w:rPr>
          <w:rFonts w:ascii="Times New Roman" w:eastAsia="仿宋_GB2312" w:hAnsi="Times New Roman" w:hint="eastAsia"/>
          <w:sz w:val="32"/>
          <w:szCs w:val="32"/>
        </w:rPr>
        <w:t>施工限速（</w:t>
      </w:r>
      <w:proofErr w:type="gramStart"/>
      <w:r w:rsidRPr="00EA5D32">
        <w:rPr>
          <w:rFonts w:ascii="Times New Roman" w:eastAsia="仿宋_GB2312" w:hAnsi="Times New Roman" w:hint="eastAsia"/>
          <w:sz w:val="32"/>
          <w:szCs w:val="32"/>
        </w:rPr>
        <w:t>含施工邻线</w:t>
      </w:r>
      <w:proofErr w:type="gramEnd"/>
      <w:r w:rsidRPr="00EA5D32">
        <w:rPr>
          <w:rFonts w:ascii="Times New Roman" w:eastAsia="仿宋_GB2312" w:hAnsi="Times New Roman" w:hint="eastAsia"/>
          <w:sz w:val="32"/>
          <w:szCs w:val="32"/>
        </w:rPr>
        <w:t>限速）、影响范围、行车方式变化及设备变化。</w:t>
      </w:r>
    </w:p>
    <w:p w14:paraId="5C7EB51A"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4.</w:t>
      </w:r>
      <w:r w:rsidRPr="00EA5D32">
        <w:rPr>
          <w:rFonts w:ascii="Times New Roman" w:eastAsia="仿宋_GB2312" w:hAnsi="Times New Roman" w:hint="eastAsia"/>
          <w:sz w:val="32"/>
          <w:szCs w:val="32"/>
        </w:rPr>
        <w:t>施工单位（</w:t>
      </w:r>
      <w:proofErr w:type="gramStart"/>
      <w:r w:rsidRPr="00EA5D32">
        <w:rPr>
          <w:rFonts w:ascii="Times New Roman" w:eastAsia="仿宋_GB2312" w:hAnsi="Times New Roman" w:hint="eastAsia"/>
          <w:sz w:val="32"/>
          <w:szCs w:val="32"/>
        </w:rPr>
        <w:t>含配合</w:t>
      </w:r>
      <w:proofErr w:type="gramEnd"/>
      <w:r w:rsidRPr="00EA5D32">
        <w:rPr>
          <w:rFonts w:ascii="Times New Roman" w:eastAsia="仿宋_GB2312" w:hAnsi="Times New Roman" w:hint="eastAsia"/>
          <w:sz w:val="32"/>
          <w:szCs w:val="32"/>
        </w:rPr>
        <w:t>单位）、施工负责人。</w:t>
      </w:r>
    </w:p>
    <w:p w14:paraId="03F69E2F"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lastRenderedPageBreak/>
        <w:t>5.</w:t>
      </w:r>
      <w:r w:rsidRPr="00EA5D32">
        <w:rPr>
          <w:rFonts w:ascii="Times New Roman" w:eastAsia="仿宋_GB2312" w:hAnsi="Times New Roman" w:hint="eastAsia"/>
          <w:sz w:val="32"/>
          <w:szCs w:val="32"/>
        </w:rPr>
        <w:t>施工作业车进出施工地段方案。</w:t>
      </w:r>
    </w:p>
    <w:p w14:paraId="271F2E98"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w:t>
      </w:r>
      <w:r w:rsidRPr="00EA5D32">
        <w:rPr>
          <w:rFonts w:ascii="Times New Roman" w:eastAsia="仿宋_GB2312" w:hAnsi="Times New Roman" w:hint="eastAsia"/>
          <w:sz w:val="32"/>
          <w:szCs w:val="32"/>
        </w:rPr>
        <w:t>二</w:t>
      </w:r>
      <w:r w:rsidRPr="00EA5D32">
        <w:rPr>
          <w:rFonts w:ascii="Times New Roman" w:eastAsia="仿宋_GB2312" w:hAnsi="Times New Roman"/>
          <w:sz w:val="32"/>
          <w:szCs w:val="32"/>
        </w:rPr>
        <w:t>）施工单位于施工前</w:t>
      </w:r>
      <w:r w:rsidRPr="00EA5D32">
        <w:rPr>
          <w:rFonts w:ascii="Times New Roman" w:eastAsia="仿宋_GB2312" w:hAnsi="Times New Roman"/>
          <w:sz w:val="32"/>
          <w:szCs w:val="32"/>
        </w:rPr>
        <w:t>3</w:t>
      </w:r>
      <w:r w:rsidRPr="00EA5D32">
        <w:rPr>
          <w:rFonts w:ascii="Times New Roman" w:eastAsia="仿宋_GB2312" w:hAnsi="Times New Roman"/>
          <w:sz w:val="32"/>
          <w:szCs w:val="32"/>
        </w:rPr>
        <w:t>日</w:t>
      </w:r>
      <w:r w:rsidRPr="00EA5D32">
        <w:rPr>
          <w:rFonts w:ascii="Times New Roman" w:eastAsia="仿宋_GB2312" w:hAnsi="Times New Roman"/>
          <w:sz w:val="32"/>
          <w:szCs w:val="32"/>
        </w:rPr>
        <w:t>16:00</w:t>
      </w:r>
      <w:r w:rsidRPr="00EA5D32">
        <w:rPr>
          <w:rFonts w:ascii="Times New Roman" w:eastAsia="仿宋_GB2312" w:hAnsi="Times New Roman"/>
          <w:sz w:val="32"/>
          <w:szCs w:val="32"/>
        </w:rPr>
        <w:t>前将施工日计划申请报集团公司主管业务部室（其中建设项目施工日计划由项目管理机构提报，</w:t>
      </w:r>
      <w:proofErr w:type="gramStart"/>
      <w:r w:rsidRPr="00EA5D32">
        <w:rPr>
          <w:rFonts w:ascii="Times New Roman" w:eastAsia="仿宋_GB2312" w:hAnsi="Times New Roman"/>
          <w:sz w:val="32"/>
          <w:szCs w:val="32"/>
        </w:rPr>
        <w:t>涉铁工程施工</w:t>
      </w:r>
      <w:proofErr w:type="gramEnd"/>
      <w:r w:rsidRPr="00EA5D32">
        <w:rPr>
          <w:rFonts w:ascii="Times New Roman" w:eastAsia="仿宋_GB2312" w:hAnsi="Times New Roman"/>
          <w:sz w:val="32"/>
          <w:szCs w:val="32"/>
        </w:rPr>
        <w:t>日计划由</w:t>
      </w:r>
      <w:r w:rsidRPr="00EA5D32">
        <w:rPr>
          <w:rFonts w:ascii="Times New Roman" w:eastAsia="仿宋_GB2312" w:hAnsi="Times New Roman" w:hint="eastAsia"/>
          <w:sz w:val="32"/>
        </w:rPr>
        <w:t>成铁</w:t>
      </w:r>
      <w:r w:rsidRPr="00EA5D32">
        <w:rPr>
          <w:rFonts w:ascii="Times New Roman" w:eastAsia="仿宋_GB2312" w:hAnsi="Times New Roman"/>
          <w:sz w:val="32"/>
          <w:szCs w:val="32"/>
        </w:rPr>
        <w:t>工管公司提报）。</w:t>
      </w:r>
      <w:proofErr w:type="gramStart"/>
      <w:r w:rsidRPr="00EA5D32">
        <w:rPr>
          <w:rFonts w:ascii="Times New Roman" w:eastAsia="仿宋_GB2312" w:hAnsi="Times New Roman"/>
          <w:sz w:val="32"/>
          <w:szCs w:val="32"/>
        </w:rPr>
        <w:t>经设备</w:t>
      </w:r>
      <w:proofErr w:type="gramEnd"/>
      <w:r w:rsidRPr="00EA5D32">
        <w:rPr>
          <w:rFonts w:ascii="Times New Roman" w:eastAsia="仿宋_GB2312" w:hAnsi="Times New Roman"/>
          <w:sz w:val="32"/>
          <w:szCs w:val="32"/>
        </w:rPr>
        <w:t>主管业务部室审核后，于施工前</w:t>
      </w:r>
      <w:r w:rsidRPr="00EA5D32">
        <w:rPr>
          <w:rFonts w:ascii="Times New Roman" w:eastAsia="仿宋_GB2312" w:hAnsi="Times New Roman"/>
          <w:sz w:val="32"/>
          <w:szCs w:val="32"/>
        </w:rPr>
        <w:t>2</w:t>
      </w:r>
      <w:r w:rsidRPr="00EA5D32">
        <w:rPr>
          <w:rFonts w:ascii="Times New Roman" w:eastAsia="仿宋_GB2312" w:hAnsi="Times New Roman"/>
          <w:sz w:val="32"/>
          <w:szCs w:val="32"/>
        </w:rPr>
        <w:t>日</w:t>
      </w:r>
      <w:r w:rsidRPr="00EA5D32">
        <w:rPr>
          <w:rFonts w:ascii="Times New Roman" w:eastAsia="仿宋_GB2312" w:hAnsi="Times New Roman"/>
          <w:sz w:val="32"/>
          <w:szCs w:val="32"/>
        </w:rPr>
        <w:t>9:00</w:t>
      </w:r>
      <w:r w:rsidRPr="00EA5D32">
        <w:rPr>
          <w:rFonts w:ascii="Times New Roman" w:eastAsia="仿宋_GB2312" w:hAnsi="Times New Roman"/>
          <w:sz w:val="32"/>
          <w:szCs w:val="32"/>
        </w:rPr>
        <w:t>前向施工办提报施工日计划申请。</w:t>
      </w:r>
    </w:p>
    <w:p w14:paraId="724B3590"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w:t>
      </w:r>
      <w:r w:rsidRPr="00EA5D32">
        <w:rPr>
          <w:rFonts w:ascii="Times New Roman" w:eastAsia="仿宋_GB2312" w:hAnsi="Times New Roman" w:hint="eastAsia"/>
          <w:sz w:val="32"/>
          <w:szCs w:val="32"/>
        </w:rPr>
        <w:t>三</w:t>
      </w:r>
      <w:r w:rsidRPr="00EA5D32">
        <w:rPr>
          <w:rFonts w:ascii="Times New Roman" w:eastAsia="仿宋_GB2312" w:hAnsi="Times New Roman"/>
          <w:sz w:val="32"/>
          <w:szCs w:val="32"/>
        </w:rPr>
        <w:t>）</w:t>
      </w:r>
      <w:r w:rsidRPr="00EA5D32">
        <w:rPr>
          <w:rFonts w:hAnsi="Times New Roman"/>
          <w:sz w:val="32"/>
          <w:szCs w:val="32"/>
        </w:rPr>
        <w:t>Ⅰ</w:t>
      </w:r>
      <w:r w:rsidRPr="00EA5D32">
        <w:rPr>
          <w:rFonts w:ascii="Times New Roman" w:eastAsia="仿宋_GB2312" w:hAnsi="Times New Roman"/>
          <w:sz w:val="32"/>
          <w:szCs w:val="32"/>
        </w:rPr>
        <w:t>级施工、国铁集团管理的高速铁路、繁忙干线施工计划，施工办于施工前</w:t>
      </w:r>
      <w:r w:rsidRPr="00EA5D32">
        <w:rPr>
          <w:rFonts w:ascii="Times New Roman" w:eastAsia="仿宋_GB2312" w:hAnsi="Times New Roman"/>
          <w:sz w:val="32"/>
          <w:szCs w:val="32"/>
        </w:rPr>
        <w:t>2</w:t>
      </w:r>
      <w:r w:rsidRPr="00EA5D32">
        <w:rPr>
          <w:rFonts w:ascii="Times New Roman" w:eastAsia="仿宋_GB2312" w:hAnsi="Times New Roman"/>
          <w:sz w:val="32"/>
          <w:szCs w:val="32"/>
        </w:rPr>
        <w:t>日</w:t>
      </w:r>
      <w:r w:rsidRPr="00EA5D32">
        <w:rPr>
          <w:rFonts w:ascii="Times New Roman" w:eastAsia="仿宋_GB2312" w:hAnsi="Times New Roman"/>
          <w:sz w:val="32"/>
          <w:szCs w:val="32"/>
        </w:rPr>
        <w:t>15:00</w:t>
      </w:r>
      <w:r w:rsidRPr="00EA5D32">
        <w:rPr>
          <w:rFonts w:ascii="Times New Roman" w:eastAsia="仿宋_GB2312" w:hAnsi="Times New Roman"/>
          <w:sz w:val="32"/>
          <w:szCs w:val="32"/>
        </w:rPr>
        <w:t>前将施工日计划提报国铁集团调度中心，调度中心根据国铁集团月度施工计划和批准的施工文电进行审核后，于施工前</w:t>
      </w:r>
      <w:r w:rsidRPr="00EA5D32">
        <w:rPr>
          <w:rFonts w:ascii="Times New Roman" w:eastAsia="仿宋_GB2312" w:hAnsi="Times New Roman"/>
          <w:sz w:val="32"/>
          <w:szCs w:val="32"/>
        </w:rPr>
        <w:t>2</w:t>
      </w:r>
      <w:r w:rsidRPr="00EA5D32">
        <w:rPr>
          <w:rFonts w:ascii="Times New Roman" w:eastAsia="仿宋_GB2312" w:hAnsi="Times New Roman"/>
          <w:sz w:val="32"/>
          <w:szCs w:val="32"/>
        </w:rPr>
        <w:t>日</w:t>
      </w:r>
      <w:r w:rsidRPr="00EA5D32">
        <w:rPr>
          <w:rFonts w:ascii="Times New Roman" w:eastAsia="仿宋_GB2312" w:hAnsi="Times New Roman"/>
          <w:sz w:val="32"/>
          <w:szCs w:val="32"/>
        </w:rPr>
        <w:t>18:00</w:t>
      </w:r>
      <w:r w:rsidRPr="00EA5D32">
        <w:rPr>
          <w:rFonts w:ascii="Times New Roman" w:eastAsia="仿宋_GB2312" w:hAnsi="Times New Roman"/>
          <w:sz w:val="32"/>
          <w:szCs w:val="32"/>
        </w:rPr>
        <w:t>前将施工日计划反馈施工办。</w:t>
      </w:r>
    </w:p>
    <w:p w14:paraId="4A52C5EE"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w:t>
      </w:r>
      <w:r w:rsidRPr="00EA5D32">
        <w:rPr>
          <w:rFonts w:ascii="Times New Roman" w:eastAsia="仿宋_GB2312" w:hAnsi="Times New Roman" w:hint="eastAsia"/>
          <w:sz w:val="32"/>
          <w:szCs w:val="32"/>
        </w:rPr>
        <w:t>四</w:t>
      </w:r>
      <w:r w:rsidRPr="00EA5D32">
        <w:rPr>
          <w:rFonts w:ascii="Times New Roman" w:eastAsia="仿宋_GB2312" w:hAnsi="Times New Roman"/>
          <w:sz w:val="32"/>
          <w:szCs w:val="32"/>
        </w:rPr>
        <w:t>）编制施工日计划应以月度施工计划</w:t>
      </w:r>
      <w:r w:rsidRPr="00EA5D32">
        <w:rPr>
          <w:rFonts w:ascii="Times New Roman" w:eastAsia="仿宋_GB2312" w:hAnsi="Times New Roman" w:hint="eastAsia"/>
          <w:sz w:val="32"/>
          <w:szCs w:val="32"/>
        </w:rPr>
        <w:t>（</w:t>
      </w:r>
      <w:r w:rsidRPr="00EA5D32">
        <w:rPr>
          <w:rFonts w:ascii="Times New Roman" w:eastAsia="仿宋_GB2312" w:hAnsi="Times New Roman"/>
          <w:sz w:val="32"/>
          <w:szCs w:val="32"/>
        </w:rPr>
        <w:t>或施工电报</w:t>
      </w:r>
      <w:r w:rsidRPr="00EA5D32">
        <w:rPr>
          <w:rFonts w:ascii="Times New Roman" w:eastAsia="仿宋_GB2312" w:hAnsi="Times New Roman" w:hint="eastAsia"/>
          <w:sz w:val="32"/>
          <w:szCs w:val="32"/>
        </w:rPr>
        <w:t>）</w:t>
      </w:r>
      <w:r w:rsidRPr="00EA5D32">
        <w:rPr>
          <w:rFonts w:ascii="Times New Roman" w:eastAsia="仿宋_GB2312" w:hAnsi="Times New Roman"/>
          <w:sz w:val="32"/>
          <w:szCs w:val="32"/>
        </w:rPr>
        <w:t>为依据，施工办应将主管业务部室提报的施工日计划申请与月度施工计划</w:t>
      </w:r>
      <w:r w:rsidRPr="00EA5D32">
        <w:rPr>
          <w:rFonts w:ascii="Times New Roman" w:eastAsia="仿宋_GB2312" w:hAnsi="Times New Roman" w:hint="eastAsia"/>
          <w:sz w:val="32"/>
          <w:szCs w:val="32"/>
        </w:rPr>
        <w:t>（</w:t>
      </w:r>
      <w:r w:rsidRPr="00EA5D32">
        <w:rPr>
          <w:rFonts w:ascii="Times New Roman" w:eastAsia="仿宋_GB2312" w:hAnsi="Times New Roman"/>
          <w:sz w:val="32"/>
          <w:szCs w:val="32"/>
        </w:rPr>
        <w:t>或施工电报</w:t>
      </w:r>
      <w:r w:rsidRPr="00EA5D32">
        <w:rPr>
          <w:rFonts w:ascii="Times New Roman" w:eastAsia="仿宋_GB2312" w:hAnsi="Times New Roman" w:hint="eastAsia"/>
          <w:sz w:val="32"/>
          <w:szCs w:val="32"/>
        </w:rPr>
        <w:t>）</w:t>
      </w:r>
      <w:r w:rsidRPr="00EA5D32">
        <w:rPr>
          <w:rFonts w:ascii="Times New Roman" w:eastAsia="仿宋_GB2312" w:hAnsi="Times New Roman"/>
          <w:sz w:val="32"/>
          <w:szCs w:val="32"/>
        </w:rPr>
        <w:t>进行核对，编制施工日计划，经集团公司施工办主任（副主任）审批后，纳入</w:t>
      </w:r>
      <w:proofErr w:type="gramStart"/>
      <w:r w:rsidRPr="00EA5D32">
        <w:rPr>
          <w:rFonts w:ascii="Times New Roman" w:eastAsia="仿宋_GB2312" w:hAnsi="Times New Roman"/>
          <w:sz w:val="32"/>
          <w:szCs w:val="32"/>
        </w:rPr>
        <w:t>调度日</w:t>
      </w:r>
      <w:proofErr w:type="gramEnd"/>
      <w:r w:rsidRPr="00EA5D32">
        <w:rPr>
          <w:rFonts w:ascii="Times New Roman" w:eastAsia="仿宋_GB2312" w:hAnsi="Times New Roman"/>
          <w:sz w:val="32"/>
          <w:szCs w:val="32"/>
        </w:rPr>
        <w:t>计划。</w:t>
      </w:r>
      <w:r w:rsidRPr="00EA5D32">
        <w:rPr>
          <w:rFonts w:hAnsi="Times New Roman"/>
          <w:sz w:val="32"/>
          <w:szCs w:val="32"/>
        </w:rPr>
        <w:t>Ⅰ</w:t>
      </w:r>
      <w:r w:rsidRPr="00EA5D32">
        <w:rPr>
          <w:rFonts w:ascii="Times New Roman" w:eastAsia="仿宋_GB2312" w:hAnsi="Times New Roman"/>
          <w:sz w:val="32"/>
          <w:szCs w:val="32"/>
        </w:rPr>
        <w:t>级施工、国铁集团管理的高速铁路、繁忙干线施工日计划，施工办按规定于施工前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15:00</w:t>
      </w:r>
      <w:r w:rsidRPr="00EA5D32">
        <w:rPr>
          <w:rFonts w:ascii="Times New Roman" w:eastAsia="仿宋_GB2312" w:hAnsi="Times New Roman"/>
          <w:sz w:val="32"/>
          <w:szCs w:val="32"/>
        </w:rPr>
        <w:t>前报国铁集团调度中心。</w:t>
      </w:r>
    </w:p>
    <w:p w14:paraId="64801599" w14:textId="77777777" w:rsidR="009D0DB2" w:rsidRPr="00EA5D32" w:rsidRDefault="009D0DB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w:t>
      </w:r>
      <w:r w:rsidRPr="00EA5D32">
        <w:rPr>
          <w:rFonts w:ascii="Times New Roman" w:eastAsia="仿宋_GB2312" w:hAnsi="Times New Roman" w:hint="eastAsia"/>
          <w:sz w:val="32"/>
          <w:szCs w:val="32"/>
        </w:rPr>
        <w:t>五</w:t>
      </w:r>
      <w:r w:rsidRPr="00EA5D32">
        <w:rPr>
          <w:rFonts w:ascii="Times New Roman" w:eastAsia="仿宋_GB2312" w:hAnsi="Times New Roman"/>
          <w:sz w:val="32"/>
          <w:szCs w:val="32"/>
        </w:rPr>
        <w:t>）施工办于施工前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12:00</w:t>
      </w:r>
      <w:r w:rsidRPr="00EA5D32">
        <w:rPr>
          <w:rFonts w:ascii="Times New Roman" w:eastAsia="仿宋_GB2312" w:hAnsi="Times New Roman"/>
          <w:sz w:val="32"/>
          <w:szCs w:val="32"/>
        </w:rPr>
        <w:t>前（</w:t>
      </w:r>
      <w:r w:rsidRPr="00EA5D32">
        <w:rPr>
          <w:rFonts w:ascii="Times New Roman" w:eastAsia="仿宋_GB2312" w:hAnsi="Times New Roman"/>
          <w:sz w:val="32"/>
          <w:szCs w:val="32"/>
        </w:rPr>
        <w:t>0:00-4:00</w:t>
      </w:r>
      <w:r w:rsidRPr="00EA5D32">
        <w:rPr>
          <w:rFonts w:ascii="Times New Roman" w:eastAsia="仿宋_GB2312" w:hAnsi="Times New Roman"/>
          <w:sz w:val="32"/>
          <w:szCs w:val="32"/>
        </w:rPr>
        <w:t>执行的施工日计划于前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8:00</w:t>
      </w:r>
      <w:r w:rsidRPr="00EA5D32">
        <w:rPr>
          <w:rFonts w:ascii="Times New Roman" w:eastAsia="仿宋_GB2312" w:hAnsi="Times New Roman"/>
          <w:sz w:val="32"/>
          <w:szCs w:val="32"/>
        </w:rPr>
        <w:t>前）将施工日计划、运行揭示命令下达有关机务段、动车</w:t>
      </w:r>
      <w:r w:rsidRPr="00EA5D32">
        <w:rPr>
          <w:rFonts w:ascii="Times New Roman" w:eastAsia="仿宋_GB2312" w:hAnsi="Times New Roman" w:hint="eastAsia"/>
          <w:sz w:val="32"/>
          <w:szCs w:val="32"/>
        </w:rPr>
        <w:t>（车辆）</w:t>
      </w:r>
      <w:r w:rsidRPr="00EA5D32">
        <w:rPr>
          <w:rFonts w:ascii="Times New Roman" w:eastAsia="仿宋_GB2312" w:hAnsi="Times New Roman"/>
          <w:sz w:val="32"/>
          <w:szCs w:val="32"/>
        </w:rPr>
        <w:t>段所属单位和车务段（直属站），传（交）主管业务部室和相关计划调度台、列车调度台、供电调度台。主管业务部室负责通知施工单位、配合单位，车务段（直属站）负责通知相关车站。</w:t>
      </w:r>
      <w:r w:rsidRPr="00EA5D32">
        <w:rPr>
          <w:rFonts w:ascii="Times New Roman" w:eastAsia="仿宋_GB2312" w:hAnsi="Times New Roman"/>
          <w:sz w:val="32"/>
        </w:rPr>
        <w:t>其中涉及</w:t>
      </w:r>
      <w:r w:rsidRPr="00EA5D32">
        <w:rPr>
          <w:rFonts w:ascii="Times New Roman" w:eastAsia="仿宋_GB2312" w:hAnsi="Times New Roman" w:hint="eastAsia"/>
          <w:sz w:val="32"/>
        </w:rPr>
        <w:t>相邻</w:t>
      </w:r>
      <w:r w:rsidR="004F5BFB" w:rsidRPr="00EA5D32">
        <w:rPr>
          <w:rFonts w:ascii="Times New Roman" w:eastAsia="仿宋_GB2312" w:hAnsi="Times New Roman" w:hint="eastAsia"/>
          <w:sz w:val="32"/>
        </w:rPr>
        <w:t>铁路局</w:t>
      </w:r>
      <w:r w:rsidRPr="00EA5D32">
        <w:rPr>
          <w:rFonts w:ascii="Times New Roman" w:eastAsia="仿宋_GB2312" w:hAnsi="Times New Roman" w:hint="eastAsia"/>
          <w:sz w:val="32"/>
        </w:rPr>
        <w:t>集团公司</w:t>
      </w:r>
      <w:r w:rsidRPr="00EA5D32">
        <w:rPr>
          <w:rFonts w:ascii="Times New Roman" w:eastAsia="仿宋_GB2312" w:hAnsi="Times New Roman"/>
          <w:sz w:val="32"/>
        </w:rPr>
        <w:t>的车务段（直属</w:t>
      </w:r>
      <w:r w:rsidRPr="00EA5D32">
        <w:rPr>
          <w:rFonts w:ascii="Times New Roman" w:eastAsia="仿宋_GB2312" w:hAnsi="Times New Roman"/>
          <w:sz w:val="32"/>
        </w:rPr>
        <w:lastRenderedPageBreak/>
        <w:t>站）和相关调度台时，传（交）相邻</w:t>
      </w:r>
      <w:r w:rsidR="004F5BFB" w:rsidRPr="00EA5D32">
        <w:rPr>
          <w:rFonts w:ascii="Times New Roman" w:eastAsia="仿宋_GB2312" w:hAnsi="Times New Roman" w:hint="eastAsia"/>
          <w:sz w:val="32"/>
        </w:rPr>
        <w:t>铁路局</w:t>
      </w:r>
      <w:r w:rsidRPr="00EA5D32">
        <w:rPr>
          <w:rFonts w:ascii="Times New Roman" w:eastAsia="仿宋_GB2312" w:hAnsi="Times New Roman"/>
          <w:sz w:val="32"/>
        </w:rPr>
        <w:t>集团公司施工办并由其负责转达。</w:t>
      </w:r>
      <w:r w:rsidRPr="00EA5D32">
        <w:rPr>
          <w:rFonts w:ascii="Times New Roman" w:eastAsia="仿宋_GB2312" w:hAnsi="Times New Roman" w:hint="eastAsia"/>
          <w:sz w:val="32"/>
        </w:rPr>
        <w:t>施工日计划不作为机务部门行车依据。</w:t>
      </w:r>
    </w:p>
    <w:p w14:paraId="20C97C21" w14:textId="77777777" w:rsidR="008219CE" w:rsidRPr="00EA5D32" w:rsidRDefault="00F73B27" w:rsidP="00AF713D">
      <w:pPr>
        <w:adjustRightInd w:val="0"/>
        <w:snapToGrid w:val="0"/>
        <w:spacing w:line="560" w:lineRule="exact"/>
        <w:ind w:firstLineChars="200" w:firstLine="640"/>
        <w:rPr>
          <w:rFonts w:eastAsia="仿宋_GB2312"/>
          <w:sz w:val="32"/>
          <w:szCs w:val="28"/>
        </w:rPr>
      </w:pPr>
      <w:r w:rsidRPr="00EA5D32">
        <w:rPr>
          <w:rFonts w:eastAsia="黑体"/>
          <w:bCs/>
          <w:sz w:val="32"/>
        </w:rPr>
        <w:t>第五十</w:t>
      </w:r>
      <w:r w:rsidR="00954AC3" w:rsidRPr="00EA5D32">
        <w:rPr>
          <w:rFonts w:eastAsia="黑体" w:hint="eastAsia"/>
          <w:bCs/>
          <w:sz w:val="32"/>
        </w:rPr>
        <w:t>九</w:t>
      </w:r>
      <w:r w:rsidR="00491B96" w:rsidRPr="00EA5D32">
        <w:rPr>
          <w:rFonts w:eastAsia="黑体"/>
          <w:bCs/>
          <w:sz w:val="32"/>
        </w:rPr>
        <w:t>条</w:t>
      </w:r>
      <w:r w:rsidR="00491B96" w:rsidRPr="00EA5D32">
        <w:rPr>
          <w:rFonts w:eastAsia="黑体"/>
          <w:bCs/>
          <w:sz w:val="32"/>
        </w:rPr>
        <w:t xml:space="preserve">  </w:t>
      </w:r>
      <w:r w:rsidR="008219CE" w:rsidRPr="00EA5D32">
        <w:rPr>
          <w:rFonts w:eastAsia="仿宋_GB2312"/>
          <w:sz w:val="32"/>
          <w:szCs w:val="28"/>
        </w:rPr>
        <w:t>高速铁路维修计划实行日计划，编制程序如下：</w:t>
      </w:r>
    </w:p>
    <w:p w14:paraId="6CABC6E4" w14:textId="77777777" w:rsidR="008219CE" w:rsidRPr="00EA5D32" w:rsidRDefault="008219CE"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（一）设备管理单位于维修作业前</w:t>
      </w:r>
      <w:r w:rsidRPr="00EA5D32">
        <w:rPr>
          <w:rFonts w:ascii="Times New Roman" w:eastAsia="仿宋_GB2312" w:hAnsi="Times New Roman"/>
          <w:sz w:val="32"/>
          <w:szCs w:val="28"/>
        </w:rPr>
        <w:t>3</w:t>
      </w:r>
      <w:r w:rsidRPr="00EA5D32">
        <w:rPr>
          <w:rFonts w:ascii="Times New Roman" w:eastAsia="仿宋_GB2312" w:hAnsi="Times New Roman"/>
          <w:sz w:val="32"/>
          <w:szCs w:val="28"/>
        </w:rPr>
        <w:t>日向集团公司主管业务部室提报计划申请，集团公司主管业务部室根据设备管理单位的提报，与其他主管业务部室沟通协调后编制本专业维修计划，于维修作业前</w:t>
      </w:r>
      <w:r w:rsidRPr="00EA5D32">
        <w:rPr>
          <w:rFonts w:ascii="Times New Roman" w:eastAsia="仿宋_GB2312" w:hAnsi="Times New Roman"/>
          <w:sz w:val="32"/>
          <w:szCs w:val="28"/>
        </w:rPr>
        <w:t>2</w:t>
      </w:r>
      <w:r w:rsidRPr="00EA5D32">
        <w:rPr>
          <w:rFonts w:ascii="Times New Roman" w:eastAsia="仿宋_GB2312" w:hAnsi="Times New Roman"/>
          <w:sz w:val="32"/>
          <w:szCs w:val="28"/>
        </w:rPr>
        <w:t>日</w:t>
      </w:r>
      <w:r w:rsidRPr="00EA5D32">
        <w:rPr>
          <w:rFonts w:ascii="Times New Roman" w:eastAsia="仿宋_GB2312" w:hAnsi="Times New Roman"/>
          <w:sz w:val="32"/>
          <w:szCs w:val="28"/>
        </w:rPr>
        <w:t>9:00</w:t>
      </w:r>
      <w:r w:rsidRPr="00EA5D32">
        <w:rPr>
          <w:rFonts w:ascii="Times New Roman" w:eastAsia="仿宋_GB2312" w:hAnsi="Times New Roman"/>
          <w:sz w:val="32"/>
          <w:szCs w:val="28"/>
        </w:rPr>
        <w:t>前报集团公司施工办，施工办负责审核维修日计划。</w:t>
      </w:r>
    </w:p>
    <w:p w14:paraId="14FA0EEB" w14:textId="77777777" w:rsidR="00D60180" w:rsidRPr="00EA5D32" w:rsidRDefault="008219CE"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sz w:val="32"/>
          <w:szCs w:val="28"/>
        </w:rPr>
        <w:t>（二）施工办于维修作业前</w:t>
      </w:r>
      <w:r w:rsidRPr="00EA5D32">
        <w:rPr>
          <w:rFonts w:ascii="Times New Roman" w:eastAsia="仿宋_GB2312" w:hAnsi="Times New Roman"/>
          <w:sz w:val="32"/>
          <w:szCs w:val="28"/>
        </w:rPr>
        <w:t>1</w:t>
      </w:r>
      <w:r w:rsidRPr="00EA5D32">
        <w:rPr>
          <w:rFonts w:ascii="Times New Roman" w:eastAsia="仿宋_GB2312" w:hAnsi="Times New Roman"/>
          <w:sz w:val="32"/>
          <w:szCs w:val="28"/>
        </w:rPr>
        <w:t>日</w:t>
      </w:r>
      <w:r w:rsidRPr="00EA5D32">
        <w:rPr>
          <w:rFonts w:ascii="Times New Roman" w:eastAsia="仿宋_GB2312" w:hAnsi="Times New Roman"/>
          <w:sz w:val="32"/>
          <w:szCs w:val="28"/>
        </w:rPr>
        <w:t>12:00</w:t>
      </w:r>
      <w:r w:rsidRPr="00EA5D32">
        <w:rPr>
          <w:rFonts w:ascii="Times New Roman" w:eastAsia="仿宋_GB2312" w:hAnsi="Times New Roman"/>
          <w:sz w:val="32"/>
          <w:szCs w:val="28"/>
        </w:rPr>
        <w:t>前将维修日计划下达相关车务段（直属站），传（交）主管业务部室和相关</w:t>
      </w:r>
      <w:r w:rsidRPr="00EA5D32">
        <w:rPr>
          <w:rFonts w:ascii="Times New Roman" w:eastAsia="仿宋_GB2312" w:hAnsi="Times New Roman"/>
          <w:sz w:val="32"/>
        </w:rPr>
        <w:t>计划调度台、列车调度台、供电调度台</w:t>
      </w:r>
      <w:r w:rsidRPr="00EA5D32">
        <w:rPr>
          <w:rFonts w:ascii="Times New Roman" w:eastAsia="仿宋_GB2312" w:hAnsi="Times New Roman"/>
          <w:sz w:val="32"/>
          <w:szCs w:val="28"/>
        </w:rPr>
        <w:t>。主管业务部室负责通知维修单位、配合单位，车务段（直属站）负责通知相关车站。</w:t>
      </w:r>
    </w:p>
    <w:p w14:paraId="581B0B09" w14:textId="77777777" w:rsidR="00C21C55" w:rsidRPr="00EA5D32" w:rsidRDefault="00F73B2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黑体" w:hAnsi="Times New Roman"/>
          <w:bCs/>
          <w:sz w:val="32"/>
        </w:rPr>
        <w:t>第</w:t>
      </w:r>
      <w:r w:rsidR="00954AC3" w:rsidRPr="00EA5D32">
        <w:rPr>
          <w:rFonts w:ascii="Times New Roman" w:eastAsia="黑体" w:hAnsi="Times New Roman" w:hint="eastAsia"/>
          <w:bCs/>
          <w:sz w:val="32"/>
        </w:rPr>
        <w:t>六十</w:t>
      </w:r>
      <w:r w:rsidR="00DA38A0" w:rsidRPr="00EA5D32">
        <w:rPr>
          <w:rFonts w:ascii="Times New Roman" w:eastAsia="黑体" w:hAnsi="Times New Roman"/>
          <w:bCs/>
          <w:sz w:val="32"/>
        </w:rPr>
        <w:t>条</w:t>
      </w:r>
      <w:r w:rsidR="00DA38A0" w:rsidRPr="00EA5D32">
        <w:rPr>
          <w:rFonts w:ascii="Times New Roman" w:eastAsia="仿宋_GB2312" w:hAnsi="Times New Roman"/>
          <w:sz w:val="32"/>
          <w:szCs w:val="32"/>
        </w:rPr>
        <w:t xml:space="preserve">  </w:t>
      </w:r>
      <w:r w:rsidR="00DA38A0" w:rsidRPr="00EA5D32">
        <w:rPr>
          <w:rFonts w:ascii="Times New Roman" w:eastAsia="仿宋_GB2312" w:hAnsi="Times New Roman"/>
          <w:sz w:val="32"/>
          <w:szCs w:val="28"/>
        </w:rPr>
        <w:t>普</w:t>
      </w:r>
      <w:proofErr w:type="gramStart"/>
      <w:r w:rsidR="00DA38A0" w:rsidRPr="00EA5D32">
        <w:rPr>
          <w:rFonts w:ascii="Times New Roman" w:eastAsia="仿宋_GB2312" w:hAnsi="Times New Roman"/>
          <w:sz w:val="32"/>
          <w:szCs w:val="28"/>
        </w:rPr>
        <w:t>速铁路</w:t>
      </w:r>
      <w:proofErr w:type="gramEnd"/>
      <w:r w:rsidR="00DA38A0" w:rsidRPr="00EA5D32">
        <w:rPr>
          <w:rFonts w:ascii="Times New Roman" w:eastAsia="仿宋_GB2312" w:hAnsi="Times New Roman"/>
          <w:sz w:val="32"/>
          <w:szCs w:val="28"/>
        </w:rPr>
        <w:t>维修计划实行周计划。维修日期、天窗时间由施工办在月度施工计划文件中公布，具体</w:t>
      </w:r>
      <w:r w:rsidR="00DA38A0" w:rsidRPr="00EA5D32">
        <w:rPr>
          <w:rFonts w:ascii="Times New Roman" w:eastAsia="仿宋_GB2312" w:hAnsi="Times New Roman"/>
          <w:sz w:val="32"/>
        </w:rPr>
        <w:t>维修计划由设备管理单位向有关车务段（直属站）提报，由车务段（直属站）组织审核、编制后，</w:t>
      </w:r>
      <w:proofErr w:type="gramStart"/>
      <w:r w:rsidR="00DA38A0" w:rsidRPr="00EA5D32">
        <w:rPr>
          <w:rFonts w:ascii="Times New Roman" w:eastAsia="仿宋_GB2312" w:hAnsi="Times New Roman"/>
          <w:sz w:val="32"/>
        </w:rPr>
        <w:t>报施工</w:t>
      </w:r>
      <w:proofErr w:type="gramEnd"/>
      <w:r w:rsidR="00DA38A0" w:rsidRPr="00EA5D32">
        <w:rPr>
          <w:rFonts w:ascii="Times New Roman" w:eastAsia="仿宋_GB2312" w:hAnsi="Times New Roman"/>
          <w:sz w:val="32"/>
        </w:rPr>
        <w:t>办安排实施。设备管理单位提报维修计划时，应注明作业项目、地点、维修负责人、配合单位、影响范围等。</w:t>
      </w:r>
      <w:r w:rsidR="001B1150" w:rsidRPr="00EA5D32">
        <w:rPr>
          <w:rFonts w:ascii="Times New Roman" w:eastAsia="仿宋_GB2312" w:hAnsi="Times New Roman" w:hint="eastAsia"/>
          <w:sz w:val="32"/>
        </w:rPr>
        <w:t>普</w:t>
      </w:r>
      <w:proofErr w:type="gramStart"/>
      <w:r w:rsidR="001B1150" w:rsidRPr="00EA5D32">
        <w:rPr>
          <w:rFonts w:ascii="Times New Roman" w:eastAsia="仿宋_GB2312" w:hAnsi="Times New Roman" w:hint="eastAsia"/>
          <w:sz w:val="32"/>
        </w:rPr>
        <w:t>速铁路</w:t>
      </w:r>
      <w:proofErr w:type="gramEnd"/>
      <w:r w:rsidR="00DA38A0" w:rsidRPr="00EA5D32">
        <w:rPr>
          <w:rFonts w:ascii="Times New Roman" w:eastAsia="仿宋_GB2312" w:hAnsi="Times New Roman"/>
          <w:sz w:val="32"/>
          <w:szCs w:val="32"/>
        </w:rPr>
        <w:t>维修计划具体编制程序及</w:t>
      </w:r>
      <w:r w:rsidR="003975D3" w:rsidRPr="00EA5D32">
        <w:rPr>
          <w:rFonts w:ascii="Times New Roman" w:eastAsia="仿宋_GB2312" w:hAnsi="Times New Roman" w:hint="eastAsia"/>
          <w:sz w:val="32"/>
          <w:szCs w:val="32"/>
        </w:rPr>
        <w:t>要求如下。</w:t>
      </w:r>
    </w:p>
    <w:p w14:paraId="208344EB" w14:textId="77777777" w:rsidR="00714A17" w:rsidRPr="00EA5D32" w:rsidRDefault="0001292C"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（一）维修周计划的</w:t>
      </w:r>
      <w:r w:rsidR="005B1AD8" w:rsidRPr="00EA5D32">
        <w:rPr>
          <w:rFonts w:ascii="Times New Roman" w:eastAsia="仿宋_GB2312" w:hAnsi="Times New Roman" w:hint="eastAsia"/>
          <w:sz w:val="32"/>
          <w:szCs w:val="32"/>
        </w:rPr>
        <w:t>编制、审核</w:t>
      </w:r>
      <w:r w:rsidRPr="00EA5D32">
        <w:rPr>
          <w:rFonts w:ascii="Times New Roman" w:eastAsia="仿宋_GB2312" w:hAnsi="Times New Roman" w:hint="eastAsia"/>
          <w:sz w:val="32"/>
          <w:szCs w:val="32"/>
        </w:rPr>
        <w:t>。</w:t>
      </w:r>
    </w:p>
    <w:p w14:paraId="66F7AD62" w14:textId="77777777" w:rsidR="0001292C" w:rsidRPr="00EA5D32" w:rsidRDefault="0001292C"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1.</w:t>
      </w:r>
      <w:r w:rsidRPr="00EA5D32">
        <w:rPr>
          <w:rFonts w:ascii="Times New Roman" w:eastAsia="仿宋_GB2312" w:hAnsi="Times New Roman" w:hint="eastAsia"/>
          <w:sz w:val="32"/>
          <w:szCs w:val="32"/>
        </w:rPr>
        <w:t>每周由设备管理单位车间计划管理人员与工区对接，确定后编制</w:t>
      </w:r>
      <w:r w:rsidR="00AA11D0" w:rsidRPr="00EA5D32">
        <w:rPr>
          <w:rFonts w:ascii="Times New Roman" w:eastAsia="仿宋_GB2312" w:hAnsi="Times New Roman" w:hint="eastAsia"/>
          <w:sz w:val="32"/>
          <w:szCs w:val="32"/>
        </w:rPr>
        <w:t>本车间</w:t>
      </w:r>
      <w:r w:rsidRPr="00EA5D32">
        <w:rPr>
          <w:rFonts w:ascii="Times New Roman" w:eastAsia="仿宋_GB2312" w:hAnsi="Times New Roman" w:hint="eastAsia"/>
          <w:sz w:val="32"/>
          <w:szCs w:val="32"/>
        </w:rPr>
        <w:t>维修周计划，经车间主任或副主任审核后</w:t>
      </w:r>
      <w:r w:rsidR="00DC4CEF"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于每周</w:t>
      </w:r>
      <w:r w:rsidRPr="00EA5D32">
        <w:rPr>
          <w:rFonts w:ascii="Times New Roman" w:eastAsia="仿宋_GB2312" w:hAnsi="Times New Roman" w:hint="eastAsia"/>
          <w:sz w:val="32"/>
          <w:szCs w:val="32"/>
        </w:rPr>
        <w:lastRenderedPageBreak/>
        <w:t>三</w:t>
      </w:r>
      <w:r w:rsidRPr="00EA5D32">
        <w:rPr>
          <w:rFonts w:ascii="Times New Roman" w:eastAsia="仿宋_GB2312" w:hAnsi="Times New Roman" w:hint="eastAsia"/>
          <w:sz w:val="32"/>
          <w:szCs w:val="32"/>
        </w:rPr>
        <w:t>12:00</w:t>
      </w:r>
      <w:r w:rsidRPr="00EA5D32">
        <w:rPr>
          <w:rFonts w:ascii="Times New Roman" w:eastAsia="仿宋_GB2312" w:hAnsi="Times New Roman" w:hint="eastAsia"/>
          <w:sz w:val="32"/>
          <w:szCs w:val="32"/>
        </w:rPr>
        <w:t>前上报</w:t>
      </w:r>
      <w:proofErr w:type="gramStart"/>
      <w:r w:rsidRPr="00EA5D32">
        <w:rPr>
          <w:rFonts w:ascii="Times New Roman" w:eastAsia="仿宋_GB2312" w:hAnsi="Times New Roman" w:hint="eastAsia"/>
          <w:sz w:val="32"/>
          <w:szCs w:val="32"/>
        </w:rPr>
        <w:t>段主管</w:t>
      </w:r>
      <w:proofErr w:type="gramEnd"/>
      <w:r w:rsidRPr="00EA5D32">
        <w:rPr>
          <w:rFonts w:ascii="Times New Roman" w:eastAsia="仿宋_GB2312" w:hAnsi="Times New Roman" w:hint="eastAsia"/>
          <w:sz w:val="32"/>
          <w:szCs w:val="32"/>
        </w:rPr>
        <w:t>人员。</w:t>
      </w:r>
    </w:p>
    <w:p w14:paraId="46C3636A" w14:textId="77777777" w:rsidR="0001292C" w:rsidRPr="00EA5D32" w:rsidRDefault="00BC5F0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2.</w:t>
      </w:r>
      <w:proofErr w:type="gramStart"/>
      <w:r w:rsidR="005C510A" w:rsidRPr="00EA5D32">
        <w:rPr>
          <w:rFonts w:ascii="Times New Roman" w:eastAsia="仿宋_GB2312" w:hAnsi="Times New Roman" w:hint="eastAsia"/>
          <w:sz w:val="32"/>
          <w:szCs w:val="32"/>
        </w:rPr>
        <w:t>段主管</w:t>
      </w:r>
      <w:proofErr w:type="gramEnd"/>
      <w:r w:rsidR="005C510A" w:rsidRPr="00EA5D32">
        <w:rPr>
          <w:rFonts w:ascii="Times New Roman" w:eastAsia="仿宋_GB2312" w:hAnsi="Times New Roman" w:hint="eastAsia"/>
          <w:sz w:val="32"/>
          <w:szCs w:val="32"/>
        </w:rPr>
        <w:t>人员收到各车间维修周计划后，对计划进行核对、综合</w:t>
      </w:r>
      <w:r w:rsidR="00DC4CEF" w:rsidRPr="00EA5D32">
        <w:rPr>
          <w:rFonts w:ascii="Times New Roman" w:eastAsia="仿宋_GB2312" w:hAnsi="Times New Roman" w:hint="eastAsia"/>
          <w:sz w:val="32"/>
          <w:szCs w:val="32"/>
        </w:rPr>
        <w:t>，确定后</w:t>
      </w:r>
      <w:r w:rsidR="005C510A" w:rsidRPr="00EA5D32">
        <w:rPr>
          <w:rFonts w:ascii="Times New Roman" w:eastAsia="仿宋_GB2312" w:hAnsi="Times New Roman" w:hint="eastAsia"/>
          <w:sz w:val="32"/>
          <w:szCs w:val="32"/>
        </w:rPr>
        <w:t>编制</w:t>
      </w:r>
      <w:r w:rsidR="00DC4CEF" w:rsidRPr="00EA5D32">
        <w:rPr>
          <w:rFonts w:ascii="Times New Roman" w:eastAsia="仿宋_GB2312" w:hAnsi="Times New Roman" w:hint="eastAsia"/>
          <w:sz w:val="32"/>
          <w:szCs w:val="32"/>
        </w:rPr>
        <w:t>本段维修周计划，</w:t>
      </w:r>
      <w:r w:rsidR="005C510A" w:rsidRPr="00EA5D32">
        <w:rPr>
          <w:rFonts w:ascii="Times New Roman" w:eastAsia="仿宋_GB2312" w:hAnsi="Times New Roman" w:hint="eastAsia"/>
          <w:sz w:val="32"/>
          <w:szCs w:val="32"/>
        </w:rPr>
        <w:t>经主管副段长审核</w:t>
      </w:r>
      <w:r w:rsidR="00DC4CEF" w:rsidRPr="00EA5D32">
        <w:rPr>
          <w:rFonts w:ascii="Times New Roman" w:eastAsia="仿宋_GB2312" w:hAnsi="Times New Roman" w:hint="eastAsia"/>
          <w:sz w:val="32"/>
          <w:szCs w:val="32"/>
        </w:rPr>
        <w:t>后，</w:t>
      </w:r>
      <w:r w:rsidR="0001292C" w:rsidRPr="00EA5D32">
        <w:rPr>
          <w:rFonts w:ascii="Times New Roman" w:eastAsia="仿宋_GB2312" w:hAnsi="Times New Roman" w:hint="eastAsia"/>
          <w:sz w:val="32"/>
          <w:szCs w:val="32"/>
        </w:rPr>
        <w:t>于每周四</w:t>
      </w:r>
      <w:r w:rsidR="0001292C" w:rsidRPr="00EA5D32">
        <w:rPr>
          <w:rFonts w:ascii="Times New Roman" w:eastAsia="仿宋_GB2312" w:hAnsi="Times New Roman" w:hint="eastAsia"/>
          <w:sz w:val="32"/>
          <w:szCs w:val="32"/>
        </w:rPr>
        <w:t>12:00</w:t>
      </w:r>
      <w:r w:rsidR="0001292C" w:rsidRPr="00EA5D32">
        <w:rPr>
          <w:rFonts w:ascii="Times New Roman" w:eastAsia="仿宋_GB2312" w:hAnsi="Times New Roman" w:hint="eastAsia"/>
          <w:sz w:val="32"/>
          <w:szCs w:val="32"/>
        </w:rPr>
        <w:t>前报车务段（直属站）。</w:t>
      </w:r>
    </w:p>
    <w:p w14:paraId="50C9B90A" w14:textId="77777777" w:rsidR="00BC5F07" w:rsidRPr="00EA5D32" w:rsidRDefault="00A6538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3</w:t>
      </w:r>
      <w:r w:rsidR="00A278B9" w:rsidRPr="00EA5D32">
        <w:rPr>
          <w:rFonts w:ascii="Times New Roman" w:eastAsia="仿宋_GB2312" w:hAnsi="Times New Roman" w:hint="eastAsia"/>
          <w:sz w:val="32"/>
          <w:szCs w:val="32"/>
        </w:rPr>
        <w:t>.</w:t>
      </w:r>
      <w:r w:rsidR="00BC5F07" w:rsidRPr="00EA5D32">
        <w:rPr>
          <w:rFonts w:ascii="Times New Roman" w:eastAsia="仿宋_GB2312" w:hAnsi="Times New Roman" w:hint="eastAsia"/>
          <w:sz w:val="32"/>
          <w:szCs w:val="32"/>
        </w:rPr>
        <w:t>车务段（直属站）每周四组织管内各施工单位、设备管理单位审核、编制维修周计划</w:t>
      </w:r>
      <w:r w:rsidR="00E523A6" w:rsidRPr="00EA5D32">
        <w:rPr>
          <w:rFonts w:ascii="Times New Roman" w:eastAsia="仿宋_GB2312" w:hAnsi="Times New Roman" w:hint="eastAsia"/>
          <w:sz w:val="32"/>
          <w:szCs w:val="32"/>
        </w:rPr>
        <w:t>，</w:t>
      </w:r>
      <w:r w:rsidR="005B1AD8" w:rsidRPr="00EA5D32">
        <w:rPr>
          <w:rFonts w:eastAsia="仿宋_GB2312"/>
          <w:sz w:val="32"/>
          <w:szCs w:val="32"/>
        </w:rPr>
        <w:t>经</w:t>
      </w:r>
      <w:r w:rsidR="005B1AD8" w:rsidRPr="00EA5D32">
        <w:rPr>
          <w:rFonts w:ascii="Times New Roman" w:eastAsia="仿宋_GB2312" w:hAnsi="Times New Roman" w:hint="eastAsia"/>
          <w:sz w:val="32"/>
          <w:szCs w:val="32"/>
        </w:rPr>
        <w:t>车务段（直属站）</w:t>
      </w:r>
      <w:r w:rsidR="005B1AD8" w:rsidRPr="00EA5D32">
        <w:rPr>
          <w:rFonts w:eastAsia="仿宋_GB2312"/>
          <w:sz w:val="32"/>
          <w:szCs w:val="32"/>
        </w:rPr>
        <w:t>主管副段长（副站长）审核</w:t>
      </w:r>
      <w:r w:rsidR="007907DA" w:rsidRPr="00EA5D32">
        <w:rPr>
          <w:rFonts w:eastAsia="仿宋_GB2312" w:hint="eastAsia"/>
          <w:sz w:val="32"/>
          <w:szCs w:val="32"/>
        </w:rPr>
        <w:t>后</w:t>
      </w:r>
      <w:r w:rsidR="005B1AD8" w:rsidRPr="00EA5D32">
        <w:rPr>
          <w:rFonts w:eastAsia="仿宋_GB2312"/>
          <w:sz w:val="32"/>
          <w:szCs w:val="32"/>
        </w:rPr>
        <w:t>，</w:t>
      </w:r>
      <w:r w:rsidR="00611C03" w:rsidRPr="00EA5D32">
        <w:rPr>
          <w:rFonts w:eastAsia="仿宋_GB2312"/>
          <w:sz w:val="32"/>
          <w:szCs w:val="32"/>
        </w:rPr>
        <w:t>于每周五</w:t>
      </w:r>
      <w:r w:rsidR="00611C03" w:rsidRPr="00EA5D32">
        <w:rPr>
          <w:rFonts w:ascii="Times New Roman" w:eastAsia="仿宋_GB2312" w:hAnsi="Times New Roman"/>
          <w:sz w:val="32"/>
          <w:szCs w:val="32"/>
        </w:rPr>
        <w:t>16:00</w:t>
      </w:r>
      <w:r w:rsidR="00611C03" w:rsidRPr="00EA5D32">
        <w:rPr>
          <w:rFonts w:ascii="Times New Roman" w:eastAsia="仿宋_GB2312" w:hAnsi="Times New Roman"/>
          <w:sz w:val="32"/>
          <w:szCs w:val="32"/>
        </w:rPr>
        <w:t>前</w:t>
      </w:r>
      <w:r w:rsidR="00611C03" w:rsidRPr="00EA5D32">
        <w:rPr>
          <w:rFonts w:eastAsia="仿宋_GB2312"/>
          <w:sz w:val="32"/>
          <w:szCs w:val="32"/>
        </w:rPr>
        <w:t>报集团公司施工办</w:t>
      </w:r>
      <w:r w:rsidR="00611C03" w:rsidRPr="00EA5D32">
        <w:rPr>
          <w:rFonts w:eastAsia="仿宋_GB2312" w:hint="eastAsia"/>
          <w:sz w:val="32"/>
          <w:szCs w:val="32"/>
        </w:rPr>
        <w:t>，同时</w:t>
      </w:r>
      <w:r w:rsidR="00611C03" w:rsidRPr="00EA5D32">
        <w:rPr>
          <w:rFonts w:ascii="Times New Roman" w:eastAsia="仿宋_GB2312" w:hAnsi="Times New Roman"/>
          <w:sz w:val="32"/>
          <w:szCs w:val="32"/>
        </w:rPr>
        <w:t>向</w:t>
      </w:r>
      <w:r w:rsidR="00611C03" w:rsidRPr="00EA5D32">
        <w:rPr>
          <w:rFonts w:eastAsia="仿宋_GB2312"/>
          <w:sz w:val="32"/>
          <w:szCs w:val="32"/>
        </w:rPr>
        <w:t>车务段（直属站）所属各站及各设备管理单位公布</w:t>
      </w:r>
      <w:r w:rsidR="00611C03" w:rsidRPr="00EA5D32">
        <w:rPr>
          <w:rFonts w:eastAsia="仿宋_GB2312" w:hint="eastAsia"/>
          <w:sz w:val="32"/>
          <w:szCs w:val="32"/>
        </w:rPr>
        <w:t>。</w:t>
      </w:r>
    </w:p>
    <w:p w14:paraId="65CCA52C" w14:textId="77777777" w:rsidR="003975D3" w:rsidRPr="00EA5D32" w:rsidRDefault="003975D3"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（二）维修周计划编制要求。</w:t>
      </w:r>
    </w:p>
    <w:p w14:paraId="76E98271" w14:textId="77777777" w:rsidR="003975D3" w:rsidRPr="00EA5D32" w:rsidRDefault="003975D3"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1.</w:t>
      </w:r>
      <w:r w:rsidRPr="00EA5D32">
        <w:rPr>
          <w:rFonts w:ascii="Times New Roman" w:eastAsia="仿宋_GB2312" w:hAnsi="Times New Roman" w:hint="eastAsia"/>
          <w:sz w:val="32"/>
          <w:szCs w:val="32"/>
        </w:rPr>
        <w:t>设备管理单位</w:t>
      </w:r>
      <w:proofErr w:type="gramStart"/>
      <w:r w:rsidRPr="00EA5D32">
        <w:rPr>
          <w:rFonts w:ascii="Times New Roman" w:eastAsia="仿宋_GB2312" w:hAnsi="Times New Roman" w:hint="eastAsia"/>
          <w:sz w:val="32"/>
          <w:szCs w:val="32"/>
        </w:rPr>
        <w:t>段主管</w:t>
      </w:r>
      <w:proofErr w:type="gramEnd"/>
      <w:r w:rsidRPr="00EA5D32">
        <w:rPr>
          <w:rFonts w:ascii="Times New Roman" w:eastAsia="仿宋_GB2312" w:hAnsi="Times New Roman" w:hint="eastAsia"/>
          <w:sz w:val="32"/>
          <w:szCs w:val="32"/>
        </w:rPr>
        <w:t>人员在编制维修周计划时，应做好计划的核对、综合工作。一是与月度施工计划核对，避免维修计划与施工计划安排冲突；二是对车间之间的计划安排核对，避免单位内部计划安排冲突；三是对不同车间、不同专业在同一区间、同一车站的计划做好综合，按一个单位提报计划申请。</w:t>
      </w:r>
    </w:p>
    <w:p w14:paraId="773E13BF" w14:textId="77777777" w:rsidR="003975D3" w:rsidRPr="00EA5D32" w:rsidRDefault="003975D3"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2.</w:t>
      </w:r>
      <w:r w:rsidRPr="00EA5D32">
        <w:rPr>
          <w:rFonts w:ascii="Times New Roman" w:eastAsia="仿宋_GB2312" w:hAnsi="Times New Roman" w:hint="eastAsia"/>
          <w:sz w:val="32"/>
          <w:szCs w:val="32"/>
        </w:rPr>
        <w:t>维修计划与施工计划冲突时，施工计划优先安排；可共用天窗时，维修计划与施工计划进行综合。维修计划与维修计划冲突时，原则上有作业</w:t>
      </w:r>
      <w:proofErr w:type="gramStart"/>
      <w:r w:rsidRPr="00EA5D32">
        <w:rPr>
          <w:rFonts w:ascii="Times New Roman" w:eastAsia="仿宋_GB2312" w:hAnsi="Times New Roman" w:hint="eastAsia"/>
          <w:sz w:val="32"/>
          <w:szCs w:val="32"/>
        </w:rPr>
        <w:t>车参与</w:t>
      </w:r>
      <w:proofErr w:type="gramEnd"/>
      <w:r w:rsidRPr="00EA5D32">
        <w:rPr>
          <w:rFonts w:ascii="Times New Roman" w:eastAsia="仿宋_GB2312" w:hAnsi="Times New Roman" w:hint="eastAsia"/>
          <w:sz w:val="32"/>
          <w:szCs w:val="32"/>
        </w:rPr>
        <w:t>的维修计划优先安排；可共用天窗时，维修计划与维修计划进行综合。</w:t>
      </w:r>
    </w:p>
    <w:p w14:paraId="23887967" w14:textId="77777777" w:rsidR="003975D3" w:rsidRPr="00EA5D32" w:rsidRDefault="003975D3" w:rsidP="00AF713D">
      <w:pPr>
        <w:adjustRightInd w:val="0"/>
        <w:snapToGrid w:val="0"/>
        <w:spacing w:line="560" w:lineRule="exact"/>
        <w:ind w:firstLineChars="200" w:firstLine="640"/>
        <w:rPr>
          <w:rFonts w:eastAsia="仿宋_GB2312"/>
          <w:bCs/>
          <w:kern w:val="0"/>
          <w:sz w:val="32"/>
          <w:szCs w:val="32"/>
        </w:rPr>
      </w:pPr>
      <w:r w:rsidRPr="00EA5D32">
        <w:rPr>
          <w:rFonts w:eastAsia="仿宋_GB2312" w:hint="eastAsia"/>
          <w:sz w:val="32"/>
        </w:rPr>
        <w:t>3.</w:t>
      </w:r>
      <w:r w:rsidRPr="00EA5D32">
        <w:rPr>
          <w:rFonts w:eastAsia="仿宋_GB2312"/>
          <w:bCs/>
          <w:kern w:val="0"/>
          <w:sz w:val="32"/>
          <w:szCs w:val="32"/>
        </w:rPr>
        <w:t>车务段（直属站）应加强维修计划审核，提高维修计划质量和综合利用率，原则上不允许取消、回退计划，对无充分理由回退或无故取消计划的责任人严肃追责。维修计划存在冲突时，车务段（直属站）</w:t>
      </w:r>
      <w:r w:rsidR="00E75321" w:rsidRPr="00EA5D32">
        <w:rPr>
          <w:rFonts w:eastAsia="仿宋_GB2312" w:hint="eastAsia"/>
          <w:bCs/>
          <w:kern w:val="0"/>
          <w:sz w:val="32"/>
          <w:szCs w:val="32"/>
        </w:rPr>
        <w:t>应</w:t>
      </w:r>
      <w:r w:rsidRPr="00EA5D32">
        <w:rPr>
          <w:rFonts w:eastAsia="仿宋_GB2312"/>
          <w:bCs/>
          <w:kern w:val="0"/>
          <w:sz w:val="32"/>
          <w:szCs w:val="32"/>
        </w:rPr>
        <w:t>详尽了解实际情况并组织综合计划，</w:t>
      </w:r>
      <w:r w:rsidR="0096287E" w:rsidRPr="00EA5D32">
        <w:rPr>
          <w:rFonts w:eastAsia="仿宋_GB2312" w:hint="eastAsia"/>
          <w:bCs/>
          <w:kern w:val="0"/>
          <w:sz w:val="32"/>
          <w:szCs w:val="32"/>
        </w:rPr>
        <w:t>确</w:t>
      </w:r>
      <w:r w:rsidRPr="00EA5D32">
        <w:rPr>
          <w:rFonts w:eastAsia="仿宋_GB2312"/>
          <w:bCs/>
          <w:kern w:val="0"/>
          <w:sz w:val="32"/>
          <w:szCs w:val="32"/>
        </w:rPr>
        <w:t>不能</w:t>
      </w:r>
      <w:r w:rsidRPr="00EA5D32">
        <w:rPr>
          <w:rFonts w:eastAsia="仿宋_GB2312"/>
          <w:bCs/>
          <w:kern w:val="0"/>
          <w:sz w:val="32"/>
          <w:szCs w:val="32"/>
        </w:rPr>
        <w:lastRenderedPageBreak/>
        <w:t>综合</w:t>
      </w:r>
      <w:r w:rsidR="0096287E" w:rsidRPr="00EA5D32">
        <w:rPr>
          <w:rFonts w:eastAsia="仿宋_GB2312" w:hint="eastAsia"/>
          <w:bCs/>
          <w:kern w:val="0"/>
          <w:sz w:val="32"/>
          <w:szCs w:val="32"/>
        </w:rPr>
        <w:t>时</w:t>
      </w:r>
      <w:r w:rsidRPr="00EA5D32">
        <w:rPr>
          <w:rFonts w:eastAsia="仿宋_GB2312"/>
          <w:bCs/>
          <w:kern w:val="0"/>
          <w:sz w:val="32"/>
          <w:szCs w:val="32"/>
        </w:rPr>
        <w:t>，</w:t>
      </w:r>
      <w:r w:rsidR="0096287E" w:rsidRPr="00EA5D32">
        <w:rPr>
          <w:rFonts w:eastAsia="仿宋_GB2312" w:hint="eastAsia"/>
          <w:bCs/>
          <w:kern w:val="0"/>
          <w:sz w:val="32"/>
          <w:szCs w:val="32"/>
        </w:rPr>
        <w:t>应</w:t>
      </w:r>
      <w:r w:rsidRPr="00EA5D32">
        <w:rPr>
          <w:rFonts w:eastAsia="仿宋_GB2312"/>
          <w:bCs/>
          <w:kern w:val="0"/>
          <w:sz w:val="32"/>
          <w:szCs w:val="32"/>
        </w:rPr>
        <w:t>及时报施工办备案确认</w:t>
      </w:r>
      <w:r w:rsidRPr="00EA5D32">
        <w:rPr>
          <w:rFonts w:eastAsia="仿宋_GB2312" w:hint="eastAsia"/>
          <w:bCs/>
          <w:kern w:val="0"/>
          <w:sz w:val="32"/>
          <w:szCs w:val="32"/>
        </w:rPr>
        <w:t>，</w:t>
      </w:r>
      <w:r w:rsidRPr="00EA5D32">
        <w:rPr>
          <w:rFonts w:eastAsia="仿宋_GB2312"/>
          <w:bCs/>
          <w:kern w:val="0"/>
          <w:sz w:val="32"/>
          <w:szCs w:val="32"/>
        </w:rPr>
        <w:t>并标注原因后</w:t>
      </w:r>
      <w:r w:rsidRPr="00EA5D32">
        <w:rPr>
          <w:rFonts w:eastAsia="仿宋_GB2312" w:hint="eastAsia"/>
          <w:bCs/>
          <w:kern w:val="0"/>
          <w:sz w:val="32"/>
          <w:szCs w:val="32"/>
        </w:rPr>
        <w:t>方可</w:t>
      </w:r>
      <w:r w:rsidRPr="00EA5D32">
        <w:rPr>
          <w:rFonts w:eastAsia="仿宋_GB2312"/>
          <w:bCs/>
          <w:kern w:val="0"/>
          <w:sz w:val="32"/>
          <w:szCs w:val="32"/>
        </w:rPr>
        <w:t>回退。</w:t>
      </w:r>
    </w:p>
    <w:p w14:paraId="45A6375D" w14:textId="77777777" w:rsidR="003975D3" w:rsidRPr="00EA5D32" w:rsidRDefault="003975D3" w:rsidP="00AF713D">
      <w:pPr>
        <w:adjustRightInd w:val="0"/>
        <w:snapToGrid w:val="0"/>
        <w:spacing w:line="560" w:lineRule="exact"/>
        <w:ind w:firstLineChars="200" w:firstLine="640"/>
        <w:rPr>
          <w:rFonts w:eastAsia="仿宋_GB2312"/>
          <w:bCs/>
          <w:kern w:val="0"/>
          <w:sz w:val="32"/>
          <w:szCs w:val="32"/>
        </w:rPr>
      </w:pPr>
      <w:r w:rsidRPr="00EA5D32">
        <w:rPr>
          <w:rFonts w:eastAsia="仿宋_GB2312" w:hint="eastAsia"/>
          <w:bCs/>
          <w:kern w:val="0"/>
          <w:sz w:val="32"/>
          <w:szCs w:val="32"/>
        </w:rPr>
        <w:t>4.</w:t>
      </w:r>
      <w:r w:rsidRPr="00EA5D32">
        <w:rPr>
          <w:rFonts w:eastAsia="仿宋_GB2312"/>
          <w:bCs/>
          <w:kern w:val="0"/>
          <w:sz w:val="32"/>
          <w:szCs w:val="32"/>
        </w:rPr>
        <w:t>设备管理单位应准确提报设备停用范围及影响范围，并录入对应正线作业里程（仅站内或室内作业时除外），确保其它区域再利用，提高天窗利用率。设备管理单位应严格执行</w:t>
      </w:r>
      <w:proofErr w:type="gramStart"/>
      <w:r w:rsidRPr="00EA5D32">
        <w:rPr>
          <w:rFonts w:eastAsia="仿宋_GB2312"/>
          <w:bCs/>
          <w:kern w:val="0"/>
          <w:sz w:val="32"/>
          <w:szCs w:val="32"/>
        </w:rPr>
        <w:t>设备修程修制</w:t>
      </w:r>
      <w:proofErr w:type="gramEnd"/>
      <w:r w:rsidRPr="00EA5D32">
        <w:rPr>
          <w:rFonts w:eastAsia="仿宋_GB2312"/>
          <w:bCs/>
          <w:kern w:val="0"/>
          <w:sz w:val="32"/>
          <w:szCs w:val="32"/>
        </w:rPr>
        <w:t>，积极配合综合及调整计划，</w:t>
      </w:r>
      <w:r w:rsidRPr="00EA5D32">
        <w:rPr>
          <w:rFonts w:eastAsia="仿宋_GB2312" w:hint="eastAsia"/>
          <w:bCs/>
          <w:kern w:val="0"/>
          <w:sz w:val="32"/>
          <w:szCs w:val="32"/>
        </w:rPr>
        <w:t>保证</w:t>
      </w:r>
      <w:r w:rsidRPr="00EA5D32">
        <w:rPr>
          <w:rFonts w:eastAsia="仿宋_GB2312"/>
          <w:bCs/>
          <w:kern w:val="0"/>
          <w:sz w:val="32"/>
          <w:szCs w:val="32"/>
        </w:rPr>
        <w:t>维修周计划的严肃性，避免维修日计划随意变更。</w:t>
      </w:r>
    </w:p>
    <w:p w14:paraId="14A6C78D" w14:textId="77777777" w:rsidR="003975D3" w:rsidRPr="00EA5D32" w:rsidRDefault="003975D3" w:rsidP="00AF713D">
      <w:pPr>
        <w:adjustRightInd w:val="0"/>
        <w:snapToGrid w:val="0"/>
        <w:spacing w:line="560" w:lineRule="exact"/>
        <w:ind w:firstLineChars="200" w:firstLine="640"/>
        <w:rPr>
          <w:rFonts w:eastAsia="仿宋_GB2312"/>
          <w:bCs/>
          <w:kern w:val="0"/>
          <w:sz w:val="32"/>
          <w:szCs w:val="32"/>
        </w:rPr>
      </w:pPr>
      <w:r w:rsidRPr="00EA5D32">
        <w:rPr>
          <w:rFonts w:eastAsia="仿宋_GB2312" w:hint="eastAsia"/>
          <w:bCs/>
          <w:kern w:val="0"/>
          <w:sz w:val="32"/>
          <w:szCs w:val="32"/>
        </w:rPr>
        <w:t>5.</w:t>
      </w:r>
      <w:proofErr w:type="gramStart"/>
      <w:r w:rsidRPr="00EA5D32">
        <w:rPr>
          <w:rFonts w:eastAsia="仿宋_GB2312"/>
          <w:bCs/>
          <w:kern w:val="0"/>
          <w:sz w:val="32"/>
          <w:szCs w:val="32"/>
        </w:rPr>
        <w:t>工电段内部</w:t>
      </w:r>
      <w:proofErr w:type="gramEnd"/>
      <w:r w:rsidRPr="00EA5D32">
        <w:rPr>
          <w:rFonts w:eastAsia="仿宋_GB2312"/>
          <w:bCs/>
          <w:kern w:val="0"/>
          <w:sz w:val="32"/>
          <w:szCs w:val="32"/>
        </w:rPr>
        <w:t>按工</w:t>
      </w:r>
      <w:proofErr w:type="gramStart"/>
      <w:r w:rsidRPr="00EA5D32">
        <w:rPr>
          <w:rFonts w:eastAsia="仿宋_GB2312"/>
          <w:bCs/>
          <w:kern w:val="0"/>
          <w:sz w:val="32"/>
          <w:szCs w:val="32"/>
        </w:rPr>
        <w:t>务</w:t>
      </w:r>
      <w:proofErr w:type="gramEnd"/>
      <w:r w:rsidRPr="00EA5D32">
        <w:rPr>
          <w:rFonts w:eastAsia="仿宋_GB2312"/>
          <w:bCs/>
          <w:kern w:val="0"/>
          <w:sz w:val="32"/>
          <w:szCs w:val="32"/>
        </w:rPr>
        <w:t>、供电、电务分专业编制维修计划，在</w:t>
      </w:r>
      <w:proofErr w:type="gramStart"/>
      <w:r w:rsidRPr="00EA5D32">
        <w:rPr>
          <w:rFonts w:eastAsia="仿宋_GB2312"/>
          <w:bCs/>
          <w:kern w:val="0"/>
          <w:sz w:val="32"/>
          <w:szCs w:val="32"/>
        </w:rPr>
        <w:t>工电段段级</w:t>
      </w:r>
      <w:proofErr w:type="gramEnd"/>
      <w:r w:rsidRPr="00EA5D32">
        <w:rPr>
          <w:rFonts w:eastAsia="仿宋_GB2312"/>
          <w:bCs/>
          <w:kern w:val="0"/>
          <w:sz w:val="32"/>
          <w:szCs w:val="32"/>
        </w:rPr>
        <w:t>审核计划时进行综合利用。</w:t>
      </w:r>
    </w:p>
    <w:p w14:paraId="5D421AC0" w14:textId="77777777" w:rsidR="0085668A" w:rsidRPr="00EA5D32" w:rsidRDefault="00B1368C" w:rsidP="00AF713D">
      <w:pPr>
        <w:pStyle w:val="a4"/>
        <w:adjustRightInd w:val="0"/>
        <w:snapToGrid w:val="0"/>
        <w:spacing w:line="560" w:lineRule="exact"/>
        <w:ind w:firstLineChars="200" w:firstLine="640"/>
        <w:rPr>
          <w:rFonts w:eastAsia="仿宋_GB2312" w:hint="eastAsia"/>
          <w:sz w:val="32"/>
          <w:szCs w:val="32"/>
        </w:rPr>
      </w:pPr>
      <w:r w:rsidRPr="00EA5D32">
        <w:rPr>
          <w:rFonts w:ascii="Times New Roman" w:eastAsia="仿宋_GB2312" w:hAnsi="Times New Roman" w:hint="eastAsia"/>
          <w:sz w:val="32"/>
          <w:szCs w:val="32"/>
        </w:rPr>
        <w:t>（</w:t>
      </w:r>
      <w:r w:rsidR="003975D3" w:rsidRPr="00EA5D32">
        <w:rPr>
          <w:rFonts w:ascii="Times New Roman" w:eastAsia="仿宋_GB2312" w:hAnsi="Times New Roman" w:hint="eastAsia"/>
          <w:sz w:val="32"/>
          <w:szCs w:val="32"/>
        </w:rPr>
        <w:t>三</w:t>
      </w:r>
      <w:r w:rsidRPr="00EA5D32">
        <w:rPr>
          <w:rFonts w:ascii="Times New Roman" w:eastAsia="仿宋_GB2312" w:hAnsi="Times New Roman" w:hint="eastAsia"/>
          <w:sz w:val="32"/>
          <w:szCs w:val="32"/>
        </w:rPr>
        <w:t>）</w:t>
      </w:r>
      <w:r w:rsidR="0085668A" w:rsidRPr="00EA5D32">
        <w:rPr>
          <w:rFonts w:eastAsia="仿宋_GB2312"/>
          <w:sz w:val="32"/>
          <w:szCs w:val="32"/>
        </w:rPr>
        <w:t>维修日计划</w:t>
      </w:r>
      <w:r w:rsidR="0085668A" w:rsidRPr="00EA5D32">
        <w:rPr>
          <w:rFonts w:eastAsia="仿宋_GB2312" w:hint="eastAsia"/>
          <w:sz w:val="32"/>
          <w:szCs w:val="32"/>
        </w:rPr>
        <w:t>的下达、调整。</w:t>
      </w:r>
    </w:p>
    <w:p w14:paraId="4C09303C" w14:textId="77777777" w:rsidR="0085668A" w:rsidRPr="00EA5D32" w:rsidRDefault="0085668A"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sz w:val="32"/>
          <w:szCs w:val="32"/>
        </w:rPr>
        <w:t>维修日计划原则上按周计划实施，</w:t>
      </w:r>
      <w:r w:rsidR="006D4486" w:rsidRPr="00EA5D32">
        <w:rPr>
          <w:rFonts w:ascii="Times New Roman" w:eastAsia="仿宋_GB2312" w:hAnsi="Times New Roman" w:hint="eastAsia"/>
          <w:sz w:val="32"/>
          <w:szCs w:val="32"/>
        </w:rPr>
        <w:t>由施工办于维修前</w:t>
      </w:r>
      <w:r w:rsidR="006D4486" w:rsidRPr="00EA5D32">
        <w:rPr>
          <w:rFonts w:ascii="Times New Roman" w:eastAsia="仿宋_GB2312" w:hAnsi="Times New Roman" w:hint="eastAsia"/>
          <w:sz w:val="32"/>
          <w:szCs w:val="32"/>
        </w:rPr>
        <w:t>1</w:t>
      </w:r>
      <w:r w:rsidR="006D4486" w:rsidRPr="00EA5D32">
        <w:rPr>
          <w:rFonts w:ascii="Times New Roman" w:eastAsia="仿宋_GB2312" w:hAnsi="Times New Roman" w:hint="eastAsia"/>
          <w:sz w:val="32"/>
          <w:szCs w:val="32"/>
        </w:rPr>
        <w:t>日</w:t>
      </w:r>
      <w:r w:rsidR="00C17314" w:rsidRPr="00EA5D32">
        <w:rPr>
          <w:rFonts w:ascii="Times New Roman" w:eastAsia="仿宋_GB2312" w:hAnsi="Times New Roman" w:hint="eastAsia"/>
          <w:sz w:val="32"/>
          <w:szCs w:val="32"/>
        </w:rPr>
        <w:t>12:00</w:t>
      </w:r>
      <w:r w:rsidR="006D4486" w:rsidRPr="00EA5D32">
        <w:rPr>
          <w:rFonts w:ascii="Times New Roman" w:eastAsia="仿宋_GB2312" w:hAnsi="Times New Roman" w:hint="eastAsia"/>
          <w:sz w:val="32"/>
          <w:szCs w:val="32"/>
        </w:rPr>
        <w:t>前按编制的周计划下达</w:t>
      </w:r>
      <w:r w:rsidR="00EE78E3" w:rsidRPr="00EA5D32">
        <w:rPr>
          <w:rFonts w:ascii="Times New Roman" w:eastAsia="仿宋_GB2312" w:hAnsi="Times New Roman" w:hint="eastAsia"/>
          <w:sz w:val="32"/>
          <w:szCs w:val="32"/>
        </w:rPr>
        <w:t>维修日计划</w:t>
      </w:r>
      <w:r w:rsidR="006D4486" w:rsidRPr="00EA5D32">
        <w:rPr>
          <w:rFonts w:ascii="Times New Roman" w:eastAsia="仿宋_GB2312" w:hAnsi="Times New Roman" w:hint="eastAsia"/>
          <w:sz w:val="32"/>
          <w:szCs w:val="32"/>
        </w:rPr>
        <w:t>。</w:t>
      </w:r>
      <w:r w:rsidRPr="00EA5D32">
        <w:rPr>
          <w:rFonts w:ascii="Times New Roman" w:eastAsia="仿宋_GB2312" w:hAnsi="Times New Roman"/>
          <w:sz w:val="32"/>
          <w:szCs w:val="32"/>
        </w:rPr>
        <w:t>如因特殊原因需要临时增加或调整时，在</w:t>
      </w:r>
      <w:proofErr w:type="gramStart"/>
      <w:r w:rsidRPr="00EA5D32">
        <w:rPr>
          <w:rFonts w:ascii="Times New Roman" w:eastAsia="仿宋_GB2312" w:hAnsi="Times New Roman"/>
          <w:sz w:val="32"/>
          <w:szCs w:val="32"/>
        </w:rPr>
        <w:t>不</w:t>
      </w:r>
      <w:proofErr w:type="gramEnd"/>
      <w:r w:rsidRPr="00EA5D32">
        <w:rPr>
          <w:rFonts w:ascii="Times New Roman" w:eastAsia="仿宋_GB2312" w:hAnsi="Times New Roman"/>
          <w:sz w:val="32"/>
          <w:szCs w:val="32"/>
        </w:rPr>
        <w:t>与其他施工单位及维修作业产生冲突的前提下，由设备管理单位提前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10:00</w:t>
      </w:r>
      <w:r w:rsidRPr="00EA5D32">
        <w:rPr>
          <w:rFonts w:ascii="Times New Roman" w:eastAsia="仿宋_GB2312" w:hAnsi="Times New Roman"/>
          <w:sz w:val="32"/>
          <w:szCs w:val="32"/>
        </w:rPr>
        <w:t>前编制补充计划报车务段（直属站）审核，车务段（直属站）同意后提前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11:00</w:t>
      </w:r>
      <w:r w:rsidRPr="00EA5D32">
        <w:rPr>
          <w:rFonts w:ascii="Times New Roman" w:eastAsia="仿宋_GB2312" w:hAnsi="Times New Roman"/>
          <w:sz w:val="32"/>
          <w:szCs w:val="32"/>
        </w:rPr>
        <w:t>前</w:t>
      </w:r>
      <w:proofErr w:type="gramStart"/>
      <w:r w:rsidRPr="00EA5D32">
        <w:rPr>
          <w:rFonts w:ascii="Times New Roman" w:eastAsia="仿宋_GB2312" w:hAnsi="Times New Roman"/>
          <w:sz w:val="32"/>
          <w:szCs w:val="32"/>
        </w:rPr>
        <w:t>报施工</w:t>
      </w:r>
      <w:proofErr w:type="gramEnd"/>
      <w:r w:rsidRPr="00EA5D32">
        <w:rPr>
          <w:rFonts w:ascii="Times New Roman" w:eastAsia="仿宋_GB2312" w:hAnsi="Times New Roman"/>
          <w:sz w:val="32"/>
          <w:szCs w:val="32"/>
        </w:rPr>
        <w:t>办。施工办提前</w:t>
      </w:r>
      <w:r w:rsidRPr="00EA5D32">
        <w:rPr>
          <w:rFonts w:ascii="Times New Roman" w:eastAsia="仿宋_GB2312" w:hAnsi="Times New Roman"/>
          <w:sz w:val="32"/>
          <w:szCs w:val="32"/>
        </w:rPr>
        <w:t>1</w:t>
      </w:r>
      <w:r w:rsidRPr="00EA5D32">
        <w:rPr>
          <w:rFonts w:ascii="Times New Roman" w:eastAsia="仿宋_GB2312" w:hAnsi="Times New Roman"/>
          <w:sz w:val="32"/>
          <w:szCs w:val="32"/>
        </w:rPr>
        <w:t>日</w:t>
      </w:r>
      <w:r w:rsidRPr="00EA5D32">
        <w:rPr>
          <w:rFonts w:ascii="Times New Roman" w:eastAsia="仿宋_GB2312" w:hAnsi="Times New Roman"/>
          <w:sz w:val="32"/>
          <w:szCs w:val="32"/>
        </w:rPr>
        <w:t>12:00</w:t>
      </w:r>
      <w:r w:rsidRPr="00EA5D32">
        <w:rPr>
          <w:rFonts w:ascii="Times New Roman" w:eastAsia="仿宋_GB2312" w:hAnsi="Times New Roman"/>
          <w:sz w:val="32"/>
          <w:szCs w:val="32"/>
        </w:rPr>
        <w:t>前将审批好的维修计划下达给主管业务部室、相关车务站段，并负责转交有关行车调度台。主管业务部室负责通知作业单位、配合单位，车务段（直属站）负责通知相关车站。</w:t>
      </w:r>
    </w:p>
    <w:p w14:paraId="178C4AA3" w14:textId="77777777" w:rsidR="00301954" w:rsidRPr="00EA5D32" w:rsidRDefault="00B165C2" w:rsidP="00AF713D">
      <w:pPr>
        <w:adjustRightInd w:val="0"/>
        <w:snapToGrid w:val="0"/>
        <w:spacing w:line="560" w:lineRule="exact"/>
        <w:ind w:firstLineChars="200" w:firstLine="640"/>
        <w:rPr>
          <w:rFonts w:eastAsia="仿宋_GB2312"/>
          <w:sz w:val="32"/>
          <w:szCs w:val="32"/>
        </w:rPr>
      </w:pPr>
      <w:r w:rsidRPr="00EA5D32">
        <w:rPr>
          <w:rFonts w:eastAsia="黑体"/>
          <w:bCs/>
          <w:sz w:val="32"/>
        </w:rPr>
        <w:t>第</w:t>
      </w:r>
      <w:r w:rsidR="00E36B21" w:rsidRPr="00EA5D32">
        <w:rPr>
          <w:rFonts w:eastAsia="黑体"/>
          <w:bCs/>
          <w:sz w:val="32"/>
        </w:rPr>
        <w:t>六十</w:t>
      </w:r>
      <w:r w:rsidR="00954AC3" w:rsidRPr="00EA5D32">
        <w:rPr>
          <w:rFonts w:eastAsia="黑体" w:hint="eastAsia"/>
          <w:bCs/>
          <w:sz w:val="32"/>
        </w:rPr>
        <w:t>一</w:t>
      </w:r>
      <w:r w:rsidR="00491B96" w:rsidRPr="00EA5D32">
        <w:rPr>
          <w:rFonts w:eastAsia="黑体"/>
          <w:bCs/>
          <w:sz w:val="32"/>
        </w:rPr>
        <w:t>条</w:t>
      </w:r>
      <w:r w:rsidR="00491B96" w:rsidRPr="00EA5D32">
        <w:rPr>
          <w:rFonts w:eastAsia="黑体"/>
          <w:bCs/>
          <w:sz w:val="32"/>
        </w:rPr>
        <w:t xml:space="preserve">  </w:t>
      </w:r>
      <w:r w:rsidR="000B7301" w:rsidRPr="00EA5D32">
        <w:rPr>
          <w:rFonts w:eastAsia="仿宋_GB2312"/>
          <w:bCs/>
          <w:kern w:val="0"/>
          <w:sz w:val="32"/>
          <w:szCs w:val="32"/>
        </w:rPr>
        <w:t>涉及</w:t>
      </w:r>
      <w:proofErr w:type="gramStart"/>
      <w:r w:rsidR="000B7301" w:rsidRPr="00EA5D32">
        <w:rPr>
          <w:rFonts w:eastAsia="仿宋_GB2312"/>
          <w:bCs/>
          <w:kern w:val="0"/>
          <w:sz w:val="32"/>
          <w:szCs w:val="32"/>
        </w:rPr>
        <w:t>工电段</w:t>
      </w:r>
      <w:proofErr w:type="gramEnd"/>
      <w:r w:rsidR="000B7301" w:rsidRPr="00EA5D32">
        <w:rPr>
          <w:rFonts w:eastAsia="仿宋_GB2312"/>
          <w:bCs/>
          <w:kern w:val="0"/>
          <w:sz w:val="32"/>
          <w:szCs w:val="32"/>
        </w:rPr>
        <w:t>的施工、维修计划，应分专业编制和提报，具体要求见</w:t>
      </w:r>
      <w:r w:rsidR="000B7301" w:rsidRPr="00EA5D32">
        <w:rPr>
          <w:rFonts w:eastAsia="仿宋_GB2312"/>
          <w:sz w:val="32"/>
          <w:szCs w:val="32"/>
        </w:rPr>
        <w:t>附件</w:t>
      </w:r>
      <w:r w:rsidR="00C0322B" w:rsidRPr="00EA5D32">
        <w:rPr>
          <w:rFonts w:eastAsia="仿宋_GB2312" w:hint="eastAsia"/>
          <w:sz w:val="32"/>
          <w:szCs w:val="32"/>
        </w:rPr>
        <w:t>12</w:t>
      </w:r>
      <w:r w:rsidR="00301954" w:rsidRPr="00EA5D32">
        <w:rPr>
          <w:rFonts w:eastAsia="仿宋_GB2312"/>
          <w:sz w:val="32"/>
          <w:szCs w:val="32"/>
        </w:rPr>
        <w:t>。</w:t>
      </w:r>
      <w:r w:rsidR="000B7301" w:rsidRPr="00EA5D32">
        <w:rPr>
          <w:rFonts w:eastAsia="仿宋_GB2312"/>
          <w:bCs/>
          <w:kern w:val="0"/>
          <w:sz w:val="32"/>
          <w:szCs w:val="32"/>
        </w:rPr>
        <w:t>高速铁路综合维修车</w:t>
      </w:r>
      <w:proofErr w:type="gramStart"/>
      <w:r w:rsidR="000B7301" w:rsidRPr="00EA5D32">
        <w:rPr>
          <w:rFonts w:eastAsia="仿宋_GB2312"/>
          <w:bCs/>
          <w:kern w:val="0"/>
          <w:sz w:val="32"/>
          <w:szCs w:val="32"/>
        </w:rPr>
        <w:t>间</w:t>
      </w:r>
      <w:r w:rsidR="00DC25BB" w:rsidRPr="00EA5D32">
        <w:rPr>
          <w:rFonts w:eastAsia="仿宋_GB2312"/>
          <w:bCs/>
          <w:kern w:val="0"/>
          <w:sz w:val="32"/>
          <w:szCs w:val="32"/>
        </w:rPr>
        <w:t>模式</w:t>
      </w:r>
      <w:proofErr w:type="gramEnd"/>
      <w:r w:rsidR="000B7301" w:rsidRPr="00EA5D32">
        <w:rPr>
          <w:rFonts w:eastAsia="仿宋_GB2312"/>
          <w:bCs/>
          <w:kern w:val="0"/>
          <w:sz w:val="32"/>
          <w:szCs w:val="32"/>
        </w:rPr>
        <w:t>的施工、维修计划，按照不同单位间的规定和流程办理。</w:t>
      </w:r>
    </w:p>
    <w:p w14:paraId="7C1804B6" w14:textId="77777777" w:rsidR="0047262C" w:rsidRPr="00EA5D32" w:rsidRDefault="009E616C" w:rsidP="00AF713D">
      <w:pPr>
        <w:pStyle w:val="a7"/>
        <w:adjustRightInd w:val="0"/>
        <w:snapToGrid w:val="0"/>
        <w:spacing w:line="560" w:lineRule="exact"/>
        <w:rPr>
          <w:rFonts w:ascii="Times New Roman"/>
          <w:kern w:val="0"/>
          <w:szCs w:val="32"/>
        </w:rPr>
      </w:pPr>
      <w:r w:rsidRPr="00EA5D32">
        <w:rPr>
          <w:rFonts w:ascii="Times New Roman" w:eastAsia="黑体"/>
          <w:bCs/>
        </w:rPr>
        <w:t>第六十</w:t>
      </w:r>
      <w:r w:rsidR="00954AC3" w:rsidRPr="00EA5D32">
        <w:rPr>
          <w:rFonts w:ascii="Times New Roman" w:eastAsia="黑体" w:hint="eastAsia"/>
          <w:bCs/>
        </w:rPr>
        <w:t>二</w:t>
      </w:r>
      <w:r w:rsidR="0047262C" w:rsidRPr="00EA5D32">
        <w:rPr>
          <w:rFonts w:ascii="Times New Roman" w:eastAsia="黑体"/>
          <w:bCs/>
        </w:rPr>
        <w:t>条</w:t>
      </w:r>
      <w:r w:rsidR="0047262C" w:rsidRPr="00EA5D32">
        <w:rPr>
          <w:rFonts w:ascii="Times New Roman" w:eastAsia="黑体"/>
          <w:bCs/>
        </w:rPr>
        <w:t xml:space="preserve">  </w:t>
      </w:r>
      <w:r w:rsidR="00F4523F" w:rsidRPr="00EA5D32">
        <w:rPr>
          <w:rFonts w:ascii="Times New Roman"/>
          <w:kern w:val="0"/>
          <w:szCs w:val="32"/>
        </w:rPr>
        <w:t>施工时间超过</w:t>
      </w:r>
      <w:r w:rsidR="00F4523F" w:rsidRPr="00EA5D32">
        <w:rPr>
          <w:rFonts w:ascii="Times New Roman"/>
          <w:kern w:val="0"/>
          <w:szCs w:val="32"/>
        </w:rPr>
        <w:t>24</w:t>
      </w:r>
      <w:r w:rsidR="00F4523F" w:rsidRPr="00EA5D32">
        <w:rPr>
          <w:rFonts w:ascii="Times New Roman"/>
          <w:kern w:val="0"/>
          <w:szCs w:val="32"/>
        </w:rPr>
        <w:t>小时的</w:t>
      </w:r>
      <w:r w:rsidR="00BD67D7" w:rsidRPr="00EA5D32">
        <w:rPr>
          <w:rFonts w:ascii="Times New Roman"/>
          <w:kern w:val="0"/>
          <w:szCs w:val="32"/>
        </w:rPr>
        <w:t>下</w:t>
      </w:r>
      <w:proofErr w:type="gramStart"/>
      <w:r w:rsidR="00BD67D7" w:rsidRPr="00EA5D32">
        <w:rPr>
          <w:rFonts w:ascii="Times New Roman"/>
          <w:kern w:val="0"/>
          <w:szCs w:val="32"/>
        </w:rPr>
        <w:t>穿线路</w:t>
      </w:r>
      <w:proofErr w:type="gramEnd"/>
      <w:r w:rsidR="00B062A8" w:rsidRPr="00EA5D32">
        <w:rPr>
          <w:rFonts w:ascii="Times New Roman"/>
          <w:kern w:val="0"/>
          <w:szCs w:val="32"/>
        </w:rPr>
        <w:t>等</w:t>
      </w:r>
      <w:r w:rsidR="00F4523F" w:rsidRPr="00EA5D32">
        <w:rPr>
          <w:rFonts w:ascii="Times New Roman" w:eastAsia="宋体"/>
          <w:kern w:val="0"/>
          <w:szCs w:val="32"/>
        </w:rPr>
        <w:t>Ⅲ</w:t>
      </w:r>
      <w:proofErr w:type="gramStart"/>
      <w:r w:rsidR="00F4523F" w:rsidRPr="00EA5D32">
        <w:rPr>
          <w:rFonts w:ascii="Times New Roman"/>
          <w:kern w:val="0"/>
          <w:szCs w:val="32"/>
        </w:rPr>
        <w:t>级施工</w:t>
      </w:r>
      <w:proofErr w:type="gramEnd"/>
      <w:r w:rsidR="0047262C" w:rsidRPr="00EA5D32">
        <w:rPr>
          <w:rFonts w:ascii="Times New Roman"/>
          <w:kern w:val="0"/>
          <w:szCs w:val="32"/>
        </w:rPr>
        <w:lastRenderedPageBreak/>
        <w:t>有关规定。</w:t>
      </w:r>
    </w:p>
    <w:p w14:paraId="4079AE7B" w14:textId="77777777" w:rsidR="00AE1EDC" w:rsidRPr="00EA5D32" w:rsidRDefault="0047262C" w:rsidP="00AF713D">
      <w:pPr>
        <w:pStyle w:val="a7"/>
        <w:adjustRightInd w:val="0"/>
        <w:snapToGrid w:val="0"/>
        <w:spacing w:line="560" w:lineRule="exact"/>
        <w:rPr>
          <w:rFonts w:ascii="Times New Roman"/>
          <w:bCs/>
          <w:kern w:val="0"/>
          <w:szCs w:val="32"/>
        </w:rPr>
      </w:pPr>
      <w:r w:rsidRPr="00EA5D32">
        <w:rPr>
          <w:rFonts w:ascii="Times New Roman"/>
          <w:kern w:val="0"/>
          <w:szCs w:val="32"/>
        </w:rPr>
        <w:t>（一）</w:t>
      </w:r>
      <w:r w:rsidR="00AE1EDC" w:rsidRPr="00EA5D32">
        <w:rPr>
          <w:rFonts w:ascii="Times New Roman"/>
          <w:bCs/>
          <w:kern w:val="0"/>
          <w:szCs w:val="32"/>
        </w:rPr>
        <w:t>需向列车调度员申请准许、结束施工的调度命令。</w:t>
      </w:r>
      <w:r w:rsidR="00095266" w:rsidRPr="00EA5D32">
        <w:rPr>
          <w:rFonts w:ascii="Times New Roman" w:hint="eastAsia"/>
          <w:bCs/>
          <w:kern w:val="0"/>
          <w:szCs w:val="32"/>
        </w:rPr>
        <w:t>需</w:t>
      </w:r>
      <w:r w:rsidR="00AE1EDC" w:rsidRPr="00EA5D32">
        <w:rPr>
          <w:rFonts w:ascii="Times New Roman" w:hint="eastAsia"/>
          <w:bCs/>
          <w:kern w:val="0"/>
          <w:szCs w:val="32"/>
        </w:rPr>
        <w:t>限速时，应将限速纳入运行揭示调度命令。</w:t>
      </w:r>
    </w:p>
    <w:p w14:paraId="172781F9" w14:textId="77777777" w:rsidR="00CD672B" w:rsidRPr="00EA5D32" w:rsidRDefault="0047262C"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（二）除施工</w:t>
      </w:r>
      <w:r w:rsidR="009E313F" w:rsidRPr="00EA5D32">
        <w:rPr>
          <w:rFonts w:eastAsia="仿宋_GB2312"/>
          <w:kern w:val="0"/>
          <w:sz w:val="32"/>
          <w:szCs w:val="32"/>
        </w:rPr>
        <w:t>开始和施工结束</w:t>
      </w:r>
      <w:r w:rsidRPr="00EA5D32">
        <w:rPr>
          <w:rFonts w:eastAsia="仿宋_GB2312"/>
          <w:kern w:val="0"/>
          <w:sz w:val="32"/>
          <w:szCs w:val="32"/>
        </w:rPr>
        <w:t>外，不提报施工日计划</w:t>
      </w:r>
      <w:r w:rsidR="00094463" w:rsidRPr="00EA5D32">
        <w:rPr>
          <w:rFonts w:eastAsia="仿宋_GB2312"/>
          <w:kern w:val="0"/>
          <w:sz w:val="32"/>
          <w:szCs w:val="32"/>
        </w:rPr>
        <w:t>；</w:t>
      </w:r>
      <w:r w:rsidRPr="00EA5D32">
        <w:rPr>
          <w:rFonts w:eastAsia="仿宋_GB2312"/>
          <w:kern w:val="0"/>
          <w:sz w:val="32"/>
          <w:szCs w:val="32"/>
        </w:rPr>
        <w:t>申请及恢复限速需提报施工日计划。</w:t>
      </w:r>
    </w:p>
    <w:p w14:paraId="61B1E667" w14:textId="77777777" w:rsidR="007105E8" w:rsidRPr="00EA5D32" w:rsidRDefault="007105E8"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eastAsia="黑体"/>
          <w:bCs/>
          <w:sz w:val="32"/>
        </w:rPr>
        <w:t>第六十</w:t>
      </w:r>
      <w:r w:rsidR="00954AC3" w:rsidRPr="00EA5D32">
        <w:rPr>
          <w:rFonts w:eastAsia="黑体" w:hint="eastAsia"/>
          <w:bCs/>
          <w:sz w:val="32"/>
        </w:rPr>
        <w:t>三</w:t>
      </w:r>
      <w:r w:rsidRPr="00EA5D32">
        <w:rPr>
          <w:rFonts w:eastAsia="黑体"/>
          <w:bCs/>
          <w:sz w:val="32"/>
        </w:rPr>
        <w:t>条</w:t>
      </w:r>
      <w:r w:rsidRPr="00EA5D32">
        <w:rPr>
          <w:rFonts w:eastAsia="黑体" w:hint="eastAsia"/>
          <w:bCs/>
          <w:sz w:val="32"/>
        </w:rPr>
        <w:t xml:space="preserve">  </w:t>
      </w:r>
      <w:r w:rsidRPr="00EA5D32">
        <w:rPr>
          <w:rFonts w:eastAsia="仿宋_GB2312" w:hint="eastAsia"/>
          <w:kern w:val="0"/>
          <w:sz w:val="32"/>
          <w:szCs w:val="32"/>
        </w:rPr>
        <w:t>施工计划安全管理要求。</w:t>
      </w:r>
    </w:p>
    <w:p w14:paraId="00E0D90F" w14:textId="77777777" w:rsidR="007105E8" w:rsidRPr="00EA5D32" w:rsidRDefault="007105E8" w:rsidP="00AF713D">
      <w:pPr>
        <w:autoSpaceDE w:val="0"/>
        <w:autoSpaceDN w:val="0"/>
        <w:adjustRightInd w:val="0"/>
        <w:snapToGrid w:val="0"/>
        <w:spacing w:line="560" w:lineRule="exact"/>
        <w:ind w:firstLineChars="200" w:firstLine="640"/>
        <w:rPr>
          <w:rFonts w:eastAsia="仿宋_GB2312" w:hint="eastAsia"/>
          <w:sz w:val="32"/>
          <w:szCs w:val="32"/>
        </w:rPr>
      </w:pPr>
      <w:r w:rsidRPr="00EA5D32">
        <w:rPr>
          <w:rFonts w:eastAsia="仿宋_GB2312" w:hint="eastAsia"/>
          <w:sz w:val="32"/>
          <w:szCs w:val="32"/>
        </w:rPr>
        <w:t>（一）施工单位必须建立和完善本单位的施工计划编制、审核、申报制度，确保施工计划申请内容及会签、审核流程设置完整、准确、无误，安全可靠，符合集团公司审核通过的施工方案和各项技术标准后，方可按规定提报和发起会签。</w:t>
      </w:r>
    </w:p>
    <w:p w14:paraId="4CF3CD8B"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二）各单位、部门必须加强对施工计划申请会签、审核的组织工作，制定本单位、部门的会签、审核制度，落实安全责任。在会签、审核由成都局集团公司以外单位实施的建设项目（含集团公司工程管理所建设的项目）、</w:t>
      </w:r>
      <w:proofErr w:type="gramStart"/>
      <w:r w:rsidRPr="00EA5D32">
        <w:rPr>
          <w:rFonts w:ascii="Times New Roman" w:eastAsia="仿宋_GB2312" w:hAnsi="Times New Roman" w:hint="eastAsia"/>
          <w:sz w:val="32"/>
          <w:szCs w:val="32"/>
        </w:rPr>
        <w:t>涉铁项目</w:t>
      </w:r>
      <w:proofErr w:type="gramEnd"/>
      <w:r w:rsidRPr="00EA5D32">
        <w:rPr>
          <w:rFonts w:ascii="Times New Roman" w:eastAsia="仿宋_GB2312" w:hAnsi="Times New Roman" w:hint="eastAsia"/>
          <w:sz w:val="32"/>
          <w:szCs w:val="32"/>
        </w:rPr>
        <w:t>施工日计划时，各设备管理单位应在施工管理系统备注栏中注明以下内容：</w:t>
      </w:r>
    </w:p>
    <w:p w14:paraId="40213712"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1.</w:t>
      </w:r>
      <w:r w:rsidRPr="00EA5D32">
        <w:rPr>
          <w:rFonts w:ascii="Times New Roman" w:eastAsia="仿宋_GB2312" w:hAnsi="Times New Roman" w:hint="eastAsia"/>
          <w:sz w:val="32"/>
          <w:szCs w:val="32"/>
        </w:rPr>
        <w:t>工</w:t>
      </w:r>
      <w:proofErr w:type="gramStart"/>
      <w:r w:rsidRPr="00EA5D32">
        <w:rPr>
          <w:rFonts w:ascii="Times New Roman" w:eastAsia="仿宋_GB2312" w:hAnsi="Times New Roman" w:hint="eastAsia"/>
          <w:sz w:val="32"/>
          <w:szCs w:val="32"/>
        </w:rPr>
        <w:t>务</w:t>
      </w:r>
      <w:proofErr w:type="gramEnd"/>
      <w:r w:rsidRPr="00EA5D32">
        <w:rPr>
          <w:rFonts w:ascii="Times New Roman" w:eastAsia="仿宋_GB2312" w:hAnsi="Times New Roman" w:hint="eastAsia"/>
          <w:sz w:val="32"/>
          <w:szCs w:val="32"/>
        </w:rPr>
        <w:t>专业：“已对施工内容、封锁范围、限速及行车方式变化、设备变化等内容核对无误”。</w:t>
      </w:r>
    </w:p>
    <w:p w14:paraId="554A9038"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2.</w:t>
      </w:r>
      <w:r w:rsidRPr="00EA5D32">
        <w:rPr>
          <w:rFonts w:ascii="Times New Roman" w:eastAsia="仿宋_GB2312" w:hAnsi="Times New Roman" w:hint="eastAsia"/>
          <w:sz w:val="32"/>
          <w:szCs w:val="32"/>
        </w:rPr>
        <w:t>电务专业：“已对施工内容、信联闭停用范围、限速及行车方式变化、设备变化等内容核对无误”。</w:t>
      </w:r>
    </w:p>
    <w:p w14:paraId="288B96A7"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3.</w:t>
      </w:r>
      <w:r w:rsidRPr="00EA5D32">
        <w:rPr>
          <w:rFonts w:ascii="Times New Roman" w:eastAsia="仿宋_GB2312" w:hAnsi="Times New Roman" w:hint="eastAsia"/>
          <w:sz w:val="32"/>
          <w:szCs w:val="32"/>
        </w:rPr>
        <w:t>供电专业：“已对施工内容、供电臂停用范围、限速及行车方式变化、设备变化等内容核对无误”。</w:t>
      </w:r>
    </w:p>
    <w:p w14:paraId="0E1F4423"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4.</w:t>
      </w:r>
      <w:r w:rsidRPr="00EA5D32">
        <w:rPr>
          <w:rFonts w:ascii="Times New Roman" w:eastAsia="仿宋_GB2312" w:hAnsi="Times New Roman" w:hint="eastAsia"/>
          <w:sz w:val="32"/>
          <w:szCs w:val="32"/>
        </w:rPr>
        <w:t>房建、车辆专业根据实际影响范围，按照以上三个专业内</w:t>
      </w:r>
      <w:r w:rsidRPr="00EA5D32">
        <w:rPr>
          <w:rFonts w:ascii="Times New Roman" w:eastAsia="仿宋_GB2312" w:hAnsi="Times New Roman" w:hint="eastAsia"/>
          <w:sz w:val="32"/>
          <w:szCs w:val="32"/>
        </w:rPr>
        <w:lastRenderedPageBreak/>
        <w:t>容进行备注。</w:t>
      </w:r>
    </w:p>
    <w:p w14:paraId="6085A06B"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（三）涉及施工期间无</w:t>
      </w:r>
      <w:proofErr w:type="gramStart"/>
      <w:r w:rsidRPr="00EA5D32">
        <w:rPr>
          <w:rFonts w:ascii="Times New Roman" w:eastAsia="仿宋_GB2312" w:hAnsi="Times New Roman" w:hint="eastAsia"/>
          <w:sz w:val="32"/>
          <w:szCs w:val="32"/>
        </w:rPr>
        <w:t>联锁</w:t>
      </w:r>
      <w:proofErr w:type="gramEnd"/>
      <w:r w:rsidRPr="00EA5D32">
        <w:rPr>
          <w:rFonts w:ascii="Times New Roman" w:eastAsia="仿宋_GB2312" w:hAnsi="Times New Roman" w:hint="eastAsia"/>
          <w:sz w:val="32"/>
          <w:szCs w:val="32"/>
        </w:rPr>
        <w:t>接发列车或无</w:t>
      </w:r>
      <w:proofErr w:type="gramStart"/>
      <w:r w:rsidRPr="00EA5D32">
        <w:rPr>
          <w:rFonts w:ascii="Times New Roman" w:eastAsia="仿宋_GB2312" w:hAnsi="Times New Roman" w:hint="eastAsia"/>
          <w:sz w:val="32"/>
          <w:szCs w:val="32"/>
        </w:rPr>
        <w:t>联锁</w:t>
      </w:r>
      <w:proofErr w:type="gramEnd"/>
      <w:r w:rsidRPr="00EA5D32">
        <w:rPr>
          <w:rFonts w:ascii="Times New Roman" w:eastAsia="仿宋_GB2312" w:hAnsi="Times New Roman" w:hint="eastAsia"/>
          <w:sz w:val="32"/>
          <w:szCs w:val="32"/>
        </w:rPr>
        <w:t>调车作业的施工日计划，施工单位在提报日计划时，</w:t>
      </w:r>
      <w:r w:rsidR="00881050" w:rsidRPr="00EA5D32">
        <w:rPr>
          <w:rFonts w:ascii="Times New Roman" w:eastAsia="仿宋_GB2312" w:hAnsi="Times New Roman" w:hint="eastAsia"/>
          <w:sz w:val="32"/>
          <w:szCs w:val="32"/>
        </w:rPr>
        <w:t>应</w:t>
      </w:r>
      <w:r w:rsidRPr="00EA5D32">
        <w:rPr>
          <w:rFonts w:ascii="Times New Roman" w:eastAsia="仿宋_GB2312" w:hAnsi="Times New Roman" w:hint="eastAsia"/>
          <w:sz w:val="32"/>
          <w:szCs w:val="32"/>
        </w:rPr>
        <w:t>提前</w:t>
      </w:r>
      <w:r w:rsidR="0041608E" w:rsidRPr="00EA5D32">
        <w:rPr>
          <w:rFonts w:ascii="Times New Roman" w:eastAsia="仿宋_GB2312" w:hAnsi="Times New Roman" w:hint="eastAsia"/>
          <w:sz w:val="32"/>
          <w:szCs w:val="32"/>
        </w:rPr>
        <w:t>通知</w:t>
      </w:r>
      <w:r w:rsidRPr="00EA5D32">
        <w:rPr>
          <w:rFonts w:ascii="Times New Roman" w:eastAsia="仿宋_GB2312" w:hAnsi="Times New Roman" w:hint="eastAsia"/>
          <w:sz w:val="32"/>
          <w:szCs w:val="32"/>
        </w:rPr>
        <w:t>相关车务段（直属站）。</w:t>
      </w:r>
    </w:p>
    <w:p w14:paraId="0168216F" w14:textId="77777777" w:rsidR="007105E8"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w:t>
      </w:r>
      <w:r w:rsidR="003E37D7" w:rsidRPr="00EA5D32">
        <w:rPr>
          <w:rFonts w:ascii="Times New Roman" w:eastAsia="仿宋_GB2312" w:hAnsi="Times New Roman" w:hint="eastAsia"/>
          <w:sz w:val="32"/>
          <w:szCs w:val="32"/>
        </w:rPr>
        <w:t>四</w:t>
      </w:r>
      <w:r w:rsidRPr="00EA5D32">
        <w:rPr>
          <w:rFonts w:ascii="Times New Roman" w:eastAsia="仿宋_GB2312" w:hAnsi="Times New Roman" w:hint="eastAsia"/>
          <w:sz w:val="32"/>
          <w:szCs w:val="32"/>
        </w:rPr>
        <w:t>）凡施工计划申请、会签、审核、审批过程中发现作业项目、里程、道岔、股道号码名称、技术条件、影响范围等内容发生错误，或不符合施工方案、技术标准的，对其单位、部门按规定进行通报和考核。</w:t>
      </w:r>
    </w:p>
    <w:p w14:paraId="12D75CC5" w14:textId="77777777" w:rsidR="00880CFD" w:rsidRPr="00EA5D32" w:rsidRDefault="007105E8"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w:t>
      </w:r>
      <w:r w:rsidR="003E37D7" w:rsidRPr="00EA5D32">
        <w:rPr>
          <w:rFonts w:ascii="Times New Roman" w:eastAsia="仿宋_GB2312" w:hAnsi="Times New Roman" w:hint="eastAsia"/>
          <w:sz w:val="32"/>
          <w:szCs w:val="32"/>
        </w:rPr>
        <w:t>五</w:t>
      </w:r>
      <w:r w:rsidRPr="00EA5D32">
        <w:rPr>
          <w:rFonts w:ascii="Times New Roman" w:eastAsia="仿宋_GB2312" w:hAnsi="Times New Roman" w:hint="eastAsia"/>
          <w:sz w:val="32"/>
          <w:szCs w:val="32"/>
        </w:rPr>
        <w:t>）建设管理单位要督促所管辖的施工单位按规定申报施工计划，施工单位申请施工计划后要主动与相关设备管理单位、配合单位沟通</w:t>
      </w:r>
      <w:r w:rsidR="00D83693"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联系相关单位及时会签。相关单位要落实施工计划会签制度，按规定组织会签，并签署会签意见和建议，因会签不及时而影响施工计划下达的，对其单位、部门按规定进行通报和考核</w:t>
      </w:r>
      <w:r w:rsidRPr="00EA5D32">
        <w:rPr>
          <w:rFonts w:ascii="Times New Roman" w:eastAsia="仿宋_GB2312" w:hAnsi="Times New Roman"/>
          <w:sz w:val="32"/>
          <w:szCs w:val="32"/>
        </w:rPr>
        <w:t>。</w:t>
      </w:r>
    </w:p>
    <w:p w14:paraId="6B0EA2F1"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（六）施工计划、施工电报审核职责划分。各</w:t>
      </w:r>
      <w:r w:rsidR="001733B5" w:rsidRPr="00EA5D32">
        <w:rPr>
          <w:rFonts w:ascii="Times New Roman" w:eastAsia="仿宋_GB2312" w:hAnsi="Times New Roman" w:hint="eastAsia"/>
          <w:sz w:val="32"/>
          <w:szCs w:val="32"/>
        </w:rPr>
        <w:t>单位</w:t>
      </w:r>
      <w:r w:rsidRPr="00EA5D32">
        <w:rPr>
          <w:rFonts w:ascii="Times New Roman" w:eastAsia="仿宋_GB2312" w:hAnsi="Times New Roman" w:hint="eastAsia"/>
          <w:sz w:val="32"/>
          <w:szCs w:val="32"/>
        </w:rPr>
        <w:t>具体审核职责划分如下。</w:t>
      </w:r>
    </w:p>
    <w:p w14:paraId="2B8DF7CB"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1.</w:t>
      </w:r>
      <w:r w:rsidRPr="00EA5D32">
        <w:rPr>
          <w:rFonts w:ascii="Times New Roman" w:eastAsia="仿宋_GB2312" w:hAnsi="Times New Roman" w:hint="eastAsia"/>
          <w:sz w:val="32"/>
          <w:szCs w:val="32"/>
        </w:rPr>
        <w:t>施工等级</w:t>
      </w:r>
      <w:r w:rsidR="004D53CB"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由</w:t>
      </w:r>
      <w:r w:rsidRPr="00EA5D32">
        <w:rPr>
          <w:rFonts w:ascii="Times New Roman" w:eastAsia="仿宋_GB2312" w:hAnsi="Times New Roman"/>
          <w:sz w:val="32"/>
          <w:szCs w:val="32"/>
        </w:rPr>
        <w:t>建设单位</w:t>
      </w:r>
      <w:r w:rsidR="001A04F5" w:rsidRPr="00EA5D32">
        <w:rPr>
          <w:rFonts w:ascii="Times New Roman" w:eastAsia="仿宋_GB2312" w:hAnsi="Times New Roman" w:hint="eastAsia"/>
          <w:sz w:val="32"/>
          <w:szCs w:val="32"/>
        </w:rPr>
        <w:t>（含项目管理单位、成铁工管公司、工管所等）</w:t>
      </w:r>
      <w:r w:rsidRPr="00EA5D32">
        <w:rPr>
          <w:rFonts w:ascii="Times New Roman" w:eastAsia="仿宋_GB2312" w:hAnsi="Times New Roman"/>
          <w:sz w:val="32"/>
          <w:szCs w:val="32"/>
        </w:rPr>
        <w:t>、设备管理单位、车务段（直属站）、主管业务部室、施工办负责审核是否正确。</w:t>
      </w:r>
    </w:p>
    <w:p w14:paraId="0067E8C3"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2.</w:t>
      </w:r>
      <w:r w:rsidRPr="00EA5D32">
        <w:rPr>
          <w:rFonts w:ascii="Times New Roman" w:eastAsia="仿宋_GB2312" w:hAnsi="Times New Roman" w:hint="eastAsia"/>
          <w:sz w:val="32"/>
          <w:szCs w:val="32"/>
        </w:rPr>
        <w:t>线路、行别、施工项目、施工地点</w:t>
      </w:r>
      <w:r w:rsidR="004D53CB"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由</w:t>
      </w:r>
      <w:r w:rsidRPr="00EA5D32">
        <w:rPr>
          <w:rFonts w:ascii="Times New Roman" w:eastAsia="仿宋_GB2312" w:hAnsi="Times New Roman"/>
          <w:sz w:val="32"/>
          <w:szCs w:val="32"/>
        </w:rPr>
        <w:t>建设单位、设备管理单位、主管业务部室负责审核是否准确、完整。</w:t>
      </w:r>
    </w:p>
    <w:p w14:paraId="2D59354B"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3.</w:t>
      </w:r>
      <w:r w:rsidRPr="00EA5D32">
        <w:rPr>
          <w:rFonts w:ascii="Times New Roman" w:eastAsia="仿宋_GB2312" w:hAnsi="Times New Roman" w:hint="eastAsia"/>
          <w:sz w:val="32"/>
          <w:szCs w:val="32"/>
        </w:rPr>
        <w:t>施工日期</w:t>
      </w:r>
      <w:r w:rsidR="004D53CB"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由</w:t>
      </w:r>
      <w:r w:rsidRPr="00EA5D32">
        <w:rPr>
          <w:rFonts w:ascii="Times New Roman" w:eastAsia="仿宋_GB2312" w:hAnsi="Times New Roman"/>
          <w:sz w:val="32"/>
          <w:szCs w:val="32"/>
        </w:rPr>
        <w:t>建设单位、设备管理单位、主管业务部室负</w:t>
      </w:r>
      <w:r w:rsidRPr="00EA5D32">
        <w:rPr>
          <w:rFonts w:ascii="Times New Roman" w:eastAsia="仿宋_GB2312" w:hAnsi="Times New Roman"/>
          <w:sz w:val="32"/>
          <w:szCs w:val="32"/>
        </w:rPr>
        <w:lastRenderedPageBreak/>
        <w:t>责审核是否准确、完整。</w:t>
      </w:r>
    </w:p>
    <w:p w14:paraId="525E376B"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4.</w:t>
      </w:r>
      <w:r w:rsidRPr="00EA5D32">
        <w:rPr>
          <w:rFonts w:ascii="Times New Roman" w:eastAsia="仿宋_GB2312" w:hAnsi="Times New Roman" w:hint="eastAsia"/>
          <w:sz w:val="32"/>
          <w:szCs w:val="32"/>
        </w:rPr>
        <w:t>施工时间</w:t>
      </w:r>
      <w:r w:rsidR="004D53CB"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由</w:t>
      </w:r>
      <w:r w:rsidRPr="00EA5D32">
        <w:rPr>
          <w:rFonts w:ascii="Times New Roman" w:eastAsia="仿宋_GB2312" w:hAnsi="Times New Roman"/>
          <w:sz w:val="32"/>
          <w:szCs w:val="32"/>
        </w:rPr>
        <w:t>建设单位、设备管理单位、主管业务部室负责审核天窗时</w:t>
      </w:r>
      <w:proofErr w:type="gramStart"/>
      <w:r w:rsidRPr="00EA5D32">
        <w:rPr>
          <w:rFonts w:ascii="Times New Roman" w:eastAsia="仿宋_GB2312" w:hAnsi="Times New Roman"/>
          <w:sz w:val="32"/>
          <w:szCs w:val="32"/>
        </w:rPr>
        <w:t>长需求</w:t>
      </w:r>
      <w:proofErr w:type="gramEnd"/>
      <w:r w:rsidRPr="00EA5D32">
        <w:rPr>
          <w:rFonts w:ascii="Times New Roman" w:eastAsia="仿宋_GB2312" w:hAnsi="Times New Roman"/>
          <w:sz w:val="32"/>
          <w:szCs w:val="32"/>
        </w:rPr>
        <w:t>是否正确；车务段（直属站）、施工办负责安排天窗时段。</w:t>
      </w:r>
    </w:p>
    <w:p w14:paraId="0380DC71" w14:textId="77777777" w:rsidR="003E37D7" w:rsidRPr="00EA5D32" w:rsidRDefault="003E37D7"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5.</w:t>
      </w:r>
      <w:r w:rsidRPr="00EA5D32">
        <w:rPr>
          <w:rFonts w:ascii="Times New Roman" w:eastAsia="仿宋_GB2312" w:hAnsi="Times New Roman" w:hint="eastAsia"/>
          <w:sz w:val="32"/>
          <w:szCs w:val="32"/>
        </w:rPr>
        <w:t>施工内容及影响范围、设备变化</w:t>
      </w:r>
      <w:r w:rsidR="004D53CB" w:rsidRPr="00EA5D32">
        <w:rPr>
          <w:rFonts w:ascii="Times New Roman" w:eastAsia="仿宋_GB2312" w:hAnsi="Times New Roman" w:hint="eastAsia"/>
          <w:sz w:val="32"/>
          <w:szCs w:val="32"/>
        </w:rPr>
        <w:t>：</w:t>
      </w:r>
      <w:r w:rsidRPr="00EA5D32">
        <w:rPr>
          <w:rFonts w:ascii="Times New Roman" w:eastAsia="仿宋_GB2312" w:hAnsi="Times New Roman" w:hint="eastAsia"/>
          <w:sz w:val="32"/>
          <w:szCs w:val="32"/>
        </w:rPr>
        <w:t>由</w:t>
      </w:r>
      <w:r w:rsidRPr="00EA5D32">
        <w:rPr>
          <w:rFonts w:ascii="Times New Roman" w:eastAsia="仿宋_GB2312" w:hAnsi="Times New Roman"/>
          <w:sz w:val="32"/>
          <w:szCs w:val="32"/>
        </w:rPr>
        <w:t>建设单位、设备管理单位、设备主管业务部室、主管业务部室负责审核准确、完整。</w:t>
      </w:r>
    </w:p>
    <w:p w14:paraId="019582FE" w14:textId="77777777" w:rsidR="00945773" w:rsidRPr="00EA5D32" w:rsidRDefault="00945773"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6.</w:t>
      </w:r>
      <w:r w:rsidRPr="00EA5D32">
        <w:rPr>
          <w:rFonts w:ascii="Times New Roman" w:eastAsia="仿宋_GB2312" w:hAnsi="Times New Roman" w:hint="eastAsia"/>
          <w:sz w:val="32"/>
          <w:szCs w:val="32"/>
        </w:rPr>
        <w:t>供电臂停电范围、行车限制卡：由</w:t>
      </w:r>
      <w:r w:rsidRPr="00EA5D32">
        <w:rPr>
          <w:rFonts w:ascii="Times New Roman" w:eastAsia="仿宋_GB2312" w:hAnsi="Times New Roman"/>
          <w:sz w:val="32"/>
          <w:szCs w:val="32"/>
        </w:rPr>
        <w:t>设备管理单位、设备主管业务部室负责审核准确、完整。</w:t>
      </w:r>
    </w:p>
    <w:p w14:paraId="5FCEF6A1" w14:textId="77777777" w:rsidR="003A7B81" w:rsidRPr="00EA5D32" w:rsidRDefault="006D31A4"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7</w:t>
      </w:r>
      <w:r w:rsidR="003A7B81" w:rsidRPr="00EA5D32">
        <w:rPr>
          <w:rFonts w:ascii="Times New Roman" w:eastAsia="仿宋_GB2312" w:hAnsi="Times New Roman" w:hint="eastAsia"/>
          <w:sz w:val="32"/>
          <w:szCs w:val="32"/>
        </w:rPr>
        <w:t>.</w:t>
      </w:r>
      <w:r w:rsidR="003A7B81" w:rsidRPr="00EA5D32">
        <w:rPr>
          <w:rFonts w:ascii="Times New Roman" w:eastAsia="仿宋_GB2312" w:hAnsi="Times New Roman"/>
          <w:sz w:val="32"/>
          <w:szCs w:val="32"/>
        </w:rPr>
        <w:t>限速及行车方式变化</w:t>
      </w:r>
      <w:r w:rsidR="003A7B81" w:rsidRPr="00EA5D32">
        <w:rPr>
          <w:rFonts w:ascii="Times New Roman" w:eastAsia="仿宋_GB2312" w:hAnsi="Times New Roman" w:hint="eastAsia"/>
          <w:sz w:val="32"/>
          <w:szCs w:val="32"/>
        </w:rPr>
        <w:t>：</w:t>
      </w:r>
      <w:r w:rsidR="003A7B81" w:rsidRPr="00EA5D32">
        <w:rPr>
          <w:rFonts w:ascii="Times New Roman" w:eastAsia="仿宋_GB2312" w:hAnsi="Times New Roman"/>
          <w:sz w:val="32"/>
          <w:szCs w:val="32"/>
        </w:rPr>
        <w:t>限速由建设单位、设备管理单位、设备主管业务部室、主管业务部室负责审核是否符合相关文件规定；行车方式</w:t>
      </w:r>
      <w:r w:rsidR="004F5BFB" w:rsidRPr="00EA5D32">
        <w:rPr>
          <w:rFonts w:ascii="Times New Roman" w:eastAsia="仿宋_GB2312" w:hAnsi="Times New Roman"/>
          <w:sz w:val="32"/>
          <w:szCs w:val="32"/>
        </w:rPr>
        <w:t>变化由车务段（直属站）、运输部、施工办负责审核是否符合《技规》《行规》《行细》</w:t>
      </w:r>
      <w:r w:rsidR="003A7B81" w:rsidRPr="00EA5D32">
        <w:rPr>
          <w:rFonts w:ascii="Times New Roman" w:eastAsia="仿宋_GB2312" w:hAnsi="Times New Roman"/>
          <w:sz w:val="32"/>
          <w:szCs w:val="32"/>
        </w:rPr>
        <w:t>《站细》等相关要求</w:t>
      </w:r>
      <w:r w:rsidR="003A7B81" w:rsidRPr="00EA5D32">
        <w:rPr>
          <w:rFonts w:ascii="Times New Roman" w:eastAsia="仿宋_GB2312" w:hAnsi="Times New Roman" w:hint="eastAsia"/>
          <w:sz w:val="32"/>
          <w:szCs w:val="32"/>
        </w:rPr>
        <w:t>。</w:t>
      </w:r>
    </w:p>
    <w:p w14:paraId="21D86CB6" w14:textId="77777777" w:rsidR="003E37D7" w:rsidRPr="00EA5D32" w:rsidRDefault="006D31A4" w:rsidP="00AF713D">
      <w:pPr>
        <w:pStyle w:val="a4"/>
        <w:adjustRightInd w:val="0"/>
        <w:snapToGrid w:val="0"/>
        <w:spacing w:line="560" w:lineRule="exact"/>
        <w:ind w:firstLineChars="200" w:firstLine="640"/>
        <w:rPr>
          <w:rFonts w:ascii="Times New Roman" w:eastAsia="仿宋_GB2312" w:hAnsi="Times New Roman" w:hint="eastAsia"/>
          <w:sz w:val="32"/>
          <w:szCs w:val="32"/>
        </w:rPr>
      </w:pPr>
      <w:r w:rsidRPr="00EA5D32">
        <w:rPr>
          <w:rFonts w:ascii="Times New Roman" w:eastAsia="仿宋_GB2312" w:hAnsi="Times New Roman" w:hint="eastAsia"/>
          <w:sz w:val="32"/>
          <w:szCs w:val="32"/>
        </w:rPr>
        <w:t>8</w:t>
      </w:r>
      <w:r w:rsidR="003E37D7" w:rsidRPr="00EA5D32">
        <w:rPr>
          <w:rFonts w:ascii="Times New Roman" w:eastAsia="仿宋_GB2312" w:hAnsi="Times New Roman" w:hint="eastAsia"/>
          <w:sz w:val="32"/>
          <w:szCs w:val="32"/>
        </w:rPr>
        <w:t>.</w:t>
      </w:r>
      <w:r w:rsidR="003E37D7" w:rsidRPr="00EA5D32">
        <w:rPr>
          <w:rFonts w:ascii="Times New Roman" w:eastAsia="仿宋_GB2312" w:hAnsi="Times New Roman" w:hint="eastAsia"/>
          <w:sz w:val="32"/>
          <w:szCs w:val="32"/>
        </w:rPr>
        <w:t>运输组织</w:t>
      </w:r>
      <w:r w:rsidR="004D53CB" w:rsidRPr="00EA5D32">
        <w:rPr>
          <w:rFonts w:ascii="Times New Roman" w:eastAsia="仿宋_GB2312" w:hAnsi="Times New Roman" w:hint="eastAsia"/>
          <w:sz w:val="32"/>
          <w:szCs w:val="32"/>
        </w:rPr>
        <w:t>：</w:t>
      </w:r>
      <w:r w:rsidR="003E37D7" w:rsidRPr="00EA5D32">
        <w:rPr>
          <w:rFonts w:ascii="Times New Roman" w:eastAsia="仿宋_GB2312" w:hAnsi="Times New Roman" w:hint="eastAsia"/>
          <w:sz w:val="32"/>
          <w:szCs w:val="32"/>
        </w:rPr>
        <w:t>由</w:t>
      </w:r>
      <w:r w:rsidR="004F5BFB" w:rsidRPr="00EA5D32">
        <w:rPr>
          <w:rFonts w:ascii="Times New Roman" w:eastAsia="仿宋_GB2312" w:hAnsi="Times New Roman"/>
          <w:sz w:val="32"/>
          <w:szCs w:val="32"/>
        </w:rPr>
        <w:t>车务段（直属站）、运输部、施工办负责审核是否符合《技规》</w:t>
      </w:r>
      <w:r w:rsidR="003E37D7" w:rsidRPr="00EA5D32">
        <w:rPr>
          <w:rFonts w:ascii="Times New Roman" w:eastAsia="仿宋_GB2312" w:hAnsi="Times New Roman"/>
          <w:sz w:val="32"/>
          <w:szCs w:val="32"/>
        </w:rPr>
        <w:t>《</w:t>
      </w:r>
      <w:r w:rsidR="004F5BFB" w:rsidRPr="00EA5D32">
        <w:rPr>
          <w:rFonts w:ascii="Times New Roman" w:eastAsia="仿宋_GB2312" w:hAnsi="Times New Roman"/>
          <w:sz w:val="32"/>
          <w:szCs w:val="32"/>
        </w:rPr>
        <w:t>行规》《行细》</w:t>
      </w:r>
      <w:r w:rsidR="003E37D7" w:rsidRPr="00EA5D32">
        <w:rPr>
          <w:rFonts w:ascii="Times New Roman" w:eastAsia="仿宋_GB2312" w:hAnsi="Times New Roman"/>
          <w:sz w:val="32"/>
          <w:szCs w:val="32"/>
        </w:rPr>
        <w:t>《站细》等相关要求</w:t>
      </w:r>
      <w:r w:rsidR="003E37D7" w:rsidRPr="00EA5D32">
        <w:rPr>
          <w:rFonts w:ascii="Times New Roman" w:eastAsia="仿宋_GB2312" w:hAnsi="Times New Roman" w:hint="eastAsia"/>
          <w:sz w:val="32"/>
          <w:szCs w:val="32"/>
        </w:rPr>
        <w:t>。</w:t>
      </w:r>
    </w:p>
    <w:p w14:paraId="06CF487B" w14:textId="77777777" w:rsidR="004D53CB" w:rsidRPr="00EA5D32" w:rsidRDefault="006D31A4"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hint="eastAsia"/>
          <w:sz w:val="32"/>
          <w:szCs w:val="32"/>
        </w:rPr>
        <w:t>9</w:t>
      </w:r>
      <w:r w:rsidR="004D53CB" w:rsidRPr="00EA5D32">
        <w:rPr>
          <w:rFonts w:ascii="Times New Roman" w:eastAsia="仿宋_GB2312" w:hAnsi="Times New Roman" w:hint="eastAsia"/>
          <w:sz w:val="32"/>
          <w:szCs w:val="32"/>
        </w:rPr>
        <w:t>.</w:t>
      </w:r>
      <w:r w:rsidR="004D53CB" w:rsidRPr="00EA5D32">
        <w:rPr>
          <w:rFonts w:ascii="Times New Roman" w:eastAsia="仿宋_GB2312" w:hAnsi="Times New Roman" w:hint="eastAsia"/>
          <w:sz w:val="32"/>
          <w:szCs w:val="32"/>
        </w:rPr>
        <w:t>施工单位及负责人、配合单位：由</w:t>
      </w:r>
      <w:r w:rsidR="004D53CB" w:rsidRPr="00EA5D32">
        <w:rPr>
          <w:rFonts w:ascii="Times New Roman" w:eastAsia="仿宋_GB2312" w:hAnsi="Times New Roman"/>
          <w:sz w:val="32"/>
          <w:szCs w:val="32"/>
        </w:rPr>
        <w:t>建设单位、设备管理单位、主管业务部室负责审核施工单位是否正确、负责人职务是否符合施工等级要求；计划提报单位负责审核施工负责人资质；车务段（直属站）、计划提报单位的主管业务部室负责审核配合单位是否按施工方案审查批复完整提报、会签单位是否完整。</w:t>
      </w:r>
    </w:p>
    <w:p w14:paraId="591C394D" w14:textId="77777777" w:rsidR="002668C1" w:rsidRPr="00EA5D32" w:rsidRDefault="002A23D7"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第六十</w:t>
      </w:r>
      <w:r w:rsidR="004038E3" w:rsidRPr="00EA5D32">
        <w:rPr>
          <w:rFonts w:ascii="Times New Roman" w:eastAsia="黑体" w:hAnsi="Times New Roman" w:hint="eastAsia"/>
          <w:bCs/>
          <w:sz w:val="32"/>
        </w:rPr>
        <w:t>四</w:t>
      </w:r>
      <w:r w:rsidR="00761342" w:rsidRPr="00EA5D32">
        <w:rPr>
          <w:rFonts w:ascii="Times New Roman" w:eastAsia="黑体" w:hAnsi="Times New Roman"/>
          <w:bCs/>
          <w:sz w:val="32"/>
        </w:rPr>
        <w:t>条</w:t>
      </w:r>
      <w:r w:rsidR="00761342" w:rsidRPr="00EA5D32">
        <w:rPr>
          <w:rFonts w:ascii="Times New Roman" w:eastAsia="黑体" w:hAnsi="Times New Roman"/>
          <w:bCs/>
          <w:sz w:val="32"/>
        </w:rPr>
        <w:t xml:space="preserve">  </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所管设备</w:t>
      </w:r>
      <w:proofErr w:type="gramStart"/>
      <w:r w:rsidR="002668C1" w:rsidRPr="00EA5D32">
        <w:rPr>
          <w:rFonts w:ascii="Times New Roman" w:eastAsia="仿宋_GB2312" w:hAnsi="Times New Roman"/>
          <w:sz w:val="32"/>
          <w:szCs w:val="32"/>
        </w:rPr>
        <w:t>越过</w:t>
      </w:r>
      <w:r w:rsidR="00226684" w:rsidRPr="00EA5D32">
        <w:rPr>
          <w:rFonts w:ascii="Times New Roman" w:eastAsia="仿宋_GB2312" w:hAnsi="Times New Roman"/>
          <w:sz w:val="32"/>
        </w:rPr>
        <w:t>局</w:t>
      </w:r>
      <w:r w:rsidR="002668C1" w:rsidRPr="00EA5D32">
        <w:rPr>
          <w:rFonts w:ascii="Times New Roman" w:eastAsia="仿宋_GB2312" w:hAnsi="Times New Roman"/>
          <w:sz w:val="32"/>
          <w:szCs w:val="32"/>
        </w:rPr>
        <w:t>间分界站</w:t>
      </w:r>
      <w:proofErr w:type="gramEnd"/>
      <w:r w:rsidR="002668C1" w:rsidRPr="00EA5D32">
        <w:rPr>
          <w:rFonts w:ascii="Times New Roman" w:eastAsia="仿宋_GB2312" w:hAnsi="Times New Roman"/>
          <w:sz w:val="32"/>
          <w:szCs w:val="32"/>
        </w:rPr>
        <w:t>延伸至相邻</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调度指挥区段时（简称延伸段），按下列规定办理。</w:t>
      </w:r>
    </w:p>
    <w:p w14:paraId="2ACF15AB" w14:textId="77777777" w:rsidR="002668C1" w:rsidRPr="00EA5D32" w:rsidRDefault="000913F2"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szCs w:val="32"/>
        </w:rPr>
        <w:t>（一）</w:t>
      </w:r>
      <w:r w:rsidR="002668C1" w:rsidRPr="00EA5D32">
        <w:rPr>
          <w:rFonts w:ascii="Times New Roman" w:eastAsia="仿宋_GB2312" w:hAnsi="Times New Roman"/>
          <w:sz w:val="32"/>
          <w:szCs w:val="32"/>
        </w:rPr>
        <w:t>延伸段的施工计划：由施工单位向</w:t>
      </w:r>
      <w:r w:rsidR="002668C1" w:rsidRPr="00EA5D32">
        <w:rPr>
          <w:rFonts w:ascii="Times New Roman" w:eastAsia="仿宋_GB2312" w:hAnsi="Times New Roman"/>
          <w:sz w:val="32"/>
        </w:rPr>
        <w:t>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提报施</w:t>
      </w:r>
      <w:r w:rsidR="002668C1" w:rsidRPr="00EA5D32">
        <w:rPr>
          <w:rFonts w:ascii="Times New Roman" w:eastAsia="仿宋_GB2312" w:hAnsi="Times New Roman"/>
          <w:sz w:val="32"/>
          <w:szCs w:val="32"/>
        </w:rPr>
        <w:lastRenderedPageBreak/>
        <w:t>工方案，</w:t>
      </w:r>
      <w:r w:rsidR="002668C1" w:rsidRPr="00EA5D32">
        <w:rPr>
          <w:rFonts w:ascii="Times New Roman" w:eastAsia="仿宋_GB2312" w:hAnsi="Times New Roman"/>
          <w:sz w:val="32"/>
        </w:rPr>
        <w:t>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按规定程序审核。</w:t>
      </w:r>
      <w:r w:rsidR="002668C1" w:rsidRPr="00EA5D32">
        <w:rPr>
          <w:rFonts w:ascii="Times New Roman" w:eastAsia="仿宋_GB2312" w:hAnsi="Times New Roman"/>
          <w:sz w:val="32"/>
        </w:rPr>
        <w:t>施工方案审核后，由施工单位于每月</w:t>
      </w:r>
      <w:r w:rsidR="002668C1" w:rsidRPr="00EA5D32">
        <w:rPr>
          <w:rFonts w:ascii="Times New Roman" w:eastAsia="仿宋_GB2312" w:hAnsi="Times New Roman"/>
          <w:sz w:val="32"/>
        </w:rPr>
        <w:t>9</w:t>
      </w:r>
      <w:r w:rsidR="002668C1" w:rsidRPr="00EA5D32">
        <w:rPr>
          <w:rFonts w:ascii="Times New Roman" w:eastAsia="仿宋_GB2312" w:hAnsi="Times New Roman"/>
          <w:sz w:val="32"/>
        </w:rPr>
        <w:t>日前向调度管辖区段</w:t>
      </w:r>
      <w:r w:rsidR="00954ECD" w:rsidRPr="00EA5D32">
        <w:rPr>
          <w:rFonts w:ascii="Times New Roman" w:eastAsia="仿宋_GB2312" w:hAnsi="Times New Roman"/>
          <w:sz w:val="32"/>
        </w:rPr>
        <w:t>集团公司</w:t>
      </w:r>
      <w:r w:rsidR="00DF7B5E" w:rsidRPr="00EA5D32">
        <w:rPr>
          <w:rFonts w:ascii="Times New Roman" w:eastAsia="仿宋_GB2312" w:hAnsi="Times New Roman"/>
          <w:sz w:val="32"/>
        </w:rPr>
        <w:t>施工办</w:t>
      </w:r>
      <w:r w:rsidR="002668C1" w:rsidRPr="00EA5D32">
        <w:rPr>
          <w:rFonts w:ascii="Times New Roman" w:eastAsia="仿宋_GB2312" w:hAnsi="Times New Roman"/>
          <w:sz w:val="32"/>
        </w:rPr>
        <w:t>提报经本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DF7B5E"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审核（盖章）的次月施工计划申请（附带施工方案审核资料、施工安全协议），由调度管辖区段</w:t>
      </w:r>
      <w:r w:rsidR="00954ECD" w:rsidRPr="00EA5D32">
        <w:rPr>
          <w:rFonts w:ascii="Times New Roman" w:eastAsia="仿宋_GB2312" w:hAnsi="Times New Roman"/>
          <w:sz w:val="32"/>
        </w:rPr>
        <w:t>集团公司</w:t>
      </w:r>
      <w:r w:rsidR="00EA77B7" w:rsidRPr="00EA5D32">
        <w:rPr>
          <w:rFonts w:ascii="Times New Roman" w:eastAsia="仿宋_GB2312" w:hAnsi="Times New Roman"/>
          <w:sz w:val="32"/>
        </w:rPr>
        <w:t>安排月度施工计划，</w:t>
      </w:r>
      <w:r w:rsidR="00DA2065" w:rsidRPr="00EA5D32">
        <w:rPr>
          <w:rFonts w:ascii="Times New Roman" w:eastAsia="仿宋_GB2312" w:hAnsi="Times New Roman"/>
          <w:sz w:val="32"/>
        </w:rPr>
        <w:t>国铁集团</w:t>
      </w:r>
      <w:r w:rsidR="00821F98" w:rsidRPr="00EA5D32">
        <w:rPr>
          <w:rFonts w:ascii="Times New Roman" w:eastAsia="仿宋_GB2312" w:hAnsi="Times New Roman"/>
          <w:sz w:val="32"/>
        </w:rPr>
        <w:t>管理的</w:t>
      </w:r>
      <w:r w:rsidR="002668C1" w:rsidRPr="00EA5D32">
        <w:rPr>
          <w:rFonts w:ascii="Times New Roman" w:eastAsia="仿宋_GB2312" w:hAnsi="Times New Roman"/>
          <w:sz w:val="32"/>
        </w:rPr>
        <w:t>施工</w:t>
      </w:r>
      <w:r w:rsidR="00476A41" w:rsidRPr="00EA5D32">
        <w:rPr>
          <w:rFonts w:ascii="Times New Roman" w:eastAsia="仿宋_GB2312" w:hAnsi="Times New Roman"/>
          <w:sz w:val="32"/>
        </w:rPr>
        <w:t>计划</w:t>
      </w:r>
      <w:r w:rsidR="002668C1" w:rsidRPr="00EA5D32">
        <w:rPr>
          <w:rFonts w:ascii="Times New Roman" w:eastAsia="仿宋_GB2312" w:hAnsi="Times New Roman"/>
          <w:sz w:val="32"/>
        </w:rPr>
        <w:t>由调度管辖区段</w:t>
      </w:r>
      <w:r w:rsidR="00954ECD" w:rsidRPr="00EA5D32">
        <w:rPr>
          <w:rFonts w:ascii="Times New Roman" w:eastAsia="仿宋_GB2312" w:hAnsi="Times New Roman"/>
          <w:sz w:val="32"/>
        </w:rPr>
        <w:t>集团公司</w:t>
      </w:r>
      <w:r w:rsidR="008935F3" w:rsidRPr="00EA5D32">
        <w:rPr>
          <w:rFonts w:ascii="Times New Roman" w:eastAsia="仿宋_GB2312" w:hAnsi="Times New Roman"/>
          <w:sz w:val="32"/>
        </w:rPr>
        <w:t>按规定报</w:t>
      </w:r>
      <w:r w:rsidR="003F59D3" w:rsidRPr="00EA5D32">
        <w:rPr>
          <w:rFonts w:ascii="Times New Roman" w:eastAsia="仿宋_GB2312" w:hAnsi="Times New Roman"/>
          <w:sz w:val="32"/>
        </w:rPr>
        <w:t>国铁集团</w:t>
      </w:r>
      <w:r w:rsidR="002668C1" w:rsidRPr="00EA5D32">
        <w:rPr>
          <w:rFonts w:ascii="Times New Roman" w:eastAsia="仿宋_GB2312" w:hAnsi="Times New Roman"/>
          <w:sz w:val="32"/>
        </w:rPr>
        <w:t>审批。施工单位于施工前</w:t>
      </w:r>
      <w:r w:rsidR="002668C1" w:rsidRPr="00EA5D32">
        <w:rPr>
          <w:rFonts w:ascii="Times New Roman" w:eastAsia="仿宋_GB2312" w:hAnsi="Times New Roman"/>
          <w:sz w:val="32"/>
        </w:rPr>
        <w:t>3</w:t>
      </w:r>
      <w:r w:rsidR="002668C1" w:rsidRPr="00EA5D32">
        <w:rPr>
          <w:rFonts w:ascii="Times New Roman" w:eastAsia="仿宋_GB2312" w:hAnsi="Times New Roman"/>
          <w:sz w:val="32"/>
        </w:rPr>
        <w:t>日将施工计划报本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DF7B5E"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，经主管业务</w:t>
      </w:r>
      <w:r w:rsidR="00DF7B5E"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审核（盖章）后，于施工前</w:t>
      </w:r>
      <w:r w:rsidR="002668C1" w:rsidRPr="00EA5D32">
        <w:rPr>
          <w:rFonts w:ascii="Times New Roman" w:eastAsia="仿宋_GB2312" w:hAnsi="Times New Roman"/>
          <w:sz w:val="32"/>
        </w:rPr>
        <w:t>2</w:t>
      </w:r>
      <w:r w:rsidR="002668C1" w:rsidRPr="00EA5D32">
        <w:rPr>
          <w:rFonts w:ascii="Times New Roman" w:eastAsia="仿宋_GB2312" w:hAnsi="Times New Roman"/>
          <w:sz w:val="32"/>
        </w:rPr>
        <w:t>日</w:t>
      </w:r>
      <w:r w:rsidR="002668C1" w:rsidRPr="00EA5D32">
        <w:rPr>
          <w:rFonts w:ascii="Times New Roman" w:eastAsia="仿宋_GB2312" w:hAnsi="Times New Roman"/>
          <w:sz w:val="32"/>
        </w:rPr>
        <w:t>9:00</w:t>
      </w:r>
      <w:r w:rsidR="002668C1" w:rsidRPr="00EA5D32">
        <w:rPr>
          <w:rFonts w:ascii="Times New Roman" w:eastAsia="仿宋_GB2312" w:hAnsi="Times New Roman"/>
          <w:sz w:val="32"/>
        </w:rPr>
        <w:t>前向调度管辖区段</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调度所施工调度室</w:t>
      </w:r>
      <w:r w:rsidR="00812512" w:rsidRPr="00EA5D32">
        <w:rPr>
          <w:rFonts w:ascii="Times New Roman" w:eastAsia="仿宋_GB2312" w:hAnsi="Times New Roman"/>
          <w:sz w:val="32"/>
        </w:rPr>
        <w:t>（施工办）</w:t>
      </w:r>
      <w:r w:rsidR="002668C1" w:rsidRPr="00EA5D32">
        <w:rPr>
          <w:rFonts w:ascii="Times New Roman" w:eastAsia="仿宋_GB2312" w:hAnsi="Times New Roman"/>
          <w:sz w:val="32"/>
        </w:rPr>
        <w:t>提报施工计划申请，由调度管辖区段</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调度所</w:t>
      </w:r>
      <w:r w:rsidR="00812512" w:rsidRPr="00EA5D32">
        <w:rPr>
          <w:rFonts w:ascii="Times New Roman" w:eastAsia="仿宋_GB2312" w:hAnsi="Times New Roman"/>
          <w:sz w:val="32"/>
        </w:rPr>
        <w:t>（施工办）</w:t>
      </w:r>
      <w:r w:rsidR="002668C1" w:rsidRPr="00EA5D32">
        <w:rPr>
          <w:rFonts w:ascii="Times New Roman" w:eastAsia="仿宋_GB2312" w:hAnsi="Times New Roman"/>
          <w:sz w:val="32"/>
        </w:rPr>
        <w:t>编制、下达施工日计划，发布施工调度命令。施工现场组织实施工作由本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负责。</w:t>
      </w:r>
    </w:p>
    <w:p w14:paraId="657EFAAA" w14:textId="77777777" w:rsidR="002668C1" w:rsidRPr="00EA5D32" w:rsidRDefault="000913F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（二）</w:t>
      </w:r>
      <w:r w:rsidR="002668C1" w:rsidRPr="00EA5D32">
        <w:rPr>
          <w:rFonts w:ascii="Times New Roman" w:eastAsia="仿宋_GB2312" w:hAnsi="Times New Roman"/>
          <w:sz w:val="32"/>
          <w:szCs w:val="32"/>
        </w:rPr>
        <w:t>高速铁</w:t>
      </w:r>
      <w:r w:rsidR="002668C1" w:rsidRPr="00EA5D32">
        <w:rPr>
          <w:rFonts w:ascii="Times New Roman" w:eastAsia="仿宋_GB2312" w:hAnsi="Times New Roman"/>
          <w:sz w:val="32"/>
        </w:rPr>
        <w:t>路延伸段的维修计划：设备管理单位于维修作业前</w:t>
      </w:r>
      <w:r w:rsidR="002668C1" w:rsidRPr="00EA5D32">
        <w:rPr>
          <w:rFonts w:ascii="Times New Roman" w:eastAsia="仿宋_GB2312" w:hAnsi="Times New Roman"/>
          <w:sz w:val="32"/>
        </w:rPr>
        <w:t>4</w:t>
      </w:r>
      <w:r w:rsidR="002668C1" w:rsidRPr="00EA5D32">
        <w:rPr>
          <w:rFonts w:ascii="Times New Roman" w:eastAsia="仿宋_GB2312" w:hAnsi="Times New Roman"/>
          <w:sz w:val="32"/>
        </w:rPr>
        <w:t>日向本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5A1918"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提报计划申请，本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2507D2"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与</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内相关业务</w:t>
      </w:r>
      <w:r w:rsidR="002507D2"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沟通协调后，于维修作业前</w:t>
      </w:r>
      <w:r w:rsidR="002668C1" w:rsidRPr="00EA5D32">
        <w:rPr>
          <w:rFonts w:ascii="Times New Roman" w:eastAsia="仿宋_GB2312" w:hAnsi="Times New Roman"/>
          <w:sz w:val="32"/>
        </w:rPr>
        <w:t>3</w:t>
      </w:r>
      <w:r w:rsidR="002668C1" w:rsidRPr="00EA5D32">
        <w:rPr>
          <w:rFonts w:ascii="Times New Roman" w:eastAsia="仿宋_GB2312" w:hAnsi="Times New Roman"/>
          <w:sz w:val="32"/>
        </w:rPr>
        <w:t>日向调度管辖区段</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2507D2"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提报计划申请，由调度管辖区段</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2507D2"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编制维</w:t>
      </w:r>
      <w:r w:rsidR="002668C1" w:rsidRPr="00EA5D32">
        <w:rPr>
          <w:rFonts w:ascii="Times New Roman" w:eastAsia="仿宋_GB2312" w:hAnsi="Times New Roman"/>
          <w:sz w:val="32"/>
          <w:szCs w:val="32"/>
        </w:rPr>
        <w:t>修计划并向调度所</w:t>
      </w:r>
      <w:r w:rsidR="00812512" w:rsidRPr="00EA5D32">
        <w:rPr>
          <w:rFonts w:ascii="Times New Roman" w:eastAsia="仿宋_GB2312" w:hAnsi="Times New Roman"/>
          <w:sz w:val="32"/>
          <w:szCs w:val="32"/>
        </w:rPr>
        <w:t>（施工办）</w:t>
      </w:r>
      <w:r w:rsidR="002668C1" w:rsidRPr="00EA5D32">
        <w:rPr>
          <w:rFonts w:ascii="Times New Roman" w:eastAsia="仿宋_GB2312" w:hAnsi="Times New Roman"/>
          <w:sz w:val="32"/>
          <w:szCs w:val="32"/>
        </w:rPr>
        <w:t>提报</w:t>
      </w:r>
      <w:r w:rsidR="00476A41" w:rsidRPr="00EA5D32">
        <w:rPr>
          <w:rFonts w:ascii="Times New Roman" w:eastAsia="仿宋_GB2312" w:hAnsi="Times New Roman"/>
          <w:sz w:val="32"/>
          <w:szCs w:val="32"/>
        </w:rPr>
        <w:t>实施</w:t>
      </w:r>
      <w:r w:rsidR="002668C1" w:rsidRPr="00EA5D32">
        <w:rPr>
          <w:rFonts w:ascii="Times New Roman" w:eastAsia="仿宋_GB2312" w:hAnsi="Times New Roman"/>
          <w:sz w:val="32"/>
          <w:szCs w:val="32"/>
        </w:rPr>
        <w:t>。</w:t>
      </w:r>
    </w:p>
    <w:p w14:paraId="536338C7" w14:textId="77777777" w:rsidR="002668C1" w:rsidRPr="00EA5D32" w:rsidRDefault="000913F2"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（三）</w:t>
      </w:r>
      <w:r w:rsidR="002668C1" w:rsidRPr="00EA5D32">
        <w:rPr>
          <w:rFonts w:ascii="Times New Roman" w:eastAsia="仿宋_GB2312" w:hAnsi="Times New Roman"/>
          <w:sz w:val="32"/>
          <w:szCs w:val="32"/>
        </w:rPr>
        <w:t>普</w:t>
      </w:r>
      <w:proofErr w:type="gramStart"/>
      <w:r w:rsidR="002668C1" w:rsidRPr="00EA5D32">
        <w:rPr>
          <w:rFonts w:ascii="Times New Roman" w:eastAsia="仿宋_GB2312" w:hAnsi="Times New Roman"/>
          <w:sz w:val="32"/>
          <w:szCs w:val="32"/>
        </w:rPr>
        <w:t>速铁路</w:t>
      </w:r>
      <w:proofErr w:type="gramEnd"/>
      <w:r w:rsidR="002668C1" w:rsidRPr="00EA5D32">
        <w:rPr>
          <w:rFonts w:ascii="Times New Roman" w:eastAsia="仿宋_GB2312" w:hAnsi="Times New Roman"/>
          <w:sz w:val="32"/>
          <w:szCs w:val="32"/>
        </w:rPr>
        <w:t>延伸段的维修计划：</w:t>
      </w:r>
      <w:r w:rsidR="002668C1" w:rsidRPr="00EA5D32">
        <w:rPr>
          <w:rFonts w:ascii="Times New Roman" w:eastAsia="仿宋_GB2312" w:hAnsi="Times New Roman"/>
          <w:sz w:val="32"/>
        </w:rPr>
        <w:t>由设备管理单位向调度管辖区段</w:t>
      </w:r>
      <w:r w:rsidR="004A4CA8" w:rsidRPr="00EA5D32">
        <w:rPr>
          <w:rFonts w:ascii="Times New Roman" w:eastAsia="仿宋_GB2312" w:hAnsi="Times New Roman"/>
          <w:sz w:val="32"/>
        </w:rPr>
        <w:t>车务段（直属站）</w:t>
      </w:r>
      <w:r w:rsidR="002668C1" w:rsidRPr="00EA5D32">
        <w:rPr>
          <w:rFonts w:ascii="Times New Roman" w:eastAsia="仿宋_GB2312" w:hAnsi="Times New Roman"/>
          <w:sz w:val="32"/>
        </w:rPr>
        <w:t>提报，由</w:t>
      </w:r>
      <w:r w:rsidR="004A4CA8" w:rsidRPr="00EA5D32">
        <w:rPr>
          <w:rFonts w:ascii="Times New Roman" w:eastAsia="仿宋_GB2312" w:hAnsi="Times New Roman"/>
          <w:sz w:val="32"/>
        </w:rPr>
        <w:t>车务段（直属站）</w:t>
      </w:r>
      <w:r w:rsidR="002668C1" w:rsidRPr="00EA5D32">
        <w:rPr>
          <w:rFonts w:ascii="Times New Roman" w:eastAsia="仿宋_GB2312" w:hAnsi="Times New Roman"/>
          <w:sz w:val="32"/>
        </w:rPr>
        <w:t>负责审核、编制后，报调</w:t>
      </w:r>
      <w:r w:rsidR="002668C1" w:rsidRPr="00EA5D32">
        <w:rPr>
          <w:rFonts w:ascii="Times New Roman" w:eastAsia="仿宋_GB2312" w:hAnsi="Times New Roman"/>
          <w:sz w:val="32"/>
          <w:szCs w:val="32"/>
        </w:rPr>
        <w:t>度所</w:t>
      </w:r>
      <w:r w:rsidR="00BD16EB" w:rsidRPr="00EA5D32">
        <w:rPr>
          <w:rFonts w:ascii="Times New Roman" w:eastAsia="仿宋_GB2312" w:hAnsi="Times New Roman"/>
          <w:sz w:val="32"/>
          <w:szCs w:val="32"/>
        </w:rPr>
        <w:t>（施工办）</w:t>
      </w:r>
      <w:r w:rsidR="002668C1" w:rsidRPr="00EA5D32">
        <w:rPr>
          <w:rFonts w:ascii="Times New Roman" w:eastAsia="仿宋_GB2312" w:hAnsi="Times New Roman"/>
          <w:sz w:val="32"/>
          <w:szCs w:val="32"/>
        </w:rPr>
        <w:t>安排实施。</w:t>
      </w:r>
    </w:p>
    <w:p w14:paraId="20860F26" w14:textId="77777777" w:rsidR="004E55E5" w:rsidRPr="00EA5D32" w:rsidRDefault="002668C1" w:rsidP="007966A6">
      <w:pPr>
        <w:pStyle w:val="a4"/>
        <w:adjustRightInd w:val="0"/>
        <w:snapToGrid w:val="0"/>
        <w:spacing w:beforeLines="100" w:before="289" w:afterLines="100" w:after="289" w:line="560" w:lineRule="exact"/>
        <w:jc w:val="center"/>
        <w:rPr>
          <w:rFonts w:ascii="Times New Roman" w:hAnsi="Times New Roman"/>
        </w:rPr>
      </w:pPr>
      <w:bookmarkStart w:id="126" w:name="_Toc326566666"/>
      <w:bookmarkStart w:id="127" w:name="_Toc326647500"/>
      <w:bookmarkStart w:id="128" w:name="_Toc326650094"/>
      <w:bookmarkStart w:id="129" w:name="_Toc327770180"/>
      <w:bookmarkStart w:id="130" w:name="_Toc327772125"/>
      <w:bookmarkStart w:id="131" w:name="_Toc327778494"/>
      <w:bookmarkStart w:id="132" w:name="_Toc327967949"/>
      <w:bookmarkStart w:id="133" w:name="_Toc328029064"/>
      <w:bookmarkStart w:id="134" w:name="_Toc328400224"/>
      <w:bookmarkStart w:id="135" w:name="_Toc329607426"/>
      <w:bookmarkStart w:id="136" w:name="_Toc329607584"/>
      <w:bookmarkStart w:id="137" w:name="_Toc331400326"/>
      <w:bookmarkStart w:id="138" w:name="_Toc337622016"/>
      <w:bookmarkStart w:id="139" w:name="_Toc337622439"/>
      <w:bookmarkStart w:id="140" w:name="_第九章__计划变更及临时施工"/>
      <w:bookmarkEnd w:id="140"/>
      <w:r w:rsidRPr="00EA5D32">
        <w:rPr>
          <w:rFonts w:ascii="Times New Roman" w:eastAsia="黑体" w:hAnsi="Times New Roman"/>
          <w:bCs/>
          <w:sz w:val="32"/>
          <w:szCs w:val="32"/>
        </w:rPr>
        <w:t>第九章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计划变更及临时施工</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51FFEB03" w14:textId="77777777" w:rsidR="002668C1" w:rsidRPr="00EA5D32" w:rsidRDefault="00D23D55" w:rsidP="00AF713D">
      <w:pPr>
        <w:adjustRightInd w:val="0"/>
        <w:snapToGrid w:val="0"/>
        <w:spacing w:line="560" w:lineRule="exact"/>
        <w:ind w:firstLineChars="200" w:firstLine="640"/>
        <w:rPr>
          <w:rFonts w:eastAsia="仿宋_GB2312"/>
          <w:sz w:val="32"/>
        </w:rPr>
      </w:pPr>
      <w:r w:rsidRPr="00EA5D32">
        <w:rPr>
          <w:rFonts w:eastAsia="黑体"/>
          <w:bCs/>
          <w:sz w:val="32"/>
        </w:rPr>
        <w:lastRenderedPageBreak/>
        <w:t>第六十</w:t>
      </w:r>
      <w:r w:rsidR="004038E3" w:rsidRPr="00EA5D32">
        <w:rPr>
          <w:rFonts w:eastAsia="黑体" w:hint="eastAsia"/>
          <w:bCs/>
          <w:sz w:val="32"/>
        </w:rPr>
        <w:t>五</w:t>
      </w:r>
      <w:r w:rsidR="00BF4DF2" w:rsidRPr="00EA5D32">
        <w:rPr>
          <w:rFonts w:eastAsia="黑体"/>
          <w:bCs/>
          <w:sz w:val="32"/>
        </w:rPr>
        <w:t>条</w:t>
      </w:r>
      <w:r w:rsidR="00BF4DF2" w:rsidRPr="00EA5D32">
        <w:rPr>
          <w:rFonts w:eastAsia="黑体"/>
          <w:bCs/>
          <w:sz w:val="32"/>
        </w:rPr>
        <w:t xml:space="preserve">  </w:t>
      </w:r>
      <w:r w:rsidR="002668C1" w:rsidRPr="00EA5D32">
        <w:rPr>
          <w:rFonts w:eastAsia="仿宋_GB2312"/>
          <w:sz w:val="32"/>
        </w:rPr>
        <w:t>未纳入月度施工计划</w:t>
      </w:r>
      <w:r w:rsidR="00933760" w:rsidRPr="00EA5D32">
        <w:rPr>
          <w:rFonts w:eastAsia="仿宋_GB2312"/>
          <w:sz w:val="32"/>
        </w:rPr>
        <w:t>（或</w:t>
      </w:r>
      <w:r w:rsidR="00943DBC" w:rsidRPr="00EA5D32">
        <w:rPr>
          <w:rFonts w:eastAsia="仿宋_GB2312"/>
          <w:sz w:val="32"/>
        </w:rPr>
        <w:t>未下达</w:t>
      </w:r>
      <w:r w:rsidR="00933760" w:rsidRPr="00EA5D32">
        <w:rPr>
          <w:rFonts w:eastAsia="仿宋_GB2312"/>
          <w:sz w:val="32"/>
        </w:rPr>
        <w:t>施工电报）</w:t>
      </w:r>
      <w:r w:rsidR="002668C1" w:rsidRPr="00EA5D32">
        <w:rPr>
          <w:rFonts w:eastAsia="仿宋_GB2312"/>
          <w:sz w:val="32"/>
        </w:rPr>
        <w:t>的施工项目原则上不准进行施工。特殊情况必须施工时，由施工单位提出施工申请</w:t>
      </w:r>
      <w:r w:rsidR="00D8175D" w:rsidRPr="00EA5D32">
        <w:rPr>
          <w:rFonts w:eastAsia="仿宋_GB2312"/>
          <w:sz w:val="32"/>
        </w:rPr>
        <w:t>，</w:t>
      </w:r>
      <w:r w:rsidR="002668C1" w:rsidRPr="00EA5D32">
        <w:rPr>
          <w:rFonts w:eastAsia="仿宋_GB2312"/>
          <w:sz w:val="32"/>
        </w:rPr>
        <w:t>并</w:t>
      </w:r>
      <w:r w:rsidR="00E63B4F" w:rsidRPr="00EA5D32">
        <w:rPr>
          <w:rFonts w:eastAsia="仿宋_GB2312"/>
          <w:sz w:val="32"/>
        </w:rPr>
        <w:t>按规定进行施工方案审核，</w:t>
      </w:r>
      <w:r w:rsidR="002668C1" w:rsidRPr="00EA5D32">
        <w:rPr>
          <w:rFonts w:eastAsia="仿宋_GB2312"/>
          <w:sz w:val="32"/>
        </w:rPr>
        <w:t>签订</w:t>
      </w:r>
      <w:r w:rsidR="00E63B4F" w:rsidRPr="00EA5D32">
        <w:rPr>
          <w:rFonts w:eastAsia="仿宋_GB2312"/>
          <w:sz w:val="32"/>
        </w:rPr>
        <w:t>施工</w:t>
      </w:r>
      <w:r w:rsidR="002668C1" w:rsidRPr="00EA5D32">
        <w:rPr>
          <w:rFonts w:eastAsia="仿宋_GB2312"/>
          <w:sz w:val="32"/>
        </w:rPr>
        <w:t>安全协议，制定安全措施，通过主管业务</w:t>
      </w:r>
      <w:r w:rsidR="005E0AFB" w:rsidRPr="00EA5D32">
        <w:rPr>
          <w:rFonts w:eastAsia="仿宋_GB2312"/>
          <w:sz w:val="32"/>
        </w:rPr>
        <w:t>部</w:t>
      </w:r>
      <w:r w:rsidR="00D90D6E" w:rsidRPr="00EA5D32">
        <w:rPr>
          <w:rFonts w:eastAsia="仿宋_GB2312"/>
          <w:sz w:val="32"/>
        </w:rPr>
        <w:t>室</w:t>
      </w:r>
      <w:r w:rsidR="002668C1" w:rsidRPr="00EA5D32">
        <w:rPr>
          <w:rFonts w:eastAsia="仿宋_GB2312"/>
          <w:sz w:val="32"/>
        </w:rPr>
        <w:t>审查（建设项目施工计划应先报项目管理机构预审），经分管运输副</w:t>
      </w:r>
      <w:r w:rsidR="00954ECD" w:rsidRPr="00EA5D32">
        <w:rPr>
          <w:rFonts w:eastAsia="仿宋_GB2312"/>
          <w:sz w:val="32"/>
        </w:rPr>
        <w:t>总经理</w:t>
      </w:r>
      <w:r w:rsidR="002668C1" w:rsidRPr="00EA5D32">
        <w:rPr>
          <w:rFonts w:eastAsia="仿宋_GB2312"/>
          <w:sz w:val="32"/>
        </w:rPr>
        <w:t>（总调度长）批准，由</w:t>
      </w:r>
      <w:r w:rsidR="009B2501" w:rsidRPr="00EA5D32">
        <w:rPr>
          <w:rFonts w:eastAsia="仿宋_GB2312"/>
          <w:sz w:val="32"/>
        </w:rPr>
        <w:t>施工办</w:t>
      </w:r>
      <w:r w:rsidR="00EA77B7" w:rsidRPr="00EA5D32">
        <w:rPr>
          <w:rFonts w:eastAsia="仿宋_GB2312"/>
          <w:sz w:val="32"/>
        </w:rPr>
        <w:t>安排施工</w:t>
      </w:r>
      <w:r w:rsidR="00A738A5" w:rsidRPr="00EA5D32">
        <w:rPr>
          <w:rFonts w:eastAsia="仿宋_GB2312"/>
          <w:sz w:val="32"/>
        </w:rPr>
        <w:t>（原则上每月</w:t>
      </w:r>
      <w:r w:rsidR="00A738A5" w:rsidRPr="00EA5D32">
        <w:rPr>
          <w:rFonts w:eastAsia="仿宋_GB2312"/>
          <w:sz w:val="32"/>
        </w:rPr>
        <w:t>10</w:t>
      </w:r>
      <w:r w:rsidR="00A738A5" w:rsidRPr="00EA5D32">
        <w:rPr>
          <w:rFonts w:eastAsia="仿宋_GB2312"/>
          <w:sz w:val="32"/>
        </w:rPr>
        <w:t>日前不</w:t>
      </w:r>
      <w:r w:rsidR="00657460" w:rsidRPr="00EA5D32">
        <w:rPr>
          <w:rFonts w:eastAsia="仿宋_GB2312"/>
          <w:sz w:val="32"/>
        </w:rPr>
        <w:t>予</w:t>
      </w:r>
      <w:r w:rsidR="00A738A5" w:rsidRPr="00EA5D32">
        <w:rPr>
          <w:rFonts w:eastAsia="仿宋_GB2312"/>
          <w:sz w:val="32"/>
        </w:rPr>
        <w:t>安排）</w:t>
      </w:r>
      <w:r w:rsidR="00EA77B7" w:rsidRPr="00EA5D32">
        <w:rPr>
          <w:rFonts w:eastAsia="仿宋_GB2312"/>
          <w:sz w:val="32"/>
        </w:rPr>
        <w:t>。需增加</w:t>
      </w:r>
      <w:r w:rsidR="00821F98" w:rsidRPr="00EA5D32">
        <w:rPr>
          <w:rFonts w:eastAsia="仿宋_GB2312"/>
          <w:sz w:val="32"/>
        </w:rPr>
        <w:t>国铁集团管理的</w:t>
      </w:r>
      <w:r w:rsidR="002668C1" w:rsidRPr="00EA5D32">
        <w:rPr>
          <w:rFonts w:eastAsia="仿宋_GB2312"/>
          <w:sz w:val="32"/>
        </w:rPr>
        <w:t>施工项目时，</w:t>
      </w:r>
      <w:r w:rsidR="00954ECD" w:rsidRPr="00EA5D32">
        <w:rPr>
          <w:rFonts w:eastAsia="仿宋_GB2312"/>
          <w:sz w:val="32"/>
        </w:rPr>
        <w:t>集团公司</w:t>
      </w:r>
      <w:r w:rsidR="002668C1" w:rsidRPr="00EA5D32">
        <w:rPr>
          <w:rFonts w:eastAsia="仿宋_GB2312"/>
          <w:sz w:val="32"/>
        </w:rPr>
        <w:t>提前</w:t>
      </w:r>
      <w:r w:rsidR="006A60C6" w:rsidRPr="00EA5D32">
        <w:rPr>
          <w:rFonts w:eastAsia="仿宋_GB2312"/>
          <w:sz w:val="32"/>
        </w:rPr>
        <w:t>15</w:t>
      </w:r>
      <w:r w:rsidR="002668C1" w:rsidRPr="00EA5D32">
        <w:rPr>
          <w:rFonts w:eastAsia="仿宋_GB2312"/>
          <w:sz w:val="32"/>
        </w:rPr>
        <w:t>天向</w:t>
      </w:r>
      <w:r w:rsidR="00D7624E" w:rsidRPr="00EA5D32">
        <w:rPr>
          <w:rFonts w:eastAsia="仿宋_GB2312"/>
          <w:sz w:val="32"/>
        </w:rPr>
        <w:t>国铁集团调度中心</w:t>
      </w:r>
      <w:r w:rsidR="002668C1" w:rsidRPr="00EA5D32">
        <w:rPr>
          <w:rFonts w:eastAsia="仿宋_GB2312"/>
          <w:sz w:val="32"/>
        </w:rPr>
        <w:t>提出申请（涉及修改</w:t>
      </w:r>
      <w:r w:rsidR="002668C1" w:rsidRPr="00EA5D32">
        <w:rPr>
          <w:rFonts w:eastAsia="仿宋_GB2312"/>
          <w:sz w:val="32"/>
        </w:rPr>
        <w:t>LKJ</w:t>
      </w:r>
      <w:r w:rsidR="002668C1" w:rsidRPr="00EA5D32">
        <w:rPr>
          <w:rFonts w:eastAsia="仿宋_GB2312"/>
          <w:sz w:val="32"/>
        </w:rPr>
        <w:t>基础数据</w:t>
      </w:r>
      <w:r w:rsidR="006A60C6" w:rsidRPr="00EA5D32">
        <w:rPr>
          <w:rFonts w:eastAsia="仿宋_GB2312"/>
          <w:sz w:val="32"/>
        </w:rPr>
        <w:t>的须提前</w:t>
      </w:r>
      <w:r w:rsidR="006A60C6" w:rsidRPr="00EA5D32">
        <w:rPr>
          <w:rFonts w:eastAsia="仿宋_GB2312"/>
          <w:sz w:val="32"/>
        </w:rPr>
        <w:t>20</w:t>
      </w:r>
      <w:r w:rsidR="006A60C6" w:rsidRPr="00EA5D32">
        <w:rPr>
          <w:rFonts w:eastAsia="仿宋_GB2312"/>
          <w:sz w:val="32"/>
        </w:rPr>
        <w:t>天，涉及</w:t>
      </w:r>
      <w:r w:rsidR="002668C1" w:rsidRPr="00EA5D32">
        <w:rPr>
          <w:rFonts w:eastAsia="仿宋_GB2312"/>
          <w:sz w:val="32"/>
        </w:rPr>
        <w:t>旅客列车</w:t>
      </w:r>
      <w:r w:rsidR="006A60C6" w:rsidRPr="00EA5D32">
        <w:rPr>
          <w:rFonts w:eastAsia="仿宋_GB2312"/>
          <w:sz w:val="32"/>
        </w:rPr>
        <w:t>停运、</w:t>
      </w:r>
      <w:r w:rsidR="002668C1" w:rsidRPr="00EA5D32">
        <w:rPr>
          <w:rFonts w:eastAsia="仿宋_GB2312"/>
          <w:sz w:val="32"/>
        </w:rPr>
        <w:t>提前开车和停站变化</w:t>
      </w:r>
      <w:r w:rsidR="006A60C6" w:rsidRPr="00EA5D32">
        <w:rPr>
          <w:rFonts w:eastAsia="仿宋_GB2312"/>
          <w:sz w:val="32"/>
        </w:rPr>
        <w:t>的须比预售期提前</w:t>
      </w:r>
      <w:r w:rsidR="006A60C6" w:rsidRPr="00EA5D32">
        <w:rPr>
          <w:rFonts w:eastAsia="仿宋_GB2312"/>
          <w:sz w:val="32"/>
        </w:rPr>
        <w:t>15</w:t>
      </w:r>
      <w:r w:rsidR="006A60C6" w:rsidRPr="00EA5D32">
        <w:rPr>
          <w:rFonts w:eastAsia="仿宋_GB2312"/>
          <w:sz w:val="32"/>
        </w:rPr>
        <w:t>天</w:t>
      </w:r>
      <w:r w:rsidR="002668C1" w:rsidRPr="00EA5D32">
        <w:rPr>
          <w:rFonts w:eastAsia="仿宋_GB2312"/>
          <w:sz w:val="32"/>
        </w:rPr>
        <w:t>），经</w:t>
      </w:r>
      <w:r w:rsidR="00285F0B" w:rsidRPr="00EA5D32">
        <w:rPr>
          <w:rFonts w:eastAsia="仿宋_GB2312"/>
          <w:sz w:val="32"/>
        </w:rPr>
        <w:t>国铁集团调度中心</w:t>
      </w:r>
      <w:r w:rsidR="002668C1" w:rsidRPr="00EA5D32">
        <w:rPr>
          <w:rFonts w:eastAsia="仿宋_GB2312"/>
          <w:sz w:val="32"/>
        </w:rPr>
        <w:t>批准后方可安排施工。</w:t>
      </w:r>
    </w:p>
    <w:p w14:paraId="61E7B37F" w14:textId="77777777" w:rsidR="002668C1" w:rsidRPr="00EA5D32" w:rsidRDefault="00D23D55"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第六十</w:t>
      </w:r>
      <w:r w:rsidR="004038E3" w:rsidRPr="00EA5D32">
        <w:rPr>
          <w:rFonts w:ascii="Times New Roman" w:eastAsia="黑体" w:hAnsi="Times New Roman" w:hint="eastAsia"/>
          <w:bCs/>
          <w:sz w:val="32"/>
        </w:rPr>
        <w:t>六</w:t>
      </w:r>
      <w:r w:rsidR="00CC5BAF" w:rsidRPr="00EA5D32">
        <w:rPr>
          <w:rFonts w:ascii="Times New Roman" w:eastAsia="黑体" w:hAnsi="Times New Roman"/>
          <w:bCs/>
          <w:sz w:val="32"/>
        </w:rPr>
        <w:t>条</w:t>
      </w:r>
      <w:r w:rsidR="00CC5BAF" w:rsidRPr="00EA5D32">
        <w:rPr>
          <w:rFonts w:ascii="Times New Roman" w:eastAsia="黑体" w:hAnsi="Times New Roman"/>
          <w:bCs/>
          <w:sz w:val="32"/>
        </w:rPr>
        <w:t xml:space="preserve">  </w:t>
      </w:r>
      <w:r w:rsidR="002668C1" w:rsidRPr="00EA5D32">
        <w:rPr>
          <w:rFonts w:ascii="Times New Roman" w:eastAsia="仿宋_GB2312" w:hAnsi="Times New Roman"/>
          <w:sz w:val="32"/>
        </w:rPr>
        <w:t>月度施工计划原则上不准变更。特殊情况必须进行调整时，由施工单位提前</w:t>
      </w:r>
      <w:r w:rsidR="002668C1" w:rsidRPr="00EA5D32">
        <w:rPr>
          <w:rFonts w:ascii="Times New Roman" w:eastAsia="仿宋_GB2312" w:hAnsi="Times New Roman"/>
          <w:sz w:val="32"/>
        </w:rPr>
        <w:t>5</w:t>
      </w:r>
      <w:r w:rsidR="002668C1" w:rsidRPr="00EA5D32">
        <w:rPr>
          <w:rFonts w:ascii="Times New Roman" w:eastAsia="仿宋_GB2312" w:hAnsi="Times New Roman"/>
          <w:sz w:val="32"/>
        </w:rPr>
        <w:t>天向</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主管业务</w:t>
      </w:r>
      <w:r w:rsidR="005E0AFB" w:rsidRPr="00EA5D32">
        <w:rPr>
          <w:rFonts w:ascii="Times New Roman" w:eastAsia="仿宋_GB2312" w:hAnsi="Times New Roman"/>
          <w:sz w:val="32"/>
        </w:rPr>
        <w:t>部</w:t>
      </w:r>
      <w:r w:rsidR="00D90D6E" w:rsidRPr="00EA5D32">
        <w:rPr>
          <w:rFonts w:ascii="Times New Roman" w:eastAsia="仿宋_GB2312" w:hAnsi="Times New Roman"/>
          <w:sz w:val="32"/>
        </w:rPr>
        <w:t>室</w:t>
      </w:r>
      <w:r w:rsidR="002668C1" w:rsidRPr="00EA5D32">
        <w:rPr>
          <w:rFonts w:ascii="Times New Roman" w:eastAsia="仿宋_GB2312" w:hAnsi="Times New Roman"/>
          <w:sz w:val="32"/>
        </w:rPr>
        <w:t>和</w:t>
      </w:r>
      <w:r w:rsidR="00EC54BA" w:rsidRPr="00EA5D32">
        <w:rPr>
          <w:rFonts w:ascii="Times New Roman" w:eastAsia="仿宋_GB2312" w:hAnsi="Times New Roman"/>
          <w:sz w:val="32"/>
        </w:rPr>
        <w:t>施工办</w:t>
      </w:r>
      <w:r w:rsidR="002668C1" w:rsidRPr="00EA5D32">
        <w:rPr>
          <w:rFonts w:ascii="Times New Roman" w:eastAsia="仿宋_GB2312" w:hAnsi="Times New Roman"/>
          <w:sz w:val="32"/>
        </w:rPr>
        <w:t>提出申请，由</w:t>
      </w:r>
      <w:r w:rsidR="00EC54BA" w:rsidRPr="00EA5D32">
        <w:rPr>
          <w:rFonts w:ascii="Times New Roman" w:eastAsia="仿宋_GB2312" w:hAnsi="Times New Roman"/>
          <w:sz w:val="32"/>
        </w:rPr>
        <w:t>施工办</w:t>
      </w:r>
      <w:r w:rsidR="002668C1" w:rsidRPr="00EA5D32">
        <w:rPr>
          <w:rFonts w:ascii="Times New Roman" w:eastAsia="仿宋_GB2312" w:hAnsi="Times New Roman"/>
          <w:sz w:val="32"/>
        </w:rPr>
        <w:t>调整施工计划。涉及</w:t>
      </w:r>
      <w:r w:rsidR="002668C1" w:rsidRPr="00EA5D32">
        <w:rPr>
          <w:rFonts w:ascii="Times New Roman" w:eastAsia="仿宋_GB2312" w:hAnsi="Times New Roman"/>
          <w:sz w:val="32"/>
        </w:rPr>
        <w:t>LKJ</w:t>
      </w:r>
      <w:r w:rsidR="002668C1" w:rsidRPr="00EA5D32">
        <w:rPr>
          <w:rFonts w:ascii="Times New Roman" w:eastAsia="仿宋_GB2312" w:hAnsi="Times New Roman"/>
          <w:sz w:val="32"/>
        </w:rPr>
        <w:t>基础数据变化的施工日期不得提前。</w:t>
      </w:r>
    </w:p>
    <w:p w14:paraId="10DDEE13" w14:textId="77777777" w:rsidR="00E80B66" w:rsidRPr="00EA5D32" w:rsidRDefault="002668C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纳入月度施工计划的施工项目原则上不准停止施工，因</w:t>
      </w:r>
      <w:proofErr w:type="gramStart"/>
      <w:r w:rsidRPr="00EA5D32">
        <w:rPr>
          <w:rFonts w:ascii="Times New Roman" w:eastAsia="仿宋_GB2312" w:hAnsi="Times New Roman"/>
          <w:sz w:val="32"/>
        </w:rPr>
        <w:t>专特运</w:t>
      </w:r>
      <w:proofErr w:type="gramEnd"/>
      <w:r w:rsidRPr="00EA5D32">
        <w:rPr>
          <w:rFonts w:ascii="Times New Roman" w:eastAsia="仿宋_GB2312" w:hAnsi="Times New Roman"/>
          <w:sz w:val="32"/>
        </w:rPr>
        <w:t>等原因需停止施工时，须经分管运输副</w:t>
      </w:r>
      <w:r w:rsidR="00954ECD" w:rsidRPr="00EA5D32">
        <w:rPr>
          <w:rFonts w:ascii="Times New Roman" w:eastAsia="仿宋_GB2312" w:hAnsi="Times New Roman"/>
          <w:sz w:val="32"/>
        </w:rPr>
        <w:t>总经理</w:t>
      </w:r>
      <w:r w:rsidRPr="00EA5D32">
        <w:rPr>
          <w:rFonts w:ascii="Times New Roman" w:eastAsia="仿宋_GB2312" w:hAnsi="Times New Roman"/>
          <w:sz w:val="32"/>
        </w:rPr>
        <w:t>（总调度长）批准</w:t>
      </w:r>
      <w:r w:rsidR="0005451C" w:rsidRPr="00EA5D32">
        <w:rPr>
          <w:rFonts w:ascii="Times New Roman" w:eastAsia="仿宋_GB2312" w:hAnsi="Times New Roman"/>
          <w:sz w:val="32"/>
        </w:rPr>
        <w:t>，原则上</w:t>
      </w:r>
      <w:r w:rsidRPr="00EA5D32">
        <w:rPr>
          <w:rFonts w:ascii="Times New Roman" w:eastAsia="仿宋_GB2312" w:hAnsi="Times New Roman"/>
          <w:sz w:val="32"/>
        </w:rPr>
        <w:t>于前日</w:t>
      </w:r>
      <w:r w:rsidRPr="00EA5D32">
        <w:rPr>
          <w:rFonts w:ascii="Times New Roman" w:eastAsia="仿宋_GB2312" w:hAnsi="Times New Roman"/>
          <w:sz w:val="32"/>
        </w:rPr>
        <w:t>14</w:t>
      </w:r>
      <w:r w:rsidR="003B4205" w:rsidRPr="00EA5D32">
        <w:rPr>
          <w:rFonts w:ascii="Times New Roman" w:eastAsia="仿宋_GB2312" w:hAnsi="Times New Roman" w:hint="eastAsia"/>
          <w:sz w:val="32"/>
        </w:rPr>
        <w:t>:</w:t>
      </w:r>
      <w:r w:rsidRPr="00EA5D32">
        <w:rPr>
          <w:rFonts w:ascii="Times New Roman" w:eastAsia="仿宋_GB2312" w:hAnsi="Times New Roman"/>
          <w:sz w:val="32"/>
        </w:rPr>
        <w:t>00</w:t>
      </w:r>
      <w:r w:rsidRPr="00EA5D32">
        <w:rPr>
          <w:rFonts w:ascii="Times New Roman" w:eastAsia="仿宋_GB2312" w:hAnsi="Times New Roman"/>
          <w:sz w:val="32"/>
        </w:rPr>
        <w:t>前以调度命令通知有关单位。</w:t>
      </w:r>
    </w:p>
    <w:p w14:paraId="2D0307B3" w14:textId="77777777" w:rsidR="00E80B66" w:rsidRPr="00EA5D32" w:rsidRDefault="00EA77B7"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已批准的</w:t>
      </w:r>
      <w:r w:rsidR="00285F0B" w:rsidRPr="00EA5D32">
        <w:rPr>
          <w:rFonts w:ascii="Times New Roman" w:eastAsia="仿宋_GB2312" w:hAnsi="Times New Roman"/>
          <w:sz w:val="32"/>
        </w:rPr>
        <w:t>国铁集团管理的</w:t>
      </w:r>
      <w:r w:rsidR="002668C1" w:rsidRPr="00EA5D32">
        <w:rPr>
          <w:rFonts w:ascii="Times New Roman" w:eastAsia="仿宋_GB2312" w:hAnsi="Times New Roman"/>
          <w:sz w:val="32"/>
        </w:rPr>
        <w:t>施工</w:t>
      </w:r>
      <w:r w:rsidR="0005451C" w:rsidRPr="00EA5D32">
        <w:rPr>
          <w:rFonts w:ascii="Times New Roman" w:eastAsia="仿宋_GB2312" w:hAnsi="Times New Roman"/>
          <w:sz w:val="32"/>
        </w:rPr>
        <w:t>计划</w:t>
      </w:r>
      <w:r w:rsidR="002668C1" w:rsidRPr="00EA5D32">
        <w:rPr>
          <w:rFonts w:ascii="Times New Roman" w:eastAsia="仿宋_GB2312" w:hAnsi="Times New Roman"/>
          <w:sz w:val="32"/>
        </w:rPr>
        <w:t>需停止施工时，须经</w:t>
      </w:r>
      <w:r w:rsidR="00871552" w:rsidRPr="00EA5D32">
        <w:rPr>
          <w:rFonts w:ascii="Times New Roman" w:eastAsia="仿宋_GB2312" w:hAnsi="Times New Roman"/>
          <w:sz w:val="32"/>
        </w:rPr>
        <w:t>国铁集团调度中心</w:t>
      </w:r>
      <w:r w:rsidR="002668C1" w:rsidRPr="00EA5D32">
        <w:rPr>
          <w:rFonts w:ascii="Times New Roman" w:eastAsia="仿宋_GB2312" w:hAnsi="Times New Roman"/>
          <w:sz w:val="32"/>
        </w:rPr>
        <w:t>主任（副主任）批准。</w:t>
      </w:r>
    </w:p>
    <w:p w14:paraId="684B2BBA"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对于停止的施工，</w:t>
      </w:r>
      <w:r w:rsidR="00954ECD" w:rsidRPr="00EA5D32">
        <w:rPr>
          <w:rFonts w:ascii="Times New Roman" w:eastAsia="仿宋_GB2312" w:hAnsi="Times New Roman"/>
          <w:sz w:val="32"/>
        </w:rPr>
        <w:t>集团公司</w:t>
      </w:r>
      <w:r w:rsidR="0005451C" w:rsidRPr="00EA5D32">
        <w:rPr>
          <w:rFonts w:ascii="Times New Roman" w:eastAsia="仿宋_GB2312" w:hAnsi="Times New Roman"/>
          <w:sz w:val="32"/>
        </w:rPr>
        <w:t>施工办</w:t>
      </w:r>
      <w:r w:rsidRPr="00EA5D32">
        <w:rPr>
          <w:rFonts w:ascii="Times New Roman" w:eastAsia="仿宋_GB2312" w:hAnsi="Times New Roman"/>
          <w:sz w:val="32"/>
        </w:rPr>
        <w:t>应尽快重新安排，因停止施工引起的本月未按月计划完成的施工，可顺延至下月。</w:t>
      </w:r>
    </w:p>
    <w:p w14:paraId="26D96646" w14:textId="77777777" w:rsidR="000D1262" w:rsidRPr="00EA5D32" w:rsidRDefault="00D23D55"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第六十</w:t>
      </w:r>
      <w:r w:rsidR="004038E3" w:rsidRPr="00EA5D32">
        <w:rPr>
          <w:rFonts w:ascii="Times New Roman" w:eastAsia="黑体" w:hAnsi="Times New Roman" w:hint="eastAsia"/>
          <w:bCs/>
          <w:sz w:val="32"/>
        </w:rPr>
        <w:t>七</w:t>
      </w:r>
      <w:r w:rsidR="00C02B1C" w:rsidRPr="00EA5D32">
        <w:rPr>
          <w:rFonts w:ascii="Times New Roman" w:eastAsia="黑体" w:hAnsi="Times New Roman"/>
          <w:bCs/>
          <w:sz w:val="32"/>
        </w:rPr>
        <w:t>条</w:t>
      </w:r>
      <w:r w:rsidR="00C02B1C" w:rsidRPr="00EA5D32">
        <w:rPr>
          <w:rFonts w:ascii="Times New Roman" w:eastAsia="仿宋_GB2312" w:hAnsi="Times New Roman"/>
          <w:b/>
          <w:bCs/>
          <w:sz w:val="32"/>
        </w:rPr>
        <w:t xml:space="preserve">  </w:t>
      </w:r>
      <w:r w:rsidR="00C02B1C" w:rsidRPr="00EA5D32">
        <w:rPr>
          <w:rFonts w:ascii="Times New Roman" w:eastAsia="仿宋_GB2312" w:hAnsi="Times New Roman"/>
          <w:sz w:val="32"/>
          <w:szCs w:val="32"/>
        </w:rPr>
        <w:t>维修计划下达后，因特殊原因需临时增加维修</w:t>
      </w:r>
      <w:r w:rsidR="00C02B1C" w:rsidRPr="00EA5D32">
        <w:rPr>
          <w:rFonts w:ascii="Times New Roman" w:eastAsia="仿宋_GB2312" w:hAnsi="Times New Roman"/>
          <w:sz w:val="32"/>
          <w:szCs w:val="32"/>
        </w:rPr>
        <w:lastRenderedPageBreak/>
        <w:t>作业时，在</w:t>
      </w:r>
      <w:proofErr w:type="gramStart"/>
      <w:r w:rsidR="00C02B1C" w:rsidRPr="00EA5D32">
        <w:rPr>
          <w:rFonts w:ascii="Times New Roman" w:eastAsia="仿宋_GB2312" w:hAnsi="Times New Roman"/>
          <w:sz w:val="32"/>
          <w:szCs w:val="32"/>
        </w:rPr>
        <w:t>不</w:t>
      </w:r>
      <w:proofErr w:type="gramEnd"/>
      <w:r w:rsidR="00C02B1C" w:rsidRPr="00EA5D32">
        <w:rPr>
          <w:rFonts w:ascii="Times New Roman" w:eastAsia="仿宋_GB2312" w:hAnsi="Times New Roman"/>
          <w:sz w:val="32"/>
          <w:szCs w:val="32"/>
        </w:rPr>
        <w:t>与其他施工及维修作业产生冲突的前提下，高速铁路由设备管理单位报主管业务部室、普</w:t>
      </w:r>
      <w:proofErr w:type="gramStart"/>
      <w:r w:rsidR="00C02B1C" w:rsidRPr="00EA5D32">
        <w:rPr>
          <w:rFonts w:ascii="Times New Roman" w:eastAsia="仿宋_GB2312" w:hAnsi="Times New Roman"/>
          <w:sz w:val="32"/>
          <w:szCs w:val="32"/>
        </w:rPr>
        <w:t>速铁路</w:t>
      </w:r>
      <w:proofErr w:type="gramEnd"/>
      <w:r w:rsidR="00C02B1C" w:rsidRPr="00EA5D32">
        <w:rPr>
          <w:rFonts w:ascii="Times New Roman" w:eastAsia="仿宋_GB2312" w:hAnsi="Times New Roman"/>
          <w:sz w:val="32"/>
          <w:szCs w:val="32"/>
        </w:rPr>
        <w:t>由设备管理单位报车务段（直属站）审核同意后，报集团公司施工办实施。集团公司所管设备</w:t>
      </w:r>
      <w:proofErr w:type="gramStart"/>
      <w:r w:rsidR="00C02B1C" w:rsidRPr="00EA5D32">
        <w:rPr>
          <w:rFonts w:ascii="Times New Roman" w:eastAsia="仿宋_GB2312" w:hAnsi="Times New Roman"/>
          <w:sz w:val="32"/>
          <w:szCs w:val="32"/>
        </w:rPr>
        <w:t>越过局间分界站</w:t>
      </w:r>
      <w:proofErr w:type="gramEnd"/>
      <w:r w:rsidR="00C02B1C" w:rsidRPr="00EA5D32">
        <w:rPr>
          <w:rFonts w:ascii="Times New Roman" w:eastAsia="仿宋_GB2312" w:hAnsi="Times New Roman"/>
          <w:sz w:val="32"/>
          <w:szCs w:val="32"/>
        </w:rPr>
        <w:t>延伸至相邻集团公司调度指挥区段时，高速铁路由调度管辖集团公司业务部室、普</w:t>
      </w:r>
      <w:proofErr w:type="gramStart"/>
      <w:r w:rsidR="00C02B1C" w:rsidRPr="00EA5D32">
        <w:rPr>
          <w:rFonts w:ascii="Times New Roman" w:eastAsia="仿宋_GB2312" w:hAnsi="Times New Roman"/>
          <w:sz w:val="32"/>
          <w:szCs w:val="32"/>
        </w:rPr>
        <w:t>速铁路</w:t>
      </w:r>
      <w:proofErr w:type="gramEnd"/>
      <w:r w:rsidR="00C02B1C" w:rsidRPr="00EA5D32">
        <w:rPr>
          <w:rFonts w:ascii="Times New Roman" w:eastAsia="仿宋_GB2312" w:hAnsi="Times New Roman"/>
          <w:sz w:val="32"/>
          <w:szCs w:val="32"/>
        </w:rPr>
        <w:t>由调度管辖集团公司车务段（直属站）审核同意后，报集团公司施工办实施。</w:t>
      </w:r>
    </w:p>
    <w:p w14:paraId="7D354DE3" w14:textId="77777777" w:rsidR="00421567" w:rsidRPr="00EA5D32" w:rsidRDefault="00E3368F" w:rsidP="00AF713D">
      <w:pPr>
        <w:pStyle w:val="a4"/>
        <w:adjustRightInd w:val="0"/>
        <w:snapToGrid w:val="0"/>
        <w:spacing w:line="560" w:lineRule="exact"/>
        <w:ind w:firstLineChars="200" w:firstLine="640"/>
        <w:rPr>
          <w:rFonts w:ascii="Times New Roman" w:eastAsia="仿宋_GB2312" w:hAnsi="Times New Roman"/>
          <w:bCs/>
          <w:sz w:val="32"/>
          <w:szCs w:val="32"/>
        </w:rPr>
      </w:pPr>
      <w:r w:rsidRPr="00EA5D32">
        <w:rPr>
          <w:rFonts w:ascii="Times New Roman" w:eastAsia="黑体" w:hAnsi="Times New Roman"/>
          <w:bCs/>
          <w:sz w:val="32"/>
        </w:rPr>
        <w:t>第六十</w:t>
      </w:r>
      <w:r w:rsidR="004038E3" w:rsidRPr="00EA5D32">
        <w:rPr>
          <w:rFonts w:ascii="Times New Roman" w:eastAsia="黑体" w:hAnsi="Times New Roman" w:hint="eastAsia"/>
          <w:bCs/>
          <w:sz w:val="32"/>
        </w:rPr>
        <w:t>八</w:t>
      </w:r>
      <w:r w:rsidR="00CC5BAF" w:rsidRPr="00EA5D32">
        <w:rPr>
          <w:rFonts w:ascii="Times New Roman" w:eastAsia="黑体" w:hAnsi="Times New Roman"/>
          <w:bCs/>
          <w:sz w:val="32"/>
        </w:rPr>
        <w:t>条</w:t>
      </w:r>
      <w:r w:rsidR="00CC5BAF" w:rsidRPr="00EA5D32">
        <w:rPr>
          <w:rFonts w:ascii="Times New Roman" w:eastAsia="黑体" w:hAnsi="Times New Roman"/>
          <w:bCs/>
          <w:sz w:val="32"/>
        </w:rPr>
        <w:t xml:space="preserve">  </w:t>
      </w:r>
      <w:r w:rsidR="00421567" w:rsidRPr="00EA5D32">
        <w:rPr>
          <w:rFonts w:ascii="Times New Roman" w:eastAsia="仿宋_GB2312" w:hAnsi="Times New Roman"/>
          <w:bCs/>
          <w:sz w:val="32"/>
          <w:szCs w:val="32"/>
        </w:rPr>
        <w:t>施工、维修日计划下达后，特殊情况下需临时取消时，规定如下</w:t>
      </w:r>
      <w:r w:rsidR="00CC5BAF" w:rsidRPr="00EA5D32">
        <w:rPr>
          <w:rFonts w:ascii="Times New Roman" w:eastAsia="仿宋_GB2312" w:hAnsi="Times New Roman"/>
          <w:bCs/>
          <w:sz w:val="32"/>
          <w:szCs w:val="32"/>
        </w:rPr>
        <w:t>。</w:t>
      </w:r>
    </w:p>
    <w:p w14:paraId="00FA0218" w14:textId="77777777" w:rsidR="007825FF" w:rsidRPr="00EA5D32" w:rsidRDefault="004F415C"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w:t>
      </w:r>
      <w:r w:rsidR="00421567" w:rsidRPr="00EA5D32">
        <w:rPr>
          <w:rFonts w:eastAsia="仿宋_GB2312"/>
          <w:kern w:val="0"/>
          <w:sz w:val="32"/>
          <w:szCs w:val="32"/>
        </w:rPr>
        <w:t>因列车晚点、临时开行重点列车、车流调整等运输组织原因及设备故障、灾害、事故等突发性因素影响，调度所无法组织施工计划兑现时，由列车调度员向调度所值班主任汇报，调度所值班主任须会同施工调度员共同确认后报调度所</w:t>
      </w:r>
      <w:r w:rsidR="00BE499A" w:rsidRPr="00EA5D32">
        <w:rPr>
          <w:rFonts w:eastAsia="仿宋_GB2312"/>
          <w:kern w:val="0"/>
          <w:sz w:val="32"/>
          <w:szCs w:val="32"/>
        </w:rPr>
        <w:t>值班领导</w:t>
      </w:r>
      <w:r w:rsidR="00421567" w:rsidRPr="00EA5D32">
        <w:rPr>
          <w:rFonts w:eastAsia="仿宋_GB2312"/>
          <w:kern w:val="0"/>
          <w:sz w:val="32"/>
          <w:szCs w:val="32"/>
        </w:rPr>
        <w:t>，再由调度所值班领导报经主管运输副</w:t>
      </w:r>
      <w:r w:rsidR="00954ECD" w:rsidRPr="00EA5D32">
        <w:rPr>
          <w:rFonts w:eastAsia="仿宋_GB2312"/>
          <w:kern w:val="0"/>
          <w:sz w:val="32"/>
          <w:szCs w:val="32"/>
        </w:rPr>
        <w:t>总经理</w:t>
      </w:r>
      <w:r w:rsidR="00421567" w:rsidRPr="00EA5D32">
        <w:rPr>
          <w:rFonts w:eastAsia="仿宋_GB2312"/>
          <w:kern w:val="0"/>
          <w:sz w:val="32"/>
          <w:szCs w:val="32"/>
        </w:rPr>
        <w:t>（总调度长）批准后，方可临时取消施工计划。维修计划无法兑现时，列车调度员向值班主任汇报，值班主任会同施工调度员共同确认，经调度所值</w:t>
      </w:r>
      <w:proofErr w:type="gramStart"/>
      <w:r w:rsidR="008B2312" w:rsidRPr="00EA5D32">
        <w:rPr>
          <w:rFonts w:eastAsia="仿宋_GB2312"/>
          <w:kern w:val="0"/>
          <w:sz w:val="32"/>
          <w:szCs w:val="32"/>
        </w:rPr>
        <w:t>月</w:t>
      </w:r>
      <w:r w:rsidR="00BE499A" w:rsidRPr="00EA5D32">
        <w:rPr>
          <w:rFonts w:eastAsia="仿宋_GB2312"/>
          <w:kern w:val="0"/>
          <w:sz w:val="32"/>
          <w:szCs w:val="32"/>
        </w:rPr>
        <w:t>主任</w:t>
      </w:r>
      <w:proofErr w:type="gramEnd"/>
      <w:r w:rsidR="00421567" w:rsidRPr="00EA5D32">
        <w:rPr>
          <w:rFonts w:eastAsia="仿宋_GB2312"/>
          <w:kern w:val="0"/>
          <w:sz w:val="32"/>
          <w:szCs w:val="32"/>
        </w:rPr>
        <w:t>批准后，方可临时取消维修计划。对批准临时取消的施工、维修计划，原则上由施工调度员提前</w:t>
      </w:r>
      <w:r w:rsidR="00421567" w:rsidRPr="00EA5D32">
        <w:rPr>
          <w:rFonts w:eastAsia="仿宋_GB2312"/>
          <w:kern w:val="0"/>
          <w:sz w:val="32"/>
          <w:szCs w:val="32"/>
        </w:rPr>
        <w:t>3</w:t>
      </w:r>
      <w:r w:rsidR="00421567" w:rsidRPr="00EA5D32">
        <w:rPr>
          <w:rFonts w:eastAsia="仿宋_GB2312"/>
          <w:kern w:val="0"/>
          <w:sz w:val="32"/>
          <w:szCs w:val="32"/>
        </w:rPr>
        <w:t>小时通知</w:t>
      </w:r>
      <w:r w:rsidR="00954ECD" w:rsidRPr="00EA5D32">
        <w:rPr>
          <w:rFonts w:eastAsia="仿宋_GB2312"/>
          <w:sz w:val="32"/>
        </w:rPr>
        <w:t>集团公司</w:t>
      </w:r>
      <w:r w:rsidR="00421567" w:rsidRPr="00EA5D32">
        <w:rPr>
          <w:rFonts w:eastAsia="仿宋_GB2312"/>
          <w:kern w:val="0"/>
          <w:sz w:val="32"/>
          <w:szCs w:val="32"/>
        </w:rPr>
        <w:t>相关工种专业调度员及配合站段</w:t>
      </w:r>
      <w:r w:rsidR="009721FE" w:rsidRPr="00EA5D32">
        <w:rPr>
          <w:rFonts w:eastAsia="仿宋_GB2312"/>
          <w:kern w:val="0"/>
          <w:sz w:val="32"/>
          <w:szCs w:val="32"/>
        </w:rPr>
        <w:t>，</w:t>
      </w:r>
      <w:r w:rsidR="0036183A" w:rsidRPr="00EA5D32">
        <w:rPr>
          <w:rFonts w:eastAsia="仿宋_GB2312"/>
          <w:kern w:val="0"/>
          <w:sz w:val="32"/>
          <w:szCs w:val="32"/>
        </w:rPr>
        <w:t>调度所</w:t>
      </w:r>
      <w:r w:rsidR="009721FE" w:rsidRPr="00EA5D32">
        <w:rPr>
          <w:rFonts w:eastAsia="仿宋_GB2312"/>
          <w:kern w:val="0"/>
          <w:sz w:val="32"/>
          <w:szCs w:val="32"/>
        </w:rPr>
        <w:t>发布取消施工计划的调度命令</w:t>
      </w:r>
      <w:r w:rsidR="00421567" w:rsidRPr="00EA5D32">
        <w:rPr>
          <w:rFonts w:eastAsia="仿宋_GB2312"/>
          <w:kern w:val="0"/>
          <w:sz w:val="32"/>
          <w:szCs w:val="32"/>
        </w:rPr>
        <w:t>。</w:t>
      </w:r>
    </w:p>
    <w:p w14:paraId="122EF351" w14:textId="77777777" w:rsidR="0074160C" w:rsidRPr="00EA5D32" w:rsidRDefault="004F415C"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w:t>
      </w:r>
      <w:r w:rsidR="0010372C" w:rsidRPr="00EA5D32">
        <w:rPr>
          <w:rFonts w:eastAsia="仿宋_GB2312"/>
          <w:kern w:val="0"/>
          <w:sz w:val="32"/>
          <w:szCs w:val="32"/>
        </w:rPr>
        <w:t>因恶劣天气、机械故障、计划调整等意外因素影响，施工单位需临时取消施工（维修）计划时，施工单位应填写临时</w:t>
      </w:r>
      <w:r w:rsidR="0010372C" w:rsidRPr="00EA5D32">
        <w:rPr>
          <w:rFonts w:eastAsia="仿宋_GB2312"/>
          <w:kern w:val="0"/>
          <w:sz w:val="32"/>
          <w:szCs w:val="32"/>
        </w:rPr>
        <w:lastRenderedPageBreak/>
        <w:t>取消施工（维修）计划申请并经本单位主管领导签字批准后，向</w:t>
      </w:r>
      <w:r w:rsidR="00954ECD" w:rsidRPr="00EA5D32">
        <w:rPr>
          <w:rFonts w:eastAsia="仿宋_GB2312"/>
          <w:kern w:val="0"/>
          <w:sz w:val="32"/>
          <w:szCs w:val="32"/>
        </w:rPr>
        <w:t>集团公司</w:t>
      </w:r>
      <w:r w:rsidR="0010372C" w:rsidRPr="00EA5D32">
        <w:rPr>
          <w:rFonts w:eastAsia="仿宋_GB2312"/>
          <w:kern w:val="0"/>
          <w:sz w:val="32"/>
          <w:szCs w:val="32"/>
        </w:rPr>
        <w:t>相关工种专业调度员提报，专业调度员取得主管业务</w:t>
      </w:r>
      <w:r w:rsidR="00480B21" w:rsidRPr="00EA5D32">
        <w:rPr>
          <w:rFonts w:eastAsia="仿宋_GB2312"/>
          <w:kern w:val="0"/>
          <w:sz w:val="32"/>
          <w:szCs w:val="32"/>
        </w:rPr>
        <w:t>部</w:t>
      </w:r>
      <w:r w:rsidR="00D90D6E" w:rsidRPr="00EA5D32">
        <w:rPr>
          <w:rFonts w:eastAsia="仿宋_GB2312"/>
          <w:kern w:val="0"/>
          <w:sz w:val="32"/>
          <w:szCs w:val="32"/>
        </w:rPr>
        <w:t>室</w:t>
      </w:r>
      <w:r w:rsidR="0010372C" w:rsidRPr="00EA5D32">
        <w:rPr>
          <w:rFonts w:eastAsia="仿宋_GB2312"/>
          <w:kern w:val="0"/>
          <w:sz w:val="32"/>
          <w:szCs w:val="32"/>
        </w:rPr>
        <w:t>批准后，原则上提前</w:t>
      </w:r>
      <w:r w:rsidR="0010372C" w:rsidRPr="00EA5D32">
        <w:rPr>
          <w:rFonts w:eastAsia="仿宋_GB2312"/>
          <w:kern w:val="0"/>
          <w:sz w:val="32"/>
          <w:szCs w:val="32"/>
        </w:rPr>
        <w:t>3</w:t>
      </w:r>
      <w:r w:rsidR="0010372C" w:rsidRPr="00EA5D32">
        <w:rPr>
          <w:rFonts w:eastAsia="仿宋_GB2312"/>
          <w:kern w:val="0"/>
          <w:sz w:val="32"/>
          <w:szCs w:val="32"/>
        </w:rPr>
        <w:t>小时通知登记</w:t>
      </w:r>
      <w:proofErr w:type="gramStart"/>
      <w:r w:rsidR="0010372C" w:rsidRPr="00EA5D32">
        <w:rPr>
          <w:rFonts w:eastAsia="仿宋_GB2312"/>
          <w:kern w:val="0"/>
          <w:sz w:val="32"/>
          <w:szCs w:val="32"/>
        </w:rPr>
        <w:t>站取消</w:t>
      </w:r>
      <w:proofErr w:type="gramEnd"/>
      <w:r w:rsidR="0010372C" w:rsidRPr="00EA5D32">
        <w:rPr>
          <w:rFonts w:eastAsia="仿宋_GB2312"/>
          <w:kern w:val="0"/>
          <w:sz w:val="32"/>
          <w:szCs w:val="32"/>
        </w:rPr>
        <w:t>施工（维修）计划，车站值班员接到通知后立即向列车调度员汇报，列车调度员向值班主任汇报，值班主任通知施工调度员。施工调度员向</w:t>
      </w:r>
      <w:r w:rsidR="00954ECD" w:rsidRPr="00EA5D32">
        <w:rPr>
          <w:rFonts w:eastAsia="仿宋_GB2312"/>
          <w:kern w:val="0"/>
          <w:sz w:val="32"/>
          <w:szCs w:val="32"/>
        </w:rPr>
        <w:t>集团公司</w:t>
      </w:r>
      <w:r w:rsidR="0010372C" w:rsidRPr="00EA5D32">
        <w:rPr>
          <w:rFonts w:eastAsia="仿宋_GB2312"/>
          <w:kern w:val="0"/>
          <w:sz w:val="32"/>
          <w:szCs w:val="32"/>
        </w:rPr>
        <w:t>相关工种专业调度员了解具体停工原因，并将经相关业务</w:t>
      </w:r>
      <w:r w:rsidR="00054A59" w:rsidRPr="00EA5D32">
        <w:rPr>
          <w:rFonts w:eastAsia="仿宋_GB2312"/>
          <w:kern w:val="0"/>
          <w:sz w:val="32"/>
          <w:szCs w:val="32"/>
        </w:rPr>
        <w:t>部</w:t>
      </w:r>
      <w:r w:rsidR="00D90D6E" w:rsidRPr="00EA5D32">
        <w:rPr>
          <w:rFonts w:eastAsia="仿宋_GB2312"/>
          <w:kern w:val="0"/>
          <w:sz w:val="32"/>
          <w:szCs w:val="32"/>
        </w:rPr>
        <w:t>室</w:t>
      </w:r>
      <w:r w:rsidR="0010372C" w:rsidRPr="00EA5D32">
        <w:rPr>
          <w:rFonts w:eastAsia="仿宋_GB2312"/>
          <w:kern w:val="0"/>
          <w:sz w:val="32"/>
          <w:szCs w:val="32"/>
        </w:rPr>
        <w:t>签认的临时取消施工（维修）计划申请留存备查。</w:t>
      </w:r>
    </w:p>
    <w:p w14:paraId="2E391E6E" w14:textId="77777777" w:rsidR="006308B6" w:rsidRPr="00EA5D32" w:rsidRDefault="004F415C" w:rsidP="00AF713D">
      <w:pPr>
        <w:pStyle w:val="a4"/>
        <w:adjustRightInd w:val="0"/>
        <w:snapToGrid w:val="0"/>
        <w:spacing w:line="560" w:lineRule="exact"/>
        <w:ind w:firstLineChars="200" w:firstLine="640"/>
        <w:rPr>
          <w:rFonts w:ascii="Times New Roman" w:eastAsia="仿宋_GB2312" w:hAnsi="Times New Roman"/>
          <w:kern w:val="0"/>
          <w:sz w:val="32"/>
          <w:szCs w:val="32"/>
        </w:rPr>
      </w:pPr>
      <w:r w:rsidRPr="00EA5D32">
        <w:rPr>
          <w:rFonts w:ascii="Times New Roman" w:eastAsia="仿宋_GB2312" w:hAnsi="Times New Roman"/>
          <w:kern w:val="0"/>
          <w:sz w:val="32"/>
          <w:szCs w:val="32"/>
        </w:rPr>
        <w:t>（三）</w:t>
      </w:r>
      <w:r w:rsidR="00421567" w:rsidRPr="00EA5D32">
        <w:rPr>
          <w:rFonts w:ascii="Times New Roman" w:eastAsia="仿宋_GB2312" w:hAnsi="Times New Roman"/>
          <w:kern w:val="0"/>
          <w:sz w:val="32"/>
          <w:szCs w:val="32"/>
        </w:rPr>
        <w:t>临时取消施工计划涉及限速运行揭示调度命令时，施工单位须在车站《行车设备施工登记簿》上重新登记施工计划取消后的限速里程、限速条件及行车注意事项等内容（对连续性施工需确认慢行接续）。列车调度员须在取消前发运行揭示调度命令的同时，向有关车站值班员、司机、施工负责人重新发布全部内容的调度命令。相关车站值班员须认真</w:t>
      </w:r>
      <w:proofErr w:type="gramStart"/>
      <w:r w:rsidR="00421567" w:rsidRPr="00EA5D32">
        <w:rPr>
          <w:rFonts w:ascii="Times New Roman" w:eastAsia="仿宋_GB2312" w:hAnsi="Times New Roman"/>
          <w:kern w:val="0"/>
          <w:sz w:val="32"/>
          <w:szCs w:val="32"/>
        </w:rPr>
        <w:t>核对登销记</w:t>
      </w:r>
      <w:proofErr w:type="gramEnd"/>
      <w:r w:rsidR="00421567" w:rsidRPr="00EA5D32">
        <w:rPr>
          <w:rFonts w:ascii="Times New Roman" w:eastAsia="仿宋_GB2312" w:hAnsi="Times New Roman"/>
          <w:kern w:val="0"/>
          <w:sz w:val="32"/>
          <w:szCs w:val="32"/>
        </w:rPr>
        <w:t>及调度命令内容，并按规定向司机交付列车调度员发布的实际调度命令。机车乘务员值乘时必须加强</w:t>
      </w:r>
      <w:r w:rsidR="00453C1C" w:rsidRPr="00EA5D32">
        <w:rPr>
          <w:rFonts w:ascii="Times New Roman" w:eastAsia="仿宋_GB2312" w:hAnsi="Times New Roman" w:hint="eastAsia"/>
          <w:kern w:val="0"/>
          <w:sz w:val="32"/>
          <w:szCs w:val="32"/>
        </w:rPr>
        <w:t>瞭</w:t>
      </w:r>
      <w:r w:rsidR="00421567" w:rsidRPr="00EA5D32">
        <w:rPr>
          <w:rFonts w:ascii="Times New Roman" w:eastAsia="仿宋_GB2312" w:hAnsi="Times New Roman"/>
          <w:kern w:val="0"/>
          <w:sz w:val="32"/>
          <w:szCs w:val="32"/>
        </w:rPr>
        <w:t>望，发现限速条件与调度命令不符等异常时按最低限速条件运行，并立即通过前方站向列车调度员报告。施工单位应重新向</w:t>
      </w:r>
      <w:r w:rsidR="00934CE1" w:rsidRPr="00EA5D32">
        <w:rPr>
          <w:rFonts w:ascii="Times New Roman" w:eastAsia="仿宋_GB2312" w:hAnsi="Times New Roman"/>
          <w:kern w:val="0"/>
          <w:sz w:val="32"/>
          <w:szCs w:val="32"/>
        </w:rPr>
        <w:t>施工办</w:t>
      </w:r>
      <w:r w:rsidR="00421567" w:rsidRPr="00EA5D32">
        <w:rPr>
          <w:rFonts w:ascii="Times New Roman" w:eastAsia="仿宋_GB2312" w:hAnsi="Times New Roman"/>
          <w:kern w:val="0"/>
          <w:sz w:val="32"/>
          <w:szCs w:val="32"/>
        </w:rPr>
        <w:t>提报运行揭示请示，经主管业务</w:t>
      </w:r>
      <w:r w:rsidR="00602E0F" w:rsidRPr="00EA5D32">
        <w:rPr>
          <w:rFonts w:ascii="Times New Roman" w:eastAsia="仿宋_GB2312" w:hAnsi="Times New Roman"/>
          <w:kern w:val="0"/>
          <w:sz w:val="32"/>
          <w:szCs w:val="32"/>
        </w:rPr>
        <w:t>部</w:t>
      </w:r>
      <w:r w:rsidR="00D90D6E" w:rsidRPr="00EA5D32">
        <w:rPr>
          <w:rFonts w:ascii="Times New Roman" w:eastAsia="仿宋_GB2312" w:hAnsi="Times New Roman"/>
          <w:kern w:val="0"/>
          <w:sz w:val="32"/>
          <w:szCs w:val="32"/>
        </w:rPr>
        <w:t>室</w:t>
      </w:r>
      <w:r w:rsidR="00421567" w:rsidRPr="00EA5D32">
        <w:rPr>
          <w:rFonts w:ascii="Times New Roman" w:eastAsia="仿宋_GB2312" w:hAnsi="Times New Roman"/>
          <w:kern w:val="0"/>
          <w:sz w:val="32"/>
          <w:szCs w:val="32"/>
        </w:rPr>
        <w:t>审核后，由</w:t>
      </w:r>
      <w:r w:rsidR="00934CE1" w:rsidRPr="00EA5D32">
        <w:rPr>
          <w:rFonts w:ascii="Times New Roman" w:eastAsia="仿宋_GB2312" w:hAnsi="Times New Roman"/>
          <w:kern w:val="0"/>
          <w:sz w:val="32"/>
          <w:szCs w:val="32"/>
        </w:rPr>
        <w:t>施工办</w:t>
      </w:r>
      <w:r w:rsidR="00421567" w:rsidRPr="00EA5D32">
        <w:rPr>
          <w:rFonts w:ascii="Times New Roman" w:eastAsia="仿宋_GB2312" w:hAnsi="Times New Roman"/>
          <w:kern w:val="0"/>
          <w:sz w:val="32"/>
          <w:szCs w:val="32"/>
        </w:rPr>
        <w:t>重新发布运行揭示调度命令。</w:t>
      </w:r>
    </w:p>
    <w:p w14:paraId="6051232F" w14:textId="77777777" w:rsidR="00BF3323" w:rsidRPr="00EA5D32" w:rsidRDefault="00E5572E" w:rsidP="00AF713D">
      <w:pPr>
        <w:pStyle w:val="a4"/>
        <w:adjustRightInd w:val="0"/>
        <w:snapToGrid w:val="0"/>
        <w:spacing w:line="560" w:lineRule="exact"/>
        <w:ind w:firstLineChars="200" w:firstLine="640"/>
        <w:rPr>
          <w:rFonts w:ascii="Times New Roman" w:eastAsia="仿宋_GB2312" w:hAnsi="Times New Roman"/>
          <w:b/>
          <w:bCs/>
          <w:sz w:val="32"/>
        </w:rPr>
      </w:pPr>
      <w:r w:rsidRPr="00EA5D32">
        <w:rPr>
          <w:rFonts w:ascii="Times New Roman" w:eastAsia="黑体" w:hAnsi="Times New Roman"/>
          <w:bCs/>
          <w:sz w:val="32"/>
        </w:rPr>
        <w:t>第六十</w:t>
      </w:r>
      <w:r w:rsidR="004038E3" w:rsidRPr="00EA5D32">
        <w:rPr>
          <w:rFonts w:ascii="Times New Roman" w:eastAsia="黑体" w:hAnsi="Times New Roman" w:hint="eastAsia"/>
          <w:bCs/>
          <w:sz w:val="32"/>
        </w:rPr>
        <w:t>九</w:t>
      </w:r>
      <w:r w:rsidR="004313F2" w:rsidRPr="00EA5D32">
        <w:rPr>
          <w:rFonts w:ascii="Times New Roman" w:eastAsia="黑体" w:hAnsi="Times New Roman"/>
          <w:bCs/>
          <w:sz w:val="32"/>
        </w:rPr>
        <w:t>条</w:t>
      </w:r>
      <w:r w:rsidR="004313F2" w:rsidRPr="00EA5D32">
        <w:rPr>
          <w:rFonts w:ascii="Times New Roman" w:eastAsia="黑体" w:hAnsi="Times New Roman"/>
          <w:bCs/>
          <w:sz w:val="32"/>
        </w:rPr>
        <w:t xml:space="preserve">  </w:t>
      </w:r>
      <w:r w:rsidR="002668C1" w:rsidRPr="00EA5D32">
        <w:rPr>
          <w:rFonts w:ascii="Times New Roman" w:eastAsia="仿宋_GB2312" w:hAnsi="Times New Roman"/>
          <w:sz w:val="32"/>
          <w:szCs w:val="28"/>
        </w:rPr>
        <w:t>综合检测列车及设备管理单位发现</w:t>
      </w:r>
      <w:smartTag w:uri="urn:schemas-microsoft-com:office:smarttags" w:element="chmetcnv">
        <w:smartTagPr>
          <w:attr w:name="UnitName" w:val="km/h"/>
          <w:attr w:name="SourceValue" w:val="160"/>
          <w:attr w:name="HasSpace" w:val="False"/>
          <w:attr w:name="Negative" w:val="False"/>
          <w:attr w:name="NumberType" w:val="1"/>
          <w:attr w:name="TCSC" w:val="0"/>
        </w:smartTagPr>
        <w:r w:rsidR="002668C1" w:rsidRPr="00EA5D32">
          <w:rPr>
            <w:rFonts w:ascii="Times New Roman" w:eastAsia="仿宋_GB2312" w:hAnsi="Times New Roman"/>
            <w:sz w:val="32"/>
            <w:szCs w:val="28"/>
          </w:rPr>
          <w:t>160km/h</w:t>
        </w:r>
      </w:smartTag>
      <w:r w:rsidR="002668C1" w:rsidRPr="00EA5D32">
        <w:rPr>
          <w:rFonts w:ascii="Times New Roman" w:eastAsia="仿宋_GB2312" w:hAnsi="Times New Roman"/>
          <w:sz w:val="32"/>
          <w:szCs w:val="28"/>
        </w:rPr>
        <w:t>以上区段行车设备需要临时维修时，由设备管理单位向</w:t>
      </w:r>
      <w:r w:rsidR="00954ECD" w:rsidRPr="00EA5D32">
        <w:rPr>
          <w:rFonts w:ascii="Times New Roman" w:eastAsia="仿宋_GB2312" w:hAnsi="Times New Roman"/>
          <w:sz w:val="32"/>
          <w:szCs w:val="28"/>
        </w:rPr>
        <w:t>集团公司</w:t>
      </w:r>
      <w:r w:rsidR="002668C1" w:rsidRPr="00EA5D32">
        <w:rPr>
          <w:rFonts w:ascii="Times New Roman" w:eastAsia="仿宋_GB2312" w:hAnsi="Times New Roman"/>
          <w:sz w:val="32"/>
          <w:szCs w:val="28"/>
        </w:rPr>
        <w:t>主管业务</w:t>
      </w:r>
      <w:r w:rsidR="00D91DE7" w:rsidRPr="00EA5D32">
        <w:rPr>
          <w:rFonts w:ascii="Times New Roman" w:eastAsia="仿宋_GB2312" w:hAnsi="Times New Roman"/>
          <w:sz w:val="32"/>
          <w:szCs w:val="28"/>
        </w:rPr>
        <w:t>部</w:t>
      </w:r>
      <w:r w:rsidR="00D90D6E" w:rsidRPr="00EA5D32">
        <w:rPr>
          <w:rFonts w:ascii="Times New Roman" w:eastAsia="仿宋_GB2312" w:hAnsi="Times New Roman"/>
          <w:sz w:val="32"/>
          <w:szCs w:val="28"/>
        </w:rPr>
        <w:t>室</w:t>
      </w:r>
      <w:r w:rsidR="002668C1" w:rsidRPr="00EA5D32">
        <w:rPr>
          <w:rFonts w:ascii="Times New Roman" w:eastAsia="仿宋_GB2312" w:hAnsi="Times New Roman"/>
          <w:sz w:val="32"/>
          <w:szCs w:val="28"/>
        </w:rPr>
        <w:t>提出申请，经主管业务</w:t>
      </w:r>
      <w:r w:rsidR="002507D2" w:rsidRPr="00EA5D32">
        <w:rPr>
          <w:rFonts w:ascii="Times New Roman" w:eastAsia="仿宋_GB2312" w:hAnsi="Times New Roman"/>
          <w:sz w:val="32"/>
          <w:szCs w:val="28"/>
        </w:rPr>
        <w:t>部</w:t>
      </w:r>
      <w:r w:rsidR="00D90D6E" w:rsidRPr="00EA5D32">
        <w:rPr>
          <w:rFonts w:ascii="Times New Roman" w:eastAsia="仿宋_GB2312" w:hAnsi="Times New Roman"/>
          <w:sz w:val="32"/>
          <w:szCs w:val="28"/>
        </w:rPr>
        <w:t>室</w:t>
      </w:r>
      <w:r w:rsidR="002668C1" w:rsidRPr="00EA5D32">
        <w:rPr>
          <w:rFonts w:ascii="Times New Roman" w:eastAsia="仿宋_GB2312" w:hAnsi="Times New Roman"/>
          <w:sz w:val="32"/>
          <w:szCs w:val="28"/>
        </w:rPr>
        <w:t>审核后会同</w:t>
      </w:r>
      <w:r w:rsidR="00C4418F" w:rsidRPr="00EA5D32">
        <w:rPr>
          <w:rFonts w:ascii="Times New Roman" w:eastAsia="仿宋_GB2312" w:hAnsi="Times New Roman"/>
          <w:sz w:val="32"/>
          <w:szCs w:val="28"/>
        </w:rPr>
        <w:t>施工办</w:t>
      </w:r>
      <w:r w:rsidR="002668C1" w:rsidRPr="00EA5D32">
        <w:rPr>
          <w:rFonts w:ascii="Times New Roman" w:eastAsia="仿宋_GB2312" w:hAnsi="Times New Roman"/>
          <w:sz w:val="32"/>
          <w:szCs w:val="28"/>
        </w:rPr>
        <w:t>向分管运输副</w:t>
      </w:r>
      <w:r w:rsidR="00954ECD" w:rsidRPr="00EA5D32">
        <w:rPr>
          <w:rFonts w:ascii="Times New Roman" w:eastAsia="仿宋_GB2312" w:hAnsi="Times New Roman"/>
          <w:sz w:val="32"/>
          <w:szCs w:val="28"/>
        </w:rPr>
        <w:t>总经理</w:t>
      </w:r>
      <w:r w:rsidR="002668C1" w:rsidRPr="00EA5D32">
        <w:rPr>
          <w:rFonts w:ascii="Times New Roman" w:eastAsia="仿宋_GB2312" w:hAnsi="Times New Roman"/>
          <w:sz w:val="32"/>
          <w:szCs w:val="28"/>
        </w:rPr>
        <w:t>（总调度长）汇报并同意后，由</w:t>
      </w:r>
      <w:r w:rsidR="00C4418F" w:rsidRPr="00EA5D32">
        <w:rPr>
          <w:rFonts w:ascii="Times New Roman" w:eastAsia="仿宋_GB2312" w:hAnsi="Times New Roman"/>
          <w:sz w:val="32"/>
          <w:szCs w:val="28"/>
        </w:rPr>
        <w:t>施工办</w:t>
      </w:r>
      <w:r w:rsidR="002668C1" w:rsidRPr="00EA5D32">
        <w:rPr>
          <w:rFonts w:ascii="Times New Roman" w:eastAsia="仿宋_GB2312" w:hAnsi="Times New Roman"/>
          <w:sz w:val="32"/>
          <w:szCs w:val="28"/>
        </w:rPr>
        <w:t>及时安排。</w:t>
      </w:r>
    </w:p>
    <w:p w14:paraId="23BFB3A1" w14:textId="77777777" w:rsidR="00CD566C" w:rsidRPr="00EA5D32" w:rsidRDefault="00E5572E" w:rsidP="00AF713D">
      <w:pPr>
        <w:pStyle w:val="a4"/>
        <w:adjustRightInd w:val="0"/>
        <w:snapToGrid w:val="0"/>
        <w:spacing w:line="560" w:lineRule="exact"/>
        <w:ind w:firstLineChars="200" w:firstLine="640"/>
        <w:rPr>
          <w:rFonts w:ascii="Times New Roman" w:eastAsia="仿宋_GB2312" w:hAnsi="Times New Roman"/>
          <w:b/>
          <w:bCs/>
          <w:sz w:val="32"/>
        </w:rPr>
      </w:pPr>
      <w:r w:rsidRPr="00EA5D32">
        <w:rPr>
          <w:rFonts w:ascii="Times New Roman" w:eastAsia="黑体" w:hAnsi="Times New Roman"/>
          <w:bCs/>
          <w:sz w:val="32"/>
        </w:rPr>
        <w:lastRenderedPageBreak/>
        <w:t>第</w:t>
      </w:r>
      <w:r w:rsidR="004038E3" w:rsidRPr="00EA5D32">
        <w:rPr>
          <w:rFonts w:ascii="Times New Roman" w:eastAsia="黑体" w:hAnsi="Times New Roman" w:hint="eastAsia"/>
          <w:bCs/>
          <w:sz w:val="32"/>
        </w:rPr>
        <w:t>七十</w:t>
      </w:r>
      <w:r w:rsidR="00FE35C1" w:rsidRPr="00EA5D32">
        <w:rPr>
          <w:rFonts w:ascii="Times New Roman" w:eastAsia="黑体" w:hAnsi="Times New Roman"/>
          <w:bCs/>
          <w:sz w:val="32"/>
        </w:rPr>
        <w:t>条</w:t>
      </w:r>
      <w:r w:rsidR="00FE35C1" w:rsidRPr="00EA5D32">
        <w:rPr>
          <w:rFonts w:ascii="Times New Roman" w:eastAsia="黑体" w:hAnsi="Times New Roman"/>
          <w:bCs/>
          <w:sz w:val="32"/>
        </w:rPr>
        <w:t xml:space="preserve">  </w:t>
      </w:r>
      <w:r w:rsidR="002668C1" w:rsidRPr="00EA5D32">
        <w:rPr>
          <w:rFonts w:ascii="Times New Roman" w:eastAsia="仿宋_GB2312" w:hAnsi="Times New Roman"/>
          <w:sz w:val="32"/>
          <w:szCs w:val="28"/>
        </w:rPr>
        <w:t>对突发性设备故障和灾害的紧急抢修及</w:t>
      </w:r>
      <w:r w:rsidR="00C86DB4" w:rsidRPr="00EA5D32">
        <w:rPr>
          <w:rFonts w:ascii="Times New Roman" w:eastAsia="仿宋_GB2312" w:hAnsi="Times New Roman"/>
          <w:sz w:val="32"/>
          <w:szCs w:val="28"/>
        </w:rPr>
        <w:t>设备</w:t>
      </w:r>
      <w:r w:rsidR="002668C1" w:rsidRPr="00EA5D32">
        <w:rPr>
          <w:rFonts w:ascii="Times New Roman" w:eastAsia="仿宋_GB2312" w:hAnsi="Times New Roman"/>
          <w:sz w:val="32"/>
          <w:szCs w:val="28"/>
        </w:rPr>
        <w:t>状态超过临时补修标准和重伤设备处理等需临时封锁要点的施工，按下列程序办理</w:t>
      </w:r>
      <w:r w:rsidR="00FE35C1" w:rsidRPr="00EA5D32">
        <w:rPr>
          <w:rFonts w:ascii="Times New Roman" w:eastAsia="仿宋_GB2312" w:hAnsi="Times New Roman"/>
          <w:sz w:val="32"/>
          <w:szCs w:val="28"/>
        </w:rPr>
        <w:t>。</w:t>
      </w:r>
    </w:p>
    <w:p w14:paraId="0C5AF8B7" w14:textId="77777777" w:rsidR="00A04025" w:rsidRPr="00EA5D32" w:rsidDel="00A04025" w:rsidRDefault="00DC080C" w:rsidP="00AF713D">
      <w:pPr>
        <w:pStyle w:val="a4"/>
        <w:adjustRightInd w:val="0"/>
        <w:snapToGrid w:val="0"/>
        <w:spacing w:line="560" w:lineRule="exact"/>
        <w:ind w:firstLineChars="200" w:firstLine="640"/>
        <w:rPr>
          <w:del w:id="141" w:author="Tom" w:date="2022-10-14T15:19:00Z"/>
          <w:rFonts w:ascii="Times New Roman" w:eastAsia="仿宋_GB2312" w:hAnsi="Times New Roman" w:hint="eastAsia"/>
          <w:kern w:val="0"/>
          <w:sz w:val="32"/>
          <w:szCs w:val="32"/>
        </w:rPr>
      </w:pPr>
      <w:r w:rsidRPr="00EA5D32">
        <w:rPr>
          <w:rFonts w:ascii="Times New Roman" w:eastAsia="仿宋_GB2312" w:hAnsi="Times New Roman" w:hint="eastAsia"/>
          <w:kern w:val="0"/>
          <w:sz w:val="32"/>
          <w:szCs w:val="32"/>
        </w:rPr>
        <w:t>（一）</w:t>
      </w:r>
      <w:r w:rsidR="002668C1" w:rsidRPr="00EA5D32">
        <w:rPr>
          <w:rFonts w:ascii="Times New Roman" w:eastAsia="仿宋_GB2312" w:hAnsi="Times New Roman"/>
          <w:kern w:val="0"/>
          <w:sz w:val="32"/>
          <w:szCs w:val="32"/>
        </w:rPr>
        <w:t>需临时封锁要点时，由设备管理单位向</w:t>
      </w:r>
      <w:r w:rsidR="00954ECD" w:rsidRPr="00EA5D32">
        <w:rPr>
          <w:rFonts w:ascii="Times New Roman" w:eastAsia="仿宋_GB2312" w:hAnsi="Times New Roman"/>
          <w:kern w:val="0"/>
          <w:sz w:val="32"/>
          <w:szCs w:val="32"/>
        </w:rPr>
        <w:t>集团公司</w:t>
      </w:r>
      <w:r w:rsidR="002668C1" w:rsidRPr="00EA5D32">
        <w:rPr>
          <w:rFonts w:ascii="Times New Roman" w:eastAsia="仿宋_GB2312" w:hAnsi="Times New Roman"/>
          <w:kern w:val="0"/>
          <w:sz w:val="32"/>
          <w:szCs w:val="32"/>
        </w:rPr>
        <w:t>主管业务</w:t>
      </w:r>
      <w:r w:rsidR="00DC5F73" w:rsidRPr="00EA5D32">
        <w:rPr>
          <w:rFonts w:ascii="Times New Roman" w:eastAsia="仿宋_GB2312" w:hAnsi="Times New Roman"/>
          <w:kern w:val="0"/>
          <w:sz w:val="32"/>
          <w:szCs w:val="32"/>
        </w:rPr>
        <w:t>部</w:t>
      </w:r>
      <w:r w:rsidR="00D90D6E" w:rsidRPr="00EA5D32">
        <w:rPr>
          <w:rFonts w:ascii="Times New Roman" w:eastAsia="仿宋_GB2312" w:hAnsi="Times New Roman"/>
          <w:kern w:val="0"/>
          <w:sz w:val="32"/>
          <w:szCs w:val="32"/>
        </w:rPr>
        <w:t>室</w:t>
      </w:r>
      <w:r w:rsidR="002668C1" w:rsidRPr="00EA5D32">
        <w:rPr>
          <w:rFonts w:ascii="Times New Roman" w:eastAsia="仿宋_GB2312" w:hAnsi="Times New Roman"/>
          <w:kern w:val="0"/>
          <w:sz w:val="32"/>
          <w:szCs w:val="32"/>
        </w:rPr>
        <w:t>提出申请，主管业务</w:t>
      </w:r>
      <w:r w:rsidR="005F4EE7" w:rsidRPr="00EA5D32">
        <w:rPr>
          <w:rFonts w:ascii="Times New Roman" w:eastAsia="仿宋_GB2312" w:hAnsi="Times New Roman"/>
          <w:kern w:val="0"/>
          <w:sz w:val="32"/>
          <w:szCs w:val="32"/>
        </w:rPr>
        <w:t>部</w:t>
      </w:r>
      <w:r w:rsidR="00D90D6E" w:rsidRPr="00EA5D32">
        <w:rPr>
          <w:rFonts w:ascii="Times New Roman" w:eastAsia="仿宋_GB2312" w:hAnsi="Times New Roman"/>
          <w:kern w:val="0"/>
          <w:sz w:val="32"/>
          <w:szCs w:val="32"/>
        </w:rPr>
        <w:t>室</w:t>
      </w:r>
      <w:r w:rsidR="002668C1" w:rsidRPr="00EA5D32">
        <w:rPr>
          <w:rFonts w:ascii="Times New Roman" w:eastAsia="仿宋_GB2312" w:hAnsi="Times New Roman"/>
          <w:kern w:val="0"/>
          <w:sz w:val="32"/>
          <w:szCs w:val="32"/>
        </w:rPr>
        <w:t>审查</w:t>
      </w:r>
      <w:r w:rsidR="00E91F15" w:rsidRPr="00EA5D32">
        <w:rPr>
          <w:rFonts w:ascii="Times New Roman" w:eastAsia="仿宋_GB2312" w:hAnsi="Times New Roman" w:hint="eastAsia"/>
          <w:kern w:val="0"/>
          <w:sz w:val="32"/>
          <w:szCs w:val="32"/>
        </w:rPr>
        <w:t>，</w:t>
      </w:r>
      <w:r w:rsidR="00E9583D" w:rsidRPr="00EA5D32">
        <w:rPr>
          <w:rFonts w:ascii="Times New Roman" w:eastAsia="仿宋_GB2312" w:hAnsi="Times New Roman" w:hint="eastAsia"/>
          <w:kern w:val="0"/>
          <w:sz w:val="32"/>
          <w:szCs w:val="32"/>
        </w:rPr>
        <w:t>经</w:t>
      </w:r>
      <w:r w:rsidR="002668C1" w:rsidRPr="00EA5D32">
        <w:rPr>
          <w:rFonts w:ascii="Times New Roman" w:eastAsia="仿宋_GB2312" w:hAnsi="Times New Roman"/>
          <w:kern w:val="0"/>
          <w:sz w:val="32"/>
          <w:szCs w:val="32"/>
        </w:rPr>
        <w:t>分管运输副</w:t>
      </w:r>
      <w:r w:rsidR="00954ECD" w:rsidRPr="00EA5D32">
        <w:rPr>
          <w:rFonts w:ascii="Times New Roman" w:eastAsia="仿宋_GB2312" w:hAnsi="Times New Roman"/>
          <w:kern w:val="0"/>
          <w:sz w:val="32"/>
          <w:szCs w:val="32"/>
        </w:rPr>
        <w:t>总经理</w:t>
      </w:r>
      <w:r w:rsidR="002668C1" w:rsidRPr="00EA5D32">
        <w:rPr>
          <w:rFonts w:ascii="Times New Roman" w:eastAsia="仿宋_GB2312" w:hAnsi="Times New Roman"/>
          <w:kern w:val="0"/>
          <w:sz w:val="32"/>
          <w:szCs w:val="32"/>
        </w:rPr>
        <w:t>（总调度长）批准后，由调度所安排。</w:t>
      </w:r>
    </w:p>
    <w:p w14:paraId="19043410" w14:textId="77777777" w:rsidR="00465A76" w:rsidRPr="009F3614" w:rsidRDefault="00FE35C1" w:rsidP="00AF713D">
      <w:pPr>
        <w:pStyle w:val="a4"/>
        <w:adjustRightInd w:val="0"/>
        <w:snapToGrid w:val="0"/>
        <w:spacing w:line="560" w:lineRule="exact"/>
        <w:ind w:firstLineChars="200" w:firstLine="640"/>
        <w:rPr>
          <w:rFonts w:ascii="Times New Roman" w:eastAsia="仿宋_GB2312" w:hAnsi="Times New Roman"/>
          <w:kern w:val="0"/>
          <w:sz w:val="32"/>
          <w:szCs w:val="32"/>
        </w:rPr>
      </w:pPr>
      <w:r w:rsidRPr="00EA5D32">
        <w:rPr>
          <w:rFonts w:ascii="Times New Roman" w:eastAsia="仿宋_GB2312" w:hAnsi="Times New Roman"/>
          <w:kern w:val="0"/>
          <w:sz w:val="32"/>
          <w:szCs w:val="32"/>
        </w:rPr>
        <w:t>（</w:t>
      </w:r>
      <w:r w:rsidR="00E81D8C" w:rsidRPr="00EA5D32">
        <w:rPr>
          <w:rFonts w:ascii="Times New Roman" w:eastAsia="仿宋_GB2312" w:hAnsi="Times New Roman" w:hint="eastAsia"/>
          <w:kern w:val="0"/>
          <w:sz w:val="32"/>
          <w:szCs w:val="32"/>
        </w:rPr>
        <w:t>二</w:t>
      </w:r>
      <w:r w:rsidRPr="00EA5D32">
        <w:rPr>
          <w:rFonts w:ascii="Times New Roman" w:eastAsia="仿宋_GB2312" w:hAnsi="Times New Roman"/>
          <w:kern w:val="0"/>
          <w:sz w:val="32"/>
          <w:szCs w:val="32"/>
        </w:rPr>
        <w:t>）</w:t>
      </w:r>
      <w:r w:rsidR="002668C1" w:rsidRPr="00EA5D32">
        <w:rPr>
          <w:rFonts w:ascii="Times New Roman" w:eastAsia="仿宋_GB2312" w:hAnsi="Times New Roman"/>
          <w:kern w:val="0"/>
          <w:sz w:val="32"/>
          <w:szCs w:val="32"/>
        </w:rPr>
        <w:t>危及行车安全需立即抢修时，设备管理单位按规定采取措施，在《行车设备检查登记簿》内登记，高速铁路经调度所值班主任（</w:t>
      </w:r>
      <w:r w:rsidR="00C12EDD" w:rsidRPr="00EA5D32">
        <w:rPr>
          <w:rFonts w:ascii="Times New Roman" w:eastAsia="仿宋_GB2312" w:hAnsi="Times New Roman"/>
          <w:kern w:val="0"/>
          <w:sz w:val="32"/>
          <w:szCs w:val="32"/>
        </w:rPr>
        <w:t>高铁值班</w:t>
      </w:r>
      <w:r w:rsidR="002668C1" w:rsidRPr="00EA5D32">
        <w:rPr>
          <w:rFonts w:ascii="Times New Roman" w:eastAsia="仿宋_GB2312" w:hAnsi="Times New Roman"/>
          <w:kern w:val="0"/>
          <w:sz w:val="32"/>
          <w:szCs w:val="32"/>
        </w:rPr>
        <w:t>副主任）批准，普</w:t>
      </w:r>
      <w:proofErr w:type="gramStart"/>
      <w:r w:rsidR="002668C1" w:rsidRPr="00EA5D32">
        <w:rPr>
          <w:rFonts w:ascii="Times New Roman" w:eastAsia="仿宋_GB2312" w:hAnsi="Times New Roman"/>
          <w:kern w:val="0"/>
          <w:sz w:val="32"/>
          <w:szCs w:val="32"/>
        </w:rPr>
        <w:t>速铁路</w:t>
      </w:r>
      <w:proofErr w:type="gramEnd"/>
      <w:r w:rsidR="002668C1" w:rsidRPr="00EA5D32">
        <w:rPr>
          <w:rFonts w:ascii="Times New Roman" w:eastAsia="仿宋_GB2312" w:hAnsi="Times New Roman"/>
          <w:kern w:val="0"/>
          <w:sz w:val="32"/>
          <w:szCs w:val="32"/>
        </w:rPr>
        <w:t>经调度所值班主任批准，发布调度命令进行抢修，设备管理单</w:t>
      </w:r>
      <w:r w:rsidR="002668C1" w:rsidRPr="009F3614">
        <w:rPr>
          <w:rFonts w:ascii="Times New Roman" w:eastAsia="仿宋_GB2312" w:hAnsi="Times New Roman"/>
          <w:kern w:val="0"/>
          <w:sz w:val="32"/>
          <w:szCs w:val="32"/>
        </w:rPr>
        <w:t>位同时通知配合单位和</w:t>
      </w:r>
      <w:r w:rsidR="00954ECD" w:rsidRPr="009F3614">
        <w:rPr>
          <w:rFonts w:ascii="Times New Roman" w:eastAsia="仿宋_GB2312" w:hAnsi="Times New Roman"/>
          <w:kern w:val="0"/>
          <w:sz w:val="32"/>
          <w:szCs w:val="32"/>
        </w:rPr>
        <w:t>集团公司</w:t>
      </w:r>
      <w:r w:rsidR="002668C1" w:rsidRPr="009F3614">
        <w:rPr>
          <w:rFonts w:ascii="Times New Roman" w:eastAsia="仿宋_GB2312" w:hAnsi="Times New Roman"/>
          <w:kern w:val="0"/>
          <w:sz w:val="32"/>
          <w:szCs w:val="32"/>
        </w:rPr>
        <w:t>主管业务</w:t>
      </w:r>
      <w:r w:rsidR="003B6BC0" w:rsidRPr="009F3614">
        <w:rPr>
          <w:rFonts w:ascii="Times New Roman" w:eastAsia="仿宋_GB2312" w:hAnsi="Times New Roman"/>
          <w:kern w:val="0"/>
          <w:sz w:val="32"/>
          <w:szCs w:val="32"/>
        </w:rPr>
        <w:t>部</w:t>
      </w:r>
      <w:r w:rsidR="00D90D6E" w:rsidRPr="009F3614">
        <w:rPr>
          <w:rFonts w:ascii="Times New Roman" w:eastAsia="仿宋_GB2312" w:hAnsi="Times New Roman"/>
          <w:kern w:val="0"/>
          <w:sz w:val="32"/>
          <w:szCs w:val="32"/>
        </w:rPr>
        <w:t>室</w:t>
      </w:r>
      <w:r w:rsidR="002668C1" w:rsidRPr="009F3614">
        <w:rPr>
          <w:rFonts w:ascii="Times New Roman" w:eastAsia="仿宋_GB2312" w:hAnsi="Times New Roman"/>
          <w:kern w:val="0"/>
          <w:sz w:val="32"/>
          <w:szCs w:val="32"/>
        </w:rPr>
        <w:t>。</w:t>
      </w:r>
      <w:bookmarkStart w:id="142" w:name="_Toc327770182"/>
      <w:bookmarkStart w:id="143" w:name="_Toc327772127"/>
      <w:bookmarkStart w:id="144" w:name="_Toc327778496"/>
      <w:bookmarkStart w:id="145" w:name="_Toc327967951"/>
      <w:bookmarkStart w:id="146" w:name="_Toc328029066"/>
      <w:bookmarkStart w:id="147" w:name="_Toc328400226"/>
      <w:bookmarkStart w:id="148" w:name="_Toc329607428"/>
      <w:bookmarkStart w:id="149" w:name="_Toc329607586"/>
      <w:bookmarkStart w:id="150" w:name="_Toc331400328"/>
      <w:bookmarkStart w:id="151" w:name="_Toc337622017"/>
      <w:bookmarkStart w:id="152" w:name="_Toc337622440"/>
      <w:bookmarkStart w:id="153" w:name="_第十章__跨局通信施工"/>
      <w:bookmarkEnd w:id="153"/>
    </w:p>
    <w:p w14:paraId="514E0A66" w14:textId="77777777" w:rsidR="0056352E" w:rsidRPr="00EA5D32" w:rsidRDefault="0056352E" w:rsidP="00AF713D">
      <w:pPr>
        <w:pStyle w:val="a4"/>
        <w:adjustRightInd w:val="0"/>
        <w:snapToGrid w:val="0"/>
        <w:spacing w:line="560" w:lineRule="exact"/>
        <w:ind w:firstLineChars="200" w:firstLine="640"/>
        <w:rPr>
          <w:rFonts w:ascii="Times New Roman" w:eastAsia="仿宋_GB2312" w:hAnsi="Times New Roman"/>
          <w:b/>
          <w:bCs/>
          <w:sz w:val="32"/>
        </w:rPr>
      </w:pPr>
      <w:r w:rsidRPr="00EA5D32">
        <w:rPr>
          <w:rFonts w:ascii="Times New Roman" w:eastAsia="仿宋_GB2312" w:hAnsi="Times New Roman"/>
          <w:kern w:val="0"/>
          <w:sz w:val="32"/>
          <w:szCs w:val="32"/>
        </w:rPr>
        <w:t>（</w:t>
      </w:r>
      <w:r w:rsidR="00AE7B94" w:rsidRPr="00EA5D32">
        <w:rPr>
          <w:rFonts w:ascii="Times New Roman" w:eastAsia="仿宋_GB2312" w:hAnsi="Times New Roman" w:hint="eastAsia"/>
          <w:kern w:val="0"/>
          <w:sz w:val="32"/>
          <w:szCs w:val="32"/>
        </w:rPr>
        <w:t>三</w:t>
      </w:r>
      <w:r w:rsidRPr="00EA5D32">
        <w:rPr>
          <w:rFonts w:ascii="Times New Roman" w:eastAsia="仿宋_GB2312" w:hAnsi="Times New Roman"/>
          <w:kern w:val="0"/>
          <w:sz w:val="32"/>
          <w:szCs w:val="32"/>
        </w:rPr>
        <w:t>）发生灾害、设备故障等突发情况，需临时限速时（</w:t>
      </w:r>
      <w:proofErr w:type="gramStart"/>
      <w:r w:rsidRPr="00EA5D32">
        <w:rPr>
          <w:rFonts w:ascii="Times New Roman" w:eastAsia="仿宋_GB2312" w:hAnsi="Times New Roman"/>
          <w:kern w:val="0"/>
          <w:sz w:val="32"/>
          <w:szCs w:val="32"/>
        </w:rPr>
        <w:t>含施工</w:t>
      </w:r>
      <w:proofErr w:type="gramEnd"/>
      <w:r w:rsidRPr="00EA5D32">
        <w:rPr>
          <w:rFonts w:ascii="Times New Roman" w:eastAsia="仿宋_GB2312" w:hAnsi="Times New Roman"/>
          <w:kern w:val="0"/>
          <w:sz w:val="32"/>
          <w:szCs w:val="32"/>
        </w:rPr>
        <w:t>开通后未达到规定的放行列车条件），应由有关单位（人员）提出限速申请，列车调度员按规定发布临时限速调度命令；对于限速时间超过</w:t>
      </w:r>
      <w:r w:rsidRPr="00EA5D32">
        <w:rPr>
          <w:rFonts w:ascii="Times New Roman" w:eastAsia="仿宋_GB2312" w:hAnsi="Times New Roman"/>
          <w:kern w:val="0"/>
          <w:sz w:val="32"/>
          <w:szCs w:val="32"/>
        </w:rPr>
        <w:t>24</w:t>
      </w:r>
      <w:r w:rsidRPr="00EA5D32">
        <w:rPr>
          <w:rFonts w:ascii="Times New Roman" w:eastAsia="仿宋_GB2312" w:hAnsi="Times New Roman"/>
          <w:kern w:val="0"/>
          <w:sz w:val="32"/>
          <w:szCs w:val="32"/>
        </w:rPr>
        <w:t>小时不能取消的临时限速</w:t>
      </w:r>
      <w:r w:rsidR="00A1567F" w:rsidRPr="00EA5D32">
        <w:rPr>
          <w:rFonts w:ascii="Times New Roman" w:eastAsia="仿宋_GB2312" w:hAnsi="Times New Roman"/>
          <w:kern w:val="0"/>
          <w:sz w:val="32"/>
          <w:szCs w:val="32"/>
        </w:rPr>
        <w:t>（</w:t>
      </w:r>
      <w:r w:rsidR="00224D37" w:rsidRPr="00EA5D32">
        <w:rPr>
          <w:rFonts w:ascii="Times New Roman" w:eastAsia="仿宋_GB2312" w:hAnsi="Times New Roman"/>
          <w:kern w:val="0"/>
          <w:sz w:val="32"/>
          <w:szCs w:val="32"/>
        </w:rPr>
        <w:t>雨量限速除外</w:t>
      </w:r>
      <w:r w:rsidR="00A1567F" w:rsidRPr="00EA5D32">
        <w:rPr>
          <w:rFonts w:ascii="Times New Roman" w:eastAsia="仿宋_GB2312" w:hAnsi="Times New Roman"/>
          <w:kern w:val="0"/>
          <w:sz w:val="32"/>
          <w:szCs w:val="32"/>
        </w:rPr>
        <w:t>）</w:t>
      </w:r>
      <w:r w:rsidRPr="00EA5D32">
        <w:rPr>
          <w:rFonts w:ascii="Times New Roman" w:eastAsia="仿宋_GB2312" w:hAnsi="Times New Roman"/>
          <w:kern w:val="0"/>
          <w:sz w:val="32"/>
          <w:szCs w:val="32"/>
        </w:rPr>
        <w:t>，应纳入运行揭示调度命令管理，限速登记单位或设备管理单位应提出限速申请，报告主管业务</w:t>
      </w:r>
      <w:r w:rsidR="00A1567F" w:rsidRPr="00EA5D32">
        <w:rPr>
          <w:rFonts w:ascii="Times New Roman" w:eastAsia="仿宋_GB2312" w:hAnsi="Times New Roman"/>
          <w:kern w:val="0"/>
          <w:sz w:val="32"/>
          <w:szCs w:val="32"/>
        </w:rPr>
        <w:t>部</w:t>
      </w:r>
      <w:r w:rsidR="00D90D6E" w:rsidRPr="00EA5D32">
        <w:rPr>
          <w:rFonts w:ascii="Times New Roman" w:eastAsia="仿宋_GB2312" w:hAnsi="Times New Roman"/>
          <w:kern w:val="0"/>
          <w:sz w:val="32"/>
          <w:szCs w:val="32"/>
        </w:rPr>
        <w:t>室</w:t>
      </w:r>
      <w:r w:rsidRPr="00EA5D32">
        <w:rPr>
          <w:rFonts w:ascii="Times New Roman" w:eastAsia="仿宋_GB2312" w:hAnsi="Times New Roman"/>
          <w:kern w:val="0"/>
          <w:sz w:val="32"/>
          <w:szCs w:val="32"/>
        </w:rPr>
        <w:t>，由主管业务</w:t>
      </w:r>
      <w:r w:rsidR="00A1567F" w:rsidRPr="00EA5D32">
        <w:rPr>
          <w:rFonts w:ascii="Times New Roman" w:eastAsia="仿宋_GB2312" w:hAnsi="Times New Roman"/>
          <w:kern w:val="0"/>
          <w:sz w:val="32"/>
          <w:szCs w:val="32"/>
        </w:rPr>
        <w:t>部</w:t>
      </w:r>
      <w:r w:rsidR="00D90D6E" w:rsidRPr="00EA5D32">
        <w:rPr>
          <w:rFonts w:ascii="Times New Roman" w:eastAsia="仿宋_GB2312" w:hAnsi="Times New Roman"/>
          <w:kern w:val="0"/>
          <w:sz w:val="32"/>
          <w:szCs w:val="32"/>
        </w:rPr>
        <w:t>室</w:t>
      </w:r>
      <w:r w:rsidRPr="00EA5D32">
        <w:rPr>
          <w:rFonts w:ascii="Times New Roman" w:eastAsia="仿宋_GB2312" w:hAnsi="Times New Roman"/>
          <w:kern w:val="0"/>
          <w:sz w:val="32"/>
          <w:szCs w:val="32"/>
        </w:rPr>
        <w:t>审核后提交施工办发布运行揭示调度命令。</w:t>
      </w:r>
    </w:p>
    <w:p w14:paraId="39F1DAEC" w14:textId="77777777" w:rsidR="002668C1" w:rsidRPr="00EA5D32" w:rsidRDefault="002668C1" w:rsidP="0014060F">
      <w:pPr>
        <w:adjustRightInd w:val="0"/>
        <w:snapToGrid w:val="0"/>
        <w:spacing w:beforeLines="100" w:before="289" w:afterLines="100" w:after="289" w:line="560" w:lineRule="exact"/>
        <w:jc w:val="center"/>
        <w:rPr>
          <w:rFonts w:eastAsia="黑体"/>
          <w:sz w:val="32"/>
          <w:szCs w:val="32"/>
        </w:rPr>
      </w:pPr>
      <w:r w:rsidRPr="00EA5D32">
        <w:rPr>
          <w:rFonts w:eastAsia="黑体"/>
          <w:sz w:val="32"/>
          <w:szCs w:val="32"/>
        </w:rPr>
        <w:t>第十章</w:t>
      </w:r>
      <w:r w:rsidRPr="00EA5D32">
        <w:rPr>
          <w:rFonts w:eastAsia="黑体"/>
          <w:sz w:val="32"/>
          <w:szCs w:val="32"/>
        </w:rPr>
        <w:t xml:space="preserve">  </w:t>
      </w:r>
      <w:r w:rsidRPr="00EA5D32">
        <w:rPr>
          <w:rFonts w:eastAsia="黑体"/>
          <w:sz w:val="32"/>
          <w:szCs w:val="32"/>
        </w:rPr>
        <w:t>跨</w:t>
      </w:r>
      <w:r w:rsidR="003E6284" w:rsidRPr="00EA5D32">
        <w:rPr>
          <w:rFonts w:eastAsia="黑体"/>
          <w:sz w:val="32"/>
          <w:szCs w:val="32"/>
        </w:rPr>
        <w:t>局</w:t>
      </w:r>
      <w:r w:rsidRPr="00EA5D32">
        <w:rPr>
          <w:rFonts w:eastAsia="黑体"/>
          <w:sz w:val="32"/>
          <w:szCs w:val="32"/>
        </w:rPr>
        <w:t>通信施工</w:t>
      </w:r>
      <w:bookmarkEnd w:id="142"/>
      <w:bookmarkEnd w:id="143"/>
      <w:bookmarkEnd w:id="144"/>
      <w:bookmarkEnd w:id="145"/>
      <w:bookmarkEnd w:id="146"/>
      <w:bookmarkEnd w:id="147"/>
      <w:bookmarkEnd w:id="148"/>
      <w:bookmarkEnd w:id="149"/>
      <w:bookmarkEnd w:id="150"/>
      <w:bookmarkEnd w:id="151"/>
      <w:bookmarkEnd w:id="152"/>
    </w:p>
    <w:p w14:paraId="0E6870D8" w14:textId="77777777" w:rsidR="002668C1" w:rsidRPr="00EA5D32" w:rsidRDefault="00C86DB4" w:rsidP="00AF713D">
      <w:pPr>
        <w:adjustRightInd w:val="0"/>
        <w:snapToGrid w:val="0"/>
        <w:spacing w:line="560" w:lineRule="exact"/>
        <w:ind w:firstLineChars="200" w:firstLine="640"/>
        <w:rPr>
          <w:rFonts w:eastAsia="仿宋_GB2312"/>
          <w:b/>
          <w:sz w:val="32"/>
        </w:rPr>
      </w:pPr>
      <w:r w:rsidRPr="00EA5D32">
        <w:rPr>
          <w:rFonts w:eastAsia="黑体"/>
          <w:bCs/>
          <w:sz w:val="32"/>
        </w:rPr>
        <w:t>第</w:t>
      </w:r>
      <w:r w:rsidR="00C55FF2" w:rsidRPr="00EA5D32">
        <w:rPr>
          <w:rFonts w:eastAsia="黑体"/>
          <w:bCs/>
          <w:sz w:val="32"/>
        </w:rPr>
        <w:t>七十</w:t>
      </w:r>
      <w:r w:rsidR="004038E3" w:rsidRPr="00EA5D32">
        <w:rPr>
          <w:rFonts w:eastAsia="黑体" w:hint="eastAsia"/>
          <w:bCs/>
          <w:sz w:val="32"/>
        </w:rPr>
        <w:t>一</w:t>
      </w:r>
      <w:r w:rsidR="00C73B6E" w:rsidRPr="00EA5D32">
        <w:rPr>
          <w:rFonts w:eastAsia="黑体"/>
          <w:bCs/>
          <w:sz w:val="32"/>
        </w:rPr>
        <w:t>条</w:t>
      </w:r>
      <w:r w:rsidR="00C73B6E" w:rsidRPr="00EA5D32">
        <w:rPr>
          <w:rFonts w:eastAsia="黑体"/>
          <w:bCs/>
          <w:sz w:val="32"/>
        </w:rPr>
        <w:t xml:space="preserve">  </w:t>
      </w:r>
      <w:r w:rsidR="002668C1" w:rsidRPr="00EA5D32">
        <w:rPr>
          <w:rFonts w:eastAsia="仿宋_GB2312"/>
          <w:bCs/>
          <w:sz w:val="32"/>
        </w:rPr>
        <w:t>中断跨</w:t>
      </w:r>
      <w:r w:rsidR="003E6284" w:rsidRPr="00EA5D32">
        <w:rPr>
          <w:rFonts w:eastAsia="仿宋_GB2312"/>
          <w:sz w:val="32"/>
        </w:rPr>
        <w:t>局</w:t>
      </w:r>
      <w:r w:rsidR="002668C1" w:rsidRPr="00EA5D32">
        <w:rPr>
          <w:rFonts w:eastAsia="仿宋_GB2312"/>
          <w:bCs/>
          <w:sz w:val="32"/>
        </w:rPr>
        <w:t>行车通信业务及需要其他</w:t>
      </w:r>
      <w:r w:rsidR="00954ECD" w:rsidRPr="00EA5D32">
        <w:rPr>
          <w:rFonts w:eastAsia="仿宋_GB2312"/>
          <w:sz w:val="32"/>
        </w:rPr>
        <w:t>集团公司</w:t>
      </w:r>
      <w:r w:rsidR="002668C1" w:rsidRPr="00EA5D32">
        <w:rPr>
          <w:rFonts w:eastAsia="仿宋_GB2312"/>
          <w:bCs/>
          <w:sz w:val="32"/>
        </w:rPr>
        <w:t>配合的跨</w:t>
      </w:r>
      <w:r w:rsidR="003E6284" w:rsidRPr="00EA5D32">
        <w:rPr>
          <w:rFonts w:eastAsia="仿宋_GB2312"/>
          <w:sz w:val="32"/>
        </w:rPr>
        <w:t>局</w:t>
      </w:r>
      <w:r w:rsidR="002668C1" w:rsidRPr="00EA5D32">
        <w:rPr>
          <w:rFonts w:eastAsia="仿宋_GB2312"/>
          <w:bCs/>
          <w:sz w:val="32"/>
        </w:rPr>
        <w:t>通信施工，施工总体方案由施工申请</w:t>
      </w:r>
      <w:r w:rsidR="00954ECD" w:rsidRPr="00EA5D32">
        <w:rPr>
          <w:rFonts w:eastAsia="仿宋_GB2312"/>
          <w:sz w:val="32"/>
        </w:rPr>
        <w:t>集团公司</w:t>
      </w:r>
      <w:r w:rsidR="002668C1" w:rsidRPr="00EA5D32">
        <w:rPr>
          <w:rFonts w:eastAsia="仿宋_GB2312"/>
          <w:bCs/>
          <w:sz w:val="32"/>
        </w:rPr>
        <w:t>编制、</w:t>
      </w:r>
      <w:r w:rsidR="002668C1" w:rsidRPr="00EA5D32">
        <w:rPr>
          <w:rFonts w:eastAsia="仿宋_GB2312"/>
          <w:bCs/>
          <w:sz w:val="32"/>
        </w:rPr>
        <w:lastRenderedPageBreak/>
        <w:t>审核。</w:t>
      </w:r>
    </w:p>
    <w:p w14:paraId="57BDD187" w14:textId="77777777" w:rsidR="002668C1" w:rsidRPr="00EA5D32" w:rsidRDefault="002668C1" w:rsidP="00AF713D">
      <w:pPr>
        <w:adjustRightInd w:val="0"/>
        <w:snapToGrid w:val="0"/>
        <w:spacing w:line="560" w:lineRule="exact"/>
        <w:ind w:firstLineChars="200" w:firstLine="640"/>
        <w:rPr>
          <w:rFonts w:eastAsia="仿宋_GB2312"/>
          <w:bCs/>
          <w:sz w:val="32"/>
        </w:rPr>
      </w:pPr>
      <w:r w:rsidRPr="00EA5D32">
        <w:rPr>
          <w:rFonts w:eastAsia="仿宋_GB2312"/>
          <w:bCs/>
          <w:sz w:val="32"/>
        </w:rPr>
        <w:t>跨</w:t>
      </w:r>
      <w:r w:rsidR="003E6284" w:rsidRPr="00EA5D32">
        <w:rPr>
          <w:rFonts w:eastAsia="仿宋_GB2312"/>
          <w:sz w:val="32"/>
        </w:rPr>
        <w:t>局</w:t>
      </w:r>
      <w:r w:rsidRPr="00EA5D32">
        <w:rPr>
          <w:rFonts w:eastAsia="仿宋_GB2312"/>
          <w:bCs/>
          <w:sz w:val="32"/>
        </w:rPr>
        <w:t>通信施工方案制定程序：施工申请</w:t>
      </w:r>
      <w:r w:rsidR="00954ECD" w:rsidRPr="00EA5D32">
        <w:rPr>
          <w:rFonts w:eastAsia="仿宋_GB2312"/>
          <w:sz w:val="32"/>
        </w:rPr>
        <w:t>集团公司</w:t>
      </w:r>
      <w:r w:rsidRPr="00EA5D32">
        <w:rPr>
          <w:rFonts w:eastAsia="仿宋_GB2312"/>
          <w:bCs/>
          <w:sz w:val="32"/>
        </w:rPr>
        <w:t>电务</w:t>
      </w:r>
      <w:r w:rsidR="00F87476" w:rsidRPr="00EA5D32">
        <w:rPr>
          <w:rFonts w:eastAsia="仿宋_GB2312"/>
          <w:bCs/>
          <w:sz w:val="32"/>
        </w:rPr>
        <w:t>部</w:t>
      </w:r>
      <w:r w:rsidRPr="00EA5D32">
        <w:rPr>
          <w:rFonts w:eastAsia="仿宋_GB2312"/>
          <w:bCs/>
          <w:sz w:val="32"/>
        </w:rPr>
        <w:t>以书面形式，向受施工影响的</w:t>
      </w:r>
      <w:r w:rsidR="00954ECD" w:rsidRPr="00EA5D32">
        <w:rPr>
          <w:rFonts w:eastAsia="仿宋_GB2312"/>
          <w:sz w:val="32"/>
        </w:rPr>
        <w:t>集团公司</w:t>
      </w:r>
      <w:r w:rsidR="00F87476" w:rsidRPr="00EA5D32">
        <w:rPr>
          <w:rFonts w:eastAsia="仿宋_GB2312"/>
          <w:bCs/>
          <w:sz w:val="32"/>
        </w:rPr>
        <w:t>电务部</w:t>
      </w:r>
      <w:r w:rsidRPr="00EA5D32">
        <w:rPr>
          <w:rFonts w:eastAsia="仿宋_GB2312"/>
          <w:bCs/>
          <w:sz w:val="32"/>
        </w:rPr>
        <w:t>函告施工方案；需其他</w:t>
      </w:r>
      <w:r w:rsidR="00954ECD" w:rsidRPr="00EA5D32">
        <w:rPr>
          <w:rFonts w:eastAsia="仿宋_GB2312"/>
          <w:sz w:val="32"/>
        </w:rPr>
        <w:t>集团公司</w:t>
      </w:r>
      <w:r w:rsidRPr="00EA5D32">
        <w:rPr>
          <w:rFonts w:eastAsia="仿宋_GB2312"/>
          <w:bCs/>
          <w:sz w:val="32"/>
        </w:rPr>
        <w:t>配合施工时，施工申请</w:t>
      </w:r>
      <w:r w:rsidR="00954ECD" w:rsidRPr="00EA5D32">
        <w:rPr>
          <w:rFonts w:eastAsia="仿宋_GB2312"/>
          <w:sz w:val="32"/>
        </w:rPr>
        <w:t>集团公司</w:t>
      </w:r>
      <w:r w:rsidRPr="00EA5D32">
        <w:rPr>
          <w:rFonts w:eastAsia="仿宋_GB2312"/>
          <w:bCs/>
          <w:sz w:val="32"/>
        </w:rPr>
        <w:t>电务</w:t>
      </w:r>
      <w:r w:rsidR="00F87476" w:rsidRPr="00EA5D32">
        <w:rPr>
          <w:rFonts w:eastAsia="仿宋_GB2312"/>
          <w:bCs/>
          <w:sz w:val="32"/>
        </w:rPr>
        <w:t>部</w:t>
      </w:r>
      <w:r w:rsidRPr="00EA5D32">
        <w:rPr>
          <w:rFonts w:eastAsia="仿宋_GB2312"/>
          <w:bCs/>
          <w:sz w:val="32"/>
        </w:rPr>
        <w:t>还</w:t>
      </w:r>
      <w:r w:rsidR="00F62BF8" w:rsidRPr="00EA5D32">
        <w:rPr>
          <w:rFonts w:eastAsia="仿宋_GB2312"/>
          <w:bCs/>
          <w:sz w:val="32"/>
        </w:rPr>
        <w:t>需</w:t>
      </w:r>
      <w:r w:rsidRPr="00EA5D32">
        <w:rPr>
          <w:rFonts w:eastAsia="仿宋_GB2312"/>
          <w:bCs/>
          <w:sz w:val="32"/>
        </w:rPr>
        <w:t>向施工配合</w:t>
      </w:r>
      <w:r w:rsidR="00954ECD" w:rsidRPr="00EA5D32">
        <w:rPr>
          <w:rFonts w:eastAsia="仿宋_GB2312"/>
          <w:sz w:val="32"/>
        </w:rPr>
        <w:t>集团公司</w:t>
      </w:r>
      <w:r w:rsidRPr="00EA5D32">
        <w:rPr>
          <w:rFonts w:eastAsia="仿宋_GB2312"/>
          <w:bCs/>
          <w:sz w:val="32"/>
        </w:rPr>
        <w:t>电务</w:t>
      </w:r>
      <w:r w:rsidR="00F87476" w:rsidRPr="00EA5D32">
        <w:rPr>
          <w:rFonts w:eastAsia="仿宋_GB2312"/>
          <w:bCs/>
          <w:sz w:val="32"/>
        </w:rPr>
        <w:t>部</w:t>
      </w:r>
      <w:r w:rsidRPr="00EA5D32">
        <w:rPr>
          <w:rFonts w:eastAsia="仿宋_GB2312"/>
          <w:bCs/>
          <w:sz w:val="32"/>
        </w:rPr>
        <w:t>函告施工方案以及需要配合的施工项目、时间等内容。</w:t>
      </w:r>
    </w:p>
    <w:p w14:paraId="281C17B0" w14:textId="77777777" w:rsidR="002668C1" w:rsidRPr="00EA5D32" w:rsidRDefault="002668C1" w:rsidP="00AF713D">
      <w:pPr>
        <w:adjustRightInd w:val="0"/>
        <w:snapToGrid w:val="0"/>
        <w:spacing w:line="560" w:lineRule="exact"/>
        <w:ind w:firstLineChars="200" w:firstLine="640"/>
        <w:rPr>
          <w:rFonts w:eastAsia="仿宋_GB2312"/>
          <w:bCs/>
          <w:sz w:val="32"/>
        </w:rPr>
      </w:pPr>
      <w:r w:rsidRPr="00EA5D32">
        <w:rPr>
          <w:rFonts w:eastAsia="仿宋_GB2312"/>
          <w:bCs/>
          <w:sz w:val="32"/>
        </w:rPr>
        <w:t>受施工影响</w:t>
      </w:r>
      <w:r w:rsidR="00954ECD" w:rsidRPr="00EA5D32">
        <w:rPr>
          <w:rFonts w:eastAsia="仿宋_GB2312"/>
          <w:sz w:val="32"/>
        </w:rPr>
        <w:t>集团公司</w:t>
      </w:r>
      <w:r w:rsidRPr="00EA5D32">
        <w:rPr>
          <w:rFonts w:eastAsia="仿宋_GB2312"/>
          <w:bCs/>
          <w:sz w:val="32"/>
        </w:rPr>
        <w:t>电务</w:t>
      </w:r>
      <w:r w:rsidR="00F87476" w:rsidRPr="00EA5D32">
        <w:rPr>
          <w:rFonts w:eastAsia="仿宋_GB2312"/>
          <w:bCs/>
          <w:sz w:val="32"/>
        </w:rPr>
        <w:t>部</w:t>
      </w:r>
      <w:r w:rsidRPr="00EA5D32">
        <w:rPr>
          <w:rFonts w:eastAsia="仿宋_GB2312"/>
          <w:bCs/>
          <w:sz w:val="32"/>
        </w:rPr>
        <w:t>在收到施工通知函后</w:t>
      </w:r>
      <w:r w:rsidRPr="00EA5D32">
        <w:rPr>
          <w:rFonts w:eastAsia="仿宋_GB2312"/>
          <w:bCs/>
          <w:sz w:val="32"/>
        </w:rPr>
        <w:t>5</w:t>
      </w:r>
      <w:r w:rsidRPr="00EA5D32">
        <w:rPr>
          <w:rFonts w:eastAsia="仿宋_GB2312"/>
          <w:bCs/>
          <w:sz w:val="32"/>
        </w:rPr>
        <w:t>天内会同本</w:t>
      </w:r>
      <w:r w:rsidR="00954ECD" w:rsidRPr="00EA5D32">
        <w:rPr>
          <w:rFonts w:eastAsia="仿宋_GB2312"/>
          <w:sz w:val="32"/>
        </w:rPr>
        <w:t>集团公司</w:t>
      </w:r>
      <w:r w:rsidRPr="00EA5D32">
        <w:rPr>
          <w:rFonts w:eastAsia="仿宋_GB2312"/>
          <w:bCs/>
          <w:sz w:val="32"/>
        </w:rPr>
        <w:t>相关部门，对本</w:t>
      </w:r>
      <w:r w:rsidR="00954ECD" w:rsidRPr="00EA5D32">
        <w:rPr>
          <w:rFonts w:eastAsia="仿宋_GB2312"/>
          <w:sz w:val="32"/>
        </w:rPr>
        <w:t>集团公司</w:t>
      </w:r>
      <w:r w:rsidRPr="00EA5D32">
        <w:rPr>
          <w:rFonts w:eastAsia="仿宋_GB2312"/>
          <w:bCs/>
          <w:sz w:val="32"/>
        </w:rPr>
        <w:t>管内</w:t>
      </w:r>
      <w:proofErr w:type="gramStart"/>
      <w:r w:rsidRPr="00EA5D32">
        <w:rPr>
          <w:rFonts w:eastAsia="仿宋_GB2312"/>
          <w:bCs/>
          <w:sz w:val="32"/>
        </w:rPr>
        <w:t>施工受</w:t>
      </w:r>
      <w:proofErr w:type="gramEnd"/>
      <w:r w:rsidRPr="00EA5D32">
        <w:rPr>
          <w:rFonts w:eastAsia="仿宋_GB2312"/>
          <w:bCs/>
          <w:sz w:val="32"/>
        </w:rPr>
        <w:t>影响范围、时间及施工影响区段运输调整方案（或行车通信方式调整方案）等事项进行书面回函确认并附管内功能验证方案；施工配合</w:t>
      </w:r>
      <w:r w:rsidR="00954ECD" w:rsidRPr="00EA5D32">
        <w:rPr>
          <w:rFonts w:eastAsia="仿宋_GB2312"/>
          <w:sz w:val="32"/>
        </w:rPr>
        <w:t>集团公司</w:t>
      </w:r>
      <w:r w:rsidRPr="00EA5D32">
        <w:rPr>
          <w:rFonts w:eastAsia="仿宋_GB2312"/>
          <w:bCs/>
          <w:sz w:val="32"/>
        </w:rPr>
        <w:t>电务</w:t>
      </w:r>
      <w:r w:rsidR="00F87476" w:rsidRPr="00EA5D32">
        <w:rPr>
          <w:rFonts w:eastAsia="仿宋_GB2312"/>
          <w:bCs/>
          <w:sz w:val="32"/>
        </w:rPr>
        <w:t>部</w:t>
      </w:r>
      <w:r w:rsidRPr="00EA5D32">
        <w:rPr>
          <w:rFonts w:eastAsia="仿宋_GB2312"/>
          <w:bCs/>
          <w:sz w:val="32"/>
        </w:rPr>
        <w:t>在收到施工通知函后</w:t>
      </w:r>
      <w:r w:rsidRPr="00EA5D32">
        <w:rPr>
          <w:rFonts w:eastAsia="仿宋_GB2312"/>
          <w:bCs/>
          <w:sz w:val="32"/>
        </w:rPr>
        <w:t>5</w:t>
      </w:r>
      <w:r w:rsidRPr="00EA5D32">
        <w:rPr>
          <w:rFonts w:eastAsia="仿宋_GB2312"/>
          <w:bCs/>
          <w:sz w:val="32"/>
        </w:rPr>
        <w:t>天内，对施工配合项目、时间进行书面回函确认并附管内配合施工方案。</w:t>
      </w:r>
    </w:p>
    <w:p w14:paraId="58C58723" w14:textId="77777777" w:rsidR="002668C1" w:rsidRPr="00EA5D32" w:rsidRDefault="005D506D"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第七十</w:t>
      </w:r>
      <w:r w:rsidR="004038E3" w:rsidRPr="00EA5D32">
        <w:rPr>
          <w:rFonts w:ascii="Times New Roman" w:eastAsia="黑体" w:hAnsi="Times New Roman" w:hint="eastAsia"/>
          <w:bCs/>
          <w:sz w:val="32"/>
        </w:rPr>
        <w:t>二</w:t>
      </w:r>
      <w:r w:rsidR="0088044A" w:rsidRPr="00EA5D32">
        <w:rPr>
          <w:rFonts w:ascii="Times New Roman" w:eastAsia="黑体" w:hAnsi="Times New Roman"/>
          <w:bCs/>
          <w:sz w:val="32"/>
        </w:rPr>
        <w:t>条</w:t>
      </w:r>
      <w:r w:rsidR="0088044A" w:rsidRPr="00EA5D32">
        <w:rPr>
          <w:rFonts w:ascii="Times New Roman" w:eastAsia="黑体" w:hAnsi="Times New Roman"/>
          <w:bCs/>
          <w:sz w:val="32"/>
        </w:rPr>
        <w:t xml:space="preserve">  </w:t>
      </w:r>
      <w:r w:rsidR="002668C1" w:rsidRPr="00EA5D32">
        <w:rPr>
          <w:rFonts w:ascii="Times New Roman" w:eastAsia="仿宋_GB2312" w:hAnsi="Times New Roman"/>
          <w:sz w:val="32"/>
        </w:rPr>
        <w:t>跨</w:t>
      </w:r>
      <w:r w:rsidR="003E6284" w:rsidRPr="00EA5D32">
        <w:rPr>
          <w:rFonts w:ascii="Times New Roman" w:eastAsia="仿宋_GB2312" w:hAnsi="Times New Roman"/>
          <w:sz w:val="32"/>
        </w:rPr>
        <w:t>局</w:t>
      </w:r>
      <w:r w:rsidR="002668C1" w:rsidRPr="00EA5D32">
        <w:rPr>
          <w:rFonts w:ascii="Times New Roman" w:eastAsia="仿宋_GB2312" w:hAnsi="Times New Roman"/>
          <w:sz w:val="32"/>
        </w:rPr>
        <w:t>通信施工的等级，由施工申请</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、施工配合</w:t>
      </w:r>
      <w:r w:rsidR="00954ECD" w:rsidRPr="00EA5D32">
        <w:rPr>
          <w:rFonts w:ascii="Times New Roman" w:eastAsia="仿宋_GB2312" w:hAnsi="Times New Roman"/>
          <w:sz w:val="32"/>
        </w:rPr>
        <w:t>集团公司</w:t>
      </w:r>
      <w:r w:rsidR="002668C1" w:rsidRPr="00EA5D32">
        <w:rPr>
          <w:rFonts w:ascii="Times New Roman" w:eastAsia="仿宋_GB2312" w:hAnsi="Times New Roman"/>
          <w:bCs/>
          <w:sz w:val="32"/>
        </w:rPr>
        <w:t>和受施工影响</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按照施工等级划分规定分别确定。</w:t>
      </w:r>
    </w:p>
    <w:p w14:paraId="2CDE3F81" w14:textId="77777777" w:rsidR="002668C1" w:rsidRPr="00EA5D32" w:rsidRDefault="005D506D"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第七十</w:t>
      </w:r>
      <w:r w:rsidR="004038E3" w:rsidRPr="00EA5D32">
        <w:rPr>
          <w:rFonts w:ascii="Times New Roman" w:eastAsia="黑体" w:hAnsi="Times New Roman" w:hint="eastAsia"/>
          <w:bCs/>
          <w:sz w:val="32"/>
        </w:rPr>
        <w:t>三</w:t>
      </w:r>
      <w:r w:rsidR="0088044A" w:rsidRPr="00EA5D32">
        <w:rPr>
          <w:rFonts w:ascii="Times New Roman" w:eastAsia="黑体" w:hAnsi="Times New Roman"/>
          <w:bCs/>
          <w:sz w:val="32"/>
        </w:rPr>
        <w:t>条</w:t>
      </w:r>
      <w:r w:rsidR="0088044A" w:rsidRPr="00EA5D32">
        <w:rPr>
          <w:rFonts w:ascii="Times New Roman" w:eastAsia="黑体" w:hAnsi="Times New Roman"/>
          <w:bCs/>
          <w:sz w:val="32"/>
        </w:rPr>
        <w:t xml:space="preserve">  </w:t>
      </w:r>
      <w:r w:rsidR="002668C1" w:rsidRPr="00EA5D32">
        <w:rPr>
          <w:rFonts w:ascii="Times New Roman" w:eastAsia="仿宋_GB2312" w:hAnsi="Times New Roman"/>
          <w:sz w:val="32"/>
        </w:rPr>
        <w:t>中断跨</w:t>
      </w:r>
      <w:r w:rsidR="003E6284" w:rsidRPr="00EA5D32">
        <w:rPr>
          <w:rFonts w:ascii="Times New Roman" w:eastAsia="仿宋_GB2312" w:hAnsi="Times New Roman"/>
          <w:sz w:val="32"/>
        </w:rPr>
        <w:t>局</w:t>
      </w:r>
      <w:r w:rsidR="002668C1" w:rsidRPr="00EA5D32">
        <w:rPr>
          <w:rFonts w:ascii="Times New Roman" w:eastAsia="仿宋_GB2312" w:hAnsi="Times New Roman"/>
          <w:sz w:val="32"/>
        </w:rPr>
        <w:t>行车通信业务施工的施工计划（包括施工配合</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和受施工影响</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相关内容），由施工申请</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编制，报</w:t>
      </w:r>
      <w:r w:rsidR="00285F0B" w:rsidRPr="00EA5D32">
        <w:rPr>
          <w:rFonts w:ascii="Times New Roman" w:eastAsia="仿宋_GB2312" w:hAnsi="Times New Roman"/>
          <w:sz w:val="32"/>
        </w:rPr>
        <w:t>国铁集团调度中心</w:t>
      </w:r>
      <w:r w:rsidR="002668C1" w:rsidRPr="00EA5D32">
        <w:rPr>
          <w:rFonts w:ascii="Times New Roman" w:eastAsia="仿宋_GB2312" w:hAnsi="Times New Roman"/>
          <w:sz w:val="32"/>
        </w:rPr>
        <w:t>审批。施工日计划应经施工申请</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、施工配合</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、受施工影响</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通信部门相互联系、确认后，根据施工计划分别向本</w:t>
      </w:r>
      <w:r w:rsidR="00954ECD" w:rsidRPr="00EA5D32">
        <w:rPr>
          <w:rFonts w:ascii="Times New Roman" w:eastAsia="仿宋_GB2312" w:hAnsi="Times New Roman"/>
          <w:sz w:val="32"/>
        </w:rPr>
        <w:t>集团公司</w:t>
      </w:r>
      <w:r w:rsidR="00A36A2D" w:rsidRPr="00EA5D32">
        <w:rPr>
          <w:rFonts w:ascii="Times New Roman" w:eastAsia="仿宋_GB2312" w:hAnsi="Times New Roman"/>
          <w:sz w:val="32"/>
        </w:rPr>
        <w:t>施工办</w:t>
      </w:r>
      <w:r w:rsidR="002668C1" w:rsidRPr="00EA5D32">
        <w:rPr>
          <w:rFonts w:ascii="Times New Roman" w:eastAsia="仿宋_GB2312" w:hAnsi="Times New Roman"/>
          <w:sz w:val="32"/>
        </w:rPr>
        <w:t>申请</w:t>
      </w:r>
      <w:r w:rsidR="00D221DC" w:rsidRPr="00EA5D32">
        <w:rPr>
          <w:rFonts w:ascii="Times New Roman" w:eastAsia="仿宋_GB2312" w:hAnsi="Times New Roman"/>
          <w:sz w:val="32"/>
        </w:rPr>
        <w:t>。</w:t>
      </w:r>
    </w:p>
    <w:p w14:paraId="65370004" w14:textId="77777777" w:rsidR="002668C1" w:rsidRPr="00EA5D32" w:rsidRDefault="005D506D"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第七十</w:t>
      </w:r>
      <w:r w:rsidR="004038E3" w:rsidRPr="00EA5D32">
        <w:rPr>
          <w:rFonts w:ascii="Times New Roman" w:eastAsia="黑体" w:hAnsi="Times New Roman" w:hint="eastAsia"/>
          <w:bCs/>
          <w:sz w:val="32"/>
        </w:rPr>
        <w:t>四</w:t>
      </w:r>
      <w:r w:rsidR="0088044A" w:rsidRPr="00EA5D32">
        <w:rPr>
          <w:rFonts w:ascii="Times New Roman" w:eastAsia="黑体" w:hAnsi="Times New Roman"/>
          <w:bCs/>
          <w:sz w:val="32"/>
        </w:rPr>
        <w:t>条</w:t>
      </w:r>
      <w:r w:rsidR="0088044A" w:rsidRPr="00EA5D32">
        <w:rPr>
          <w:rFonts w:ascii="Times New Roman" w:eastAsia="黑体" w:hAnsi="Times New Roman"/>
          <w:bCs/>
          <w:sz w:val="32"/>
        </w:rPr>
        <w:t xml:space="preserve">  </w:t>
      </w:r>
      <w:r w:rsidR="002668C1" w:rsidRPr="00EA5D32">
        <w:rPr>
          <w:rFonts w:ascii="Times New Roman" w:eastAsia="仿宋_GB2312" w:hAnsi="Times New Roman"/>
          <w:sz w:val="32"/>
        </w:rPr>
        <w:t>施工申请</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、施工配合</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w:t>
      </w:r>
      <w:r w:rsidR="002668C1" w:rsidRPr="00EA5D32">
        <w:rPr>
          <w:rFonts w:ascii="Times New Roman" w:eastAsia="仿宋_GB2312" w:hAnsi="Times New Roman"/>
          <w:bCs/>
          <w:sz w:val="32"/>
        </w:rPr>
        <w:t>受施</w:t>
      </w:r>
      <w:r w:rsidR="002668C1" w:rsidRPr="00EA5D32">
        <w:rPr>
          <w:rFonts w:ascii="Times New Roman" w:eastAsia="仿宋_GB2312" w:hAnsi="Times New Roman"/>
          <w:bCs/>
          <w:sz w:val="32"/>
        </w:rPr>
        <w:lastRenderedPageBreak/>
        <w:t>工影响</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应同时在本</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rPr>
        <w:t>进行</w:t>
      </w:r>
      <w:proofErr w:type="gramStart"/>
      <w:r w:rsidR="002668C1" w:rsidRPr="00EA5D32">
        <w:rPr>
          <w:rFonts w:ascii="Times New Roman" w:eastAsia="仿宋_GB2312" w:hAnsi="Times New Roman"/>
          <w:sz w:val="32"/>
        </w:rPr>
        <w:t>施工登销记</w:t>
      </w:r>
      <w:proofErr w:type="gramEnd"/>
      <w:r w:rsidR="002668C1" w:rsidRPr="00EA5D32">
        <w:rPr>
          <w:rFonts w:ascii="Times New Roman" w:eastAsia="仿宋_GB2312" w:hAnsi="Times New Roman"/>
          <w:sz w:val="32"/>
        </w:rPr>
        <w:t>。</w:t>
      </w:r>
    </w:p>
    <w:p w14:paraId="0A089696" w14:textId="77777777" w:rsidR="00CD444E" w:rsidRPr="00EA5D32" w:rsidRDefault="005D506D"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第七十</w:t>
      </w:r>
      <w:r w:rsidR="004038E3" w:rsidRPr="00EA5D32">
        <w:rPr>
          <w:rFonts w:ascii="Times New Roman" w:eastAsia="黑体" w:hAnsi="Times New Roman" w:hint="eastAsia"/>
          <w:bCs/>
          <w:sz w:val="32"/>
        </w:rPr>
        <w:t>五</w:t>
      </w:r>
      <w:r w:rsidR="0088044A" w:rsidRPr="00EA5D32">
        <w:rPr>
          <w:rFonts w:ascii="Times New Roman" w:eastAsia="黑体" w:hAnsi="Times New Roman"/>
          <w:bCs/>
          <w:sz w:val="32"/>
        </w:rPr>
        <w:t>条</w:t>
      </w:r>
      <w:r w:rsidR="0088044A" w:rsidRPr="00EA5D32">
        <w:rPr>
          <w:rFonts w:ascii="Times New Roman" w:eastAsia="黑体" w:hAnsi="Times New Roman"/>
          <w:bCs/>
          <w:sz w:val="32"/>
        </w:rPr>
        <w:t xml:space="preserve">  </w:t>
      </w:r>
      <w:r w:rsidR="002668C1" w:rsidRPr="00EA5D32">
        <w:rPr>
          <w:rFonts w:ascii="Times New Roman" w:eastAsia="仿宋_GB2312" w:hAnsi="Times New Roman"/>
          <w:sz w:val="32"/>
          <w:szCs w:val="32"/>
        </w:rPr>
        <w:t>施工开始、结束、延点、停止施工等情况，由施工申请</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通信部门与相关</w:t>
      </w:r>
      <w:r w:rsidR="00954ECD"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通信部门联系、协调后按规定办理。</w:t>
      </w:r>
      <w:bookmarkStart w:id="154" w:name="_Toc327772128"/>
      <w:bookmarkStart w:id="155" w:name="_Toc327778497"/>
      <w:bookmarkStart w:id="156" w:name="_Toc327967952"/>
      <w:bookmarkStart w:id="157" w:name="_Toc328029067"/>
      <w:bookmarkStart w:id="158" w:name="_Toc328400227"/>
      <w:bookmarkStart w:id="159" w:name="_Toc329607429"/>
      <w:bookmarkStart w:id="160" w:name="_Toc329607587"/>
      <w:bookmarkStart w:id="161" w:name="_Toc331400329"/>
      <w:bookmarkStart w:id="162" w:name="_Toc337622018"/>
      <w:bookmarkStart w:id="163" w:name="_Toc337622441"/>
      <w:bookmarkStart w:id="164" w:name="_第十一章__邻近营业线施工"/>
      <w:bookmarkEnd w:id="164"/>
    </w:p>
    <w:p w14:paraId="0685B902" w14:textId="77777777" w:rsidR="002668C1" w:rsidRPr="00EA5D32" w:rsidRDefault="002668C1" w:rsidP="000705B2">
      <w:pPr>
        <w:pStyle w:val="a4"/>
        <w:adjustRightInd w:val="0"/>
        <w:snapToGrid w:val="0"/>
        <w:spacing w:beforeLines="100" w:before="289" w:afterLines="100" w:after="289" w:line="560" w:lineRule="exact"/>
        <w:jc w:val="center"/>
        <w:rPr>
          <w:rFonts w:ascii="Times New Roman" w:eastAsia="黑体" w:hAnsi="Times New Roman"/>
          <w:kern w:val="44"/>
          <w:sz w:val="32"/>
          <w:szCs w:val="32"/>
        </w:rPr>
      </w:pPr>
      <w:r w:rsidRPr="00EA5D32">
        <w:rPr>
          <w:rFonts w:ascii="Times New Roman" w:eastAsia="黑体" w:hAnsi="Times New Roman"/>
          <w:kern w:val="44"/>
          <w:sz w:val="32"/>
          <w:szCs w:val="32"/>
        </w:rPr>
        <w:t>第十一章</w:t>
      </w:r>
      <w:r w:rsidRPr="00EA5D32">
        <w:rPr>
          <w:rFonts w:ascii="Times New Roman" w:eastAsia="黑体" w:hAnsi="Times New Roman"/>
          <w:kern w:val="44"/>
          <w:sz w:val="32"/>
          <w:szCs w:val="32"/>
        </w:rPr>
        <w:t xml:space="preserve">  </w:t>
      </w:r>
      <w:r w:rsidRPr="00EA5D32">
        <w:rPr>
          <w:rFonts w:ascii="Times New Roman" w:eastAsia="黑体" w:hAnsi="Times New Roman"/>
          <w:kern w:val="44"/>
          <w:sz w:val="32"/>
          <w:szCs w:val="32"/>
        </w:rPr>
        <w:t>邻近营业线施工</w:t>
      </w:r>
      <w:bookmarkEnd w:id="154"/>
      <w:bookmarkEnd w:id="155"/>
      <w:bookmarkEnd w:id="156"/>
      <w:bookmarkEnd w:id="157"/>
      <w:bookmarkEnd w:id="158"/>
      <w:bookmarkEnd w:id="159"/>
      <w:bookmarkEnd w:id="160"/>
      <w:bookmarkEnd w:id="161"/>
      <w:bookmarkEnd w:id="162"/>
      <w:bookmarkEnd w:id="163"/>
    </w:p>
    <w:p w14:paraId="53174443" w14:textId="77777777" w:rsidR="00C86DB4" w:rsidRPr="00EA5D32" w:rsidRDefault="005D506D" w:rsidP="00AF713D">
      <w:pPr>
        <w:adjustRightInd w:val="0"/>
        <w:snapToGrid w:val="0"/>
        <w:spacing w:line="560" w:lineRule="exact"/>
        <w:ind w:firstLineChars="200" w:firstLine="640"/>
        <w:rPr>
          <w:rFonts w:eastAsia="仿宋_GB2312"/>
          <w:sz w:val="32"/>
          <w:szCs w:val="32"/>
        </w:rPr>
      </w:pPr>
      <w:r w:rsidRPr="00EA5D32">
        <w:rPr>
          <w:rFonts w:eastAsia="黑体"/>
          <w:bCs/>
          <w:sz w:val="32"/>
        </w:rPr>
        <w:t>第七十</w:t>
      </w:r>
      <w:r w:rsidR="00406644" w:rsidRPr="00EA5D32">
        <w:rPr>
          <w:rFonts w:eastAsia="黑体" w:hint="eastAsia"/>
          <w:bCs/>
          <w:sz w:val="32"/>
        </w:rPr>
        <w:t>六</w:t>
      </w:r>
      <w:r w:rsidR="00C86DB4" w:rsidRPr="00EA5D32">
        <w:rPr>
          <w:rFonts w:eastAsia="黑体"/>
          <w:bCs/>
          <w:sz w:val="32"/>
        </w:rPr>
        <w:t>条</w:t>
      </w:r>
      <w:r w:rsidR="00C86DB4" w:rsidRPr="00EA5D32">
        <w:rPr>
          <w:rFonts w:eastAsia="黑体"/>
          <w:bCs/>
          <w:sz w:val="32"/>
        </w:rPr>
        <w:t xml:space="preserve">  </w:t>
      </w:r>
      <w:r w:rsidR="00C86DB4" w:rsidRPr="00EA5D32">
        <w:rPr>
          <w:rFonts w:eastAsia="仿宋_GB2312"/>
          <w:sz w:val="32"/>
          <w:szCs w:val="32"/>
        </w:rPr>
        <w:t>营业线设备安全限界。</w:t>
      </w:r>
    </w:p>
    <w:p w14:paraId="3EA2A392" w14:textId="77777777" w:rsidR="00C86DB4" w:rsidRPr="00EA5D32" w:rsidRDefault="00C86DB4" w:rsidP="00AF713D">
      <w:pPr>
        <w:adjustRightInd w:val="0"/>
        <w:snapToGrid w:val="0"/>
        <w:spacing w:line="560" w:lineRule="exact"/>
        <w:ind w:firstLineChars="200" w:firstLine="640"/>
        <w:rPr>
          <w:rFonts w:eastAsia="仿宋_GB2312"/>
          <w:bCs/>
          <w:sz w:val="32"/>
        </w:rPr>
      </w:pPr>
      <w:r w:rsidRPr="00EA5D32">
        <w:rPr>
          <w:rFonts w:eastAsia="仿宋_GB2312"/>
          <w:sz w:val="32"/>
          <w:szCs w:val="32"/>
        </w:rPr>
        <w:t>（一）高</w:t>
      </w:r>
      <w:r w:rsidRPr="00EA5D32">
        <w:rPr>
          <w:rFonts w:eastAsia="仿宋_GB2312"/>
          <w:bCs/>
          <w:sz w:val="32"/>
        </w:rPr>
        <w:t>速铁路。路基地段线路防护栅栏（桥梁地段为桥面最外侧）为营业线设备安全限界。当接触网支柱在线路防护栅栏以外（桥梁地段为桥面最外侧）时，接触网支柱外侧</w:t>
      </w:r>
      <w:r w:rsidRPr="00EA5D32">
        <w:rPr>
          <w:rFonts w:eastAsia="仿宋_GB2312"/>
          <w:bCs/>
          <w:sz w:val="32"/>
        </w:rPr>
        <w:t>2m</w:t>
      </w:r>
      <w:r w:rsidRPr="00EA5D32">
        <w:rPr>
          <w:rFonts w:eastAsia="仿宋_GB2312"/>
          <w:bCs/>
          <w:sz w:val="32"/>
        </w:rPr>
        <w:t>（接触网支柱外侧附加悬挂外</w:t>
      </w:r>
      <w:r w:rsidRPr="00EA5D32">
        <w:rPr>
          <w:rFonts w:eastAsia="仿宋_GB2312"/>
          <w:bCs/>
          <w:sz w:val="32"/>
        </w:rPr>
        <w:t>2m</w:t>
      </w:r>
      <w:r w:rsidRPr="00EA5D32">
        <w:rPr>
          <w:rFonts w:eastAsia="仿宋_GB2312"/>
          <w:bCs/>
          <w:sz w:val="32"/>
        </w:rPr>
        <w:t>，有下锚拉线地段时在下锚拉线外</w:t>
      </w:r>
      <w:r w:rsidRPr="00EA5D32">
        <w:rPr>
          <w:rFonts w:eastAsia="仿宋_GB2312"/>
          <w:bCs/>
          <w:sz w:val="32"/>
        </w:rPr>
        <w:t>2m</w:t>
      </w:r>
      <w:r w:rsidRPr="00EA5D32">
        <w:rPr>
          <w:rFonts w:eastAsia="仿宋_GB2312"/>
          <w:bCs/>
          <w:sz w:val="32"/>
        </w:rPr>
        <w:t>）为营业线设备安全限界。</w:t>
      </w:r>
    </w:p>
    <w:p w14:paraId="0069DABB" w14:textId="77777777" w:rsidR="00C86DB4" w:rsidRPr="00EA5D32" w:rsidRDefault="00C86DB4" w:rsidP="00AF713D">
      <w:pPr>
        <w:adjustRightInd w:val="0"/>
        <w:snapToGrid w:val="0"/>
        <w:spacing w:line="560" w:lineRule="exact"/>
        <w:ind w:firstLineChars="200" w:firstLine="640"/>
        <w:rPr>
          <w:rFonts w:eastAsia="仿宋_GB2312"/>
          <w:bCs/>
          <w:sz w:val="32"/>
        </w:rPr>
      </w:pPr>
      <w:r w:rsidRPr="00EA5D32">
        <w:rPr>
          <w:rFonts w:eastAsia="仿宋_GB2312"/>
          <w:bCs/>
          <w:sz w:val="32"/>
        </w:rPr>
        <w:t>（二）普速铁路。电气化铁路接触网支柱外侧</w:t>
      </w:r>
      <w:r w:rsidRPr="00EA5D32">
        <w:rPr>
          <w:rFonts w:eastAsia="仿宋_GB2312"/>
          <w:bCs/>
          <w:sz w:val="32"/>
        </w:rPr>
        <w:t>2m</w:t>
      </w:r>
      <w:r w:rsidRPr="00EA5D32">
        <w:rPr>
          <w:rFonts w:eastAsia="仿宋_GB2312"/>
          <w:bCs/>
          <w:sz w:val="32"/>
        </w:rPr>
        <w:t>（接触网支柱外侧附加悬挂外</w:t>
      </w:r>
      <w:r w:rsidRPr="00EA5D32">
        <w:rPr>
          <w:rFonts w:eastAsia="仿宋_GB2312"/>
          <w:bCs/>
          <w:sz w:val="32"/>
        </w:rPr>
        <w:t>2m</w:t>
      </w:r>
      <w:r w:rsidRPr="00EA5D32">
        <w:rPr>
          <w:rFonts w:eastAsia="仿宋_GB2312"/>
          <w:bCs/>
          <w:sz w:val="32"/>
        </w:rPr>
        <w:t>，有下锚拉线地段时在下锚拉线外</w:t>
      </w:r>
      <w:r w:rsidRPr="00EA5D32">
        <w:rPr>
          <w:rFonts w:eastAsia="仿宋_GB2312"/>
          <w:bCs/>
          <w:sz w:val="32"/>
        </w:rPr>
        <w:t>2m</w:t>
      </w:r>
      <w:r w:rsidRPr="00EA5D32">
        <w:rPr>
          <w:rFonts w:eastAsia="仿宋_GB2312"/>
          <w:bCs/>
          <w:sz w:val="32"/>
        </w:rPr>
        <w:t>）、非电气化铁路信号机立柱外侧</w:t>
      </w:r>
      <w:r w:rsidRPr="00EA5D32">
        <w:rPr>
          <w:rFonts w:eastAsia="仿宋_GB2312"/>
          <w:bCs/>
          <w:sz w:val="32"/>
        </w:rPr>
        <w:t>1m</w:t>
      </w:r>
      <w:r w:rsidRPr="00EA5D32">
        <w:rPr>
          <w:rFonts w:eastAsia="仿宋_GB2312"/>
          <w:bCs/>
          <w:sz w:val="32"/>
        </w:rPr>
        <w:t>范围称为营业线设备安全限界。</w:t>
      </w:r>
    </w:p>
    <w:p w14:paraId="77F8DE5E" w14:textId="77777777" w:rsidR="002668C1" w:rsidRPr="00EA5D32" w:rsidRDefault="005D506D" w:rsidP="00AF713D">
      <w:pPr>
        <w:adjustRightInd w:val="0"/>
        <w:snapToGrid w:val="0"/>
        <w:spacing w:line="560" w:lineRule="exact"/>
        <w:ind w:firstLineChars="200" w:firstLine="640"/>
        <w:rPr>
          <w:rFonts w:eastAsia="仿宋_GB2312"/>
          <w:sz w:val="32"/>
        </w:rPr>
      </w:pPr>
      <w:r w:rsidRPr="00EA5D32">
        <w:rPr>
          <w:rFonts w:eastAsia="黑体"/>
          <w:bCs/>
          <w:sz w:val="32"/>
        </w:rPr>
        <w:t>第七十</w:t>
      </w:r>
      <w:r w:rsidR="00406644" w:rsidRPr="00EA5D32">
        <w:rPr>
          <w:rFonts w:eastAsia="黑体" w:hint="eastAsia"/>
          <w:bCs/>
          <w:sz w:val="32"/>
        </w:rPr>
        <w:t>七</w:t>
      </w:r>
      <w:r w:rsidR="009C61A8" w:rsidRPr="00EA5D32">
        <w:rPr>
          <w:rFonts w:eastAsia="黑体"/>
          <w:bCs/>
          <w:sz w:val="32"/>
        </w:rPr>
        <w:t>条</w:t>
      </w:r>
      <w:r w:rsidR="009C61A8" w:rsidRPr="00EA5D32">
        <w:rPr>
          <w:rFonts w:eastAsia="黑体"/>
          <w:bCs/>
          <w:sz w:val="32"/>
        </w:rPr>
        <w:t xml:space="preserve">  </w:t>
      </w:r>
      <w:r w:rsidR="002668C1" w:rsidRPr="00EA5D32">
        <w:rPr>
          <w:rFonts w:eastAsia="仿宋_GB2312"/>
          <w:sz w:val="32"/>
          <w:szCs w:val="32"/>
        </w:rPr>
        <w:t>邻近营业线施工分为</w:t>
      </w:r>
      <w:r w:rsidR="002668C1" w:rsidRPr="00EA5D32">
        <w:rPr>
          <w:rFonts w:eastAsia="仿宋_GB2312"/>
          <w:sz w:val="32"/>
          <w:szCs w:val="32"/>
        </w:rPr>
        <w:t>A</w:t>
      </w:r>
      <w:r w:rsidR="002668C1" w:rsidRPr="00EA5D32">
        <w:rPr>
          <w:rFonts w:eastAsia="仿宋_GB2312"/>
          <w:sz w:val="32"/>
          <w:szCs w:val="32"/>
        </w:rPr>
        <w:t>、</w:t>
      </w:r>
      <w:r w:rsidR="002668C1" w:rsidRPr="00EA5D32">
        <w:rPr>
          <w:rFonts w:eastAsia="仿宋_GB2312"/>
          <w:sz w:val="32"/>
          <w:szCs w:val="32"/>
        </w:rPr>
        <w:t>B</w:t>
      </w:r>
      <w:r w:rsidR="002668C1" w:rsidRPr="00EA5D32">
        <w:rPr>
          <w:rFonts w:eastAsia="仿宋_GB2312"/>
          <w:sz w:val="32"/>
          <w:szCs w:val="32"/>
        </w:rPr>
        <w:t>、</w:t>
      </w:r>
      <w:r w:rsidR="002668C1" w:rsidRPr="00EA5D32">
        <w:rPr>
          <w:rFonts w:eastAsia="仿宋_GB2312"/>
          <w:sz w:val="32"/>
          <w:szCs w:val="32"/>
        </w:rPr>
        <w:t>C</w:t>
      </w:r>
      <w:r w:rsidR="002668C1" w:rsidRPr="00EA5D32">
        <w:rPr>
          <w:rFonts w:eastAsia="仿宋_GB2312"/>
          <w:sz w:val="32"/>
          <w:szCs w:val="32"/>
        </w:rPr>
        <w:t>三类。</w:t>
      </w:r>
    </w:p>
    <w:p w14:paraId="2177C353" w14:textId="77777777" w:rsidR="00616606" w:rsidRPr="00EA5D32" w:rsidRDefault="009C61A8"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sz w:val="32"/>
          <w:szCs w:val="32"/>
        </w:rPr>
        <w:t>（一）</w:t>
      </w:r>
      <w:r w:rsidR="002668C1" w:rsidRPr="00EA5D32">
        <w:rPr>
          <w:rFonts w:eastAsia="仿宋_GB2312"/>
          <w:sz w:val="32"/>
          <w:szCs w:val="32"/>
        </w:rPr>
        <w:t>邻近铁路营业线进行以下影响营业线设备稳定、使用和行车安全的工程施工，列为</w:t>
      </w:r>
      <w:r w:rsidR="002668C1" w:rsidRPr="00EA5D32">
        <w:rPr>
          <w:rFonts w:eastAsia="仿宋_GB2312"/>
          <w:sz w:val="32"/>
          <w:szCs w:val="32"/>
        </w:rPr>
        <w:t>A</w:t>
      </w:r>
      <w:r w:rsidR="002668C1" w:rsidRPr="00EA5D32">
        <w:rPr>
          <w:rFonts w:eastAsia="仿宋_GB2312"/>
          <w:sz w:val="32"/>
          <w:szCs w:val="32"/>
        </w:rPr>
        <w:t>类施工，必须纳入</w:t>
      </w:r>
      <w:r w:rsidR="00954ECD" w:rsidRPr="00EA5D32">
        <w:rPr>
          <w:rFonts w:eastAsia="仿宋_GB2312"/>
          <w:sz w:val="32"/>
        </w:rPr>
        <w:t>集团公司</w:t>
      </w:r>
      <w:r w:rsidR="002668C1" w:rsidRPr="00EA5D32">
        <w:rPr>
          <w:rFonts w:eastAsia="仿宋_GB2312"/>
          <w:sz w:val="32"/>
          <w:szCs w:val="32"/>
        </w:rPr>
        <w:t>月度施工计划</w:t>
      </w:r>
      <w:r w:rsidR="00310610" w:rsidRPr="00EA5D32">
        <w:rPr>
          <w:rFonts w:eastAsia="仿宋_GB2312"/>
          <w:kern w:val="0"/>
          <w:sz w:val="32"/>
          <w:szCs w:val="32"/>
        </w:rPr>
        <w:t>。</w:t>
      </w:r>
    </w:p>
    <w:p w14:paraId="0A8CFCBB" w14:textId="77777777" w:rsidR="00616606" w:rsidRPr="00EA5D32" w:rsidRDefault="009C61A8"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1.</w:t>
      </w:r>
      <w:r w:rsidR="002668C1" w:rsidRPr="00EA5D32">
        <w:rPr>
          <w:rFonts w:eastAsia="仿宋_GB2312"/>
          <w:kern w:val="0"/>
          <w:sz w:val="32"/>
          <w:szCs w:val="32"/>
        </w:rPr>
        <w:t>吊装作业时侵入营业线设备安全限界的施工。</w:t>
      </w:r>
    </w:p>
    <w:p w14:paraId="5DC8408A" w14:textId="77777777" w:rsidR="00616606" w:rsidRPr="00EA5D32" w:rsidRDefault="009C61A8"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2.</w:t>
      </w:r>
      <w:r w:rsidR="002668C1" w:rsidRPr="00EA5D32">
        <w:rPr>
          <w:rFonts w:eastAsia="仿宋_GB2312"/>
          <w:kern w:val="0"/>
          <w:sz w:val="32"/>
          <w:szCs w:val="32"/>
        </w:rPr>
        <w:t>架设或拆除各类铁塔、支柱及接触网杆等在作业过程中侵</w:t>
      </w:r>
      <w:r w:rsidR="002668C1" w:rsidRPr="00EA5D32">
        <w:rPr>
          <w:rFonts w:eastAsia="仿宋_GB2312"/>
          <w:kern w:val="0"/>
          <w:sz w:val="32"/>
          <w:szCs w:val="32"/>
        </w:rPr>
        <w:lastRenderedPageBreak/>
        <w:t>入营业线设备安全限界的施工。</w:t>
      </w:r>
    </w:p>
    <w:p w14:paraId="6660C738" w14:textId="77777777" w:rsidR="00616606" w:rsidRPr="00EA5D32" w:rsidRDefault="009C61A8"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3.</w:t>
      </w:r>
      <w:r w:rsidR="002668C1" w:rsidRPr="00EA5D32">
        <w:rPr>
          <w:rFonts w:eastAsia="仿宋_GB2312"/>
          <w:kern w:val="0"/>
          <w:sz w:val="32"/>
          <w:szCs w:val="32"/>
        </w:rPr>
        <w:t>开挖路基、路基注浆、</w:t>
      </w:r>
      <w:r w:rsidR="00783909" w:rsidRPr="00EA5D32">
        <w:rPr>
          <w:rFonts w:eastAsia="仿宋_GB2312"/>
          <w:kern w:val="0"/>
          <w:sz w:val="32"/>
          <w:szCs w:val="32"/>
        </w:rPr>
        <w:t>桩</w:t>
      </w:r>
      <w:r w:rsidR="002668C1" w:rsidRPr="00EA5D32">
        <w:rPr>
          <w:rFonts w:eastAsia="仿宋_GB2312"/>
          <w:kern w:val="0"/>
          <w:sz w:val="32"/>
          <w:szCs w:val="32"/>
        </w:rPr>
        <w:t>基施工等影响路基稳定的施工。</w:t>
      </w:r>
    </w:p>
    <w:p w14:paraId="29C7AE6C" w14:textId="77777777" w:rsidR="00394571" w:rsidRPr="00EA5D32" w:rsidRDefault="009C61A8" w:rsidP="00AF713D">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4.</w:t>
      </w:r>
      <w:r w:rsidR="002668C1" w:rsidRPr="00EA5D32">
        <w:rPr>
          <w:rFonts w:eastAsia="仿宋_GB2312"/>
          <w:kern w:val="0"/>
          <w:sz w:val="32"/>
          <w:szCs w:val="32"/>
        </w:rPr>
        <w:t>需要对邻近的营业线进行限速的施工。</w:t>
      </w:r>
    </w:p>
    <w:p w14:paraId="6C7B4178" w14:textId="77777777" w:rsidR="0039457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（二）</w:t>
      </w:r>
      <w:r w:rsidR="004D5E0F" w:rsidRPr="00EA5D32">
        <w:rPr>
          <w:rFonts w:eastAsia="仿宋_GB2312"/>
          <w:sz w:val="32"/>
          <w:szCs w:val="32"/>
        </w:rPr>
        <w:t>邻近营业线进行以下可能</w:t>
      </w:r>
      <w:proofErr w:type="gramStart"/>
      <w:r w:rsidR="004D5E0F" w:rsidRPr="00EA5D32">
        <w:rPr>
          <w:rFonts w:eastAsia="仿宋_GB2312"/>
          <w:sz w:val="32"/>
          <w:szCs w:val="32"/>
        </w:rPr>
        <w:t>因翻塌</w:t>
      </w:r>
      <w:proofErr w:type="gramEnd"/>
      <w:r w:rsidR="004D5E0F" w:rsidRPr="00EA5D32">
        <w:rPr>
          <w:rFonts w:eastAsia="仿宋_GB2312"/>
          <w:sz w:val="32"/>
          <w:szCs w:val="32"/>
        </w:rPr>
        <w:t>、坠落等意外而危及营业线行车安全的工程施工，列为</w:t>
      </w:r>
      <w:r w:rsidR="004D5E0F" w:rsidRPr="00EA5D32">
        <w:rPr>
          <w:rFonts w:eastAsia="仿宋_GB2312"/>
          <w:sz w:val="32"/>
          <w:szCs w:val="32"/>
        </w:rPr>
        <w:t>B</w:t>
      </w:r>
      <w:r w:rsidR="004D5E0F" w:rsidRPr="00EA5D32">
        <w:rPr>
          <w:rFonts w:eastAsia="仿宋_GB2312"/>
          <w:sz w:val="32"/>
          <w:szCs w:val="32"/>
        </w:rPr>
        <w:t>类施工。</w:t>
      </w:r>
      <w:r w:rsidR="004D5E0F" w:rsidRPr="00EA5D32">
        <w:rPr>
          <w:rFonts w:eastAsia="仿宋_GB2312"/>
          <w:sz w:val="32"/>
          <w:szCs w:val="32"/>
        </w:rPr>
        <w:t>B</w:t>
      </w:r>
      <w:r w:rsidR="004D5E0F" w:rsidRPr="00EA5D32">
        <w:rPr>
          <w:rFonts w:eastAsia="仿宋_GB2312"/>
          <w:sz w:val="32"/>
          <w:szCs w:val="32"/>
        </w:rPr>
        <w:t>类施工分为两类，</w:t>
      </w:r>
      <w:r w:rsidR="004D5E0F" w:rsidRPr="00EA5D32">
        <w:rPr>
          <w:rFonts w:eastAsia="仿宋_GB2312"/>
          <w:sz w:val="32"/>
          <w:szCs w:val="32"/>
        </w:rPr>
        <w:t>B1</w:t>
      </w:r>
      <w:r w:rsidR="004D5E0F" w:rsidRPr="00EA5D32">
        <w:rPr>
          <w:rFonts w:eastAsia="仿宋_GB2312"/>
          <w:sz w:val="32"/>
          <w:szCs w:val="32"/>
        </w:rPr>
        <w:t>类是不能设置</w:t>
      </w:r>
      <w:r w:rsidR="005F41B9" w:rsidRPr="00EA5D32">
        <w:rPr>
          <w:rFonts w:eastAsia="仿宋_GB2312"/>
          <w:sz w:val="32"/>
          <w:szCs w:val="32"/>
        </w:rPr>
        <w:t>“</w:t>
      </w:r>
      <w:r w:rsidR="005F41B9" w:rsidRPr="00EA5D32">
        <w:rPr>
          <w:rFonts w:eastAsia="仿宋_GB2312"/>
          <w:sz w:val="32"/>
          <w:szCs w:val="32"/>
        </w:rPr>
        <w:t>防抛、防落、防撞、绝缘</w:t>
      </w:r>
      <w:r w:rsidR="005F41B9" w:rsidRPr="00EA5D32">
        <w:rPr>
          <w:rFonts w:eastAsia="仿宋_GB2312"/>
          <w:sz w:val="32"/>
          <w:szCs w:val="32"/>
        </w:rPr>
        <w:t>”</w:t>
      </w:r>
      <w:r w:rsidR="004D5E0F" w:rsidRPr="00EA5D32">
        <w:rPr>
          <w:rFonts w:eastAsia="仿宋_GB2312"/>
          <w:sz w:val="32"/>
          <w:szCs w:val="32"/>
        </w:rPr>
        <w:t>等防护设施的施工；</w:t>
      </w:r>
      <w:r w:rsidR="004D5E0F" w:rsidRPr="00EA5D32">
        <w:rPr>
          <w:rFonts w:eastAsia="仿宋_GB2312"/>
          <w:sz w:val="32"/>
          <w:szCs w:val="32"/>
        </w:rPr>
        <w:t>B2</w:t>
      </w:r>
      <w:r w:rsidR="004D5E0F" w:rsidRPr="00EA5D32">
        <w:rPr>
          <w:rFonts w:eastAsia="仿宋_GB2312"/>
          <w:sz w:val="32"/>
          <w:szCs w:val="32"/>
        </w:rPr>
        <w:t>类是能设置防护设施并经集团公司相关业务部</w:t>
      </w:r>
      <w:r w:rsidR="00D90D6E" w:rsidRPr="00EA5D32">
        <w:rPr>
          <w:rFonts w:eastAsia="仿宋_GB2312"/>
          <w:sz w:val="32"/>
          <w:szCs w:val="32"/>
        </w:rPr>
        <w:t>室</w:t>
      </w:r>
      <w:r w:rsidR="004D5E0F" w:rsidRPr="00EA5D32">
        <w:rPr>
          <w:rFonts w:eastAsia="仿宋_GB2312"/>
          <w:sz w:val="32"/>
          <w:szCs w:val="32"/>
        </w:rPr>
        <w:t>审批同意的施工。邻近营业线</w:t>
      </w:r>
      <w:r w:rsidR="004D5E0F" w:rsidRPr="00EA5D32">
        <w:rPr>
          <w:rFonts w:eastAsia="仿宋_GB2312"/>
          <w:sz w:val="32"/>
          <w:szCs w:val="32"/>
        </w:rPr>
        <w:t>B1</w:t>
      </w:r>
      <w:r w:rsidR="004D5E0F" w:rsidRPr="00EA5D32">
        <w:rPr>
          <w:rFonts w:eastAsia="仿宋_GB2312"/>
          <w:sz w:val="32"/>
          <w:szCs w:val="32"/>
        </w:rPr>
        <w:t>类施工项目须纳入月度施工计划，</w:t>
      </w:r>
      <w:r w:rsidR="004D5E0F" w:rsidRPr="00EA5D32">
        <w:rPr>
          <w:rFonts w:eastAsia="仿宋_GB2312"/>
          <w:sz w:val="32"/>
          <w:szCs w:val="32"/>
        </w:rPr>
        <w:t>B2</w:t>
      </w:r>
      <w:r w:rsidR="004D5E0F" w:rsidRPr="00EA5D32">
        <w:rPr>
          <w:rFonts w:eastAsia="仿宋_GB2312"/>
          <w:sz w:val="32"/>
          <w:szCs w:val="32"/>
        </w:rPr>
        <w:t>类须纳入邻近营业线施工安全监督计划。</w:t>
      </w:r>
    </w:p>
    <w:p w14:paraId="4F8B896F" w14:textId="77777777" w:rsidR="0039457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1.</w:t>
      </w:r>
      <w:r w:rsidR="002668C1" w:rsidRPr="00EA5D32">
        <w:rPr>
          <w:rFonts w:eastAsia="仿宋_GB2312"/>
          <w:sz w:val="32"/>
          <w:szCs w:val="32"/>
        </w:rPr>
        <w:t>使用高度或作业半径大于吊车至营业线设备安全限界之间距离的吊车吊装作业。</w:t>
      </w:r>
    </w:p>
    <w:p w14:paraId="37245672" w14:textId="77777777" w:rsidR="0039457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2.</w:t>
      </w:r>
      <w:r w:rsidR="002668C1" w:rsidRPr="00EA5D32">
        <w:rPr>
          <w:rFonts w:eastAsia="仿宋_GB2312"/>
          <w:sz w:val="32"/>
          <w:szCs w:val="32"/>
        </w:rPr>
        <w:t>影响铁路通信杆塔、通信基站、信号中继站、箱式机房及供电铁塔、支柱等基础稳定的各类施工。</w:t>
      </w:r>
    </w:p>
    <w:p w14:paraId="08151534" w14:textId="77777777" w:rsidR="0039457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3.</w:t>
      </w:r>
      <w:r w:rsidR="002668C1" w:rsidRPr="00EA5D32">
        <w:rPr>
          <w:rFonts w:eastAsia="仿宋_GB2312"/>
          <w:sz w:val="32"/>
          <w:szCs w:val="32"/>
        </w:rPr>
        <w:t>邻近营业线进行现浇梁、钢板桩、钢管桩、搭设脚手架、膺架等施工的设备和材料</w:t>
      </w:r>
      <w:proofErr w:type="gramStart"/>
      <w:r w:rsidR="002668C1" w:rsidRPr="00EA5D32">
        <w:rPr>
          <w:rFonts w:eastAsia="仿宋_GB2312"/>
          <w:sz w:val="32"/>
          <w:szCs w:val="32"/>
        </w:rPr>
        <w:t>翻落后</w:t>
      </w:r>
      <w:proofErr w:type="gramEnd"/>
      <w:r w:rsidR="002668C1" w:rsidRPr="00EA5D32">
        <w:rPr>
          <w:rFonts w:eastAsia="仿宋_GB2312"/>
          <w:sz w:val="32"/>
          <w:szCs w:val="32"/>
        </w:rPr>
        <w:t>侵入营业线设备安全限界的施工。</w:t>
      </w:r>
    </w:p>
    <w:p w14:paraId="2BDB31CD" w14:textId="77777777" w:rsidR="0039457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4.</w:t>
      </w:r>
      <w:r w:rsidR="002668C1" w:rsidRPr="00EA5D32">
        <w:rPr>
          <w:rFonts w:eastAsia="仿宋_GB2312"/>
          <w:sz w:val="32"/>
          <w:szCs w:val="32"/>
        </w:rPr>
        <w:t>营业线路堑地段有可能发生物体坠落，翻落侵入营业线设备安全限界的施工。</w:t>
      </w:r>
    </w:p>
    <w:p w14:paraId="13124B02" w14:textId="77777777" w:rsidR="00FB4A1F"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5.</w:t>
      </w:r>
      <w:r w:rsidR="00FB4A1F" w:rsidRPr="00EA5D32">
        <w:rPr>
          <w:rFonts w:eastAsia="仿宋_GB2312"/>
          <w:sz w:val="32"/>
          <w:szCs w:val="32"/>
        </w:rPr>
        <w:t>新线安装接触网支撑装置、架设承力索、接触线和架空地线，与既有带电设备无电气连接，距带电部分的最小距离小于</w:t>
      </w:r>
      <w:r w:rsidR="00A1750C" w:rsidRPr="00EA5D32">
        <w:rPr>
          <w:rFonts w:eastAsia="仿宋_GB2312"/>
          <w:sz w:val="32"/>
          <w:szCs w:val="32"/>
        </w:rPr>
        <w:t>5</w:t>
      </w:r>
      <w:r w:rsidR="00202FD0" w:rsidRPr="00EA5D32">
        <w:rPr>
          <w:rFonts w:eastAsia="仿宋_GB2312" w:hint="eastAsia"/>
          <w:sz w:val="32"/>
          <w:szCs w:val="32"/>
        </w:rPr>
        <w:t>m</w:t>
      </w:r>
      <w:r w:rsidR="00FB4A1F" w:rsidRPr="00EA5D32">
        <w:rPr>
          <w:rFonts w:eastAsia="仿宋_GB2312"/>
          <w:sz w:val="32"/>
          <w:szCs w:val="32"/>
        </w:rPr>
        <w:t>的施工。</w:t>
      </w:r>
    </w:p>
    <w:p w14:paraId="3FD454C8" w14:textId="77777777" w:rsidR="002668C1" w:rsidRPr="00EA5D32" w:rsidRDefault="009C61A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（三）</w:t>
      </w:r>
      <w:r w:rsidR="002668C1" w:rsidRPr="00EA5D32">
        <w:rPr>
          <w:rFonts w:eastAsia="仿宋_GB2312"/>
          <w:sz w:val="32"/>
          <w:szCs w:val="32"/>
        </w:rPr>
        <w:t>邻近营业线进行以下可能影响铁路路基稳定、行车设</w:t>
      </w:r>
      <w:r w:rsidR="002668C1" w:rsidRPr="00EA5D32">
        <w:rPr>
          <w:rFonts w:eastAsia="仿宋_GB2312"/>
          <w:sz w:val="32"/>
          <w:szCs w:val="32"/>
        </w:rPr>
        <w:lastRenderedPageBreak/>
        <w:t>备使用安全的施工，列为</w:t>
      </w:r>
      <w:r w:rsidR="002668C1" w:rsidRPr="00EA5D32">
        <w:rPr>
          <w:rFonts w:eastAsia="仿宋_GB2312"/>
          <w:sz w:val="32"/>
          <w:szCs w:val="32"/>
        </w:rPr>
        <w:t>C</w:t>
      </w:r>
      <w:r w:rsidR="002668C1" w:rsidRPr="00EA5D32">
        <w:rPr>
          <w:rFonts w:eastAsia="仿宋_GB2312"/>
          <w:sz w:val="32"/>
          <w:szCs w:val="32"/>
        </w:rPr>
        <w:t>类施工。</w:t>
      </w:r>
    </w:p>
    <w:p w14:paraId="4FC55A51" w14:textId="77777777" w:rsidR="00A1750C" w:rsidRPr="00EA5D32" w:rsidRDefault="00B547B8"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1.</w:t>
      </w:r>
      <w:r w:rsidR="00A1750C" w:rsidRPr="00EA5D32">
        <w:rPr>
          <w:rFonts w:eastAsia="仿宋_GB2312"/>
          <w:sz w:val="32"/>
          <w:szCs w:val="32"/>
        </w:rPr>
        <w:t>铲车、挖掘机、推土机</w:t>
      </w:r>
      <w:r w:rsidR="00902669" w:rsidRPr="00EA5D32">
        <w:rPr>
          <w:rFonts w:eastAsia="仿宋_GB2312"/>
          <w:sz w:val="32"/>
          <w:szCs w:val="32"/>
        </w:rPr>
        <w:t>等</w:t>
      </w:r>
      <w:r w:rsidR="00A1750C" w:rsidRPr="00EA5D32">
        <w:rPr>
          <w:rFonts w:eastAsia="仿宋_GB2312"/>
          <w:sz w:val="32"/>
          <w:szCs w:val="32"/>
        </w:rPr>
        <w:t>施工</w:t>
      </w:r>
      <w:r w:rsidR="00902669" w:rsidRPr="00EA5D32">
        <w:rPr>
          <w:rFonts w:eastAsia="仿宋_GB2312"/>
          <w:sz w:val="32"/>
          <w:szCs w:val="32"/>
        </w:rPr>
        <w:t>机械</w:t>
      </w:r>
      <w:r w:rsidR="00A1750C" w:rsidRPr="00EA5D32">
        <w:rPr>
          <w:rFonts w:eastAsia="仿宋_GB2312"/>
          <w:sz w:val="32"/>
          <w:szCs w:val="32"/>
        </w:rPr>
        <w:t>作业。</w:t>
      </w:r>
    </w:p>
    <w:p w14:paraId="6126B136" w14:textId="77777777" w:rsidR="00A1750C" w:rsidRPr="00EA5D32" w:rsidRDefault="00B547B8"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t>2.</w:t>
      </w:r>
      <w:r w:rsidR="00942A2E" w:rsidRPr="00EA5D32">
        <w:rPr>
          <w:rFonts w:ascii="Times New Roman" w:eastAsia="仿宋_GB2312"/>
          <w:kern w:val="0"/>
        </w:rPr>
        <w:t>开挖基坑、降水和桩基施工。</w:t>
      </w:r>
    </w:p>
    <w:p w14:paraId="24695204" w14:textId="77777777" w:rsidR="00A1750C" w:rsidRPr="00EA5D32" w:rsidRDefault="00B547B8"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t>3.</w:t>
      </w:r>
      <w:r w:rsidR="00A1750C" w:rsidRPr="00EA5D32">
        <w:rPr>
          <w:rFonts w:ascii="Times New Roman" w:eastAsia="仿宋_GB2312"/>
        </w:rPr>
        <w:t>邻近供电、通信、信号电（光）缆沟槽及供电支柱、</w:t>
      </w:r>
      <w:r w:rsidR="00D8314E" w:rsidRPr="00EA5D32">
        <w:rPr>
          <w:rFonts w:ascii="Times New Roman" w:eastAsia="仿宋_GB2312"/>
        </w:rPr>
        <w:t>油气及水电管路、</w:t>
      </w:r>
      <w:r w:rsidR="00A1750C" w:rsidRPr="00EA5D32">
        <w:rPr>
          <w:rFonts w:ascii="Times New Roman" w:eastAsia="仿宋_GB2312"/>
        </w:rPr>
        <w:t>通信信号杆塔（箱盒、通话柱）</w:t>
      </w:r>
      <w:r w:rsidR="00A1750C" w:rsidRPr="00EA5D32">
        <w:rPr>
          <w:rFonts w:ascii="Times New Roman" w:eastAsia="仿宋_GB2312"/>
        </w:rPr>
        <w:t>10</w:t>
      </w:r>
      <w:r w:rsidR="00D8314E" w:rsidRPr="00EA5D32">
        <w:rPr>
          <w:rFonts w:ascii="Times New Roman" w:eastAsia="仿宋_GB2312"/>
        </w:rPr>
        <w:t>m</w:t>
      </w:r>
      <w:r w:rsidR="00A1750C" w:rsidRPr="00EA5D32">
        <w:rPr>
          <w:rFonts w:ascii="Times New Roman" w:eastAsia="仿宋_GB2312"/>
        </w:rPr>
        <w:t>范围内的挖沟、取土、路基碾压等施工。</w:t>
      </w:r>
    </w:p>
    <w:p w14:paraId="777C1E6B" w14:textId="77777777" w:rsidR="00A1750C" w:rsidRPr="00EA5D32" w:rsidRDefault="00B547B8"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t>4.</w:t>
      </w:r>
      <w:r w:rsidR="00A1750C" w:rsidRPr="00EA5D32">
        <w:rPr>
          <w:rFonts w:ascii="Times New Roman" w:eastAsia="仿宋_GB2312"/>
        </w:rPr>
        <w:t>绑扎钢筋、安装拆除模板等未侵入营业线设备安全限界的施工。</w:t>
      </w:r>
    </w:p>
    <w:p w14:paraId="6FA7ED33" w14:textId="77777777" w:rsidR="00160CC3" w:rsidRPr="00EA5D32" w:rsidRDefault="00B547B8" w:rsidP="00AF713D">
      <w:pPr>
        <w:autoSpaceDE w:val="0"/>
        <w:autoSpaceDN w:val="0"/>
        <w:adjustRightInd w:val="0"/>
        <w:snapToGrid w:val="0"/>
        <w:spacing w:line="560" w:lineRule="exact"/>
        <w:ind w:firstLineChars="200" w:firstLine="640"/>
        <w:rPr>
          <w:rFonts w:eastAsia="仿宋_GB2312" w:hint="eastAsia"/>
          <w:sz w:val="32"/>
          <w:szCs w:val="32"/>
        </w:rPr>
      </w:pPr>
      <w:r w:rsidRPr="00EA5D32">
        <w:rPr>
          <w:rFonts w:eastAsia="仿宋_GB2312"/>
          <w:sz w:val="32"/>
          <w:szCs w:val="32"/>
        </w:rPr>
        <w:t>5.</w:t>
      </w:r>
      <w:r w:rsidR="00A1750C" w:rsidRPr="00EA5D32">
        <w:rPr>
          <w:rFonts w:eastAsia="仿宋_GB2312"/>
          <w:sz w:val="32"/>
          <w:szCs w:val="32"/>
        </w:rPr>
        <w:t>路基填筑或弃土等施工。</w:t>
      </w:r>
    </w:p>
    <w:p w14:paraId="1843A0F6" w14:textId="77777777" w:rsidR="00657A1C" w:rsidRPr="00EA5D32" w:rsidRDefault="00657A1C"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eastAsia="仿宋_GB2312"/>
          <w:kern w:val="0"/>
          <w:sz w:val="32"/>
          <w:szCs w:val="32"/>
        </w:rPr>
        <w:t>以上邻近营业线施工，施工单位必须结合营业线设备安全限界，划分工程机械的安全作业范围，设置安全警戒标志、标线，实行</w:t>
      </w:r>
      <w:r w:rsidRPr="00EA5D32">
        <w:rPr>
          <w:rFonts w:eastAsia="仿宋_GB2312"/>
          <w:kern w:val="0"/>
          <w:sz w:val="32"/>
          <w:szCs w:val="32"/>
        </w:rPr>
        <w:t>“</w:t>
      </w:r>
      <w:r w:rsidRPr="00EA5D32">
        <w:rPr>
          <w:rFonts w:eastAsia="仿宋_GB2312"/>
          <w:kern w:val="0"/>
          <w:sz w:val="32"/>
          <w:szCs w:val="32"/>
        </w:rPr>
        <w:t>一车一人</w:t>
      </w:r>
      <w:r w:rsidRPr="00EA5D32">
        <w:rPr>
          <w:rFonts w:eastAsia="仿宋_GB2312"/>
          <w:kern w:val="0"/>
          <w:sz w:val="32"/>
          <w:szCs w:val="32"/>
        </w:rPr>
        <w:t>”</w:t>
      </w:r>
      <w:r w:rsidRPr="00EA5D32">
        <w:rPr>
          <w:rFonts w:eastAsia="仿宋_GB2312"/>
          <w:kern w:val="0"/>
          <w:sz w:val="32"/>
          <w:szCs w:val="32"/>
        </w:rPr>
        <w:t>的专人防护；对路基填筑，基坑、孔桩开挖、电缆沟、水沟开挖及弃土堆放等施工，必须对铁路路基基础采取</w:t>
      </w:r>
      <w:r w:rsidRPr="00EA5D32">
        <w:rPr>
          <w:rFonts w:eastAsia="仿宋_GB2312"/>
          <w:kern w:val="0"/>
          <w:sz w:val="32"/>
          <w:szCs w:val="32"/>
        </w:rPr>
        <w:t>“</w:t>
      </w:r>
      <w:r w:rsidRPr="00EA5D32">
        <w:rPr>
          <w:rFonts w:eastAsia="仿宋_GB2312"/>
          <w:kern w:val="0"/>
          <w:sz w:val="32"/>
          <w:szCs w:val="32"/>
        </w:rPr>
        <w:t>防溜、防坍塌</w:t>
      </w:r>
      <w:r w:rsidRPr="00EA5D32">
        <w:rPr>
          <w:rFonts w:eastAsia="仿宋_GB2312"/>
          <w:kern w:val="0"/>
          <w:sz w:val="32"/>
          <w:szCs w:val="32"/>
        </w:rPr>
        <w:t>”</w:t>
      </w:r>
      <w:r w:rsidRPr="00EA5D32">
        <w:rPr>
          <w:rFonts w:eastAsia="仿宋_GB2312"/>
          <w:kern w:val="0"/>
          <w:sz w:val="32"/>
          <w:szCs w:val="32"/>
        </w:rPr>
        <w:t>措施，并专人进行监护；邻近通信、信号及供电光缆沟、电缆沟、给水管路、电力架空线</w:t>
      </w:r>
      <w:r w:rsidRPr="00EA5D32">
        <w:rPr>
          <w:rFonts w:eastAsia="仿宋_GB2312"/>
          <w:kern w:val="0"/>
          <w:sz w:val="32"/>
          <w:szCs w:val="32"/>
        </w:rPr>
        <w:t>10</w:t>
      </w:r>
      <w:r w:rsidRPr="00EA5D32">
        <w:rPr>
          <w:rFonts w:eastAsia="仿宋_GB2312" w:hint="eastAsia"/>
          <w:kern w:val="0"/>
          <w:sz w:val="32"/>
          <w:szCs w:val="32"/>
        </w:rPr>
        <w:t>m</w:t>
      </w:r>
      <w:r w:rsidRPr="00EA5D32">
        <w:rPr>
          <w:rFonts w:eastAsia="仿宋_GB2312"/>
          <w:kern w:val="0"/>
          <w:sz w:val="32"/>
          <w:szCs w:val="32"/>
        </w:rPr>
        <w:t>范围内的挖沟、取土、路基碾压等施工，必须对</w:t>
      </w:r>
      <w:proofErr w:type="gramStart"/>
      <w:r w:rsidRPr="00EA5D32">
        <w:rPr>
          <w:rFonts w:eastAsia="仿宋_GB2312"/>
          <w:kern w:val="0"/>
          <w:sz w:val="32"/>
          <w:szCs w:val="32"/>
        </w:rPr>
        <w:t>既有光</w:t>
      </w:r>
      <w:proofErr w:type="gramEnd"/>
      <w:r w:rsidRPr="00EA5D32">
        <w:rPr>
          <w:rFonts w:eastAsia="仿宋_GB2312"/>
          <w:kern w:val="0"/>
          <w:sz w:val="32"/>
          <w:szCs w:val="32"/>
        </w:rPr>
        <w:t>电缆等隐蔽设施进行探测，并须划定安全作业区，在设备管理单位的监控下施工。必要时需对营业线运营设备进行迁改、过渡后方可进行施工。</w:t>
      </w:r>
    </w:p>
    <w:p w14:paraId="7582B257" w14:textId="77777777" w:rsidR="00A1750C" w:rsidRPr="00EA5D32" w:rsidRDefault="00EA5C4B" w:rsidP="00AF713D">
      <w:pPr>
        <w:autoSpaceDE w:val="0"/>
        <w:autoSpaceDN w:val="0"/>
        <w:adjustRightInd w:val="0"/>
        <w:snapToGrid w:val="0"/>
        <w:spacing w:line="560" w:lineRule="exact"/>
        <w:ind w:firstLineChars="200" w:firstLine="640"/>
        <w:rPr>
          <w:ins w:id="165" w:author="Tom" w:date="2022-09-29T15:07:00Z"/>
          <w:rFonts w:eastAsia="仿宋_GB2312" w:hint="eastAsia"/>
          <w:sz w:val="32"/>
          <w:szCs w:val="32"/>
        </w:rPr>
      </w:pPr>
      <w:r w:rsidRPr="00EA5D32">
        <w:rPr>
          <w:rFonts w:eastAsia="仿宋_GB2312"/>
          <w:sz w:val="32"/>
          <w:szCs w:val="32"/>
        </w:rPr>
        <w:t>（四）</w:t>
      </w:r>
      <w:r w:rsidR="00A1750C" w:rsidRPr="00EA5D32">
        <w:rPr>
          <w:rFonts w:eastAsia="仿宋_GB2312"/>
          <w:sz w:val="32"/>
          <w:szCs w:val="32"/>
        </w:rPr>
        <w:t>其他影响或可能影响营业线设备稳定、使用和行车安全的邻近营业线施工，按上述原则</w:t>
      </w:r>
      <w:r w:rsidR="00AF38F5" w:rsidRPr="00EA5D32">
        <w:rPr>
          <w:rFonts w:eastAsia="仿宋_GB2312" w:hint="eastAsia"/>
          <w:sz w:val="32"/>
          <w:szCs w:val="32"/>
        </w:rPr>
        <w:t>在施工方案审查时</w:t>
      </w:r>
      <w:r w:rsidR="002509AF" w:rsidRPr="00EA5D32">
        <w:rPr>
          <w:rFonts w:eastAsia="仿宋_GB2312" w:hint="eastAsia"/>
          <w:sz w:val="32"/>
          <w:szCs w:val="32"/>
        </w:rPr>
        <w:t>给予明确其</w:t>
      </w:r>
      <w:r w:rsidR="00A1750C" w:rsidRPr="00EA5D32">
        <w:rPr>
          <w:rFonts w:eastAsia="仿宋_GB2312"/>
          <w:sz w:val="32"/>
          <w:szCs w:val="32"/>
        </w:rPr>
        <w:t>类别。</w:t>
      </w:r>
    </w:p>
    <w:p w14:paraId="32009D8E" w14:textId="77777777" w:rsidR="00726F2A" w:rsidRPr="00EA5D32" w:rsidRDefault="00726F2A" w:rsidP="00AF713D">
      <w:pPr>
        <w:autoSpaceDE w:val="0"/>
        <w:autoSpaceDN w:val="0"/>
        <w:adjustRightInd w:val="0"/>
        <w:snapToGrid w:val="0"/>
        <w:spacing w:line="560" w:lineRule="exact"/>
        <w:ind w:firstLineChars="200" w:firstLine="640"/>
        <w:rPr>
          <w:rFonts w:eastAsia="仿宋_GB2312" w:hint="eastAsia"/>
          <w:kern w:val="0"/>
          <w:sz w:val="32"/>
          <w:szCs w:val="32"/>
        </w:rPr>
      </w:pPr>
      <w:r w:rsidRPr="00EA5D32">
        <w:rPr>
          <w:rFonts w:ascii="黑体" w:eastAsia="黑体" w:hAnsi="黑体" w:hint="eastAsia"/>
          <w:kern w:val="0"/>
          <w:sz w:val="32"/>
          <w:szCs w:val="32"/>
        </w:rPr>
        <w:t>第七十</w:t>
      </w:r>
      <w:r w:rsidR="00406644" w:rsidRPr="00EA5D32">
        <w:rPr>
          <w:rFonts w:ascii="黑体" w:eastAsia="黑体" w:hAnsi="黑体" w:hint="eastAsia"/>
          <w:kern w:val="0"/>
          <w:sz w:val="32"/>
          <w:szCs w:val="32"/>
        </w:rPr>
        <w:t>八</w:t>
      </w:r>
      <w:r w:rsidRPr="00EA5D32">
        <w:rPr>
          <w:rFonts w:ascii="黑体" w:eastAsia="黑体" w:hAnsi="黑体" w:hint="eastAsia"/>
          <w:kern w:val="0"/>
          <w:sz w:val="32"/>
          <w:szCs w:val="32"/>
        </w:rPr>
        <w:t>条</w:t>
      </w:r>
      <w:r w:rsidRPr="00EA5D32">
        <w:rPr>
          <w:rFonts w:eastAsia="仿宋_GB2312" w:hint="eastAsia"/>
          <w:kern w:val="0"/>
          <w:sz w:val="32"/>
          <w:szCs w:val="32"/>
        </w:rPr>
        <w:t xml:space="preserve">  </w:t>
      </w:r>
      <w:r w:rsidRPr="00EA5D32">
        <w:rPr>
          <w:rFonts w:eastAsia="仿宋_GB2312" w:hint="eastAsia"/>
          <w:kern w:val="0"/>
          <w:sz w:val="32"/>
          <w:szCs w:val="32"/>
        </w:rPr>
        <w:t>邻近营业线施工防护有关规定如下。</w:t>
      </w:r>
    </w:p>
    <w:p w14:paraId="5CA9246E" w14:textId="77777777" w:rsidR="0076129A" w:rsidRPr="00EA5D32" w:rsidRDefault="0076129A" w:rsidP="0076129A">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lastRenderedPageBreak/>
        <w:t>（一）</w:t>
      </w:r>
      <w:r w:rsidRPr="00EA5D32">
        <w:rPr>
          <w:rFonts w:eastAsia="仿宋_GB2312" w:hint="eastAsia"/>
          <w:kern w:val="0"/>
          <w:sz w:val="32"/>
          <w:szCs w:val="32"/>
        </w:rPr>
        <w:t>A</w:t>
      </w:r>
      <w:r w:rsidRPr="00EA5D32">
        <w:rPr>
          <w:rFonts w:eastAsia="仿宋_GB2312" w:hint="eastAsia"/>
          <w:kern w:val="0"/>
          <w:sz w:val="32"/>
          <w:szCs w:val="32"/>
        </w:rPr>
        <w:t>类、</w:t>
      </w:r>
      <w:r w:rsidRPr="00EA5D32">
        <w:rPr>
          <w:rFonts w:eastAsia="仿宋_GB2312" w:hint="eastAsia"/>
          <w:kern w:val="0"/>
          <w:sz w:val="32"/>
          <w:szCs w:val="32"/>
        </w:rPr>
        <w:t>B1</w:t>
      </w:r>
      <w:r w:rsidRPr="00EA5D32">
        <w:rPr>
          <w:rFonts w:eastAsia="仿宋_GB2312" w:hint="eastAsia"/>
          <w:kern w:val="0"/>
          <w:sz w:val="32"/>
          <w:szCs w:val="32"/>
        </w:rPr>
        <w:t>类施工，施工单位应按照营业线施工管理有关规定进行施工防护。</w:t>
      </w:r>
    </w:p>
    <w:p w14:paraId="5FE7739D" w14:textId="77777777" w:rsidR="00C66419" w:rsidRPr="002364B9" w:rsidRDefault="00C66419" w:rsidP="00C66419">
      <w:pPr>
        <w:pStyle w:val="a4"/>
        <w:adjustRightInd w:val="0"/>
        <w:snapToGrid w:val="0"/>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（二）</w:t>
      </w:r>
      <w:r w:rsidRPr="002364B9">
        <w:rPr>
          <w:rFonts w:ascii="Times New Roman" w:eastAsia="仿宋_GB2312" w:hAnsi="Times New Roman" w:hint="eastAsia"/>
          <w:sz w:val="32"/>
          <w:szCs w:val="32"/>
        </w:rPr>
        <w:t>B2</w:t>
      </w:r>
      <w:r w:rsidRPr="002364B9">
        <w:rPr>
          <w:rFonts w:ascii="Times New Roman" w:eastAsia="仿宋_GB2312" w:hAnsi="Times New Roman" w:hint="eastAsia"/>
          <w:sz w:val="32"/>
          <w:szCs w:val="32"/>
        </w:rPr>
        <w:t>类、</w:t>
      </w:r>
      <w:r w:rsidRPr="002364B9">
        <w:rPr>
          <w:rFonts w:ascii="Times New Roman" w:eastAsia="仿宋_GB2312" w:hAnsi="Times New Roman" w:hint="eastAsia"/>
          <w:sz w:val="32"/>
          <w:szCs w:val="32"/>
        </w:rPr>
        <w:t>C</w:t>
      </w:r>
      <w:r w:rsidRPr="002364B9">
        <w:rPr>
          <w:rFonts w:ascii="Times New Roman" w:eastAsia="仿宋_GB2312" w:hAnsi="Times New Roman" w:hint="eastAsia"/>
          <w:sz w:val="32"/>
          <w:szCs w:val="32"/>
        </w:rPr>
        <w:t>类施工，施工单位应设置驻站联络员和现场防护员。不设行车人员的车站，施工单位应在相关主控站设置驻站联络员。高速铁路集控站车务应急值守</w:t>
      </w:r>
      <w:proofErr w:type="gramStart"/>
      <w:r w:rsidRPr="002364B9">
        <w:rPr>
          <w:rFonts w:ascii="Times New Roman" w:eastAsia="仿宋_GB2312" w:hAnsi="Times New Roman" w:hint="eastAsia"/>
          <w:sz w:val="32"/>
          <w:szCs w:val="32"/>
        </w:rPr>
        <w:t>人员间休时段</w:t>
      </w:r>
      <w:proofErr w:type="gramEnd"/>
      <w:r w:rsidRPr="002364B9">
        <w:rPr>
          <w:rFonts w:ascii="Times New Roman" w:eastAsia="仿宋_GB2312" w:hAnsi="Times New Roman" w:hint="eastAsia"/>
          <w:sz w:val="32"/>
          <w:szCs w:val="32"/>
        </w:rPr>
        <w:t>驻站联络员不得进入行车室。驻站联络员在车站其他办公场所驻站，应通过铁路内网（既有视频监控或加装高清摄像头）将行车日志、</w:t>
      </w:r>
      <w:r w:rsidRPr="002364B9">
        <w:rPr>
          <w:rFonts w:ascii="Times New Roman" w:eastAsia="仿宋_GB2312" w:hAnsi="Times New Roman" w:hint="eastAsia"/>
          <w:sz w:val="32"/>
          <w:szCs w:val="32"/>
        </w:rPr>
        <w:t>CTC</w:t>
      </w:r>
      <w:r w:rsidRPr="002364B9">
        <w:rPr>
          <w:rFonts w:ascii="Times New Roman" w:eastAsia="仿宋_GB2312" w:hAnsi="Times New Roman" w:hint="eastAsia"/>
          <w:sz w:val="32"/>
          <w:szCs w:val="32"/>
        </w:rPr>
        <w:t>站场显示等信息实时传送至驻站处。车务段（直属站）应制定安全措施（</w:t>
      </w:r>
      <w:proofErr w:type="gramStart"/>
      <w:r w:rsidRPr="002364B9">
        <w:rPr>
          <w:rFonts w:ascii="Times New Roman" w:eastAsia="仿宋_GB2312" w:hAnsi="Times New Roman" w:hint="eastAsia"/>
          <w:sz w:val="32"/>
          <w:szCs w:val="32"/>
        </w:rPr>
        <w:t>须包括</w:t>
      </w:r>
      <w:proofErr w:type="gramEnd"/>
      <w:r w:rsidRPr="002364B9">
        <w:rPr>
          <w:rFonts w:ascii="Times New Roman" w:eastAsia="仿宋_GB2312" w:hAnsi="Times New Roman" w:hint="eastAsia"/>
          <w:sz w:val="32"/>
          <w:szCs w:val="32"/>
        </w:rPr>
        <w:t>驻站联络员驻站地点、视频传送方式、应急信息传达方式等），纳入邻近营业线施工安全预想会内容（高速铁路Ⅲ</w:t>
      </w:r>
      <w:proofErr w:type="gramStart"/>
      <w:r w:rsidRPr="002364B9">
        <w:rPr>
          <w:rFonts w:ascii="Times New Roman" w:eastAsia="仿宋_GB2312" w:hAnsi="Times New Roman" w:hint="eastAsia"/>
          <w:sz w:val="32"/>
          <w:szCs w:val="32"/>
        </w:rPr>
        <w:t>级连续</w:t>
      </w:r>
      <w:proofErr w:type="gramEnd"/>
      <w:r w:rsidRPr="002364B9">
        <w:rPr>
          <w:rFonts w:ascii="Times New Roman" w:eastAsia="仿宋_GB2312" w:hAnsi="Times New Roman" w:hint="eastAsia"/>
          <w:sz w:val="32"/>
          <w:szCs w:val="32"/>
        </w:rPr>
        <w:t>施工驻站联络员设置要求按上述规定办理，有关安全措施纳入施工预备会明确）。</w:t>
      </w:r>
    </w:p>
    <w:p w14:paraId="4D4B3E34" w14:textId="77777777" w:rsidR="0076129A" w:rsidRPr="00EA5D32" w:rsidRDefault="0076129A" w:rsidP="0076129A">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hint="eastAsia"/>
          <w:kern w:val="0"/>
          <w:sz w:val="32"/>
          <w:szCs w:val="32"/>
        </w:rPr>
        <w:t>（三）驻站联络员、现场防护员应按规定着装、配备通信设备和防护备品，熟知两端车站信号楼（运转室）行车电话（</w:t>
      </w:r>
      <w:r w:rsidRPr="00EA5D32">
        <w:rPr>
          <w:rFonts w:eastAsia="仿宋_GB2312" w:hint="eastAsia"/>
          <w:kern w:val="0"/>
          <w:sz w:val="32"/>
          <w:szCs w:val="32"/>
        </w:rPr>
        <w:t>GSM-R</w:t>
      </w:r>
      <w:r w:rsidRPr="00EA5D32">
        <w:rPr>
          <w:rFonts w:eastAsia="仿宋_GB2312" w:hint="eastAsia"/>
          <w:kern w:val="0"/>
          <w:sz w:val="32"/>
          <w:szCs w:val="32"/>
        </w:rPr>
        <w:t>手持机电话）和所属列车调度台电话，作业前应试</w:t>
      </w:r>
      <w:proofErr w:type="gramStart"/>
      <w:r w:rsidRPr="00EA5D32">
        <w:rPr>
          <w:rFonts w:eastAsia="仿宋_GB2312" w:hint="eastAsia"/>
          <w:kern w:val="0"/>
          <w:sz w:val="32"/>
          <w:szCs w:val="32"/>
        </w:rPr>
        <w:t>验</w:t>
      </w:r>
      <w:proofErr w:type="gramEnd"/>
      <w:r w:rsidRPr="00EA5D32">
        <w:rPr>
          <w:rFonts w:eastAsia="仿宋_GB2312" w:hint="eastAsia"/>
          <w:kern w:val="0"/>
          <w:sz w:val="32"/>
          <w:szCs w:val="32"/>
        </w:rPr>
        <w:t>通话情况良好，作业中严格执行规定联络程序，使用标准用语。</w:t>
      </w:r>
    </w:p>
    <w:p w14:paraId="5A9E2782" w14:textId="77777777" w:rsidR="0076129A" w:rsidRPr="00EA5D32" w:rsidRDefault="0076129A" w:rsidP="0076129A">
      <w:pPr>
        <w:pStyle w:val="a8"/>
        <w:adjustRightInd w:val="0"/>
        <w:snapToGrid w:val="0"/>
        <w:spacing w:line="560" w:lineRule="exact"/>
        <w:ind w:firstLine="640"/>
        <w:rPr>
          <w:rFonts w:eastAsia="仿宋_GB2312"/>
          <w:kern w:val="0"/>
        </w:rPr>
      </w:pPr>
      <w:r w:rsidRPr="00EA5D32">
        <w:rPr>
          <w:rFonts w:eastAsia="仿宋_GB2312" w:hint="eastAsia"/>
          <w:kern w:val="0"/>
        </w:rPr>
        <w:t>（四）现场防护员应保持与邻站（驻站联络员）通讯畅通，联系中断时必须立即停止作业，发生突发状况时保证及时处置。</w:t>
      </w:r>
    </w:p>
    <w:p w14:paraId="005E7F2C" w14:textId="77777777" w:rsidR="00E66E47" w:rsidRPr="00EA5D32" w:rsidRDefault="00DD154E" w:rsidP="00AF713D">
      <w:pPr>
        <w:pStyle w:val="a8"/>
        <w:adjustRightInd w:val="0"/>
        <w:snapToGrid w:val="0"/>
        <w:spacing w:line="560" w:lineRule="exact"/>
        <w:ind w:firstLine="640"/>
        <w:rPr>
          <w:rFonts w:ascii="Times New Roman" w:eastAsia="仿宋_GB2312"/>
        </w:rPr>
      </w:pPr>
      <w:r w:rsidRPr="00EA5D32">
        <w:rPr>
          <w:rFonts w:ascii="Times New Roman" w:eastAsia="黑体"/>
          <w:bCs/>
        </w:rPr>
        <w:t>第</w:t>
      </w:r>
      <w:r w:rsidR="00F55C8B" w:rsidRPr="00EA5D32">
        <w:rPr>
          <w:rFonts w:ascii="Times New Roman" w:eastAsia="黑体"/>
          <w:bCs/>
        </w:rPr>
        <w:t>七十</w:t>
      </w:r>
      <w:r w:rsidR="00712D6D" w:rsidRPr="00EA5D32">
        <w:rPr>
          <w:rFonts w:ascii="Times New Roman" w:eastAsia="黑体" w:hint="eastAsia"/>
          <w:bCs/>
        </w:rPr>
        <w:t>九</w:t>
      </w:r>
      <w:r w:rsidR="003A7AEC" w:rsidRPr="00EA5D32">
        <w:rPr>
          <w:rFonts w:ascii="Times New Roman" w:eastAsia="黑体"/>
          <w:bCs/>
        </w:rPr>
        <w:t>条</w:t>
      </w:r>
      <w:r w:rsidR="003A7AEC" w:rsidRPr="00EA5D32">
        <w:rPr>
          <w:rFonts w:ascii="Times New Roman" w:eastAsia="黑体"/>
          <w:bCs/>
        </w:rPr>
        <w:t xml:space="preserve">  </w:t>
      </w:r>
      <w:r w:rsidR="00E66E47" w:rsidRPr="00EA5D32">
        <w:rPr>
          <w:rFonts w:ascii="Times New Roman" w:eastAsia="仿宋_GB2312"/>
        </w:rPr>
        <w:t>邻近营业线</w:t>
      </w:r>
      <w:r w:rsidR="00E66E47" w:rsidRPr="00EA5D32">
        <w:rPr>
          <w:rFonts w:ascii="Times New Roman" w:eastAsia="仿宋_GB2312"/>
        </w:rPr>
        <w:t>A</w:t>
      </w:r>
      <w:r w:rsidR="00E66E47" w:rsidRPr="00EA5D32">
        <w:rPr>
          <w:rFonts w:ascii="Times New Roman" w:eastAsia="仿宋_GB2312"/>
        </w:rPr>
        <w:t>类及</w:t>
      </w:r>
      <w:r w:rsidR="00E66E47" w:rsidRPr="00EA5D32">
        <w:rPr>
          <w:rFonts w:ascii="Times New Roman" w:eastAsia="仿宋_GB2312"/>
        </w:rPr>
        <w:t>B1</w:t>
      </w:r>
      <w:r w:rsidR="00E66E47" w:rsidRPr="00EA5D32">
        <w:rPr>
          <w:rFonts w:ascii="Times New Roman" w:eastAsia="仿宋_GB2312"/>
        </w:rPr>
        <w:t>类</w:t>
      </w:r>
      <w:proofErr w:type="gramStart"/>
      <w:r w:rsidR="00E66E47" w:rsidRPr="00EA5D32">
        <w:rPr>
          <w:rFonts w:ascii="Times New Roman" w:eastAsia="仿宋_GB2312"/>
        </w:rPr>
        <w:t>施工按</w:t>
      </w:r>
      <w:proofErr w:type="gramEnd"/>
      <w:r w:rsidR="00E66E47" w:rsidRPr="00EA5D32">
        <w:rPr>
          <w:rFonts w:ascii="Times New Roman" w:eastAsia="仿宋_GB2312"/>
        </w:rPr>
        <w:t>营业线施工有关规定执行，按</w:t>
      </w:r>
      <w:r w:rsidR="00063B8B" w:rsidRPr="00EA5D32">
        <w:rPr>
          <w:rFonts w:ascii="宋体" w:eastAsia="宋体"/>
        </w:rPr>
        <w:t>Ⅲ</w:t>
      </w:r>
      <w:r w:rsidR="00E66E47" w:rsidRPr="00EA5D32">
        <w:rPr>
          <w:rFonts w:ascii="Times New Roman" w:eastAsia="仿宋_GB2312"/>
        </w:rPr>
        <w:t>级施工计划办理。邻近营业线</w:t>
      </w:r>
      <w:r w:rsidR="00E66E47" w:rsidRPr="00EA5D32">
        <w:rPr>
          <w:rFonts w:ascii="Times New Roman" w:eastAsia="仿宋_GB2312"/>
        </w:rPr>
        <w:t>B2</w:t>
      </w:r>
      <w:r w:rsidR="00E66E47" w:rsidRPr="00EA5D32">
        <w:rPr>
          <w:rFonts w:ascii="Times New Roman" w:eastAsia="仿宋_GB2312"/>
        </w:rPr>
        <w:t>类施工以及</w:t>
      </w:r>
      <w:r w:rsidR="00E66E47" w:rsidRPr="00EA5D32">
        <w:rPr>
          <w:rFonts w:ascii="Times New Roman" w:eastAsia="仿宋_GB2312"/>
        </w:rPr>
        <w:t>C</w:t>
      </w:r>
      <w:r w:rsidR="00E66E47" w:rsidRPr="00EA5D32">
        <w:rPr>
          <w:rFonts w:ascii="Times New Roman" w:eastAsia="仿宋_GB2312"/>
        </w:rPr>
        <w:t>类施工由</w:t>
      </w:r>
      <w:r w:rsidR="0052190C" w:rsidRPr="00EA5D32">
        <w:rPr>
          <w:rFonts w:ascii="Times New Roman" w:eastAsia="仿宋_GB2312"/>
        </w:rPr>
        <w:t>集团公司</w:t>
      </w:r>
      <w:r w:rsidR="00E66E47" w:rsidRPr="00EA5D32">
        <w:rPr>
          <w:rFonts w:ascii="Times New Roman" w:eastAsia="仿宋_GB2312"/>
        </w:rPr>
        <w:t>负责编制邻近营业线施工安全监督计划，编制程序如下</w:t>
      </w:r>
      <w:r w:rsidR="00D27CDD" w:rsidRPr="00EA5D32">
        <w:rPr>
          <w:rFonts w:ascii="Times New Roman" w:eastAsia="仿宋_GB2312"/>
        </w:rPr>
        <w:t>。</w:t>
      </w:r>
    </w:p>
    <w:p w14:paraId="44415F66" w14:textId="77777777" w:rsidR="00AB2EC1" w:rsidRPr="00EA5D32" w:rsidRDefault="00D27CDD"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lastRenderedPageBreak/>
        <w:t>（一）</w:t>
      </w:r>
      <w:r w:rsidR="00AB2EC1" w:rsidRPr="00EA5D32">
        <w:rPr>
          <w:rFonts w:ascii="Times New Roman" w:eastAsia="仿宋_GB2312"/>
        </w:rPr>
        <w:t>施工单位（或</w:t>
      </w:r>
      <w:r w:rsidR="0092487B" w:rsidRPr="00EA5D32">
        <w:rPr>
          <w:rFonts w:ascii="Times New Roman" w:eastAsia="仿宋_GB2312"/>
        </w:rPr>
        <w:t>建设项目管理机构）应于次月邻近营业线施工安全监督计划申请提报前</w:t>
      </w:r>
      <w:r w:rsidR="00AB2EC1" w:rsidRPr="00EA5D32">
        <w:rPr>
          <w:rFonts w:ascii="Times New Roman" w:eastAsia="仿宋_GB2312"/>
        </w:rPr>
        <w:t>与监理单位、设备监护单位对接，明确</w:t>
      </w:r>
      <w:r w:rsidR="0045320C" w:rsidRPr="00EA5D32">
        <w:rPr>
          <w:rFonts w:ascii="Times New Roman" w:eastAsia="仿宋_GB2312"/>
        </w:rPr>
        <w:t>施工项目的</w:t>
      </w:r>
      <w:r w:rsidR="00507757" w:rsidRPr="00EA5D32">
        <w:rPr>
          <w:rFonts w:ascii="Times New Roman" w:eastAsia="仿宋_GB2312"/>
        </w:rPr>
        <w:t>监理单位、设备监护单位具体负责人。</w:t>
      </w:r>
    </w:p>
    <w:p w14:paraId="1AF5B08A" w14:textId="77777777" w:rsidR="00AB2EC1" w:rsidRPr="00EA5D32" w:rsidRDefault="00D27CDD" w:rsidP="00AF713D">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（二）</w:t>
      </w:r>
      <w:r w:rsidR="002668C1" w:rsidRPr="00EA5D32">
        <w:rPr>
          <w:rFonts w:eastAsia="仿宋_GB2312"/>
          <w:sz w:val="32"/>
          <w:szCs w:val="32"/>
        </w:rPr>
        <w:t>施工单位（或建设项目管理机构）于每月</w:t>
      </w:r>
      <w:r w:rsidR="002668C1" w:rsidRPr="00EA5D32">
        <w:rPr>
          <w:rFonts w:eastAsia="仿宋_GB2312"/>
          <w:sz w:val="32"/>
          <w:szCs w:val="32"/>
        </w:rPr>
        <w:t>15</w:t>
      </w:r>
      <w:r w:rsidR="002668C1" w:rsidRPr="00EA5D32">
        <w:rPr>
          <w:rFonts w:eastAsia="仿宋_GB2312"/>
          <w:sz w:val="32"/>
          <w:szCs w:val="32"/>
        </w:rPr>
        <w:t>日前将经相关站段</w:t>
      </w:r>
      <w:r w:rsidR="00BF30A7" w:rsidRPr="00EA5D32">
        <w:rPr>
          <w:rFonts w:eastAsia="仿宋_GB2312" w:hint="eastAsia"/>
          <w:sz w:val="32"/>
          <w:szCs w:val="32"/>
        </w:rPr>
        <w:t>、业务部室</w:t>
      </w:r>
      <w:r w:rsidR="002668C1" w:rsidRPr="00EA5D32">
        <w:rPr>
          <w:rFonts w:eastAsia="仿宋_GB2312"/>
          <w:sz w:val="32"/>
          <w:szCs w:val="32"/>
        </w:rPr>
        <w:t>会签的次月邻近营业线施工安全监督计划申请上报</w:t>
      </w:r>
      <w:r w:rsidR="00167ED5" w:rsidRPr="00EA5D32">
        <w:rPr>
          <w:rFonts w:eastAsia="仿宋_GB2312"/>
          <w:sz w:val="32"/>
          <w:szCs w:val="32"/>
        </w:rPr>
        <w:t>集团公司</w:t>
      </w:r>
      <w:r w:rsidR="002668C1" w:rsidRPr="00EA5D32">
        <w:rPr>
          <w:rFonts w:eastAsia="仿宋_GB2312"/>
          <w:sz w:val="32"/>
          <w:szCs w:val="32"/>
        </w:rPr>
        <w:t>主管业务</w:t>
      </w:r>
      <w:r w:rsidR="0052190C" w:rsidRPr="00EA5D32">
        <w:rPr>
          <w:rFonts w:eastAsia="仿宋_GB2312"/>
          <w:sz w:val="32"/>
          <w:szCs w:val="32"/>
        </w:rPr>
        <w:t>部</w:t>
      </w:r>
      <w:r w:rsidR="00D90D6E" w:rsidRPr="00EA5D32">
        <w:rPr>
          <w:rFonts w:eastAsia="仿宋_GB2312"/>
          <w:sz w:val="32"/>
          <w:szCs w:val="32"/>
        </w:rPr>
        <w:t>室</w:t>
      </w:r>
      <w:r w:rsidR="002668C1" w:rsidRPr="00EA5D32">
        <w:rPr>
          <w:rFonts w:eastAsia="仿宋_GB2312"/>
          <w:sz w:val="32"/>
          <w:szCs w:val="32"/>
        </w:rPr>
        <w:t>，</w:t>
      </w:r>
      <w:r w:rsidR="00167ED5" w:rsidRPr="00EA5D32">
        <w:rPr>
          <w:rFonts w:eastAsia="仿宋_GB2312"/>
          <w:sz w:val="32"/>
          <w:szCs w:val="32"/>
        </w:rPr>
        <w:t>集团公司</w:t>
      </w:r>
      <w:r w:rsidR="002668C1" w:rsidRPr="00EA5D32">
        <w:rPr>
          <w:rFonts w:eastAsia="仿宋_GB2312"/>
          <w:sz w:val="32"/>
          <w:szCs w:val="32"/>
        </w:rPr>
        <w:t>主管业务</w:t>
      </w:r>
      <w:r w:rsidR="00715D54" w:rsidRPr="00EA5D32">
        <w:rPr>
          <w:rFonts w:eastAsia="仿宋_GB2312"/>
          <w:sz w:val="32"/>
          <w:szCs w:val="32"/>
        </w:rPr>
        <w:t>部</w:t>
      </w:r>
      <w:r w:rsidR="00D90D6E" w:rsidRPr="00EA5D32">
        <w:rPr>
          <w:rFonts w:eastAsia="仿宋_GB2312"/>
          <w:sz w:val="32"/>
          <w:szCs w:val="32"/>
        </w:rPr>
        <w:t>室</w:t>
      </w:r>
      <w:r w:rsidR="002668C1" w:rsidRPr="00EA5D32">
        <w:rPr>
          <w:rFonts w:eastAsia="仿宋_GB2312"/>
          <w:sz w:val="32"/>
          <w:szCs w:val="32"/>
        </w:rPr>
        <w:t>审核后，于每月</w:t>
      </w:r>
      <w:r w:rsidR="002668C1" w:rsidRPr="00EA5D32">
        <w:rPr>
          <w:rFonts w:eastAsia="仿宋_GB2312"/>
          <w:sz w:val="32"/>
          <w:szCs w:val="32"/>
        </w:rPr>
        <w:t>20</w:t>
      </w:r>
      <w:r w:rsidR="002668C1" w:rsidRPr="00EA5D32">
        <w:rPr>
          <w:rFonts w:eastAsia="仿宋_GB2312"/>
          <w:sz w:val="32"/>
          <w:szCs w:val="32"/>
        </w:rPr>
        <w:t>日前，将本专业邻近营业线施工安全监督计划报</w:t>
      </w:r>
      <w:r w:rsidR="00167ED5" w:rsidRPr="00EA5D32">
        <w:rPr>
          <w:rFonts w:eastAsia="仿宋_GB2312"/>
          <w:sz w:val="32"/>
          <w:szCs w:val="32"/>
        </w:rPr>
        <w:t>集团公司</w:t>
      </w:r>
      <w:r w:rsidR="006813FE" w:rsidRPr="00EA5D32">
        <w:rPr>
          <w:rFonts w:eastAsia="仿宋_GB2312"/>
          <w:sz w:val="32"/>
          <w:szCs w:val="32"/>
        </w:rPr>
        <w:t>施工办</w:t>
      </w:r>
      <w:r w:rsidR="002668C1" w:rsidRPr="00EA5D32">
        <w:rPr>
          <w:rFonts w:eastAsia="仿宋_GB2312"/>
          <w:sz w:val="32"/>
          <w:szCs w:val="32"/>
        </w:rPr>
        <w:t>，由</w:t>
      </w:r>
      <w:r w:rsidR="00167ED5" w:rsidRPr="00EA5D32">
        <w:rPr>
          <w:rFonts w:eastAsia="仿宋_GB2312"/>
          <w:sz w:val="32"/>
          <w:szCs w:val="32"/>
        </w:rPr>
        <w:t>集团公司</w:t>
      </w:r>
      <w:r w:rsidR="006813FE" w:rsidRPr="00EA5D32">
        <w:rPr>
          <w:rFonts w:eastAsia="仿宋_GB2312"/>
          <w:sz w:val="32"/>
          <w:szCs w:val="32"/>
        </w:rPr>
        <w:t>施工办</w:t>
      </w:r>
      <w:r w:rsidR="002668C1" w:rsidRPr="00EA5D32">
        <w:rPr>
          <w:rFonts w:eastAsia="仿宋_GB2312"/>
          <w:sz w:val="32"/>
          <w:szCs w:val="32"/>
        </w:rPr>
        <w:t>汇总后作为</w:t>
      </w:r>
      <w:r w:rsidR="00167ED5" w:rsidRPr="00EA5D32">
        <w:rPr>
          <w:rFonts w:eastAsia="仿宋_GB2312"/>
          <w:sz w:val="32"/>
          <w:szCs w:val="32"/>
        </w:rPr>
        <w:t>集团公司</w:t>
      </w:r>
      <w:r w:rsidR="002668C1" w:rsidRPr="00EA5D32">
        <w:rPr>
          <w:rFonts w:eastAsia="仿宋_GB2312"/>
          <w:sz w:val="32"/>
          <w:szCs w:val="32"/>
        </w:rPr>
        <w:t>月度施工计划附件下发，邻近营业线施工安全监督计划格式见附件</w:t>
      </w:r>
      <w:r w:rsidR="007568EE" w:rsidRPr="00EA5D32">
        <w:rPr>
          <w:rFonts w:eastAsia="仿宋_GB2312"/>
          <w:sz w:val="32"/>
          <w:szCs w:val="32"/>
        </w:rPr>
        <w:t>1</w:t>
      </w:r>
      <w:r w:rsidR="007568EE" w:rsidRPr="00EA5D32">
        <w:rPr>
          <w:rFonts w:eastAsia="仿宋_GB2312" w:hint="eastAsia"/>
          <w:sz w:val="32"/>
          <w:szCs w:val="32"/>
        </w:rPr>
        <w:t>3</w:t>
      </w:r>
      <w:r w:rsidR="002668C1" w:rsidRPr="00EA5D32">
        <w:rPr>
          <w:rFonts w:eastAsia="仿宋_GB2312"/>
          <w:sz w:val="32"/>
          <w:szCs w:val="32"/>
        </w:rPr>
        <w:t>。</w:t>
      </w:r>
    </w:p>
    <w:p w14:paraId="5E824FE2" w14:textId="77777777" w:rsidR="00923ADA" w:rsidRPr="00EA5D32" w:rsidRDefault="00923ADA" w:rsidP="00AF713D">
      <w:pPr>
        <w:pStyle w:val="a8"/>
        <w:adjustRightInd w:val="0"/>
        <w:snapToGrid w:val="0"/>
        <w:spacing w:line="560" w:lineRule="exact"/>
        <w:ind w:firstLine="640"/>
        <w:rPr>
          <w:rFonts w:ascii="Times New Roman" w:eastAsia="仿宋_GB2312"/>
        </w:rPr>
      </w:pPr>
      <w:r w:rsidRPr="00EA5D32">
        <w:rPr>
          <w:rFonts w:ascii="Times New Roman" w:eastAsia="仿宋_GB2312"/>
          <w:szCs w:val="20"/>
        </w:rPr>
        <w:t>临时增加的邻近营业线施工安全监督计划，经相关站段、业务部室会签，由集团公司项目主管业务部室审核、批准后，交施工办汇总下发。临时增加的邻近营业线施工安全监督计划原则上每旬不超过</w:t>
      </w:r>
      <w:r w:rsidRPr="00EA5D32">
        <w:rPr>
          <w:rFonts w:ascii="Times New Roman" w:eastAsia="仿宋_GB2312"/>
          <w:szCs w:val="20"/>
        </w:rPr>
        <w:t>1</w:t>
      </w:r>
      <w:r w:rsidRPr="00EA5D32">
        <w:rPr>
          <w:rFonts w:ascii="Times New Roman" w:eastAsia="仿宋_GB2312"/>
          <w:szCs w:val="20"/>
        </w:rPr>
        <w:t>次。</w:t>
      </w:r>
    </w:p>
    <w:p w14:paraId="483F8251" w14:textId="77777777" w:rsidR="00F53429" w:rsidRPr="00EA5D32" w:rsidRDefault="00DD154E"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w:t>
      </w:r>
      <w:r w:rsidR="00712D6D" w:rsidRPr="00EA5D32">
        <w:rPr>
          <w:rFonts w:ascii="Times New Roman" w:eastAsia="黑体" w:hAnsi="Times New Roman" w:hint="eastAsia"/>
          <w:bCs/>
          <w:sz w:val="32"/>
        </w:rPr>
        <w:t>八十</w:t>
      </w:r>
      <w:r w:rsidR="00D27CDD" w:rsidRPr="00EA5D32">
        <w:rPr>
          <w:rFonts w:ascii="Times New Roman" w:eastAsia="黑体" w:hAnsi="Times New Roman"/>
          <w:bCs/>
          <w:sz w:val="32"/>
        </w:rPr>
        <w:t>条</w:t>
      </w:r>
      <w:r w:rsidR="00D27CDD" w:rsidRPr="00EA5D32">
        <w:rPr>
          <w:rFonts w:ascii="Times New Roman" w:eastAsia="黑体" w:hAnsi="Times New Roman"/>
          <w:bCs/>
          <w:sz w:val="32"/>
        </w:rPr>
        <w:t xml:space="preserve">  </w:t>
      </w:r>
      <w:r w:rsidR="00F53429" w:rsidRPr="00EA5D32">
        <w:rPr>
          <w:rFonts w:ascii="Times New Roman" w:eastAsia="仿宋_GB2312" w:hAnsi="Times New Roman"/>
          <w:sz w:val="32"/>
          <w:szCs w:val="32"/>
        </w:rPr>
        <w:t>邻近营业线施工管理</w:t>
      </w:r>
      <w:r w:rsidR="00E503AD" w:rsidRPr="00EA5D32">
        <w:rPr>
          <w:rFonts w:ascii="Times New Roman" w:eastAsia="仿宋_GB2312" w:hAnsi="Times New Roman"/>
          <w:sz w:val="32"/>
          <w:szCs w:val="32"/>
        </w:rPr>
        <w:t>职责</w:t>
      </w:r>
      <w:r w:rsidR="000D45C6" w:rsidRPr="00EA5D32">
        <w:rPr>
          <w:rFonts w:ascii="Times New Roman" w:eastAsia="仿宋_GB2312" w:hAnsi="Times New Roman"/>
          <w:sz w:val="32"/>
          <w:szCs w:val="32"/>
        </w:rPr>
        <w:t>。</w:t>
      </w:r>
    </w:p>
    <w:p w14:paraId="477748DF"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（一）</w:t>
      </w:r>
      <w:r w:rsidR="001637A5" w:rsidRPr="00EA5D32">
        <w:rPr>
          <w:rFonts w:ascii="Times New Roman" w:eastAsia="仿宋_GB2312" w:hAnsi="Times New Roman"/>
          <w:sz w:val="32"/>
          <w:szCs w:val="32"/>
        </w:rPr>
        <w:t>业务部</w:t>
      </w:r>
      <w:r w:rsidR="00D90D6E" w:rsidRPr="00EA5D32">
        <w:rPr>
          <w:rFonts w:ascii="Times New Roman" w:eastAsia="仿宋_GB2312" w:hAnsi="Times New Roman"/>
          <w:sz w:val="32"/>
          <w:szCs w:val="32"/>
        </w:rPr>
        <w:t>室</w:t>
      </w:r>
      <w:r w:rsidR="00F53429" w:rsidRPr="00EA5D32">
        <w:rPr>
          <w:rFonts w:ascii="Times New Roman" w:eastAsia="仿宋_GB2312" w:hAnsi="Times New Roman"/>
          <w:sz w:val="32"/>
          <w:szCs w:val="32"/>
        </w:rPr>
        <w:t>职责</w:t>
      </w:r>
      <w:r w:rsidRPr="00EA5D32">
        <w:rPr>
          <w:rFonts w:ascii="Times New Roman" w:eastAsia="仿宋_GB2312" w:hAnsi="Times New Roman"/>
          <w:sz w:val="32"/>
          <w:szCs w:val="32"/>
        </w:rPr>
        <w:t>。</w:t>
      </w:r>
    </w:p>
    <w:p w14:paraId="46337EFC"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trike/>
          <w:sz w:val="32"/>
        </w:rPr>
      </w:pPr>
      <w:r w:rsidRPr="00EA5D32">
        <w:rPr>
          <w:rFonts w:ascii="Times New Roman" w:eastAsia="仿宋_GB2312" w:hAnsi="Times New Roman"/>
          <w:sz w:val="32"/>
        </w:rPr>
        <w:t>1.</w:t>
      </w:r>
      <w:r w:rsidR="00F53429" w:rsidRPr="00EA5D32">
        <w:rPr>
          <w:rFonts w:ascii="Times New Roman" w:eastAsia="仿宋_GB2312" w:hAnsi="Times New Roman"/>
          <w:sz w:val="32"/>
        </w:rPr>
        <w:t>负责审批施工单位上报的邻近营业线施工方案</w:t>
      </w:r>
      <w:r w:rsidR="006055C5" w:rsidRPr="00EA5D32">
        <w:rPr>
          <w:rFonts w:ascii="Times New Roman" w:eastAsia="仿宋_GB2312" w:hAnsi="Times New Roman"/>
          <w:sz w:val="32"/>
        </w:rPr>
        <w:t>及安全</w:t>
      </w:r>
      <w:r w:rsidR="002E18A0" w:rsidRPr="00EA5D32">
        <w:rPr>
          <w:rFonts w:ascii="Times New Roman" w:eastAsia="仿宋_GB2312" w:hAnsi="Times New Roman"/>
          <w:sz w:val="32"/>
        </w:rPr>
        <w:t>监督计划。</w:t>
      </w:r>
    </w:p>
    <w:p w14:paraId="409B5992"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F53429" w:rsidRPr="00EA5D32">
        <w:rPr>
          <w:rFonts w:ascii="Times New Roman" w:eastAsia="仿宋_GB2312" w:hAnsi="Times New Roman"/>
          <w:sz w:val="32"/>
        </w:rPr>
        <w:t>定期检查邻近营业线施工，检查各种安全措施的落实情况，对安全措施落实不到位的单位给予停工处罚。</w:t>
      </w:r>
    </w:p>
    <w:p w14:paraId="22C80F95"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（二）</w:t>
      </w:r>
      <w:r w:rsidR="00F53429" w:rsidRPr="00EA5D32">
        <w:rPr>
          <w:rFonts w:ascii="Times New Roman" w:eastAsia="仿宋_GB2312" w:hAnsi="Times New Roman"/>
          <w:sz w:val="32"/>
        </w:rPr>
        <w:t>站段</w:t>
      </w:r>
      <w:r w:rsidR="00F3353B" w:rsidRPr="00EA5D32">
        <w:rPr>
          <w:rFonts w:ascii="Times New Roman" w:eastAsia="仿宋_GB2312" w:hAnsi="Times New Roman"/>
          <w:sz w:val="32"/>
        </w:rPr>
        <w:t>及项目管理机构</w:t>
      </w:r>
      <w:r w:rsidR="00F53429" w:rsidRPr="00EA5D32">
        <w:rPr>
          <w:rFonts w:ascii="Times New Roman" w:eastAsia="仿宋_GB2312" w:hAnsi="Times New Roman"/>
          <w:sz w:val="32"/>
        </w:rPr>
        <w:t>职责</w:t>
      </w:r>
      <w:r w:rsidRPr="00EA5D32">
        <w:rPr>
          <w:rFonts w:ascii="Times New Roman" w:eastAsia="仿宋_GB2312" w:hAnsi="Times New Roman"/>
          <w:sz w:val="32"/>
        </w:rPr>
        <w:t>。</w:t>
      </w:r>
    </w:p>
    <w:p w14:paraId="700A7CED"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1.</w:t>
      </w:r>
      <w:r w:rsidR="00F53429" w:rsidRPr="00EA5D32">
        <w:rPr>
          <w:rFonts w:ascii="Times New Roman" w:eastAsia="仿宋_GB2312" w:hAnsi="Times New Roman"/>
          <w:sz w:val="32"/>
        </w:rPr>
        <w:t>负责审查施工单位上报的</w:t>
      </w:r>
      <w:r w:rsidR="00B646D9" w:rsidRPr="00EA5D32">
        <w:rPr>
          <w:rFonts w:ascii="Times New Roman" w:eastAsia="仿宋_GB2312" w:hAnsi="Times New Roman"/>
          <w:sz w:val="32"/>
        </w:rPr>
        <w:t>邻近营业线</w:t>
      </w:r>
      <w:r w:rsidR="00376C23" w:rsidRPr="00EA5D32">
        <w:rPr>
          <w:rFonts w:ascii="Times New Roman" w:eastAsia="仿宋_GB2312" w:hAnsi="Times New Roman"/>
          <w:sz w:val="32"/>
        </w:rPr>
        <w:t>安全</w:t>
      </w:r>
      <w:r w:rsidR="00B646D9" w:rsidRPr="00EA5D32">
        <w:rPr>
          <w:rFonts w:ascii="Times New Roman" w:eastAsia="仿宋_GB2312" w:hAnsi="Times New Roman"/>
          <w:sz w:val="32"/>
        </w:rPr>
        <w:t>监督计划，</w:t>
      </w:r>
      <w:r w:rsidR="00F53429" w:rsidRPr="00EA5D32">
        <w:rPr>
          <w:rFonts w:ascii="Times New Roman" w:eastAsia="仿宋_GB2312" w:hAnsi="Times New Roman"/>
          <w:sz w:val="32"/>
        </w:rPr>
        <w:t>无</w:t>
      </w:r>
      <w:r w:rsidR="00167ED5" w:rsidRPr="00EA5D32">
        <w:rPr>
          <w:rFonts w:ascii="Times New Roman" w:eastAsia="仿宋_GB2312" w:hAnsi="Times New Roman"/>
          <w:sz w:val="32"/>
        </w:rPr>
        <w:t>集团公司</w:t>
      </w:r>
      <w:r w:rsidR="00F53429" w:rsidRPr="00EA5D32">
        <w:rPr>
          <w:rFonts w:ascii="Times New Roman" w:eastAsia="仿宋_GB2312" w:hAnsi="Times New Roman"/>
          <w:sz w:val="32"/>
        </w:rPr>
        <w:t>的审查批复、未签订施工安全协议一律不得上报，并加强</w:t>
      </w:r>
      <w:r w:rsidR="00F53429" w:rsidRPr="00EA5D32">
        <w:rPr>
          <w:rFonts w:ascii="Times New Roman" w:eastAsia="仿宋_GB2312" w:hAnsi="Times New Roman"/>
          <w:sz w:val="32"/>
        </w:rPr>
        <w:lastRenderedPageBreak/>
        <w:t>对施工单位的监督，在未得到</w:t>
      </w:r>
      <w:r w:rsidR="00167ED5" w:rsidRPr="00EA5D32">
        <w:rPr>
          <w:rFonts w:ascii="Times New Roman" w:eastAsia="仿宋_GB2312" w:hAnsi="Times New Roman"/>
          <w:sz w:val="32"/>
        </w:rPr>
        <w:t>集团公司</w:t>
      </w:r>
      <w:r w:rsidR="00F53429" w:rsidRPr="00EA5D32">
        <w:rPr>
          <w:rFonts w:ascii="Times New Roman" w:eastAsia="仿宋_GB2312" w:hAnsi="Times New Roman"/>
          <w:sz w:val="32"/>
        </w:rPr>
        <w:t>的正式批复前不准进场施工。</w:t>
      </w:r>
    </w:p>
    <w:p w14:paraId="5D6779F8"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b/>
          <w:sz w:val="32"/>
        </w:rPr>
      </w:pPr>
      <w:r w:rsidRPr="00EA5D32">
        <w:rPr>
          <w:rFonts w:ascii="Times New Roman" w:eastAsia="仿宋_GB2312" w:hAnsi="Times New Roman"/>
          <w:sz w:val="32"/>
        </w:rPr>
        <w:t>2.</w:t>
      </w:r>
      <w:r w:rsidR="00F53429" w:rsidRPr="00EA5D32">
        <w:rPr>
          <w:rFonts w:ascii="Times New Roman" w:eastAsia="仿宋_GB2312" w:hAnsi="Times New Roman"/>
          <w:sz w:val="32"/>
        </w:rPr>
        <w:t>负责按</w:t>
      </w:r>
      <w:r w:rsidR="00167ED5" w:rsidRPr="00EA5D32">
        <w:rPr>
          <w:rFonts w:ascii="Times New Roman" w:eastAsia="仿宋_GB2312" w:hAnsi="Times New Roman"/>
          <w:sz w:val="32"/>
        </w:rPr>
        <w:t>集团公司</w:t>
      </w:r>
      <w:r w:rsidR="003E7BA2" w:rsidRPr="00EA5D32">
        <w:rPr>
          <w:rFonts w:ascii="Times New Roman" w:eastAsia="仿宋_GB2312" w:hAnsi="Times New Roman"/>
          <w:sz w:val="32"/>
        </w:rPr>
        <w:t>公布的邻近营业线</w:t>
      </w:r>
      <w:r w:rsidR="00943675" w:rsidRPr="00EA5D32">
        <w:rPr>
          <w:rFonts w:ascii="Times New Roman" w:eastAsia="仿宋_GB2312" w:hAnsi="Times New Roman"/>
          <w:sz w:val="32"/>
        </w:rPr>
        <w:t>安全</w:t>
      </w:r>
      <w:r w:rsidR="003E7BA2" w:rsidRPr="00EA5D32">
        <w:rPr>
          <w:rFonts w:ascii="Times New Roman" w:eastAsia="仿宋_GB2312" w:hAnsi="Times New Roman"/>
          <w:sz w:val="32"/>
        </w:rPr>
        <w:t>监督计划制定检查方案，</w:t>
      </w:r>
      <w:r w:rsidR="00F53429" w:rsidRPr="00EA5D32">
        <w:rPr>
          <w:rFonts w:ascii="Times New Roman" w:eastAsia="仿宋_GB2312" w:hAnsi="Times New Roman"/>
          <w:sz w:val="32"/>
        </w:rPr>
        <w:t>明确专人</w:t>
      </w:r>
      <w:r w:rsidR="003E7BA2" w:rsidRPr="00EA5D32">
        <w:rPr>
          <w:rFonts w:ascii="Times New Roman" w:eastAsia="仿宋_GB2312" w:hAnsi="Times New Roman"/>
          <w:sz w:val="32"/>
        </w:rPr>
        <w:t>对</w:t>
      </w:r>
      <w:r w:rsidR="00F53429" w:rsidRPr="00EA5D32">
        <w:rPr>
          <w:rFonts w:ascii="Times New Roman" w:eastAsia="仿宋_GB2312" w:hAnsi="Times New Roman"/>
          <w:sz w:val="32"/>
        </w:rPr>
        <w:t>施工安全措施的落实情况进行检查，对安全措施落实不到位的单位下发停工、整改通知</w:t>
      </w:r>
      <w:r w:rsidR="003E7BA2" w:rsidRPr="00EA5D32">
        <w:rPr>
          <w:rFonts w:ascii="Times New Roman" w:eastAsia="仿宋_GB2312" w:hAnsi="Times New Roman"/>
          <w:sz w:val="32"/>
        </w:rPr>
        <w:t>。</w:t>
      </w:r>
    </w:p>
    <w:p w14:paraId="65BF1242" w14:textId="77777777" w:rsidR="00F53429" w:rsidRPr="00EA5D32" w:rsidRDefault="00F5109E"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（三）</w:t>
      </w:r>
      <w:r w:rsidR="00F53429" w:rsidRPr="00EA5D32">
        <w:rPr>
          <w:rFonts w:ascii="Times New Roman" w:eastAsia="仿宋_GB2312" w:hAnsi="Times New Roman"/>
          <w:sz w:val="32"/>
        </w:rPr>
        <w:t>站区职责</w:t>
      </w:r>
      <w:r w:rsidRPr="00EA5D32">
        <w:rPr>
          <w:rFonts w:ascii="Times New Roman" w:eastAsia="仿宋_GB2312" w:hAnsi="Times New Roman"/>
          <w:sz w:val="32"/>
        </w:rPr>
        <w:t>。</w:t>
      </w:r>
    </w:p>
    <w:p w14:paraId="6E2C4EC8" w14:textId="77777777" w:rsidR="00F53429" w:rsidRPr="00EA5D32" w:rsidRDefault="00F11A70" w:rsidP="00AF713D">
      <w:pPr>
        <w:autoSpaceDE w:val="0"/>
        <w:autoSpaceDN w:val="0"/>
        <w:adjustRightInd w:val="0"/>
        <w:snapToGrid w:val="0"/>
        <w:spacing w:line="560" w:lineRule="exact"/>
        <w:ind w:firstLineChars="200" w:firstLine="640"/>
        <w:rPr>
          <w:rFonts w:eastAsia="仿宋_GB2312"/>
          <w:sz w:val="32"/>
        </w:rPr>
      </w:pPr>
      <w:r w:rsidRPr="00EA5D32">
        <w:rPr>
          <w:rFonts w:eastAsia="仿宋_GB2312"/>
          <w:sz w:val="32"/>
        </w:rPr>
        <w:t>1.</w:t>
      </w:r>
      <w:r w:rsidR="0073765B" w:rsidRPr="00EA5D32">
        <w:rPr>
          <w:rFonts w:eastAsia="仿宋_GB2312"/>
          <w:sz w:val="32"/>
        </w:rPr>
        <w:t>车站</w:t>
      </w:r>
      <w:r w:rsidR="00F53429" w:rsidRPr="00EA5D32">
        <w:rPr>
          <w:rFonts w:eastAsia="仿宋_GB2312"/>
          <w:sz w:val="32"/>
        </w:rPr>
        <w:t>负责</w:t>
      </w:r>
      <w:r w:rsidR="00672B5A" w:rsidRPr="00EA5D32">
        <w:rPr>
          <w:rFonts w:eastAsia="仿宋_GB2312"/>
          <w:sz w:val="32"/>
        </w:rPr>
        <w:t>根据</w:t>
      </w:r>
      <w:r w:rsidR="0073765B" w:rsidRPr="00EA5D32">
        <w:rPr>
          <w:rFonts w:eastAsia="仿宋_GB2312"/>
          <w:sz w:val="32"/>
        </w:rPr>
        <w:t>公布的邻近营业线</w:t>
      </w:r>
      <w:r w:rsidR="00943675" w:rsidRPr="00EA5D32">
        <w:rPr>
          <w:rFonts w:eastAsia="仿宋_GB2312"/>
          <w:sz w:val="32"/>
        </w:rPr>
        <w:t>安全</w:t>
      </w:r>
      <w:r w:rsidR="0073765B" w:rsidRPr="00EA5D32">
        <w:rPr>
          <w:rFonts w:eastAsia="仿宋_GB2312"/>
          <w:sz w:val="32"/>
        </w:rPr>
        <w:t>监督计划</w:t>
      </w:r>
      <w:r w:rsidR="00EA28AB" w:rsidRPr="00EA5D32">
        <w:rPr>
          <w:rFonts w:eastAsia="仿宋_GB2312"/>
          <w:sz w:val="32"/>
        </w:rPr>
        <w:t>按月</w:t>
      </w:r>
      <w:r w:rsidR="00F53429" w:rsidRPr="00EA5D32">
        <w:rPr>
          <w:rFonts w:eastAsia="仿宋_GB2312"/>
          <w:sz w:val="32"/>
        </w:rPr>
        <w:t>组织相关单位召开施工安全预想会</w:t>
      </w:r>
      <w:r w:rsidR="009166CD" w:rsidRPr="00EA5D32">
        <w:rPr>
          <w:rFonts w:eastAsia="仿宋_GB2312" w:hint="eastAsia"/>
          <w:sz w:val="32"/>
        </w:rPr>
        <w:tab/>
      </w:r>
      <w:r w:rsidR="00F53429" w:rsidRPr="00EA5D32">
        <w:rPr>
          <w:rFonts w:eastAsia="仿宋_GB2312"/>
          <w:sz w:val="32"/>
        </w:rPr>
        <w:t>，掌握施工进度，协调解决施工过程中各结合部间的问题，并做好相关会议记录。</w:t>
      </w:r>
    </w:p>
    <w:p w14:paraId="34D74292" w14:textId="77777777" w:rsidR="0073765B" w:rsidRPr="00EA5D32" w:rsidRDefault="00F11A70"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2.</w:t>
      </w:r>
      <w:r w:rsidR="00F53429" w:rsidRPr="00EA5D32">
        <w:rPr>
          <w:rFonts w:ascii="Times New Roman" w:eastAsia="仿宋_GB2312" w:hAnsi="Times New Roman"/>
          <w:sz w:val="32"/>
        </w:rPr>
        <w:t>设备</w:t>
      </w:r>
      <w:r w:rsidR="0073765B" w:rsidRPr="00EA5D32">
        <w:rPr>
          <w:rFonts w:ascii="Times New Roman" w:eastAsia="仿宋_GB2312" w:hAnsi="Times New Roman"/>
          <w:sz w:val="32"/>
        </w:rPr>
        <w:t>监护</w:t>
      </w:r>
      <w:r w:rsidR="00F53429" w:rsidRPr="00EA5D32">
        <w:rPr>
          <w:rFonts w:ascii="Times New Roman" w:eastAsia="仿宋_GB2312" w:hAnsi="Times New Roman"/>
          <w:sz w:val="32"/>
        </w:rPr>
        <w:t>单位</w:t>
      </w:r>
      <w:r w:rsidR="0073765B" w:rsidRPr="00EA5D32">
        <w:rPr>
          <w:rFonts w:ascii="Times New Roman" w:eastAsia="仿宋_GB2312" w:hAnsi="Times New Roman"/>
          <w:sz w:val="32"/>
        </w:rPr>
        <w:t>负责邻近营业线施工的配合，负责将每日监护的安全信息和存在的问题上报站段领导小组。</w:t>
      </w:r>
    </w:p>
    <w:p w14:paraId="4121B4E1" w14:textId="77777777" w:rsidR="004F52D8" w:rsidRPr="00EA5D32" w:rsidRDefault="00F11A70"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3.</w:t>
      </w:r>
      <w:r w:rsidR="00187AE9" w:rsidRPr="00EA5D32">
        <w:rPr>
          <w:rFonts w:ascii="Times New Roman" w:eastAsia="仿宋_GB2312" w:hAnsi="Times New Roman"/>
          <w:sz w:val="32"/>
        </w:rPr>
        <w:t>施工单位</w:t>
      </w:r>
      <w:r w:rsidR="00F53429" w:rsidRPr="00EA5D32">
        <w:rPr>
          <w:rFonts w:ascii="Times New Roman" w:eastAsia="仿宋_GB2312" w:hAnsi="Times New Roman"/>
          <w:sz w:val="32"/>
        </w:rPr>
        <w:t>组织各</w:t>
      </w:r>
      <w:r w:rsidR="00187AE9" w:rsidRPr="00EA5D32">
        <w:rPr>
          <w:rFonts w:ascii="Times New Roman" w:eastAsia="仿宋_GB2312" w:hAnsi="Times New Roman"/>
          <w:sz w:val="32"/>
        </w:rPr>
        <w:t>设备管理</w:t>
      </w:r>
      <w:r w:rsidR="00F53429" w:rsidRPr="00EA5D32">
        <w:rPr>
          <w:rFonts w:ascii="Times New Roman" w:eastAsia="仿宋_GB2312" w:hAnsi="Times New Roman"/>
          <w:sz w:val="32"/>
        </w:rPr>
        <w:t>单位按《邻近营业线施工现场安全重点监控表》</w:t>
      </w:r>
      <w:r w:rsidR="001C070A" w:rsidRPr="00EA5D32">
        <w:rPr>
          <w:rFonts w:ascii="Times New Roman" w:eastAsia="仿宋_GB2312" w:hAnsi="Times New Roman" w:hint="eastAsia"/>
          <w:sz w:val="32"/>
        </w:rPr>
        <w:t>（</w:t>
      </w:r>
      <w:r w:rsidR="001C070A" w:rsidRPr="00EA5D32">
        <w:rPr>
          <w:rFonts w:ascii="Times New Roman" w:eastAsia="仿宋_GB2312" w:hAnsi="Times New Roman"/>
          <w:sz w:val="32"/>
        </w:rPr>
        <w:t>格式见附件</w:t>
      </w:r>
      <w:r w:rsidR="007568EE" w:rsidRPr="00EA5D32">
        <w:rPr>
          <w:rFonts w:ascii="Times New Roman" w:eastAsia="仿宋_GB2312" w:hAnsi="Times New Roman"/>
          <w:sz w:val="32"/>
        </w:rPr>
        <w:t>1</w:t>
      </w:r>
      <w:r w:rsidR="007568EE" w:rsidRPr="00EA5D32">
        <w:rPr>
          <w:rFonts w:ascii="Times New Roman" w:eastAsia="仿宋_GB2312" w:hAnsi="Times New Roman" w:hint="eastAsia"/>
          <w:sz w:val="32"/>
        </w:rPr>
        <w:t>4</w:t>
      </w:r>
      <w:r w:rsidR="001C070A" w:rsidRPr="00EA5D32">
        <w:rPr>
          <w:rFonts w:ascii="Times New Roman" w:eastAsia="仿宋_GB2312" w:hAnsi="Times New Roman" w:hint="eastAsia"/>
          <w:sz w:val="32"/>
        </w:rPr>
        <w:t>）</w:t>
      </w:r>
      <w:r w:rsidR="00F53429" w:rsidRPr="00EA5D32">
        <w:rPr>
          <w:rFonts w:ascii="Times New Roman" w:eastAsia="仿宋_GB2312" w:hAnsi="Times New Roman"/>
          <w:sz w:val="32"/>
        </w:rPr>
        <w:t>规定的内容做好每日检查记录交站长签认、存查。</w:t>
      </w:r>
      <w:bookmarkStart w:id="166" w:name="_Toc326566668"/>
      <w:bookmarkStart w:id="167" w:name="_Toc326647502"/>
      <w:bookmarkStart w:id="168" w:name="_Toc326650096"/>
      <w:bookmarkStart w:id="169" w:name="_Toc327770183"/>
      <w:bookmarkStart w:id="170" w:name="_Toc327772129"/>
      <w:bookmarkStart w:id="171" w:name="_Toc327778498"/>
      <w:bookmarkStart w:id="172" w:name="_Toc327967953"/>
      <w:bookmarkStart w:id="173" w:name="_Toc328029068"/>
      <w:bookmarkStart w:id="174" w:name="_Toc328400228"/>
      <w:bookmarkStart w:id="175" w:name="_Toc329607430"/>
      <w:bookmarkStart w:id="176" w:name="_Toc329607588"/>
      <w:bookmarkStart w:id="177" w:name="_Toc331400330"/>
      <w:bookmarkStart w:id="178" w:name="_Toc337622019"/>
      <w:bookmarkStart w:id="179" w:name="_Toc337622442"/>
      <w:bookmarkStart w:id="180" w:name="_第十二章__维修组织实施"/>
      <w:bookmarkEnd w:id="180"/>
    </w:p>
    <w:p w14:paraId="4524ED69" w14:textId="77777777" w:rsidR="006F2EA5" w:rsidRPr="00EA5D32" w:rsidRDefault="00DD154E"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w:t>
      </w:r>
      <w:r w:rsidR="00C55FF2" w:rsidRPr="00EA5D32">
        <w:rPr>
          <w:rFonts w:ascii="Times New Roman" w:eastAsia="黑体" w:hAnsi="Times New Roman"/>
          <w:bCs/>
          <w:sz w:val="32"/>
        </w:rPr>
        <w:t>八十</w:t>
      </w:r>
      <w:r w:rsidR="00712D6D" w:rsidRPr="00EA5D32">
        <w:rPr>
          <w:rFonts w:ascii="Times New Roman" w:eastAsia="黑体" w:hAnsi="Times New Roman" w:hint="eastAsia"/>
          <w:bCs/>
          <w:sz w:val="32"/>
        </w:rPr>
        <w:t>一</w:t>
      </w:r>
      <w:r w:rsidR="008E7C95" w:rsidRPr="00EA5D32">
        <w:rPr>
          <w:rFonts w:ascii="Times New Roman" w:eastAsia="黑体" w:hAnsi="Times New Roman"/>
          <w:bCs/>
          <w:sz w:val="32"/>
        </w:rPr>
        <w:t>条</w:t>
      </w:r>
      <w:r w:rsidR="008E7C95" w:rsidRPr="00EA5D32">
        <w:rPr>
          <w:rFonts w:ascii="Times New Roman" w:eastAsia="黑体" w:hAnsi="Times New Roman"/>
          <w:bCs/>
          <w:sz w:val="32"/>
        </w:rPr>
        <w:t xml:space="preserve">  </w:t>
      </w:r>
      <w:r w:rsidR="00293F67" w:rsidRPr="00EA5D32">
        <w:rPr>
          <w:rFonts w:ascii="Times New Roman" w:eastAsia="仿宋_GB2312" w:hAnsi="Times New Roman"/>
          <w:sz w:val="32"/>
        </w:rPr>
        <w:t>邻近营业线施工的现场监督检查工作由集团公司各业务部</w:t>
      </w:r>
      <w:r w:rsidR="00D90D6E" w:rsidRPr="00EA5D32">
        <w:rPr>
          <w:rFonts w:ascii="Times New Roman" w:eastAsia="仿宋_GB2312" w:hAnsi="Times New Roman"/>
          <w:sz w:val="32"/>
        </w:rPr>
        <w:t>室</w:t>
      </w:r>
      <w:r w:rsidR="00293F67" w:rsidRPr="00EA5D32">
        <w:rPr>
          <w:rFonts w:ascii="Times New Roman" w:eastAsia="仿宋_GB2312" w:hAnsi="Times New Roman"/>
          <w:sz w:val="32"/>
        </w:rPr>
        <w:t>、安监室负责，建立监督检查制度，</w:t>
      </w:r>
      <w:r w:rsidR="00D04222" w:rsidRPr="00EA5D32">
        <w:rPr>
          <w:rFonts w:ascii="Times New Roman" w:eastAsia="仿宋_GB2312" w:hAnsi="Times New Roman"/>
          <w:sz w:val="32"/>
        </w:rPr>
        <w:t>制定</w:t>
      </w:r>
      <w:r w:rsidR="00293F67" w:rsidRPr="00EA5D32">
        <w:rPr>
          <w:rFonts w:ascii="Times New Roman" w:eastAsia="仿宋_GB2312" w:hAnsi="Times New Roman"/>
          <w:sz w:val="32"/>
        </w:rPr>
        <w:t>监督检查计划。日常施工监管工作由施工主体单位、监理单位、项目管理单位和设备管理单位共同负责，并</w:t>
      </w:r>
      <w:r w:rsidR="00BA42B8" w:rsidRPr="00EA5D32">
        <w:rPr>
          <w:rFonts w:ascii="Times New Roman" w:eastAsia="仿宋_GB2312" w:hAnsi="Times New Roman"/>
          <w:sz w:val="32"/>
        </w:rPr>
        <w:t>制定</w:t>
      </w:r>
      <w:r w:rsidR="00293F67" w:rsidRPr="00EA5D32">
        <w:rPr>
          <w:rFonts w:ascii="Times New Roman" w:eastAsia="仿宋_GB2312" w:hAnsi="Times New Roman"/>
          <w:sz w:val="32"/>
        </w:rPr>
        <w:t>详细的施工监管方案。</w:t>
      </w:r>
    </w:p>
    <w:p w14:paraId="34B4AE89" w14:textId="77777777" w:rsidR="001A1591" w:rsidRPr="00EA5D32" w:rsidRDefault="001A1591" w:rsidP="001A1591">
      <w:pPr>
        <w:autoSpaceDE w:val="0"/>
        <w:autoSpaceDN w:val="0"/>
        <w:adjustRightInd w:val="0"/>
        <w:snapToGrid w:val="0"/>
        <w:spacing w:beforeLines="100" w:before="289" w:afterLines="100" w:after="289" w:line="560" w:lineRule="exact"/>
        <w:jc w:val="center"/>
        <w:rPr>
          <w:rFonts w:eastAsia="黑体"/>
          <w:b/>
          <w:bCs/>
          <w:sz w:val="32"/>
          <w:szCs w:val="32"/>
        </w:rPr>
      </w:pPr>
      <w:r w:rsidRPr="00EA5D32">
        <w:rPr>
          <w:rFonts w:eastAsia="黑体"/>
          <w:bCs/>
          <w:sz w:val="32"/>
          <w:szCs w:val="32"/>
        </w:rPr>
        <w:t>第十二章</w:t>
      </w:r>
      <w:r w:rsidRPr="00EA5D32">
        <w:rPr>
          <w:rFonts w:eastAsia="黑体"/>
          <w:bCs/>
          <w:sz w:val="32"/>
          <w:szCs w:val="32"/>
        </w:rPr>
        <w:t xml:space="preserve">  </w:t>
      </w:r>
      <w:r w:rsidRPr="00EA5D32">
        <w:rPr>
          <w:rFonts w:eastAsia="黑体" w:hint="eastAsia"/>
          <w:bCs/>
          <w:sz w:val="32"/>
          <w:szCs w:val="32"/>
        </w:rPr>
        <w:t>施工</w:t>
      </w:r>
      <w:r w:rsidRPr="00EA5D32">
        <w:rPr>
          <w:rFonts w:eastAsia="黑体"/>
          <w:bCs/>
          <w:sz w:val="32"/>
          <w:szCs w:val="32"/>
        </w:rPr>
        <w:t>组织实施</w:t>
      </w:r>
    </w:p>
    <w:p w14:paraId="12988BFF" w14:textId="77777777" w:rsidR="001A1591" w:rsidRPr="00EA5D32" w:rsidRDefault="001A1591" w:rsidP="001A1591">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第八十</w:t>
      </w:r>
      <w:r w:rsidR="00D449E2" w:rsidRPr="00EA5D32">
        <w:rPr>
          <w:rFonts w:ascii="Times New Roman" w:eastAsia="黑体" w:hAnsi="Times New Roman" w:hint="eastAsia"/>
          <w:bCs/>
          <w:sz w:val="32"/>
        </w:rPr>
        <w:t>二</w:t>
      </w:r>
      <w:r w:rsidRPr="00EA5D32">
        <w:rPr>
          <w:rFonts w:ascii="Times New Roman" w:eastAsia="黑体" w:hAnsi="Times New Roman"/>
          <w:bCs/>
          <w:sz w:val="32"/>
        </w:rPr>
        <w:t>条</w:t>
      </w:r>
      <w:r w:rsidRPr="00EA5D32">
        <w:rPr>
          <w:rFonts w:ascii="Times New Roman" w:eastAsia="黑体" w:hAnsi="Times New Roman"/>
          <w:bCs/>
          <w:sz w:val="32"/>
        </w:rPr>
        <w:t xml:space="preserve">  </w:t>
      </w:r>
      <w:r w:rsidRPr="00EA5D32">
        <w:rPr>
          <w:rFonts w:ascii="Times New Roman" w:eastAsia="仿宋_GB2312" w:hAnsi="Times New Roman" w:hint="eastAsia"/>
          <w:sz w:val="32"/>
        </w:rPr>
        <w:t>集团公司管内各项施工严格落实“</w:t>
      </w:r>
      <w:proofErr w:type="gramStart"/>
      <w:r w:rsidRPr="00EA5D32">
        <w:rPr>
          <w:rFonts w:ascii="Times New Roman" w:eastAsia="仿宋_GB2312" w:hAnsi="Times New Roman" w:hint="eastAsia"/>
          <w:sz w:val="32"/>
        </w:rPr>
        <w:t>一</w:t>
      </w:r>
      <w:proofErr w:type="gramEnd"/>
      <w:r w:rsidRPr="00EA5D32">
        <w:rPr>
          <w:rFonts w:ascii="Times New Roman" w:eastAsia="仿宋_GB2312" w:hAnsi="Times New Roman" w:hint="eastAsia"/>
          <w:sz w:val="32"/>
        </w:rPr>
        <w:t>施工三方案”，每条施工日计划的施工单位和配合单位必须有相应的施工</w:t>
      </w:r>
      <w:r w:rsidRPr="00EA5D32">
        <w:rPr>
          <w:rFonts w:ascii="Times New Roman" w:eastAsia="仿宋_GB2312" w:hAnsi="Times New Roman" w:hint="eastAsia"/>
          <w:sz w:val="32"/>
        </w:rPr>
        <w:lastRenderedPageBreak/>
        <w:t>方案、行车组织方案、人身安全方案。</w:t>
      </w:r>
    </w:p>
    <w:p w14:paraId="013F8165" w14:textId="77777777" w:rsidR="001C6987" w:rsidRPr="00EA5D32" w:rsidRDefault="001C6987" w:rsidP="001C6987">
      <w:pPr>
        <w:pStyle w:val="af4"/>
        <w:spacing w:before="0" w:beforeAutospacing="0" w:after="0" w:afterAutospacing="0" w:line="560" w:lineRule="atLeast"/>
        <w:ind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施工方案主要包括：施工项目、负责人、内容、地点和时间、影响及限速范围、设备变化、施工方式及流程、施工过渡方案、施工组织、施工安全风险具体管控措施、施工防护办法、列车运行条件、路料和机具回收、应急预案、施工质量验收等基本内容。每日</w:t>
      </w:r>
      <w:proofErr w:type="gramStart"/>
      <w:r w:rsidRPr="00EA5D32">
        <w:rPr>
          <w:rFonts w:ascii="Times New Roman" w:eastAsia="仿宋_GB2312" w:hAnsi="Times New Roman" w:cs="Times New Roman" w:hint="eastAsia"/>
          <w:kern w:val="2"/>
          <w:sz w:val="32"/>
          <w:szCs w:val="20"/>
        </w:rPr>
        <w:t>施工按</w:t>
      </w:r>
      <w:proofErr w:type="gramEnd"/>
      <w:r w:rsidRPr="00EA5D32">
        <w:rPr>
          <w:rFonts w:ascii="Times New Roman" w:eastAsia="仿宋_GB2312" w:hAnsi="Times New Roman" w:cs="Times New Roman" w:hint="eastAsia"/>
          <w:kern w:val="2"/>
          <w:sz w:val="32"/>
          <w:szCs w:val="20"/>
        </w:rPr>
        <w:t>要求落实干部盯控。使用大型工程机械时，必须明确走行径路、停放地点，划定作业范围，执行</w:t>
      </w:r>
      <w:r w:rsidRPr="00EA5D32">
        <w:rPr>
          <w:rFonts w:ascii="Times New Roman" w:eastAsia="仿宋_GB2312" w:hAnsi="Times New Roman" w:cs="Times New Roman"/>
          <w:kern w:val="2"/>
          <w:sz w:val="32"/>
          <w:szCs w:val="20"/>
        </w:rPr>
        <w:t>“</w:t>
      </w:r>
      <w:proofErr w:type="gramStart"/>
      <w:r w:rsidRPr="00EA5D32">
        <w:rPr>
          <w:rFonts w:ascii="Times New Roman" w:eastAsia="仿宋_GB2312" w:hAnsi="Times New Roman" w:cs="Times New Roman" w:hint="eastAsia"/>
          <w:kern w:val="2"/>
          <w:sz w:val="32"/>
          <w:szCs w:val="20"/>
        </w:rPr>
        <w:t>一</w:t>
      </w:r>
      <w:proofErr w:type="gramEnd"/>
      <w:r w:rsidRPr="00EA5D32">
        <w:rPr>
          <w:rFonts w:ascii="Times New Roman" w:eastAsia="仿宋_GB2312" w:hAnsi="Times New Roman" w:cs="Times New Roman" w:hint="eastAsia"/>
          <w:kern w:val="2"/>
          <w:sz w:val="32"/>
          <w:szCs w:val="20"/>
        </w:rPr>
        <w:t>机一人</w:t>
      </w:r>
      <w:r w:rsidRPr="00EA5D32">
        <w:rPr>
          <w:rFonts w:ascii="Times New Roman" w:eastAsia="仿宋_GB2312" w:hAnsi="Times New Roman" w:cs="Times New Roman"/>
          <w:kern w:val="2"/>
          <w:sz w:val="32"/>
          <w:szCs w:val="20"/>
        </w:rPr>
        <w:t>”</w:t>
      </w:r>
      <w:proofErr w:type="gramStart"/>
      <w:r w:rsidRPr="00EA5D32">
        <w:rPr>
          <w:rFonts w:ascii="Times New Roman" w:eastAsia="仿宋_GB2312" w:hAnsi="Times New Roman" w:cs="Times New Roman" w:hint="eastAsia"/>
          <w:kern w:val="2"/>
          <w:sz w:val="32"/>
          <w:szCs w:val="20"/>
        </w:rPr>
        <w:t>跟机防护</w:t>
      </w:r>
      <w:proofErr w:type="gramEnd"/>
      <w:r w:rsidRPr="00EA5D32">
        <w:rPr>
          <w:rFonts w:ascii="Times New Roman" w:eastAsia="仿宋_GB2312" w:hAnsi="Times New Roman" w:cs="Times New Roman" w:hint="eastAsia"/>
          <w:kern w:val="2"/>
          <w:sz w:val="32"/>
          <w:szCs w:val="20"/>
        </w:rPr>
        <w:t>。</w:t>
      </w:r>
    </w:p>
    <w:p w14:paraId="7C53A54D" w14:textId="77777777" w:rsidR="001C6987" w:rsidRPr="00EA5D32" w:rsidRDefault="001C6987" w:rsidP="001C6987">
      <w:pPr>
        <w:pStyle w:val="af4"/>
        <w:spacing w:before="0" w:beforeAutospacing="0" w:after="0" w:afterAutospacing="0" w:line="560" w:lineRule="atLeast"/>
        <w:ind w:firstLine="640"/>
        <w:jc w:val="both"/>
        <w:rPr>
          <w:rFonts w:ascii="Times New Roman" w:eastAsia="仿宋_GB2312" w:hAnsi="Times New Roman" w:cs="Times New Roman"/>
          <w:kern w:val="2"/>
          <w:sz w:val="32"/>
          <w:szCs w:val="20"/>
        </w:rPr>
      </w:pPr>
      <w:r w:rsidRPr="00EA5D32">
        <w:rPr>
          <w:rFonts w:ascii="Times New Roman" w:eastAsia="仿宋_GB2312" w:hAnsi="Times New Roman" w:cs="Times New Roman" w:hint="eastAsia"/>
          <w:kern w:val="2"/>
          <w:sz w:val="32"/>
          <w:szCs w:val="20"/>
        </w:rPr>
        <w:t>行车组织方案主要包括：施工期间的设备状态和行车办法，围绕信号、</w:t>
      </w:r>
      <w:proofErr w:type="gramStart"/>
      <w:r w:rsidRPr="00EA5D32">
        <w:rPr>
          <w:rFonts w:ascii="Times New Roman" w:eastAsia="仿宋_GB2312" w:hAnsi="Times New Roman" w:cs="Times New Roman" w:hint="eastAsia"/>
          <w:kern w:val="2"/>
          <w:sz w:val="32"/>
          <w:szCs w:val="20"/>
        </w:rPr>
        <w:t>联锁</w:t>
      </w:r>
      <w:proofErr w:type="gramEnd"/>
      <w:r w:rsidRPr="00EA5D32">
        <w:rPr>
          <w:rFonts w:ascii="Times New Roman" w:eastAsia="仿宋_GB2312" w:hAnsi="Times New Roman" w:cs="Times New Roman" w:hint="eastAsia"/>
          <w:kern w:val="2"/>
          <w:sz w:val="32"/>
          <w:szCs w:val="20"/>
        </w:rPr>
        <w:t>、闭塞、进路、凭证、施工车辆、调度命令、</w:t>
      </w:r>
      <w:proofErr w:type="gramStart"/>
      <w:r w:rsidRPr="00EA5D32">
        <w:rPr>
          <w:rFonts w:ascii="Times New Roman" w:eastAsia="仿宋_GB2312" w:hAnsi="Times New Roman" w:cs="Times New Roman" w:hint="eastAsia"/>
          <w:kern w:val="2"/>
          <w:sz w:val="32"/>
          <w:szCs w:val="20"/>
        </w:rPr>
        <w:t>登销记</w:t>
      </w:r>
      <w:proofErr w:type="gramEnd"/>
      <w:r w:rsidRPr="00EA5D32">
        <w:rPr>
          <w:rFonts w:ascii="Times New Roman" w:eastAsia="仿宋_GB2312" w:hAnsi="Times New Roman" w:cs="Times New Roman" w:hint="eastAsia"/>
          <w:kern w:val="2"/>
          <w:sz w:val="32"/>
          <w:szCs w:val="20"/>
        </w:rPr>
        <w:t>等关键，制定有效措施。根据施工日计划，由行车组织单位负责研究制定相应的施工行车组织方案。</w:t>
      </w:r>
    </w:p>
    <w:p w14:paraId="2FF98239" w14:textId="77777777" w:rsidR="001C6987" w:rsidRPr="00EA5D32" w:rsidRDefault="001C6987" w:rsidP="001C6987">
      <w:pPr>
        <w:pStyle w:val="af4"/>
        <w:spacing w:before="0" w:beforeAutospacing="0" w:after="0" w:afterAutospacing="0" w:line="560" w:lineRule="atLeast"/>
        <w:ind w:firstLine="640"/>
        <w:jc w:val="both"/>
        <w:rPr>
          <w:rFonts w:ascii="Times New Roman" w:eastAsia="仿宋_GB2312" w:hAnsi="Times New Roman" w:cs="Times New Roman" w:hint="eastAsia"/>
          <w:kern w:val="2"/>
          <w:sz w:val="32"/>
          <w:szCs w:val="20"/>
        </w:rPr>
      </w:pPr>
      <w:r w:rsidRPr="00EA5D32">
        <w:rPr>
          <w:rFonts w:ascii="Times New Roman" w:eastAsia="仿宋_GB2312" w:hAnsi="Times New Roman" w:cs="Times New Roman" w:hint="eastAsia"/>
          <w:kern w:val="2"/>
          <w:sz w:val="32"/>
          <w:szCs w:val="20"/>
        </w:rPr>
        <w:t>人身安全方案主要包括：施工人身安全防护组织体系及相关人员职责，防护分区图，不同作业条件下现场防护员站立位置、防护范围和施工避车安全区等。</w:t>
      </w:r>
    </w:p>
    <w:p w14:paraId="12057E7B" w14:textId="77777777" w:rsidR="00707EA0" w:rsidRPr="00EA5D32" w:rsidRDefault="00707EA0" w:rsidP="001C6987">
      <w:pPr>
        <w:pStyle w:val="af4"/>
        <w:spacing w:before="0" w:beforeAutospacing="0" w:after="0" w:afterAutospacing="0" w:line="560" w:lineRule="atLeast"/>
        <w:ind w:firstLine="640"/>
        <w:jc w:val="both"/>
        <w:rPr>
          <w:rFonts w:ascii="Times New Roman" w:eastAsia="仿宋_GB2312" w:hAnsi="Times New Roman" w:cs="Times New Roman"/>
          <w:kern w:val="2"/>
          <w:sz w:val="32"/>
          <w:szCs w:val="20"/>
        </w:rPr>
      </w:pPr>
      <w:r w:rsidRPr="00EA5D32">
        <w:rPr>
          <w:rFonts w:ascii="Times New Roman" w:eastAsia="黑体" w:hAnsi="Times New Roman"/>
          <w:bCs/>
          <w:sz w:val="32"/>
        </w:rPr>
        <w:t>第八十</w:t>
      </w:r>
      <w:r w:rsidR="00D449E2" w:rsidRPr="00EA5D32">
        <w:rPr>
          <w:rFonts w:ascii="Times New Roman" w:eastAsia="黑体" w:hAnsi="Times New Roman" w:hint="eastAsia"/>
          <w:bCs/>
          <w:sz w:val="32"/>
        </w:rPr>
        <w:t>三</w:t>
      </w:r>
      <w:r w:rsidRPr="00EA5D32">
        <w:rPr>
          <w:rFonts w:ascii="Times New Roman" w:eastAsia="黑体" w:hAnsi="Times New Roman"/>
          <w:bCs/>
          <w:sz w:val="32"/>
        </w:rPr>
        <w:t>条</w:t>
      </w:r>
      <w:r w:rsidRPr="00EA5D32">
        <w:rPr>
          <w:rFonts w:ascii="Times New Roman" w:eastAsia="黑体" w:hAnsi="Times New Roman" w:hint="eastAsia"/>
          <w:bCs/>
          <w:sz w:val="32"/>
        </w:rPr>
        <w:t xml:space="preserve">  </w:t>
      </w:r>
      <w:r w:rsidR="00EC4F89" w:rsidRPr="00EA5D32">
        <w:rPr>
          <w:rFonts w:ascii="Times New Roman" w:eastAsia="仿宋_GB2312" w:hAnsi="Times New Roman" w:cs="Times New Roman" w:hint="eastAsia"/>
          <w:kern w:val="2"/>
          <w:sz w:val="32"/>
          <w:szCs w:val="20"/>
        </w:rPr>
        <w:t>各</w:t>
      </w:r>
      <w:r w:rsidRPr="00EA5D32">
        <w:rPr>
          <w:rFonts w:ascii="Times New Roman" w:eastAsia="仿宋_GB2312" w:hAnsi="Times New Roman" w:cs="Times New Roman" w:hint="eastAsia"/>
          <w:kern w:val="2"/>
          <w:sz w:val="32"/>
          <w:szCs w:val="20"/>
        </w:rPr>
        <w:t>业务部</w:t>
      </w:r>
      <w:r w:rsidR="00EC4F89" w:rsidRPr="00EA5D32">
        <w:rPr>
          <w:rFonts w:ascii="Times New Roman" w:eastAsia="仿宋_GB2312" w:hAnsi="Times New Roman" w:cs="Times New Roman" w:hint="eastAsia"/>
          <w:kern w:val="2"/>
          <w:sz w:val="32"/>
          <w:szCs w:val="20"/>
        </w:rPr>
        <w:t>室</w:t>
      </w:r>
      <w:r w:rsidRPr="00EA5D32">
        <w:rPr>
          <w:rFonts w:ascii="Times New Roman" w:eastAsia="仿宋_GB2312" w:hAnsi="Times New Roman" w:cs="Times New Roman" w:hint="eastAsia"/>
          <w:kern w:val="2"/>
          <w:sz w:val="32"/>
          <w:szCs w:val="20"/>
        </w:rPr>
        <w:t>负责制定本系统“一次施工作业标准化流程”，把“</w:t>
      </w:r>
      <w:proofErr w:type="gramStart"/>
      <w:r w:rsidRPr="00EA5D32">
        <w:rPr>
          <w:rFonts w:ascii="Times New Roman" w:eastAsia="仿宋_GB2312" w:hAnsi="Times New Roman" w:cs="Times New Roman" w:hint="eastAsia"/>
          <w:kern w:val="2"/>
          <w:sz w:val="32"/>
          <w:szCs w:val="20"/>
        </w:rPr>
        <w:t>一</w:t>
      </w:r>
      <w:proofErr w:type="gramEnd"/>
      <w:r w:rsidRPr="00EA5D32">
        <w:rPr>
          <w:rFonts w:ascii="Times New Roman" w:eastAsia="仿宋_GB2312" w:hAnsi="Times New Roman" w:cs="Times New Roman" w:hint="eastAsia"/>
          <w:kern w:val="2"/>
          <w:sz w:val="32"/>
          <w:szCs w:val="20"/>
        </w:rPr>
        <w:t>施工三方案”、施工会议制度落实、施工组织、过程控制、数据换装、调度命令接受和传达、作业防护、路料清理和工机具回收、开通条件确认等事项，分解、纳入“一次施工作业标准化流程”。</w:t>
      </w:r>
    </w:p>
    <w:p w14:paraId="77D1E9E1" w14:textId="77777777" w:rsidR="009F0E7D" w:rsidRPr="00EA5D32" w:rsidRDefault="009F0E7D" w:rsidP="009F0E7D">
      <w:pPr>
        <w:pStyle w:val="af4"/>
        <w:spacing w:before="0" w:beforeAutospacing="0" w:after="0" w:afterAutospacing="0" w:line="560" w:lineRule="atLeast"/>
        <w:ind w:firstLine="640"/>
        <w:jc w:val="both"/>
        <w:rPr>
          <w:rFonts w:ascii="Times New Roman" w:eastAsia="仿宋_GB2312" w:hAnsi="Times New Roman" w:cs="Times New Roman" w:hint="eastAsia"/>
          <w:kern w:val="2"/>
          <w:sz w:val="32"/>
          <w:szCs w:val="32"/>
        </w:rPr>
      </w:pPr>
      <w:r w:rsidRPr="00EA5D32">
        <w:rPr>
          <w:rFonts w:eastAsia="黑体"/>
          <w:bCs/>
          <w:sz w:val="32"/>
        </w:rPr>
        <w:t>第</w:t>
      </w:r>
      <w:r w:rsidRPr="00EA5D32">
        <w:rPr>
          <w:rFonts w:eastAsia="黑体" w:hint="eastAsia"/>
          <w:bCs/>
          <w:sz w:val="32"/>
        </w:rPr>
        <w:t>八</w:t>
      </w:r>
      <w:r w:rsidRPr="00EA5D32">
        <w:rPr>
          <w:rFonts w:eastAsia="黑体"/>
          <w:bCs/>
          <w:sz w:val="32"/>
        </w:rPr>
        <w:t>十</w:t>
      </w:r>
      <w:r w:rsidR="002F5FA3" w:rsidRPr="00EA5D32">
        <w:rPr>
          <w:rFonts w:eastAsia="黑体" w:hint="eastAsia"/>
          <w:bCs/>
          <w:sz w:val="32"/>
        </w:rPr>
        <w:t>四</w:t>
      </w:r>
      <w:r w:rsidRPr="00EA5D32">
        <w:rPr>
          <w:rFonts w:eastAsia="黑体"/>
          <w:bCs/>
          <w:sz w:val="32"/>
        </w:rPr>
        <w:t>条</w:t>
      </w:r>
      <w:r w:rsidRPr="00EA5D32">
        <w:rPr>
          <w:rFonts w:eastAsia="黑体" w:hint="eastAsia"/>
          <w:bCs/>
          <w:sz w:val="32"/>
        </w:rPr>
        <w:t xml:space="preserve">  </w:t>
      </w:r>
      <w:r w:rsidRPr="00EA5D32">
        <w:rPr>
          <w:rFonts w:ascii="Times New Roman" w:eastAsia="仿宋_GB2312" w:hAnsi="Times New Roman" w:cs="Times New Roman" w:hint="eastAsia"/>
          <w:kern w:val="2"/>
          <w:sz w:val="32"/>
          <w:szCs w:val="32"/>
        </w:rPr>
        <w:t>车间组织的施工应做到</w:t>
      </w:r>
      <w:r w:rsidRPr="00EA5D32">
        <w:rPr>
          <w:rFonts w:ascii="Times New Roman" w:eastAsia="仿宋_GB2312" w:hAnsi="Times New Roman" w:cs="Times New Roman"/>
          <w:kern w:val="2"/>
          <w:sz w:val="32"/>
          <w:szCs w:val="32"/>
        </w:rPr>
        <w:t>“</w:t>
      </w:r>
      <w:r w:rsidRPr="00EA5D32">
        <w:rPr>
          <w:rFonts w:ascii="Times New Roman" w:eastAsia="仿宋_GB2312" w:hAnsi="Times New Roman" w:cs="Times New Roman" w:hint="eastAsia"/>
          <w:kern w:val="2"/>
          <w:sz w:val="32"/>
          <w:szCs w:val="32"/>
        </w:rPr>
        <w:t>四亲自</w:t>
      </w:r>
      <w:r w:rsidRPr="00EA5D32">
        <w:rPr>
          <w:rFonts w:ascii="Times New Roman" w:eastAsia="仿宋_GB2312" w:hAnsi="Times New Roman" w:cs="Times New Roman"/>
          <w:kern w:val="2"/>
          <w:sz w:val="32"/>
          <w:szCs w:val="32"/>
        </w:rPr>
        <w:t>”</w:t>
      </w:r>
      <w:r w:rsidRPr="00EA5D32">
        <w:rPr>
          <w:rFonts w:ascii="Times New Roman" w:eastAsia="仿宋_GB2312" w:hAnsi="Times New Roman" w:cs="Times New Roman" w:hint="eastAsia"/>
          <w:kern w:val="2"/>
          <w:sz w:val="32"/>
          <w:szCs w:val="32"/>
        </w:rPr>
        <w:t>。车间负责人（主任、副主任）必须亲自组织编制作业方案，亲自布置作业方案，亲自审核作业计划，亲自担任作业负责人。</w:t>
      </w:r>
    </w:p>
    <w:p w14:paraId="4B065B97" w14:textId="77777777" w:rsidR="0000559F" w:rsidRPr="00EA5D32" w:rsidRDefault="00D03D0D" w:rsidP="0000559F">
      <w:pPr>
        <w:pStyle w:val="af4"/>
        <w:spacing w:before="0" w:beforeAutospacing="0" w:after="0" w:afterAutospacing="0" w:line="560" w:lineRule="atLeast"/>
        <w:ind w:firstLine="640"/>
        <w:jc w:val="both"/>
        <w:rPr>
          <w:rFonts w:ascii="Times New Roman" w:eastAsia="仿宋_GB2312" w:hAnsi="Times New Roman" w:hint="eastAsia"/>
          <w:sz w:val="32"/>
        </w:rPr>
      </w:pPr>
      <w:r w:rsidRPr="00EA5D32">
        <w:rPr>
          <w:rFonts w:eastAsia="黑体"/>
          <w:bCs/>
          <w:sz w:val="32"/>
        </w:rPr>
        <w:lastRenderedPageBreak/>
        <w:t>第</w:t>
      </w:r>
      <w:r w:rsidRPr="00EA5D32">
        <w:rPr>
          <w:rFonts w:eastAsia="黑体" w:hint="eastAsia"/>
          <w:bCs/>
          <w:sz w:val="32"/>
        </w:rPr>
        <w:t>八</w:t>
      </w:r>
      <w:r w:rsidRPr="00EA5D32">
        <w:rPr>
          <w:rFonts w:eastAsia="黑体"/>
          <w:bCs/>
          <w:sz w:val="32"/>
        </w:rPr>
        <w:t>十</w:t>
      </w:r>
      <w:r w:rsidR="002F5FA3" w:rsidRPr="00EA5D32">
        <w:rPr>
          <w:rFonts w:eastAsia="黑体" w:hint="eastAsia"/>
          <w:bCs/>
          <w:sz w:val="32"/>
        </w:rPr>
        <w:t>五</w:t>
      </w:r>
      <w:r w:rsidRPr="00EA5D32">
        <w:rPr>
          <w:rFonts w:eastAsia="黑体"/>
          <w:bCs/>
          <w:sz w:val="32"/>
        </w:rPr>
        <w:t>条</w:t>
      </w:r>
      <w:r w:rsidRPr="00EA5D32">
        <w:rPr>
          <w:rFonts w:eastAsia="黑体" w:hint="eastAsia"/>
          <w:bCs/>
          <w:sz w:val="32"/>
        </w:rPr>
        <w:t xml:space="preserve">  </w:t>
      </w:r>
      <w:r w:rsidRPr="00EA5D32">
        <w:rPr>
          <w:rFonts w:ascii="Times New Roman" w:eastAsia="仿宋_GB2312" w:hAnsi="Times New Roman" w:cs="Times New Roman" w:hint="eastAsia"/>
          <w:kern w:val="2"/>
          <w:sz w:val="32"/>
          <w:szCs w:val="32"/>
        </w:rPr>
        <w:t>严格</w:t>
      </w:r>
      <w:proofErr w:type="gramStart"/>
      <w:r w:rsidRPr="00EA5D32">
        <w:rPr>
          <w:rFonts w:ascii="Times New Roman" w:eastAsia="仿宋_GB2312" w:hAnsi="Times New Roman" w:cs="Times New Roman" w:hint="eastAsia"/>
          <w:kern w:val="2"/>
          <w:sz w:val="32"/>
          <w:szCs w:val="32"/>
        </w:rPr>
        <w:t>卡控运行</w:t>
      </w:r>
      <w:proofErr w:type="gramEnd"/>
      <w:r w:rsidRPr="00EA5D32">
        <w:rPr>
          <w:rFonts w:ascii="Times New Roman" w:eastAsia="仿宋_GB2312" w:hAnsi="Times New Roman" w:cs="Times New Roman" w:hint="eastAsia"/>
          <w:kern w:val="2"/>
          <w:sz w:val="32"/>
          <w:szCs w:val="32"/>
        </w:rPr>
        <w:t>揭示调度命令接收、核对、编写等关键环节，坚持一人拟写、一人核对。严格落实施工日计划、登记申请、施工命令</w:t>
      </w:r>
      <w:r w:rsidRPr="00EA5D32">
        <w:rPr>
          <w:rFonts w:ascii="Times New Roman" w:eastAsia="仿宋_GB2312" w:hAnsi="Times New Roman" w:cs="Times New Roman"/>
          <w:kern w:val="2"/>
          <w:sz w:val="32"/>
          <w:szCs w:val="32"/>
        </w:rPr>
        <w:t>“</w:t>
      </w:r>
      <w:r w:rsidRPr="00EA5D32">
        <w:rPr>
          <w:rFonts w:ascii="Times New Roman" w:eastAsia="仿宋_GB2312" w:hAnsi="Times New Roman" w:cs="Times New Roman" w:hint="eastAsia"/>
          <w:kern w:val="2"/>
          <w:sz w:val="32"/>
          <w:szCs w:val="32"/>
        </w:rPr>
        <w:t>三对照</w:t>
      </w:r>
      <w:r w:rsidRPr="00EA5D32">
        <w:rPr>
          <w:rFonts w:ascii="Times New Roman" w:eastAsia="仿宋_GB2312" w:hAnsi="Times New Roman" w:cs="Times New Roman"/>
          <w:kern w:val="2"/>
          <w:sz w:val="32"/>
          <w:szCs w:val="32"/>
        </w:rPr>
        <w:t>”</w:t>
      </w:r>
      <w:r w:rsidRPr="00EA5D32">
        <w:rPr>
          <w:rFonts w:ascii="Times New Roman" w:eastAsia="仿宋_GB2312" w:hAnsi="Times New Roman" w:cs="Times New Roman" w:hint="eastAsia"/>
          <w:kern w:val="2"/>
          <w:sz w:val="32"/>
          <w:szCs w:val="32"/>
        </w:rPr>
        <w:t>，</w:t>
      </w:r>
      <w:proofErr w:type="gramStart"/>
      <w:r w:rsidRPr="00EA5D32">
        <w:rPr>
          <w:rFonts w:ascii="Times New Roman" w:eastAsia="仿宋_GB2312" w:hAnsi="Times New Roman" w:cs="Times New Roman" w:hint="eastAsia"/>
          <w:kern w:val="2"/>
          <w:sz w:val="32"/>
          <w:szCs w:val="32"/>
        </w:rPr>
        <w:t>对受令处所</w:t>
      </w:r>
      <w:proofErr w:type="gramEnd"/>
      <w:r w:rsidRPr="00EA5D32">
        <w:rPr>
          <w:rFonts w:ascii="Times New Roman" w:eastAsia="仿宋_GB2312" w:hAnsi="Times New Roman" w:cs="Times New Roman" w:hint="eastAsia"/>
          <w:kern w:val="2"/>
          <w:sz w:val="32"/>
          <w:szCs w:val="32"/>
        </w:rPr>
        <w:t>和命令内容逐项核对，确认请点时间、影响范围、监控数据和相关技术资料与调度命令一致。供电专业停送电前，严格执行停送电</w:t>
      </w:r>
      <w:proofErr w:type="gramStart"/>
      <w:r w:rsidRPr="00EA5D32">
        <w:rPr>
          <w:rFonts w:ascii="Times New Roman" w:eastAsia="仿宋_GB2312" w:hAnsi="Times New Roman" w:cs="Times New Roman" w:hint="eastAsia"/>
          <w:kern w:val="2"/>
          <w:sz w:val="32"/>
          <w:szCs w:val="32"/>
        </w:rPr>
        <w:t>作业卡控表</w:t>
      </w:r>
      <w:proofErr w:type="gramEnd"/>
      <w:r w:rsidRPr="00EA5D32">
        <w:rPr>
          <w:rFonts w:ascii="Times New Roman" w:eastAsia="仿宋_GB2312" w:hAnsi="Times New Roman" w:cs="Times New Roman" w:hint="eastAsia"/>
          <w:kern w:val="2"/>
          <w:sz w:val="32"/>
          <w:szCs w:val="32"/>
        </w:rPr>
        <w:t>流程及确认制度。</w:t>
      </w:r>
    </w:p>
    <w:p w14:paraId="4DF49DA0" w14:textId="77777777" w:rsidR="002668C1" w:rsidRPr="00EA5D32" w:rsidRDefault="002668C1" w:rsidP="007D487C">
      <w:pPr>
        <w:pStyle w:val="af4"/>
        <w:spacing w:beforeLines="100" w:before="289" w:beforeAutospacing="0" w:afterLines="100" w:after="289" w:afterAutospacing="0" w:line="560" w:lineRule="atLeast"/>
        <w:jc w:val="center"/>
        <w:rPr>
          <w:rFonts w:eastAsia="黑体"/>
          <w:b/>
          <w:bCs/>
          <w:sz w:val="32"/>
          <w:szCs w:val="32"/>
        </w:rPr>
      </w:pPr>
      <w:r w:rsidRPr="00EA5D32">
        <w:rPr>
          <w:rFonts w:eastAsia="黑体"/>
          <w:bCs/>
          <w:sz w:val="32"/>
          <w:szCs w:val="32"/>
        </w:rPr>
        <w:t>第十</w:t>
      </w:r>
      <w:r w:rsidR="00937A40" w:rsidRPr="00EA5D32">
        <w:rPr>
          <w:rFonts w:eastAsia="黑体" w:hint="eastAsia"/>
          <w:bCs/>
          <w:sz w:val="32"/>
          <w:szCs w:val="32"/>
        </w:rPr>
        <w:t>三</w:t>
      </w:r>
      <w:r w:rsidRPr="00EA5D32">
        <w:rPr>
          <w:rFonts w:eastAsia="黑体"/>
          <w:bCs/>
          <w:sz w:val="32"/>
          <w:szCs w:val="32"/>
        </w:rPr>
        <w:t>章</w:t>
      </w:r>
      <w:r w:rsidRPr="00EA5D32">
        <w:rPr>
          <w:rFonts w:eastAsia="黑体"/>
          <w:bCs/>
          <w:sz w:val="32"/>
          <w:szCs w:val="32"/>
        </w:rPr>
        <w:t xml:space="preserve">  </w:t>
      </w:r>
      <w:r w:rsidRPr="00EA5D32">
        <w:rPr>
          <w:rFonts w:eastAsia="黑体"/>
          <w:bCs/>
          <w:sz w:val="32"/>
          <w:szCs w:val="32"/>
        </w:rPr>
        <w:t>维修组织实施</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3C4FE0F0" w14:textId="77777777" w:rsidR="002668C1" w:rsidRPr="00EA5D32" w:rsidRDefault="002668C1" w:rsidP="00C0427A">
      <w:pPr>
        <w:pStyle w:val="a4"/>
        <w:adjustRightInd w:val="0"/>
        <w:snapToGrid w:val="0"/>
        <w:spacing w:line="560" w:lineRule="exact"/>
        <w:jc w:val="center"/>
        <w:rPr>
          <w:rFonts w:ascii="Times New Roman" w:eastAsia="黑体" w:hAnsi="Times New Roman"/>
          <w:sz w:val="32"/>
          <w:szCs w:val="28"/>
        </w:rPr>
      </w:pPr>
      <w:r w:rsidRPr="00EA5D32">
        <w:rPr>
          <w:rFonts w:ascii="Times New Roman" w:eastAsia="黑体" w:hAnsi="Times New Roman"/>
          <w:sz w:val="32"/>
          <w:szCs w:val="28"/>
        </w:rPr>
        <w:t>第一节</w:t>
      </w:r>
      <w:r w:rsidRPr="00EA5D32">
        <w:rPr>
          <w:rFonts w:ascii="Times New Roman" w:eastAsia="黑体" w:hAnsi="Times New Roman"/>
          <w:sz w:val="32"/>
          <w:szCs w:val="28"/>
        </w:rPr>
        <w:t xml:space="preserve"> </w:t>
      </w:r>
      <w:r w:rsidRPr="00EA5D32">
        <w:rPr>
          <w:rFonts w:ascii="Times New Roman" w:eastAsia="黑体" w:hAnsi="Times New Roman"/>
          <w:sz w:val="32"/>
          <w:szCs w:val="28"/>
        </w:rPr>
        <w:t>高速铁路</w:t>
      </w:r>
    </w:p>
    <w:p w14:paraId="5F751A8C" w14:textId="77777777" w:rsidR="002668C1" w:rsidRPr="00EA5D32" w:rsidRDefault="00DD154E"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黑体" w:hAnsi="Times New Roman"/>
          <w:bCs/>
          <w:sz w:val="32"/>
        </w:rPr>
        <w:t>第</w:t>
      </w:r>
      <w:r w:rsidR="00C55FF2" w:rsidRPr="00EA5D32">
        <w:rPr>
          <w:rFonts w:ascii="Times New Roman" w:eastAsia="黑体" w:hAnsi="Times New Roman"/>
          <w:bCs/>
          <w:sz w:val="32"/>
        </w:rPr>
        <w:t>八十</w:t>
      </w:r>
      <w:r w:rsidR="00F26CF7" w:rsidRPr="00EA5D32">
        <w:rPr>
          <w:rFonts w:ascii="Times New Roman" w:eastAsia="黑体" w:hAnsi="Times New Roman" w:hint="eastAsia"/>
          <w:bCs/>
          <w:sz w:val="32"/>
        </w:rPr>
        <w:t>六</w:t>
      </w:r>
      <w:r w:rsidR="00942A6C" w:rsidRPr="00EA5D32">
        <w:rPr>
          <w:rFonts w:ascii="Times New Roman" w:eastAsia="黑体" w:hAnsi="Times New Roman"/>
          <w:bCs/>
          <w:sz w:val="32"/>
        </w:rPr>
        <w:t>条</w:t>
      </w:r>
      <w:r w:rsidR="00942A6C" w:rsidRPr="00EA5D32">
        <w:rPr>
          <w:rFonts w:ascii="Times New Roman" w:eastAsia="黑体" w:hAnsi="Times New Roman"/>
          <w:bCs/>
          <w:sz w:val="32"/>
        </w:rPr>
        <w:t xml:space="preserve">  </w:t>
      </w:r>
      <w:r w:rsidR="002668C1" w:rsidRPr="00EA5D32">
        <w:rPr>
          <w:rFonts w:ascii="Times New Roman" w:eastAsia="仿宋_GB2312" w:hAnsi="Times New Roman"/>
          <w:sz w:val="32"/>
          <w:szCs w:val="28"/>
        </w:rPr>
        <w:t>高速铁路维修作业</w:t>
      </w:r>
      <w:r w:rsidRPr="00EA5D32">
        <w:rPr>
          <w:rFonts w:ascii="Times New Roman" w:eastAsia="仿宋_GB2312" w:hAnsi="Times New Roman"/>
          <w:sz w:val="32"/>
          <w:szCs w:val="28"/>
        </w:rPr>
        <w:t>应</w:t>
      </w:r>
      <w:r w:rsidR="002668C1" w:rsidRPr="00EA5D32">
        <w:rPr>
          <w:rFonts w:ascii="Times New Roman" w:eastAsia="仿宋_GB2312" w:hAnsi="Times New Roman"/>
          <w:sz w:val="32"/>
          <w:szCs w:val="28"/>
        </w:rPr>
        <w:t>按照</w:t>
      </w:r>
      <w:r w:rsidR="00DA1082" w:rsidRPr="00EA5D32">
        <w:rPr>
          <w:rFonts w:ascii="Times New Roman" w:eastAsia="仿宋_GB2312" w:hAnsi="Times New Roman"/>
          <w:sz w:val="32"/>
          <w:szCs w:val="28"/>
        </w:rPr>
        <w:t>“</w:t>
      </w:r>
      <w:r w:rsidR="002668C1" w:rsidRPr="00EA5D32">
        <w:rPr>
          <w:rFonts w:ascii="Times New Roman" w:eastAsia="仿宋_GB2312" w:hAnsi="Times New Roman"/>
          <w:sz w:val="32"/>
          <w:szCs w:val="28"/>
        </w:rPr>
        <w:t>统筹安排、综合利用</w:t>
      </w:r>
      <w:r w:rsidR="00DA1082" w:rsidRPr="00EA5D32">
        <w:rPr>
          <w:rFonts w:ascii="Times New Roman" w:eastAsia="仿宋_GB2312" w:hAnsi="Times New Roman"/>
          <w:sz w:val="32"/>
          <w:szCs w:val="28"/>
        </w:rPr>
        <w:t>、平行作业</w:t>
      </w:r>
      <w:r w:rsidR="00DA1082" w:rsidRPr="00EA5D32">
        <w:rPr>
          <w:rFonts w:ascii="Times New Roman" w:eastAsia="仿宋_GB2312" w:hAnsi="Times New Roman"/>
          <w:sz w:val="32"/>
          <w:szCs w:val="28"/>
        </w:rPr>
        <w:t>”</w:t>
      </w:r>
      <w:r w:rsidR="002668C1" w:rsidRPr="00EA5D32">
        <w:rPr>
          <w:rFonts w:ascii="Times New Roman" w:eastAsia="仿宋_GB2312" w:hAnsi="Times New Roman"/>
          <w:sz w:val="32"/>
          <w:szCs w:val="28"/>
        </w:rPr>
        <w:t>的原则</w:t>
      </w:r>
      <w:r w:rsidRPr="00EA5D32">
        <w:rPr>
          <w:rFonts w:ascii="Times New Roman" w:eastAsia="仿宋_GB2312" w:hAnsi="Times New Roman"/>
          <w:sz w:val="32"/>
          <w:szCs w:val="28"/>
        </w:rPr>
        <w:t>，实施综合维修生产一体化作业组织。</w:t>
      </w:r>
    </w:p>
    <w:p w14:paraId="2A885204"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黑体"/>
          <w:bCs/>
          <w:sz w:val="32"/>
        </w:rPr>
        <w:t>第</w:t>
      </w:r>
      <w:r w:rsidR="00C55FF2" w:rsidRPr="00EA5D32">
        <w:rPr>
          <w:rFonts w:eastAsia="黑体"/>
          <w:bCs/>
          <w:sz w:val="32"/>
        </w:rPr>
        <w:t>八十</w:t>
      </w:r>
      <w:r w:rsidR="00F26CF7" w:rsidRPr="00EA5D32">
        <w:rPr>
          <w:rFonts w:eastAsia="黑体" w:hint="eastAsia"/>
          <w:bCs/>
          <w:sz w:val="32"/>
        </w:rPr>
        <w:t>七</w:t>
      </w:r>
      <w:r w:rsidRPr="00EA5D32">
        <w:rPr>
          <w:rFonts w:eastAsia="黑体"/>
          <w:bCs/>
          <w:sz w:val="32"/>
        </w:rPr>
        <w:t>条</w:t>
      </w:r>
      <w:r w:rsidRPr="00EA5D32">
        <w:rPr>
          <w:rFonts w:eastAsia="黑体"/>
          <w:bCs/>
          <w:sz w:val="32"/>
        </w:rPr>
        <w:t xml:space="preserve">  </w:t>
      </w:r>
      <w:r w:rsidR="005740F4" w:rsidRPr="00EA5D32">
        <w:rPr>
          <w:rFonts w:eastAsia="仿宋_GB2312"/>
          <w:sz w:val="32"/>
          <w:szCs w:val="28"/>
        </w:rPr>
        <w:t>高速铁路接触网检修</w:t>
      </w:r>
      <w:proofErr w:type="gramStart"/>
      <w:r w:rsidR="005740F4" w:rsidRPr="00EA5D32">
        <w:rPr>
          <w:rFonts w:eastAsia="仿宋_GB2312"/>
          <w:sz w:val="32"/>
          <w:szCs w:val="28"/>
        </w:rPr>
        <w:t>作业按</w:t>
      </w:r>
      <w:proofErr w:type="gramEnd"/>
      <w:r w:rsidR="005740F4" w:rsidRPr="00EA5D32">
        <w:rPr>
          <w:rFonts w:eastAsia="仿宋_GB2312"/>
          <w:sz w:val="32"/>
          <w:szCs w:val="28"/>
        </w:rPr>
        <w:t>供电臂划分停电单元</w:t>
      </w:r>
      <w:r w:rsidR="005740F4" w:rsidRPr="00EA5D32">
        <w:rPr>
          <w:rFonts w:eastAsia="仿宋_GB2312" w:hint="eastAsia"/>
          <w:sz w:val="32"/>
          <w:szCs w:val="28"/>
        </w:rPr>
        <w:t>，其他设备的维修</w:t>
      </w:r>
      <w:proofErr w:type="gramStart"/>
      <w:r w:rsidR="005740F4" w:rsidRPr="00EA5D32">
        <w:rPr>
          <w:rFonts w:eastAsia="仿宋_GB2312" w:hint="eastAsia"/>
          <w:sz w:val="32"/>
          <w:szCs w:val="28"/>
        </w:rPr>
        <w:t>作业按</w:t>
      </w:r>
      <w:proofErr w:type="gramEnd"/>
      <w:r w:rsidR="005740F4" w:rsidRPr="00EA5D32">
        <w:rPr>
          <w:rFonts w:eastAsia="仿宋_GB2312" w:hint="eastAsia"/>
          <w:sz w:val="32"/>
          <w:szCs w:val="28"/>
        </w:rPr>
        <w:t>车站及相邻上下行区间划分成六个基本作业单元。成都东、重庆北、</w:t>
      </w:r>
      <w:r w:rsidR="00E809BA" w:rsidRPr="00EA5D32">
        <w:rPr>
          <w:rFonts w:eastAsia="仿宋_GB2312" w:hint="eastAsia"/>
          <w:sz w:val="32"/>
          <w:szCs w:val="28"/>
        </w:rPr>
        <w:t>重庆西、</w:t>
      </w:r>
      <w:r w:rsidR="005740F4" w:rsidRPr="00EA5D32">
        <w:rPr>
          <w:rFonts w:eastAsia="仿宋_GB2312" w:hint="eastAsia"/>
          <w:sz w:val="32"/>
          <w:szCs w:val="28"/>
        </w:rPr>
        <w:t>贵阳北</w:t>
      </w:r>
      <w:r w:rsidR="00E809BA" w:rsidRPr="00EA5D32">
        <w:rPr>
          <w:rFonts w:eastAsia="仿宋_GB2312" w:hint="eastAsia"/>
          <w:sz w:val="32"/>
          <w:szCs w:val="28"/>
        </w:rPr>
        <w:t>、贵阳东</w:t>
      </w:r>
      <w:r w:rsidR="005740F4" w:rsidRPr="00EA5D32">
        <w:rPr>
          <w:rFonts w:eastAsia="仿宋_GB2312" w:hint="eastAsia"/>
          <w:sz w:val="32"/>
          <w:szCs w:val="28"/>
        </w:rPr>
        <w:t>等</w:t>
      </w:r>
      <w:r w:rsidR="00F04929" w:rsidRPr="00EA5D32">
        <w:rPr>
          <w:rFonts w:eastAsia="仿宋_GB2312" w:hint="eastAsia"/>
          <w:sz w:val="32"/>
          <w:szCs w:val="28"/>
        </w:rPr>
        <w:t>站场复杂的</w:t>
      </w:r>
      <w:r w:rsidR="002F53CE" w:rsidRPr="00EA5D32">
        <w:rPr>
          <w:rFonts w:eastAsia="仿宋_GB2312" w:hint="eastAsia"/>
          <w:sz w:val="32"/>
          <w:szCs w:val="28"/>
        </w:rPr>
        <w:t>高铁</w:t>
      </w:r>
      <w:r w:rsidR="00F04929" w:rsidRPr="00EA5D32">
        <w:rPr>
          <w:rFonts w:eastAsia="仿宋_GB2312" w:hint="eastAsia"/>
          <w:sz w:val="32"/>
          <w:szCs w:val="28"/>
        </w:rPr>
        <w:t>车站</w:t>
      </w:r>
      <w:r w:rsidR="00DE3A1D" w:rsidRPr="00EA5D32">
        <w:rPr>
          <w:rFonts w:eastAsia="仿宋_GB2312" w:hint="eastAsia"/>
          <w:sz w:val="32"/>
          <w:szCs w:val="28"/>
        </w:rPr>
        <w:t>原则上</w:t>
      </w:r>
      <w:proofErr w:type="gramStart"/>
      <w:r w:rsidR="00F04929" w:rsidRPr="00EA5D32">
        <w:rPr>
          <w:rFonts w:eastAsia="仿宋_GB2312" w:hint="eastAsia"/>
          <w:sz w:val="32"/>
          <w:szCs w:val="28"/>
        </w:rPr>
        <w:t>按场别</w:t>
      </w:r>
      <w:proofErr w:type="gramEnd"/>
      <w:r w:rsidR="00F04929" w:rsidRPr="00EA5D32">
        <w:rPr>
          <w:rFonts w:eastAsia="仿宋_GB2312" w:hint="eastAsia"/>
          <w:sz w:val="32"/>
          <w:szCs w:val="28"/>
        </w:rPr>
        <w:t>划分基本作业单元</w:t>
      </w:r>
      <w:r w:rsidR="00DE3A1D" w:rsidRPr="00EA5D32">
        <w:rPr>
          <w:rFonts w:eastAsia="仿宋_GB2312" w:hint="eastAsia"/>
          <w:sz w:val="32"/>
          <w:szCs w:val="28"/>
        </w:rPr>
        <w:t>，具体由车务段（直属站）组织设备管理单位细化作业区域。</w:t>
      </w:r>
    </w:p>
    <w:p w14:paraId="4ABF1F2C"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黑体"/>
          <w:bCs/>
          <w:sz w:val="32"/>
        </w:rPr>
        <w:t>第</w:t>
      </w:r>
      <w:r w:rsidR="00C55FF2" w:rsidRPr="00EA5D32">
        <w:rPr>
          <w:rFonts w:eastAsia="黑体"/>
          <w:bCs/>
          <w:sz w:val="32"/>
        </w:rPr>
        <w:t>八十</w:t>
      </w:r>
      <w:r w:rsidR="00F26CF7" w:rsidRPr="00EA5D32">
        <w:rPr>
          <w:rFonts w:eastAsia="黑体" w:hint="eastAsia"/>
          <w:bCs/>
          <w:sz w:val="32"/>
        </w:rPr>
        <w:t>八</w:t>
      </w:r>
      <w:r w:rsidRPr="00EA5D32">
        <w:rPr>
          <w:rFonts w:eastAsia="黑体"/>
          <w:bCs/>
          <w:sz w:val="32"/>
        </w:rPr>
        <w:t>条</w:t>
      </w:r>
      <w:r w:rsidRPr="00EA5D32">
        <w:rPr>
          <w:rFonts w:eastAsia="黑体"/>
          <w:bCs/>
          <w:sz w:val="32"/>
        </w:rPr>
        <w:t xml:space="preserve">  </w:t>
      </w:r>
      <w:r w:rsidRPr="00EA5D32">
        <w:rPr>
          <w:rFonts w:eastAsia="仿宋_GB2312"/>
          <w:sz w:val="32"/>
          <w:szCs w:val="28"/>
        </w:rPr>
        <w:t>高速铁路维修天窗综合利用原则。</w:t>
      </w:r>
    </w:p>
    <w:p w14:paraId="211BABE9"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（一）维修作业原则上按作业单元分别组织，需同时占用两个及以上作业单元时，需相关单位协商一致。</w:t>
      </w:r>
    </w:p>
    <w:p w14:paraId="3D9EC3B7"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（二）区间维修作业综合利用原则。</w:t>
      </w:r>
    </w:p>
    <w:p w14:paraId="0EC7148E" w14:textId="77777777" w:rsidR="00A738BC" w:rsidRPr="00EA5D32" w:rsidRDefault="0076364B" w:rsidP="00AF713D">
      <w:pPr>
        <w:adjustRightInd w:val="0"/>
        <w:snapToGrid w:val="0"/>
        <w:spacing w:line="560" w:lineRule="exact"/>
        <w:ind w:firstLineChars="200" w:firstLine="640"/>
        <w:rPr>
          <w:ins w:id="181" w:author="Tom" w:date="2022-09-30T08:19:00Z"/>
          <w:rFonts w:ascii="仿宋_GB2312" w:eastAsia="仿宋_GB2312" w:hAnsi="仿宋_GB2312" w:cs="仿宋_GB2312" w:hint="eastAsia"/>
          <w:sz w:val="32"/>
          <w:szCs w:val="28"/>
        </w:rPr>
      </w:pPr>
      <w:r w:rsidRPr="00EA5D32">
        <w:rPr>
          <w:rFonts w:eastAsia="仿宋_GB2312"/>
          <w:sz w:val="32"/>
          <w:szCs w:val="28"/>
        </w:rPr>
        <w:t>1.</w:t>
      </w:r>
      <w:r w:rsidRPr="00EA5D32">
        <w:rPr>
          <w:rFonts w:eastAsia="仿宋_GB2312"/>
          <w:sz w:val="32"/>
          <w:szCs w:val="28"/>
        </w:rPr>
        <w:t>开行路用列车时，</w:t>
      </w:r>
      <w:r w:rsidR="0098162A" w:rsidRPr="00EA5D32">
        <w:rPr>
          <w:rFonts w:ascii="仿宋_GB2312" w:eastAsia="仿宋_GB2312" w:hAnsi="仿宋_GB2312" w:cs="仿宋_GB2312" w:hint="eastAsia"/>
          <w:sz w:val="32"/>
          <w:szCs w:val="32"/>
        </w:rPr>
        <w:t>应纳入施工（维修）计划，向</w:t>
      </w:r>
      <w:r w:rsidR="00E7484F" w:rsidRPr="00EA5D32">
        <w:rPr>
          <w:rFonts w:ascii="仿宋_GB2312" w:eastAsia="仿宋_GB2312" w:hAnsi="仿宋_GB2312" w:cs="仿宋_GB2312" w:hint="eastAsia"/>
          <w:sz w:val="32"/>
          <w:szCs w:val="32"/>
        </w:rPr>
        <w:t>车站</w:t>
      </w:r>
      <w:r w:rsidR="0098162A" w:rsidRPr="00EA5D32">
        <w:rPr>
          <w:rFonts w:ascii="仿宋_GB2312" w:eastAsia="仿宋_GB2312" w:hAnsi="仿宋_GB2312" w:cs="仿宋_GB2312" w:hint="eastAsia"/>
          <w:sz w:val="32"/>
          <w:szCs w:val="32"/>
        </w:rPr>
        <w:t>提供《施工路用列车（施工机车车辆）作业申请单》</w:t>
      </w:r>
      <w:r w:rsidR="004C29D8" w:rsidRPr="00EA5D32">
        <w:rPr>
          <w:rFonts w:ascii="仿宋_GB2312" w:eastAsia="仿宋_GB2312" w:hAnsi="仿宋_GB2312" w:cs="仿宋_GB2312" w:hint="eastAsia"/>
          <w:sz w:val="32"/>
          <w:szCs w:val="32"/>
        </w:rPr>
        <w:t>（仅封锁区间时</w:t>
      </w:r>
      <w:r w:rsidR="004C29D8" w:rsidRPr="00EA5D32">
        <w:rPr>
          <w:rFonts w:ascii="仿宋_GB2312" w:eastAsia="仿宋_GB2312" w:hAnsi="仿宋_GB2312" w:cs="仿宋_GB2312" w:hint="eastAsia"/>
          <w:sz w:val="32"/>
          <w:szCs w:val="32"/>
        </w:rPr>
        <w:lastRenderedPageBreak/>
        <w:t>除外）</w:t>
      </w:r>
      <w:r w:rsidR="0098162A" w:rsidRPr="00EA5D32">
        <w:rPr>
          <w:rFonts w:ascii="仿宋_GB2312" w:eastAsia="仿宋_GB2312" w:hAnsi="仿宋_GB2312" w:cs="仿宋_GB2312" w:hint="eastAsia"/>
          <w:sz w:val="32"/>
          <w:szCs w:val="32"/>
        </w:rPr>
        <w:t>。开行方案必须明确发站、到站、编组、运行径路、作业地点、作业防护地点、转</w:t>
      </w:r>
      <w:proofErr w:type="gramStart"/>
      <w:r w:rsidR="0098162A" w:rsidRPr="00EA5D32">
        <w:rPr>
          <w:rFonts w:ascii="仿宋_GB2312" w:eastAsia="仿宋_GB2312" w:hAnsi="仿宋_GB2312" w:cs="仿宋_GB2312" w:hint="eastAsia"/>
          <w:sz w:val="32"/>
          <w:szCs w:val="32"/>
        </w:rPr>
        <w:t>线计划</w:t>
      </w:r>
      <w:proofErr w:type="gramEnd"/>
      <w:r w:rsidR="0098162A" w:rsidRPr="00EA5D32">
        <w:rPr>
          <w:rFonts w:ascii="仿宋_GB2312" w:eastAsia="仿宋_GB2312" w:hAnsi="仿宋_GB2312" w:cs="仿宋_GB2312" w:hint="eastAsia"/>
          <w:sz w:val="32"/>
          <w:szCs w:val="32"/>
        </w:rPr>
        <w:t>及路用列车司机、随车施工（维修）负责人联系电话（包括GSM-R电话号码）。计划下达后，施工（维修）单位不得随意变更路用列车开行方案。</w:t>
      </w:r>
      <w:r w:rsidRPr="00EA5D32">
        <w:rPr>
          <w:rFonts w:eastAsia="仿宋_GB2312"/>
          <w:sz w:val="32"/>
          <w:szCs w:val="28"/>
        </w:rPr>
        <w:t>同一封锁区间原则上</w:t>
      </w:r>
      <w:proofErr w:type="gramStart"/>
      <w:r w:rsidRPr="00EA5D32">
        <w:rPr>
          <w:rFonts w:eastAsia="仿宋_GB2312"/>
          <w:sz w:val="32"/>
          <w:szCs w:val="28"/>
        </w:rPr>
        <w:t>每端只开行</w:t>
      </w:r>
      <w:proofErr w:type="gramEnd"/>
      <w:r w:rsidRPr="00EA5D32">
        <w:rPr>
          <w:rFonts w:eastAsia="仿宋_GB2312"/>
          <w:sz w:val="32"/>
          <w:szCs w:val="28"/>
        </w:rPr>
        <w:t>一列路用列车</w:t>
      </w:r>
      <w:r w:rsidR="00E010AC" w:rsidRPr="00EA5D32">
        <w:rPr>
          <w:rFonts w:eastAsia="仿宋_GB2312"/>
          <w:sz w:val="32"/>
          <w:szCs w:val="28"/>
        </w:rPr>
        <w:t>（超过时，其安全措施及运行办法按集团公司高速铁路行车组织细则相关规定执行）</w:t>
      </w:r>
      <w:r w:rsidRPr="00EA5D32">
        <w:rPr>
          <w:rFonts w:eastAsia="仿宋_GB2312"/>
          <w:sz w:val="32"/>
          <w:szCs w:val="28"/>
        </w:rPr>
        <w:t>。</w:t>
      </w:r>
    </w:p>
    <w:p w14:paraId="066C5399" w14:textId="77777777" w:rsidR="0076364B" w:rsidRPr="00EA5D32" w:rsidRDefault="0076364B" w:rsidP="00AF713D">
      <w:pPr>
        <w:adjustRightInd w:val="0"/>
        <w:snapToGrid w:val="0"/>
        <w:spacing w:line="560" w:lineRule="exact"/>
        <w:ind w:firstLineChars="200" w:firstLine="640"/>
        <w:rPr>
          <w:rFonts w:eastAsia="仿宋_GB2312"/>
          <w:sz w:val="32"/>
          <w:szCs w:val="28"/>
        </w:rPr>
        <w:pPrChange w:id="182" w:author="Tom" w:date="2022-07-21T07:46:00Z">
          <w:pPr>
            <w:autoSpaceDE w:val="0"/>
            <w:autoSpaceDN w:val="0"/>
            <w:adjustRightInd w:val="0"/>
            <w:snapToGrid w:val="0"/>
            <w:spacing w:line="560" w:lineRule="exact"/>
            <w:ind w:firstLineChars="196" w:firstLine="627"/>
            <w:jc w:val="left"/>
          </w:pPr>
        </w:pPrChange>
      </w:pPr>
      <w:r w:rsidRPr="00EA5D32">
        <w:rPr>
          <w:rFonts w:eastAsia="仿宋_GB2312"/>
          <w:sz w:val="32"/>
          <w:szCs w:val="28"/>
        </w:rPr>
        <w:t>有多台作业车进入同一区间时，作业车辆应组成综合作业车列合并运行，共用一个调度命令进入区间、返回车站或到达前方站。作业车及车列由车站开往区间后，由主体作业单位统一组织协调，划分各作业车的作业范围及分界点。各作业单位必须严格按规定分别设置防护。</w:t>
      </w:r>
    </w:p>
    <w:p w14:paraId="04CFB70E"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2.</w:t>
      </w:r>
      <w:proofErr w:type="gramStart"/>
      <w:r w:rsidRPr="00EA5D32">
        <w:rPr>
          <w:rFonts w:eastAsia="仿宋_GB2312"/>
          <w:sz w:val="32"/>
          <w:szCs w:val="28"/>
        </w:rPr>
        <w:t>不</w:t>
      </w:r>
      <w:proofErr w:type="gramEnd"/>
      <w:r w:rsidRPr="00EA5D32">
        <w:rPr>
          <w:rFonts w:eastAsia="仿宋_GB2312"/>
          <w:sz w:val="32"/>
          <w:szCs w:val="28"/>
        </w:rPr>
        <w:t>开行路用列车时，由主体作业单位统一划分各单位作业范围及分界点，作业单位必须按规定分别设置防护。</w:t>
      </w:r>
    </w:p>
    <w:p w14:paraId="2FAE367B" w14:textId="77777777" w:rsidR="0076364B" w:rsidRPr="00EA5D32" w:rsidDel="00A96FEA" w:rsidRDefault="0076364B" w:rsidP="00AF713D">
      <w:pPr>
        <w:autoSpaceDE w:val="0"/>
        <w:autoSpaceDN w:val="0"/>
        <w:adjustRightInd w:val="0"/>
        <w:snapToGrid w:val="0"/>
        <w:spacing w:line="560" w:lineRule="exact"/>
        <w:ind w:firstLineChars="200" w:firstLine="640"/>
        <w:rPr>
          <w:del w:id="183" w:author="Tom" w:date="2022-10-11T16:10:00Z"/>
          <w:rFonts w:eastAsia="仿宋_GB2312" w:hint="eastAsia"/>
          <w:sz w:val="32"/>
          <w:szCs w:val="28"/>
        </w:rPr>
      </w:pPr>
      <w:r w:rsidRPr="00EA5D32">
        <w:rPr>
          <w:rFonts w:eastAsia="仿宋_GB2312"/>
          <w:sz w:val="32"/>
          <w:szCs w:val="28"/>
        </w:rPr>
        <w:t>3.</w:t>
      </w:r>
      <w:r w:rsidRPr="00EA5D32">
        <w:rPr>
          <w:rFonts w:eastAsia="仿宋_GB2312"/>
          <w:sz w:val="32"/>
          <w:szCs w:val="28"/>
        </w:rPr>
        <w:t>天窗内所有影响路用列车运行的维修作业必须在路用列车通过后方可进行，并须在路用列车返回前结束。</w:t>
      </w:r>
    </w:p>
    <w:p w14:paraId="496CCE78"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（三）站内维修作业综合利用原则。</w:t>
      </w:r>
    </w:p>
    <w:p w14:paraId="6E39BDDD"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1.</w:t>
      </w:r>
      <w:r w:rsidRPr="00EA5D32">
        <w:rPr>
          <w:rFonts w:eastAsia="仿宋_GB2312"/>
          <w:sz w:val="32"/>
          <w:szCs w:val="28"/>
        </w:rPr>
        <w:t>使用作业车时，原则上应分咽喉或者分上下行线进行。</w:t>
      </w:r>
    </w:p>
    <w:p w14:paraId="3835B32F"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2.</w:t>
      </w:r>
      <w:r w:rsidRPr="00EA5D32">
        <w:rPr>
          <w:rFonts w:eastAsia="仿宋_GB2312"/>
          <w:sz w:val="32"/>
          <w:szCs w:val="28"/>
        </w:rPr>
        <w:t>不使用作业车时，可根据需要划分不同作业区域作业。</w:t>
      </w:r>
    </w:p>
    <w:p w14:paraId="7F27DB20" w14:textId="77777777" w:rsidR="0076364B" w:rsidRPr="00EA5D32" w:rsidRDefault="0076364B"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sz w:val="32"/>
          <w:szCs w:val="28"/>
        </w:rPr>
        <w:t>3.</w:t>
      </w:r>
      <w:r w:rsidRPr="00EA5D32">
        <w:rPr>
          <w:rFonts w:eastAsia="仿宋_GB2312"/>
          <w:sz w:val="32"/>
          <w:szCs w:val="28"/>
        </w:rPr>
        <w:t>由主体作业单位统一划分各单位作业范围及分界点，作业单位必须按规定分别设置防护。</w:t>
      </w:r>
    </w:p>
    <w:p w14:paraId="370E5EA6" w14:textId="77777777" w:rsidR="00BE498E" w:rsidRPr="00EA5D32" w:rsidRDefault="0053100D" w:rsidP="00AF713D">
      <w:pPr>
        <w:adjustRightInd w:val="0"/>
        <w:snapToGrid w:val="0"/>
        <w:spacing w:line="560" w:lineRule="exact"/>
        <w:ind w:firstLineChars="200" w:firstLine="640"/>
        <w:rPr>
          <w:rFonts w:eastAsia="仿宋_GB2312"/>
          <w:sz w:val="32"/>
          <w:szCs w:val="28"/>
        </w:rPr>
      </w:pPr>
      <w:r w:rsidRPr="00EA5D32">
        <w:rPr>
          <w:rFonts w:eastAsia="黑体"/>
          <w:bCs/>
          <w:sz w:val="32"/>
        </w:rPr>
        <w:t>第</w:t>
      </w:r>
      <w:r w:rsidR="00F26CF7" w:rsidRPr="00EA5D32">
        <w:rPr>
          <w:rFonts w:eastAsia="黑体" w:hint="eastAsia"/>
          <w:bCs/>
          <w:sz w:val="32"/>
        </w:rPr>
        <w:t>八十九</w:t>
      </w:r>
      <w:r w:rsidR="003975A8" w:rsidRPr="00EA5D32">
        <w:rPr>
          <w:rFonts w:eastAsia="黑体"/>
          <w:bCs/>
          <w:sz w:val="32"/>
        </w:rPr>
        <w:t>条</w:t>
      </w:r>
      <w:r w:rsidR="003975A8" w:rsidRPr="00EA5D32">
        <w:rPr>
          <w:rFonts w:eastAsia="黑体"/>
          <w:bCs/>
          <w:sz w:val="32"/>
        </w:rPr>
        <w:t xml:space="preserve">  </w:t>
      </w:r>
      <w:r w:rsidR="00BE498E" w:rsidRPr="00EA5D32">
        <w:rPr>
          <w:rFonts w:eastAsia="仿宋_GB2312"/>
          <w:sz w:val="32"/>
          <w:szCs w:val="28"/>
        </w:rPr>
        <w:t>高速铁路电力线路倒闸作业必须纳入维修计划。提报倒闸计划时必须明确倒闸原因、电力供电臂、影响范围，</w:t>
      </w:r>
      <w:r w:rsidR="00BE498E" w:rsidRPr="00EA5D32">
        <w:rPr>
          <w:rFonts w:eastAsia="仿宋_GB2312"/>
          <w:sz w:val="32"/>
          <w:szCs w:val="28"/>
        </w:rPr>
        <w:lastRenderedPageBreak/>
        <w:t>倒闸计划时间为</w:t>
      </w:r>
      <w:r w:rsidR="00266086" w:rsidRPr="00EA5D32">
        <w:rPr>
          <w:rFonts w:eastAsia="仿宋_GB2312"/>
          <w:sz w:val="32"/>
          <w:szCs w:val="28"/>
        </w:rPr>
        <w:t>5</w:t>
      </w:r>
      <w:r w:rsidR="00BE498E" w:rsidRPr="00EA5D32">
        <w:rPr>
          <w:rFonts w:eastAsia="仿宋_GB2312"/>
          <w:sz w:val="32"/>
          <w:szCs w:val="28"/>
        </w:rPr>
        <w:t>分钟。</w:t>
      </w:r>
    </w:p>
    <w:p w14:paraId="3D51E23E" w14:textId="77777777" w:rsidR="004B1E0F" w:rsidRPr="00EA5D32" w:rsidRDefault="006C1B50"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黑体" w:hAnsi="Times New Roman"/>
          <w:bCs/>
          <w:sz w:val="32"/>
        </w:rPr>
        <w:t>第</w:t>
      </w:r>
      <w:r w:rsidR="00F26CF7" w:rsidRPr="00EA5D32">
        <w:rPr>
          <w:rFonts w:ascii="Times New Roman" w:eastAsia="黑体" w:hAnsi="Times New Roman" w:hint="eastAsia"/>
          <w:bCs/>
          <w:sz w:val="32"/>
        </w:rPr>
        <w:t>九十</w:t>
      </w:r>
      <w:r w:rsidR="00954B48" w:rsidRPr="00EA5D32">
        <w:rPr>
          <w:rFonts w:ascii="Times New Roman" w:eastAsia="黑体" w:hAnsi="Times New Roman"/>
          <w:bCs/>
          <w:sz w:val="32"/>
        </w:rPr>
        <w:t>条</w:t>
      </w:r>
      <w:r w:rsidR="00954B48" w:rsidRPr="00EA5D32">
        <w:rPr>
          <w:rFonts w:ascii="Times New Roman" w:eastAsia="黑体" w:hAnsi="Times New Roman"/>
          <w:bCs/>
          <w:sz w:val="32"/>
        </w:rPr>
        <w:t xml:space="preserve">  </w:t>
      </w:r>
      <w:r w:rsidR="002668C1" w:rsidRPr="00EA5D32">
        <w:rPr>
          <w:rFonts w:ascii="Times New Roman" w:eastAsia="仿宋_GB2312" w:hAnsi="Times New Roman"/>
          <w:sz w:val="32"/>
          <w:szCs w:val="28"/>
        </w:rPr>
        <w:t>高速铁路固定设备上线检查、检测、维修工作都</w:t>
      </w:r>
      <w:r w:rsidR="00785C34" w:rsidRPr="00EA5D32">
        <w:rPr>
          <w:rFonts w:ascii="Times New Roman" w:eastAsia="仿宋_GB2312" w:hAnsi="Times New Roman" w:hint="eastAsia"/>
          <w:sz w:val="32"/>
          <w:szCs w:val="28"/>
        </w:rPr>
        <w:t>应</w:t>
      </w:r>
      <w:r w:rsidR="002668C1" w:rsidRPr="00EA5D32">
        <w:rPr>
          <w:rFonts w:ascii="Times New Roman" w:eastAsia="仿宋_GB2312" w:hAnsi="Times New Roman"/>
          <w:sz w:val="32"/>
          <w:szCs w:val="28"/>
        </w:rPr>
        <w:t>在天窗时间内进行，天窗时间外不得进入桥面、隧道和路基地段栅栏范围内</w:t>
      </w:r>
      <w:r w:rsidR="0053100D" w:rsidRPr="00EA5D32">
        <w:rPr>
          <w:rFonts w:ascii="Times New Roman" w:eastAsia="仿宋_GB2312" w:hAnsi="Times New Roman"/>
          <w:sz w:val="32"/>
          <w:szCs w:val="28"/>
        </w:rPr>
        <w:t>以及车站站台安全线股道一侧。</w:t>
      </w:r>
      <w:r w:rsidR="004B1E0F" w:rsidRPr="00EA5D32">
        <w:rPr>
          <w:rFonts w:ascii="Times New Roman" w:eastAsia="仿宋_GB2312" w:hAnsi="Times New Roman" w:hint="eastAsia"/>
          <w:sz w:val="32"/>
          <w:szCs w:val="28"/>
        </w:rPr>
        <w:t>以下检修作业可在天窗点外进行：</w:t>
      </w:r>
    </w:p>
    <w:p w14:paraId="0961397F" w14:textId="77777777" w:rsidR="00C61696" w:rsidRPr="00EA5D32" w:rsidRDefault="00C61696"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（一）工</w:t>
      </w:r>
      <w:proofErr w:type="gramStart"/>
      <w:r w:rsidRPr="00EA5D32">
        <w:rPr>
          <w:rFonts w:ascii="Times New Roman" w:eastAsia="仿宋_GB2312" w:hAnsi="Times New Roman" w:hint="eastAsia"/>
          <w:sz w:val="32"/>
          <w:szCs w:val="28"/>
        </w:rPr>
        <w:t>务</w:t>
      </w:r>
      <w:proofErr w:type="gramEnd"/>
      <w:r w:rsidRPr="00EA5D32">
        <w:rPr>
          <w:rFonts w:ascii="Times New Roman" w:eastAsia="仿宋_GB2312" w:hAnsi="Times New Roman" w:hint="eastAsia"/>
          <w:sz w:val="32"/>
          <w:szCs w:val="28"/>
        </w:rPr>
        <w:t>专业。防护栅栏外的工</w:t>
      </w:r>
      <w:proofErr w:type="gramStart"/>
      <w:r w:rsidRPr="00EA5D32">
        <w:rPr>
          <w:rFonts w:ascii="Times New Roman" w:eastAsia="仿宋_GB2312" w:hAnsi="Times New Roman" w:hint="eastAsia"/>
          <w:sz w:val="32"/>
          <w:szCs w:val="28"/>
        </w:rPr>
        <w:t>务</w:t>
      </w:r>
      <w:proofErr w:type="gramEnd"/>
      <w:r w:rsidRPr="00EA5D32">
        <w:rPr>
          <w:rFonts w:ascii="Times New Roman" w:eastAsia="仿宋_GB2312" w:hAnsi="Times New Roman" w:hint="eastAsia"/>
          <w:sz w:val="32"/>
          <w:szCs w:val="28"/>
        </w:rPr>
        <w:t>设备检查、测量及维修。不通向桥面范围的检查维修作业，包括：桥梁支座、</w:t>
      </w:r>
      <w:proofErr w:type="gramStart"/>
      <w:r w:rsidRPr="00EA5D32">
        <w:rPr>
          <w:rFonts w:ascii="Times New Roman" w:eastAsia="仿宋_GB2312" w:hAnsi="Times New Roman" w:hint="eastAsia"/>
          <w:sz w:val="32"/>
          <w:szCs w:val="28"/>
        </w:rPr>
        <w:t>防落梁</w:t>
      </w:r>
      <w:proofErr w:type="gramEnd"/>
      <w:r w:rsidRPr="00EA5D32">
        <w:rPr>
          <w:rFonts w:ascii="Times New Roman" w:eastAsia="仿宋_GB2312" w:hAnsi="Times New Roman" w:hint="eastAsia"/>
          <w:sz w:val="32"/>
          <w:szCs w:val="28"/>
        </w:rPr>
        <w:t>装置检查、维修作业，桥面下、箱梁内不影响结构稳定和使用的检查、测量、维修作业。不进入防护栅栏门进行防护栅栏、救援疏散通道的修补。</w:t>
      </w:r>
    </w:p>
    <w:p w14:paraId="71E76FDC" w14:textId="77777777" w:rsidR="00C61696" w:rsidRPr="00EA5D32" w:rsidRDefault="00C61696"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（二）电务专业。防护栅栏外不影响信号、通信设备正常使用的设备巡视、检查。</w:t>
      </w:r>
    </w:p>
    <w:p w14:paraId="56BB4A00" w14:textId="77777777" w:rsidR="00C61696" w:rsidRPr="00EA5D32" w:rsidRDefault="00C61696" w:rsidP="00AF713D">
      <w:pPr>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（三）供电专业：防护栅栏外</w:t>
      </w:r>
      <w:r w:rsidRPr="00EA5D32">
        <w:rPr>
          <w:rFonts w:eastAsia="仿宋_GB2312"/>
          <w:sz w:val="32"/>
          <w:szCs w:val="28"/>
        </w:rPr>
        <w:t>的供水电设备</w:t>
      </w:r>
      <w:r w:rsidRPr="00EA5D32">
        <w:rPr>
          <w:rFonts w:eastAsia="仿宋_GB2312" w:hint="eastAsia"/>
          <w:sz w:val="32"/>
          <w:szCs w:val="28"/>
        </w:rPr>
        <w:t>巡视、</w:t>
      </w:r>
      <w:r w:rsidRPr="00EA5D32">
        <w:rPr>
          <w:rFonts w:eastAsia="仿宋_GB2312"/>
          <w:sz w:val="32"/>
          <w:szCs w:val="28"/>
        </w:rPr>
        <w:t>检查。</w:t>
      </w:r>
    </w:p>
    <w:p w14:paraId="6A12BE3C" w14:textId="77777777" w:rsidR="00733CCA" w:rsidRPr="00EA5D32" w:rsidRDefault="00C61696"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（四）车辆专业。防护栅栏外车辆设备巡视、检查。</w:t>
      </w:r>
    </w:p>
    <w:p w14:paraId="6C18F4A3" w14:textId="77777777" w:rsidR="00C61696" w:rsidRPr="00EA5D32" w:rsidRDefault="00C61696"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（五）房建专业：在站台安全线以内进行站台面、吊顶板等房建设备巡视、检查。</w:t>
      </w:r>
    </w:p>
    <w:p w14:paraId="146E0030" w14:textId="77777777" w:rsidR="00D250F9" w:rsidRPr="00EA5D32" w:rsidRDefault="00A27054" w:rsidP="00AF713D">
      <w:pPr>
        <w:adjustRightInd w:val="0"/>
        <w:snapToGrid w:val="0"/>
        <w:spacing w:line="560" w:lineRule="exact"/>
        <w:ind w:firstLineChars="200" w:firstLine="640"/>
        <w:rPr>
          <w:rFonts w:eastAsia="仿宋_GB2312"/>
          <w:sz w:val="32"/>
          <w:szCs w:val="28"/>
        </w:rPr>
      </w:pPr>
      <w:r w:rsidRPr="00EA5D32">
        <w:rPr>
          <w:rFonts w:ascii="仿宋_GB2312" w:eastAsia="仿宋_GB2312" w:hint="eastAsia"/>
          <w:sz w:val="32"/>
          <w:szCs w:val="32"/>
        </w:rPr>
        <w:t>其他项目由</w:t>
      </w:r>
      <w:r w:rsidRPr="00EA5D32">
        <w:rPr>
          <w:rFonts w:eastAsia="仿宋_GB2312" w:hint="eastAsia"/>
          <w:sz w:val="32"/>
          <w:szCs w:val="28"/>
        </w:rPr>
        <w:t>主管</w:t>
      </w:r>
      <w:r w:rsidR="00055BA3" w:rsidRPr="00EA5D32">
        <w:rPr>
          <w:rFonts w:eastAsia="仿宋_GB2312" w:hint="eastAsia"/>
          <w:sz w:val="32"/>
          <w:szCs w:val="28"/>
        </w:rPr>
        <w:t>业</w:t>
      </w:r>
      <w:r w:rsidRPr="00EA5D32">
        <w:rPr>
          <w:rFonts w:eastAsia="仿宋_GB2312" w:hint="eastAsia"/>
          <w:sz w:val="32"/>
          <w:szCs w:val="28"/>
        </w:rPr>
        <w:t>务部室结合实际进行细化、明确，并</w:t>
      </w:r>
      <w:r w:rsidR="00C61696" w:rsidRPr="00EA5D32">
        <w:rPr>
          <w:rFonts w:eastAsia="仿宋_GB2312" w:hint="eastAsia"/>
          <w:sz w:val="32"/>
          <w:szCs w:val="28"/>
        </w:rPr>
        <w:t>制定确保人身、行车和作业安全的安全管理、作业组织、通信联系和防护办法等细化措施。</w:t>
      </w:r>
    </w:p>
    <w:p w14:paraId="5B09E55D" w14:textId="77777777" w:rsidR="006A45EE" w:rsidRPr="00EA5D32" w:rsidRDefault="002668C1" w:rsidP="00BE64D0">
      <w:pPr>
        <w:pStyle w:val="a4"/>
        <w:adjustRightInd w:val="0"/>
        <w:snapToGrid w:val="0"/>
        <w:spacing w:beforeLines="100" w:before="289" w:line="560" w:lineRule="exact"/>
        <w:jc w:val="center"/>
        <w:rPr>
          <w:rFonts w:ascii="Times New Roman" w:eastAsia="黑体" w:hAnsi="Times New Roman"/>
          <w:bCs/>
          <w:sz w:val="32"/>
        </w:rPr>
      </w:pPr>
      <w:r w:rsidRPr="00EA5D32">
        <w:rPr>
          <w:rFonts w:ascii="Times New Roman" w:eastAsia="黑体" w:hAnsi="Times New Roman"/>
          <w:sz w:val="32"/>
          <w:szCs w:val="28"/>
        </w:rPr>
        <w:t>第二节</w:t>
      </w:r>
      <w:r w:rsidRPr="00EA5D32">
        <w:rPr>
          <w:rFonts w:ascii="Times New Roman" w:eastAsia="黑体" w:hAnsi="Times New Roman"/>
          <w:sz w:val="32"/>
          <w:szCs w:val="28"/>
        </w:rPr>
        <w:t xml:space="preserve">  </w:t>
      </w:r>
      <w:r w:rsidRPr="00EA5D32">
        <w:rPr>
          <w:rFonts w:ascii="Times New Roman" w:eastAsia="黑体" w:hAnsi="Times New Roman"/>
          <w:sz w:val="32"/>
          <w:szCs w:val="28"/>
        </w:rPr>
        <w:t>普速铁路</w:t>
      </w:r>
    </w:p>
    <w:p w14:paraId="25B0F5E8" w14:textId="77777777" w:rsidR="00E22BF3" w:rsidRPr="00EA5D32" w:rsidRDefault="00E22BF3" w:rsidP="00AF713D">
      <w:pPr>
        <w:pStyle w:val="a4"/>
        <w:adjustRightInd w:val="0"/>
        <w:snapToGrid w:val="0"/>
        <w:spacing w:line="560" w:lineRule="exact"/>
        <w:ind w:firstLineChars="200" w:firstLine="640"/>
        <w:rPr>
          <w:rFonts w:ascii="Times New Roman" w:eastAsia="黑体" w:hAnsi="Times New Roman"/>
          <w:bCs/>
          <w:sz w:val="32"/>
        </w:rPr>
      </w:pPr>
      <w:r w:rsidRPr="00EA5D32">
        <w:rPr>
          <w:rFonts w:ascii="Times New Roman" w:eastAsia="黑体" w:hAnsi="Times New Roman"/>
          <w:bCs/>
          <w:sz w:val="32"/>
        </w:rPr>
        <w:t>第</w:t>
      </w:r>
      <w:r w:rsidR="00BE64D0" w:rsidRPr="00EA5D32">
        <w:rPr>
          <w:rFonts w:ascii="Times New Roman" w:eastAsia="黑体" w:hAnsi="Times New Roman" w:hint="eastAsia"/>
          <w:bCs/>
          <w:sz w:val="32"/>
        </w:rPr>
        <w:t>九十</w:t>
      </w:r>
      <w:r w:rsidR="00C73B0D" w:rsidRPr="00EA5D32">
        <w:rPr>
          <w:rFonts w:ascii="Times New Roman" w:eastAsia="黑体" w:hAnsi="Times New Roman" w:hint="eastAsia"/>
          <w:bCs/>
          <w:sz w:val="32"/>
        </w:rPr>
        <w:t>一</w:t>
      </w:r>
      <w:r w:rsidRPr="00EA5D32">
        <w:rPr>
          <w:rFonts w:ascii="Times New Roman" w:eastAsia="黑体" w:hAnsi="Times New Roman"/>
          <w:bCs/>
          <w:sz w:val="32"/>
        </w:rPr>
        <w:t>条</w:t>
      </w:r>
      <w:r w:rsidRPr="00EA5D32">
        <w:rPr>
          <w:rFonts w:ascii="Times New Roman" w:eastAsia="黑体" w:hAnsi="Times New Roman"/>
          <w:bCs/>
          <w:sz w:val="32"/>
        </w:rPr>
        <w:t xml:space="preserve"> </w:t>
      </w:r>
      <w:r w:rsidR="00B515EA" w:rsidRPr="00EA5D32">
        <w:rPr>
          <w:rFonts w:ascii="Times New Roman" w:eastAsia="黑体" w:hAnsi="Times New Roman" w:hint="eastAsia"/>
          <w:bCs/>
          <w:sz w:val="32"/>
        </w:rPr>
        <w:t xml:space="preserve"> </w:t>
      </w:r>
      <w:r w:rsidRPr="00EA5D32">
        <w:rPr>
          <w:rFonts w:ascii="Times New Roman" w:eastAsia="仿宋_GB2312" w:hAnsi="Times New Roman"/>
          <w:sz w:val="32"/>
          <w:szCs w:val="32"/>
        </w:rPr>
        <w:t>普</w:t>
      </w:r>
      <w:proofErr w:type="gramStart"/>
      <w:r w:rsidRPr="00EA5D32">
        <w:rPr>
          <w:rFonts w:ascii="Times New Roman" w:eastAsia="仿宋_GB2312" w:hAnsi="Times New Roman"/>
          <w:sz w:val="32"/>
          <w:szCs w:val="32"/>
        </w:rPr>
        <w:t>速铁路</w:t>
      </w:r>
      <w:proofErr w:type="gramEnd"/>
      <w:r w:rsidRPr="00EA5D32">
        <w:rPr>
          <w:rFonts w:ascii="Times New Roman" w:eastAsia="仿宋_GB2312" w:hAnsi="Times New Roman"/>
          <w:sz w:val="32"/>
          <w:szCs w:val="32"/>
        </w:rPr>
        <w:t>维修作业应探索一体化作业组织，实施维修作业集中化、专业化，综合利用天窗。</w:t>
      </w:r>
    </w:p>
    <w:p w14:paraId="10D685F3" w14:textId="77777777" w:rsidR="002668C1" w:rsidRPr="00EA5D32" w:rsidRDefault="00E22BF3"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lastRenderedPageBreak/>
        <w:t>第</w:t>
      </w:r>
      <w:r w:rsidR="00BE64D0" w:rsidRPr="00EA5D32">
        <w:rPr>
          <w:rFonts w:ascii="Times New Roman" w:eastAsia="黑体" w:hAnsi="Times New Roman" w:hint="eastAsia"/>
          <w:bCs/>
          <w:sz w:val="32"/>
        </w:rPr>
        <w:t>九十</w:t>
      </w:r>
      <w:r w:rsidR="00C73B0D" w:rsidRPr="00EA5D32">
        <w:rPr>
          <w:rFonts w:ascii="Times New Roman" w:eastAsia="黑体" w:hAnsi="Times New Roman" w:hint="eastAsia"/>
          <w:bCs/>
          <w:sz w:val="32"/>
        </w:rPr>
        <w:t>二</w:t>
      </w:r>
      <w:r w:rsidR="00894C59" w:rsidRPr="00EA5D32">
        <w:rPr>
          <w:rFonts w:ascii="Times New Roman" w:eastAsia="黑体" w:hAnsi="Times New Roman"/>
          <w:bCs/>
          <w:sz w:val="32"/>
        </w:rPr>
        <w:t>条</w:t>
      </w:r>
      <w:r w:rsidR="00894C59" w:rsidRPr="00EA5D32">
        <w:rPr>
          <w:rFonts w:ascii="Times New Roman" w:eastAsia="黑体" w:hAnsi="Times New Roman"/>
          <w:bCs/>
          <w:sz w:val="32"/>
        </w:rPr>
        <w:t xml:space="preserve">  </w:t>
      </w:r>
      <w:r w:rsidR="002668C1" w:rsidRPr="00EA5D32">
        <w:rPr>
          <w:rFonts w:ascii="Times New Roman" w:eastAsia="仿宋_GB2312" w:hAnsi="Times New Roman"/>
          <w:sz w:val="32"/>
        </w:rPr>
        <w:t>普</w:t>
      </w:r>
      <w:proofErr w:type="gramStart"/>
      <w:r w:rsidR="002668C1" w:rsidRPr="00EA5D32">
        <w:rPr>
          <w:rFonts w:ascii="Times New Roman" w:eastAsia="仿宋_GB2312" w:hAnsi="Times New Roman"/>
          <w:sz w:val="32"/>
        </w:rPr>
        <w:t>速铁路</w:t>
      </w:r>
      <w:proofErr w:type="gramEnd"/>
      <w:r w:rsidR="002668C1" w:rsidRPr="00EA5D32">
        <w:rPr>
          <w:rFonts w:ascii="Times New Roman" w:eastAsia="仿宋_GB2312" w:hAnsi="Times New Roman"/>
          <w:sz w:val="32"/>
        </w:rPr>
        <w:t>维修作业，双线</w:t>
      </w:r>
      <w:r w:rsidR="002668C1" w:rsidRPr="00EA5D32">
        <w:rPr>
          <w:rFonts w:ascii="Times New Roman" w:eastAsia="仿宋_GB2312" w:hAnsi="Times New Roman"/>
          <w:sz w:val="32"/>
        </w:rPr>
        <w:t>V</w:t>
      </w:r>
      <w:r w:rsidRPr="00EA5D32">
        <w:rPr>
          <w:rFonts w:ascii="Times New Roman" w:eastAsia="仿宋_GB2312" w:hAnsi="Times New Roman"/>
          <w:sz w:val="32"/>
        </w:rPr>
        <w:t>形</w:t>
      </w:r>
      <w:r w:rsidR="002668C1" w:rsidRPr="00EA5D32">
        <w:rPr>
          <w:rFonts w:ascii="Times New Roman" w:eastAsia="仿宋_GB2312" w:hAnsi="Times New Roman"/>
          <w:sz w:val="32"/>
        </w:rPr>
        <w:t>天窗区段一线作业时不得影响另一线行车设备的正常使用，涉及上下行渡线时由</w:t>
      </w:r>
      <w:r w:rsidR="00167ED5" w:rsidRPr="00EA5D32">
        <w:rPr>
          <w:rFonts w:ascii="Times New Roman" w:eastAsia="仿宋_GB2312" w:hAnsi="Times New Roman"/>
          <w:sz w:val="32"/>
        </w:rPr>
        <w:t>集团公司</w:t>
      </w:r>
      <w:r w:rsidRPr="00EA5D32">
        <w:rPr>
          <w:rFonts w:ascii="Times New Roman" w:eastAsia="仿宋_GB2312" w:hAnsi="Times New Roman"/>
          <w:sz w:val="32"/>
        </w:rPr>
        <w:t>施工办</w:t>
      </w:r>
      <w:r w:rsidR="002668C1" w:rsidRPr="00EA5D32">
        <w:rPr>
          <w:rFonts w:ascii="Times New Roman" w:eastAsia="仿宋_GB2312" w:hAnsi="Times New Roman"/>
          <w:sz w:val="32"/>
        </w:rPr>
        <w:t>安排。同一区间</w:t>
      </w:r>
      <w:r w:rsidR="00A008E1" w:rsidRPr="00EA5D32">
        <w:rPr>
          <w:rFonts w:ascii="Times New Roman" w:eastAsia="仿宋_GB2312" w:hAnsi="Times New Roman"/>
          <w:sz w:val="32"/>
        </w:rPr>
        <w:t>或站内</w:t>
      </w:r>
      <w:r w:rsidR="002668C1" w:rsidRPr="00EA5D32">
        <w:rPr>
          <w:rFonts w:ascii="Times New Roman" w:eastAsia="仿宋_GB2312" w:hAnsi="Times New Roman"/>
          <w:sz w:val="32"/>
        </w:rPr>
        <w:t>当日安排有施工天窗时，维修作业应在施工天窗内等时长套用，不再单独安排维修天窗。</w:t>
      </w:r>
    </w:p>
    <w:p w14:paraId="10DD6564" w14:textId="77777777" w:rsidR="00DD1D19" w:rsidRPr="00EA5D32" w:rsidRDefault="00E22BF3" w:rsidP="00AF713D">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w:t>
      </w:r>
      <w:r w:rsidR="00BE64D0" w:rsidRPr="00EA5D32">
        <w:rPr>
          <w:rFonts w:ascii="Times New Roman" w:eastAsia="黑体" w:hAnsi="Times New Roman" w:hint="eastAsia"/>
          <w:bCs/>
          <w:sz w:val="32"/>
        </w:rPr>
        <w:t>九十</w:t>
      </w:r>
      <w:r w:rsidR="00C73B0D" w:rsidRPr="00EA5D32">
        <w:rPr>
          <w:rFonts w:ascii="Times New Roman" w:eastAsia="黑体" w:hAnsi="Times New Roman" w:hint="eastAsia"/>
          <w:bCs/>
          <w:sz w:val="32"/>
        </w:rPr>
        <w:t>三</w:t>
      </w:r>
      <w:r w:rsidRPr="00EA5D32">
        <w:rPr>
          <w:rFonts w:ascii="Times New Roman" w:eastAsia="黑体" w:hAnsi="Times New Roman"/>
          <w:bCs/>
          <w:sz w:val="32"/>
        </w:rPr>
        <w:t>条</w:t>
      </w:r>
      <w:r w:rsidRPr="00EA5D32">
        <w:rPr>
          <w:rFonts w:ascii="Times New Roman" w:eastAsia="黑体" w:hAnsi="Times New Roman"/>
          <w:bCs/>
          <w:sz w:val="32"/>
        </w:rPr>
        <w:t xml:space="preserve">  </w:t>
      </w:r>
      <w:r w:rsidRPr="00EA5D32">
        <w:rPr>
          <w:rFonts w:ascii="Times New Roman" w:eastAsia="仿宋_GB2312" w:hAnsi="Times New Roman"/>
          <w:sz w:val="32"/>
        </w:rPr>
        <w:t>普</w:t>
      </w:r>
      <w:proofErr w:type="gramStart"/>
      <w:r w:rsidRPr="00EA5D32">
        <w:rPr>
          <w:rFonts w:ascii="Times New Roman" w:eastAsia="仿宋_GB2312" w:hAnsi="Times New Roman"/>
          <w:sz w:val="32"/>
        </w:rPr>
        <w:t>速铁路</w:t>
      </w:r>
      <w:proofErr w:type="gramEnd"/>
      <w:r w:rsidRPr="00EA5D32">
        <w:rPr>
          <w:rFonts w:ascii="Times New Roman" w:eastAsia="仿宋_GB2312" w:hAnsi="Times New Roman"/>
          <w:sz w:val="32"/>
        </w:rPr>
        <w:t>车站</w:t>
      </w:r>
      <w:r w:rsidRPr="00EA5D32">
        <w:rPr>
          <w:rFonts w:ascii="Times New Roman" w:eastAsia="仿宋_GB2312" w:hAnsi="Times New Roman"/>
          <w:sz w:val="32"/>
          <w:szCs w:val="32"/>
        </w:rPr>
        <w:t>到发线及编组站、区段站的维修天窗可根据车站性质、线路功能等特点，按运输影响分级管理，</w:t>
      </w:r>
      <w:r w:rsidRPr="009F3614">
        <w:rPr>
          <w:rFonts w:ascii="Times New Roman" w:eastAsia="仿宋_GB2312" w:hAnsi="Times New Roman"/>
          <w:sz w:val="32"/>
        </w:rPr>
        <w:t>根据需要划分不同作业区域或作业单元，维修天窗时长和时段可适当调整。</w:t>
      </w:r>
      <w:r w:rsidR="004D5566" w:rsidRPr="00EA5D32">
        <w:rPr>
          <w:rFonts w:ascii="Times New Roman" w:eastAsia="仿宋_GB2312" w:hAnsi="Times New Roman" w:hint="eastAsia"/>
          <w:sz w:val="32"/>
        </w:rPr>
        <w:t>不影响正线行车的</w:t>
      </w:r>
      <w:r w:rsidR="00DD1D19" w:rsidRPr="00EA5D32">
        <w:rPr>
          <w:rFonts w:ascii="Times New Roman" w:eastAsia="仿宋_GB2312" w:hAnsi="Times New Roman" w:hint="eastAsia"/>
          <w:sz w:val="32"/>
        </w:rPr>
        <w:t>到发线</w:t>
      </w:r>
      <w:r w:rsidR="004D5566" w:rsidRPr="00EA5D32">
        <w:rPr>
          <w:rFonts w:ascii="Times New Roman" w:eastAsia="仿宋_GB2312" w:hAnsi="Times New Roman" w:hint="eastAsia"/>
          <w:sz w:val="32"/>
        </w:rPr>
        <w:t>维修作业</w:t>
      </w:r>
      <w:r w:rsidR="003D5CF5" w:rsidRPr="00EA5D32">
        <w:rPr>
          <w:rFonts w:ascii="Times New Roman" w:eastAsia="仿宋_GB2312" w:hAnsi="Times New Roman" w:hint="eastAsia"/>
          <w:sz w:val="32"/>
        </w:rPr>
        <w:t>（需对正线限速</w:t>
      </w:r>
      <w:r w:rsidR="00986F6D" w:rsidRPr="00EA5D32">
        <w:rPr>
          <w:rFonts w:ascii="Times New Roman" w:eastAsia="仿宋_GB2312" w:hAnsi="Times New Roman" w:hint="eastAsia"/>
          <w:sz w:val="32"/>
        </w:rPr>
        <w:t>时</w:t>
      </w:r>
      <w:r w:rsidR="003D5CF5" w:rsidRPr="00EA5D32">
        <w:rPr>
          <w:rFonts w:ascii="Times New Roman" w:eastAsia="仿宋_GB2312" w:hAnsi="Times New Roman" w:hint="eastAsia"/>
          <w:sz w:val="32"/>
        </w:rPr>
        <w:t>除外）</w:t>
      </w:r>
      <w:r w:rsidR="004D5566" w:rsidRPr="00EA5D32">
        <w:rPr>
          <w:rFonts w:ascii="Times New Roman" w:eastAsia="仿宋_GB2312" w:hAnsi="Times New Roman" w:hint="eastAsia"/>
          <w:sz w:val="32"/>
        </w:rPr>
        <w:t>，可</w:t>
      </w:r>
      <w:r w:rsidR="00083D82" w:rsidRPr="00EA5D32">
        <w:rPr>
          <w:rFonts w:ascii="Times New Roman" w:eastAsia="仿宋_GB2312" w:hAnsi="Times New Roman" w:hint="eastAsia"/>
          <w:sz w:val="32"/>
        </w:rPr>
        <w:t>根据运输情况</w:t>
      </w:r>
      <w:r w:rsidR="004D5566" w:rsidRPr="00EA5D32">
        <w:rPr>
          <w:rFonts w:ascii="Times New Roman" w:eastAsia="仿宋_GB2312" w:hAnsi="Times New Roman" w:hint="eastAsia"/>
          <w:sz w:val="32"/>
        </w:rPr>
        <w:t>在</w:t>
      </w:r>
      <w:r w:rsidR="00DD1D19" w:rsidRPr="00EA5D32">
        <w:rPr>
          <w:rFonts w:ascii="Times New Roman" w:eastAsia="仿宋_GB2312" w:hAnsi="Times New Roman" w:hint="eastAsia"/>
          <w:sz w:val="32"/>
        </w:rPr>
        <w:t>图定天窗时段</w:t>
      </w:r>
      <w:r w:rsidR="004D5566" w:rsidRPr="00EA5D32">
        <w:rPr>
          <w:rFonts w:ascii="Times New Roman" w:eastAsia="仿宋_GB2312" w:hAnsi="Times New Roman" w:hint="eastAsia"/>
          <w:sz w:val="32"/>
        </w:rPr>
        <w:t>外安排，天窗时长可</w:t>
      </w:r>
      <w:r w:rsidR="00083D82" w:rsidRPr="00EA5D32">
        <w:rPr>
          <w:rFonts w:ascii="Times New Roman" w:eastAsia="仿宋_GB2312" w:hAnsi="Times New Roman" w:hint="eastAsia"/>
          <w:sz w:val="32"/>
        </w:rPr>
        <w:t>大于图定天窗时长</w:t>
      </w:r>
      <w:r w:rsidR="004D5566" w:rsidRPr="00EA5D32">
        <w:rPr>
          <w:rFonts w:ascii="Times New Roman" w:eastAsia="仿宋_GB2312" w:hAnsi="Times New Roman" w:hint="eastAsia"/>
          <w:sz w:val="32"/>
        </w:rPr>
        <w:t>。</w:t>
      </w:r>
    </w:p>
    <w:p w14:paraId="188763F4" w14:textId="77777777" w:rsidR="00E22BF3" w:rsidRPr="00EA5D32" w:rsidRDefault="006761F3"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各编组站、区段站应</w:t>
      </w:r>
      <w:r w:rsidR="004928B5" w:rsidRPr="00EA5D32">
        <w:rPr>
          <w:rFonts w:ascii="Times New Roman" w:eastAsia="仿宋_GB2312" w:hAnsi="Times New Roman"/>
          <w:sz w:val="32"/>
        </w:rPr>
        <w:t>按照</w:t>
      </w:r>
      <w:r w:rsidR="004928B5" w:rsidRPr="00EA5D32">
        <w:rPr>
          <w:rFonts w:ascii="Times New Roman" w:eastAsia="仿宋_GB2312" w:hAnsi="Times New Roman"/>
          <w:sz w:val="32"/>
        </w:rPr>
        <w:t>“</w:t>
      </w:r>
      <w:r w:rsidR="004928B5" w:rsidRPr="00EA5D32">
        <w:rPr>
          <w:rFonts w:ascii="Times New Roman" w:eastAsia="仿宋_GB2312" w:hAnsi="Times New Roman"/>
          <w:sz w:val="32"/>
        </w:rPr>
        <w:t>施工单元化，单元小型化，小型阶梯化</w:t>
      </w:r>
      <w:r w:rsidR="004928B5" w:rsidRPr="009F3614">
        <w:rPr>
          <w:rFonts w:ascii="Times New Roman" w:eastAsia="仿宋_GB2312" w:hAnsi="Times New Roman"/>
          <w:sz w:val="32"/>
        </w:rPr>
        <w:t>”</w:t>
      </w:r>
      <w:r w:rsidR="004928B5" w:rsidRPr="009F3614">
        <w:rPr>
          <w:rFonts w:ascii="Times New Roman" w:eastAsia="仿宋_GB2312" w:hAnsi="Times New Roman"/>
          <w:sz w:val="32"/>
        </w:rPr>
        <w:t>的原则，通过对编</w:t>
      </w:r>
      <w:r w:rsidR="000571A0" w:rsidRPr="009F3614">
        <w:rPr>
          <w:rFonts w:ascii="Times New Roman" w:eastAsia="仿宋_GB2312" w:hAnsi="Times New Roman"/>
          <w:sz w:val="32"/>
        </w:rPr>
        <w:t>区</w:t>
      </w:r>
      <w:r w:rsidR="004928B5" w:rsidRPr="009F3614">
        <w:rPr>
          <w:rFonts w:ascii="Times New Roman" w:eastAsia="仿宋_GB2312" w:hAnsi="Times New Roman"/>
          <w:sz w:val="32"/>
        </w:rPr>
        <w:t>站划分作业区域，将各设备管理单位在同一时段内的作业范围进行统一，并保证在某一片区进行施工维修作业的同时，不影响其他片区的正常运输组织工作。</w:t>
      </w:r>
      <w:r w:rsidR="00094021" w:rsidRPr="009F3614">
        <w:rPr>
          <w:rFonts w:ascii="Times New Roman" w:eastAsia="仿宋_GB2312" w:hAnsi="Times New Roman"/>
          <w:sz w:val="32"/>
        </w:rPr>
        <w:t>各编组站、区段站应组织相关设备管理单位进行研究，积极推行</w:t>
      </w:r>
      <w:r w:rsidR="0096209C" w:rsidRPr="009F3614">
        <w:rPr>
          <w:rFonts w:ascii="Times New Roman" w:eastAsia="仿宋_GB2312" w:hAnsi="Times New Roman"/>
          <w:sz w:val="32"/>
        </w:rPr>
        <w:t>划片区维修作业模式，并</w:t>
      </w:r>
      <w:r w:rsidR="00094021" w:rsidRPr="009F3614">
        <w:rPr>
          <w:rFonts w:ascii="Times New Roman" w:eastAsia="仿宋_GB2312" w:hAnsi="Times New Roman"/>
          <w:sz w:val="32"/>
        </w:rPr>
        <w:t>制定本单位划片区维修作业办法报集团公司</w:t>
      </w:r>
      <w:r w:rsidR="00A02A11" w:rsidRPr="00EA5D32">
        <w:rPr>
          <w:rFonts w:ascii="Times New Roman" w:eastAsia="仿宋_GB2312" w:hAnsi="Times New Roman" w:hint="eastAsia"/>
          <w:sz w:val="32"/>
        </w:rPr>
        <w:t>施工办</w:t>
      </w:r>
      <w:r w:rsidR="00094021" w:rsidRPr="00EA5D32">
        <w:rPr>
          <w:rFonts w:ascii="Times New Roman" w:eastAsia="仿宋_GB2312" w:hAnsi="Times New Roman"/>
          <w:sz w:val="32"/>
        </w:rPr>
        <w:t>备案。</w:t>
      </w:r>
    </w:p>
    <w:p w14:paraId="1D124B14" w14:textId="77777777" w:rsidR="00BF6B8D" w:rsidRPr="009F3614" w:rsidRDefault="00DA6DF5"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00BE64D0" w:rsidRPr="00EA5D32">
        <w:rPr>
          <w:rFonts w:ascii="Times New Roman" w:eastAsia="黑体" w:hAnsi="Times New Roman" w:hint="eastAsia"/>
          <w:bCs/>
          <w:sz w:val="32"/>
        </w:rPr>
        <w:t>九十</w:t>
      </w:r>
      <w:r w:rsidR="00C73B0D" w:rsidRPr="00EA5D32">
        <w:rPr>
          <w:rFonts w:ascii="Times New Roman" w:eastAsia="黑体" w:hAnsi="Times New Roman" w:hint="eastAsia"/>
          <w:bCs/>
          <w:sz w:val="32"/>
        </w:rPr>
        <w:t>四</w:t>
      </w:r>
      <w:r w:rsidR="00894C59" w:rsidRPr="00EA5D32">
        <w:rPr>
          <w:rFonts w:ascii="Times New Roman" w:eastAsia="黑体" w:hAnsi="Times New Roman"/>
          <w:bCs/>
          <w:sz w:val="32"/>
        </w:rPr>
        <w:t>条</w:t>
      </w:r>
      <w:r w:rsidR="00894C59" w:rsidRPr="00EA5D32">
        <w:rPr>
          <w:rFonts w:ascii="Times New Roman" w:eastAsia="黑体" w:hAnsi="Times New Roman"/>
          <w:bCs/>
          <w:sz w:val="32"/>
        </w:rPr>
        <w:t xml:space="preserve">  </w:t>
      </w:r>
      <w:r w:rsidR="002668C1" w:rsidRPr="00EA5D32">
        <w:rPr>
          <w:rFonts w:ascii="Times New Roman" w:eastAsia="仿宋_GB2312" w:hAnsi="Times New Roman"/>
          <w:sz w:val="32"/>
        </w:rPr>
        <w:t>车站不办理接发列车（含</w:t>
      </w:r>
      <w:r w:rsidR="00046238" w:rsidRPr="00EA5D32">
        <w:rPr>
          <w:rFonts w:ascii="Times New Roman" w:eastAsia="仿宋_GB2312" w:hAnsi="Times New Roman" w:hint="eastAsia"/>
          <w:sz w:val="32"/>
        </w:rPr>
        <w:t>货物线、调车线及</w:t>
      </w:r>
      <w:r w:rsidR="002668C1" w:rsidRPr="00EA5D32">
        <w:rPr>
          <w:rFonts w:ascii="Times New Roman" w:eastAsia="仿宋_GB2312" w:hAnsi="Times New Roman"/>
          <w:sz w:val="32"/>
        </w:rPr>
        <w:t>到达场、出发场不办理接发列车一端）的行车设备，</w:t>
      </w:r>
      <w:r w:rsidR="00303074" w:rsidRPr="00EA5D32">
        <w:rPr>
          <w:rFonts w:ascii="Times New Roman" w:eastAsia="仿宋_GB2312" w:hAnsi="Times New Roman"/>
          <w:sz w:val="32"/>
        </w:rPr>
        <w:t>按</w:t>
      </w:r>
      <w:r w:rsidR="008F543D" w:rsidRPr="00EA5D32">
        <w:rPr>
          <w:rFonts w:ascii="Times New Roman" w:eastAsia="仿宋_GB2312" w:hAnsi="Times New Roman"/>
          <w:sz w:val="32"/>
        </w:rPr>
        <w:t>照</w:t>
      </w:r>
      <w:r w:rsidR="00996890" w:rsidRPr="00EA5D32">
        <w:rPr>
          <w:rFonts w:ascii="Times New Roman" w:eastAsia="仿宋_GB2312" w:hAnsi="Times New Roman"/>
          <w:sz w:val="32"/>
        </w:rPr>
        <w:t>施工、</w:t>
      </w:r>
      <w:r w:rsidR="00303074" w:rsidRPr="00EA5D32">
        <w:rPr>
          <w:rFonts w:ascii="Times New Roman" w:eastAsia="仿宋_GB2312" w:hAnsi="Times New Roman"/>
          <w:sz w:val="32"/>
        </w:rPr>
        <w:t>维修计划，</w:t>
      </w:r>
      <w:r w:rsidR="002668C1" w:rsidRPr="00EA5D32">
        <w:rPr>
          <w:rFonts w:ascii="Times New Roman" w:eastAsia="仿宋_GB2312" w:hAnsi="Times New Roman"/>
          <w:sz w:val="32"/>
        </w:rPr>
        <w:t>在确保安全的前提下，车站负责安排</w:t>
      </w:r>
      <w:r w:rsidR="00996890" w:rsidRPr="00EA5D32">
        <w:rPr>
          <w:rFonts w:ascii="Times New Roman" w:eastAsia="仿宋_GB2312" w:hAnsi="Times New Roman"/>
          <w:sz w:val="32"/>
        </w:rPr>
        <w:t>，由车站值班员报告列车调度员，经列车调度员口头同意后组织实施。</w:t>
      </w:r>
      <w:r w:rsidR="002668C1" w:rsidRPr="00EA5D32">
        <w:rPr>
          <w:rFonts w:ascii="Times New Roman" w:eastAsia="仿宋_GB2312" w:hAnsi="Times New Roman"/>
          <w:sz w:val="32"/>
        </w:rPr>
        <w:t>车站驼峰设</w:t>
      </w:r>
      <w:r w:rsidR="002668C1" w:rsidRPr="00EA5D32">
        <w:rPr>
          <w:rFonts w:ascii="Times New Roman" w:eastAsia="仿宋_GB2312" w:hAnsi="Times New Roman"/>
          <w:sz w:val="32"/>
        </w:rPr>
        <w:lastRenderedPageBreak/>
        <w:t>备检修实行</w:t>
      </w:r>
      <w:r w:rsidR="008163A3" w:rsidRPr="00EA5D32">
        <w:rPr>
          <w:rFonts w:ascii="Times New Roman" w:eastAsia="仿宋_GB2312" w:hAnsi="Times New Roman"/>
          <w:sz w:val="32"/>
        </w:rPr>
        <w:t>“</w:t>
      </w:r>
      <w:r w:rsidR="008163A3" w:rsidRPr="00EA5D32">
        <w:rPr>
          <w:rFonts w:ascii="Times New Roman" w:eastAsia="仿宋_GB2312" w:hAnsi="Times New Roman"/>
          <w:sz w:val="32"/>
        </w:rPr>
        <w:t>停轮修</w:t>
      </w:r>
      <w:r w:rsidR="008163A3" w:rsidRPr="00EA5D32">
        <w:rPr>
          <w:rFonts w:ascii="Times New Roman" w:eastAsia="仿宋_GB2312" w:hAnsi="Times New Roman"/>
          <w:sz w:val="32"/>
        </w:rPr>
        <w:t>”</w:t>
      </w:r>
      <w:r w:rsidR="002668C1" w:rsidRPr="00EA5D32">
        <w:rPr>
          <w:rFonts w:ascii="Times New Roman" w:eastAsia="仿宋_GB2312" w:hAnsi="Times New Roman"/>
          <w:sz w:val="32"/>
        </w:rPr>
        <w:t>，应利用交接班、调车</w:t>
      </w:r>
      <w:proofErr w:type="gramStart"/>
      <w:r w:rsidR="002668C1" w:rsidRPr="00EA5D32">
        <w:rPr>
          <w:rFonts w:ascii="Times New Roman" w:eastAsia="仿宋_GB2312" w:hAnsi="Times New Roman"/>
          <w:sz w:val="32"/>
        </w:rPr>
        <w:t>作业间休等</w:t>
      </w:r>
      <w:proofErr w:type="gramEnd"/>
      <w:r w:rsidR="002668C1" w:rsidRPr="00EA5D32">
        <w:rPr>
          <w:rFonts w:ascii="Times New Roman" w:eastAsia="仿宋_GB2312" w:hAnsi="Times New Roman"/>
          <w:sz w:val="32"/>
        </w:rPr>
        <w:t>时间进行，原则上每次不少于</w:t>
      </w:r>
      <w:r w:rsidR="002668C1" w:rsidRPr="009F3614">
        <w:rPr>
          <w:rFonts w:ascii="Times New Roman" w:eastAsia="仿宋_GB2312" w:hAnsi="Times New Roman"/>
          <w:sz w:val="32"/>
        </w:rPr>
        <w:t>40</w:t>
      </w:r>
      <w:r w:rsidR="002668C1" w:rsidRPr="009F3614">
        <w:rPr>
          <w:rFonts w:ascii="Times New Roman" w:eastAsia="仿宋_GB2312" w:hAnsi="Times New Roman"/>
          <w:sz w:val="32"/>
        </w:rPr>
        <w:t>分钟。</w:t>
      </w:r>
    </w:p>
    <w:p w14:paraId="61D70406" w14:textId="77777777" w:rsidR="00EC50B2" w:rsidRPr="00EA5D32" w:rsidRDefault="00EC50B2" w:rsidP="00AF713D">
      <w:pPr>
        <w:pStyle w:val="a4"/>
        <w:adjustRightInd w:val="0"/>
        <w:snapToGrid w:val="0"/>
        <w:spacing w:line="560" w:lineRule="exact"/>
        <w:ind w:firstLineChars="200" w:firstLine="640"/>
        <w:rPr>
          <w:rFonts w:ascii="Times New Roman" w:eastAsia="仿宋_GB2312" w:hAnsi="Times New Roman"/>
          <w:sz w:val="32"/>
        </w:rPr>
      </w:pPr>
      <w:r w:rsidRPr="009F3614">
        <w:rPr>
          <w:rFonts w:ascii="Times New Roman" w:eastAsia="仿宋_GB2312" w:hAnsi="Times New Roman"/>
          <w:sz w:val="32"/>
        </w:rPr>
        <w:t>段管线内有关行车设备的维修作业，在确保安全和不影响机车（动车组）出入、车辆取送</w:t>
      </w:r>
      <w:r w:rsidR="00326EAC" w:rsidRPr="009F3614">
        <w:rPr>
          <w:rFonts w:ascii="Times New Roman" w:eastAsia="仿宋_GB2312" w:hAnsi="Times New Roman"/>
          <w:sz w:val="32"/>
        </w:rPr>
        <w:t>的</w:t>
      </w:r>
      <w:r w:rsidRPr="009F3614">
        <w:rPr>
          <w:rFonts w:ascii="Times New Roman" w:eastAsia="仿宋_GB2312" w:hAnsi="Times New Roman"/>
          <w:sz w:val="32"/>
        </w:rPr>
        <w:t>前提下，由段管线管辖单位根据机车（动车组）出入、车辆取送、检修的情况确定维修作业时间并组织实施。</w:t>
      </w:r>
    </w:p>
    <w:p w14:paraId="10C23825" w14:textId="77777777" w:rsidR="00380FEB" w:rsidRPr="00EA5D32" w:rsidRDefault="00380FE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仿宋_GB2312" w:hAnsi="Times New Roman"/>
          <w:sz w:val="32"/>
        </w:rPr>
        <w:t>货场内有货物线桥、门式起重机的</w:t>
      </w:r>
      <w:r w:rsidR="00663DBF" w:rsidRPr="00EA5D32">
        <w:rPr>
          <w:rFonts w:ascii="Times New Roman" w:eastAsia="仿宋_GB2312" w:hAnsi="Times New Roman"/>
          <w:sz w:val="32"/>
        </w:rPr>
        <w:t>安装、</w:t>
      </w:r>
      <w:r w:rsidRPr="00EA5D32">
        <w:rPr>
          <w:rFonts w:ascii="Times New Roman" w:eastAsia="仿宋_GB2312" w:hAnsi="Times New Roman"/>
          <w:sz w:val="32"/>
        </w:rPr>
        <w:t>维修作业，在确保安全和不影响货场取送的前提下，由车站确定维修作业时间并组织实施。</w:t>
      </w:r>
    </w:p>
    <w:p w14:paraId="05F08E61" w14:textId="77777777" w:rsidR="00C24C6A" w:rsidRPr="00EA5D32" w:rsidRDefault="00DA6DF5" w:rsidP="00AF713D">
      <w:pPr>
        <w:pStyle w:val="CM1"/>
        <w:overflowPunct w:val="0"/>
        <w:snapToGrid w:val="0"/>
        <w:spacing w:line="560" w:lineRule="exact"/>
        <w:ind w:firstLineChars="200" w:firstLine="640"/>
        <w:jc w:val="both"/>
        <w:rPr>
          <w:ins w:id="184" w:author="Tom" w:date="2022-09-30T08:49:00Z"/>
          <w:rFonts w:ascii="Times New Roman" w:hAnsi="Times New Roman" w:hint="eastAsia"/>
          <w:sz w:val="32"/>
        </w:rPr>
      </w:pPr>
      <w:r w:rsidRPr="00EA5D32">
        <w:rPr>
          <w:rFonts w:ascii="Times New Roman" w:eastAsia="黑体" w:hAnsi="Times New Roman"/>
          <w:bCs/>
          <w:sz w:val="32"/>
        </w:rPr>
        <w:t>第</w:t>
      </w:r>
      <w:r w:rsidR="00C55FF2" w:rsidRPr="00EA5D32">
        <w:rPr>
          <w:rFonts w:ascii="Times New Roman" w:eastAsia="黑体" w:hAnsi="Times New Roman"/>
          <w:bCs/>
          <w:sz w:val="32"/>
        </w:rPr>
        <w:t>九十</w:t>
      </w:r>
      <w:r w:rsidR="00C73B0D" w:rsidRPr="00EA5D32">
        <w:rPr>
          <w:rFonts w:ascii="Times New Roman" w:eastAsia="黑体" w:hAnsi="Times New Roman" w:hint="eastAsia"/>
          <w:bCs/>
          <w:sz w:val="32"/>
        </w:rPr>
        <w:t>五</w:t>
      </w:r>
      <w:r w:rsidR="004D04C7" w:rsidRPr="00EA5D32">
        <w:rPr>
          <w:rFonts w:ascii="Times New Roman" w:eastAsia="黑体" w:hAnsi="Times New Roman"/>
          <w:bCs/>
          <w:sz w:val="32"/>
        </w:rPr>
        <w:t>条</w:t>
      </w:r>
      <w:r w:rsidR="004D04C7" w:rsidRPr="00EA5D32">
        <w:rPr>
          <w:rFonts w:ascii="Times New Roman" w:eastAsia="黑体" w:hAnsi="Times New Roman"/>
          <w:bCs/>
          <w:sz w:val="32"/>
        </w:rPr>
        <w:t xml:space="preserve">  </w:t>
      </w:r>
      <w:r w:rsidR="00DA011C" w:rsidRPr="00EA5D32">
        <w:rPr>
          <w:rFonts w:ascii="Times New Roman" w:hAnsi="Times New Roman"/>
          <w:sz w:val="32"/>
        </w:rPr>
        <w:t>下列维修作业可在天窗点外进行，但严禁利用速度</w:t>
      </w:r>
      <w:smartTag w:uri="urn:schemas-microsoft-com:office:smarttags" w:element="chmetcnv">
        <w:smartTagPr>
          <w:attr w:name="UnitName" w:val="km/h"/>
          <w:attr w:name="SourceValue" w:val="160"/>
          <w:attr w:name="HasSpace" w:val="False"/>
          <w:attr w:name="Negative" w:val="False"/>
          <w:attr w:name="NumberType" w:val="1"/>
          <w:attr w:name="TCSC" w:val="0"/>
        </w:smartTagPr>
        <w:r w:rsidR="00DA011C" w:rsidRPr="00EA5D32">
          <w:rPr>
            <w:rFonts w:ascii="Times New Roman" w:hAnsi="Times New Roman"/>
            <w:sz w:val="32"/>
          </w:rPr>
          <w:t>160km/h</w:t>
        </w:r>
      </w:smartTag>
      <w:r w:rsidR="00DA011C" w:rsidRPr="00EA5D32">
        <w:rPr>
          <w:rFonts w:ascii="Times New Roman" w:hAnsi="Times New Roman"/>
          <w:sz w:val="32"/>
        </w:rPr>
        <w:t>及以上的列车与前一趟列车之间的间隔时间作业。天窗点外作业项目原则不宜安排在</w:t>
      </w:r>
      <w:r w:rsidR="00DA011C" w:rsidRPr="00EA5D32">
        <w:rPr>
          <w:rFonts w:ascii="Times New Roman" w:hAnsi="Times New Roman"/>
          <w:sz w:val="32"/>
        </w:rPr>
        <w:t>0-6</w:t>
      </w:r>
      <w:r w:rsidR="00DA011C" w:rsidRPr="00EA5D32">
        <w:rPr>
          <w:rFonts w:ascii="Times New Roman" w:hAnsi="Times New Roman"/>
          <w:sz w:val="32"/>
        </w:rPr>
        <w:t>时实施，确需安排，应结合实际情况制定细化措施，确保作业安全。其他维修项目必须纳入天窗，严禁利用列车间隔时间作业。</w:t>
      </w:r>
    </w:p>
    <w:p w14:paraId="7892D5C8" w14:textId="77777777" w:rsidR="00B709E5" w:rsidRPr="00EA5D32" w:rsidRDefault="00B709E5" w:rsidP="00AF713D">
      <w:pPr>
        <w:adjustRightInd w:val="0"/>
        <w:snapToGrid w:val="0"/>
        <w:spacing w:line="560" w:lineRule="exact"/>
        <w:ind w:firstLineChars="200" w:firstLine="640"/>
        <w:rPr>
          <w:rFonts w:eastAsia="仿宋_GB2312"/>
          <w:sz w:val="32"/>
          <w:szCs w:val="32"/>
        </w:rPr>
      </w:pPr>
      <w:r w:rsidRPr="00EA5D32">
        <w:rPr>
          <w:rFonts w:eastAsia="仿宋_GB2312"/>
          <w:sz w:val="32"/>
        </w:rPr>
        <w:t>（一）工</w:t>
      </w:r>
      <w:proofErr w:type="gramStart"/>
      <w:r w:rsidRPr="00EA5D32">
        <w:rPr>
          <w:rFonts w:eastAsia="仿宋_GB2312"/>
          <w:sz w:val="32"/>
        </w:rPr>
        <w:t>务</w:t>
      </w:r>
      <w:proofErr w:type="gramEnd"/>
      <w:r w:rsidRPr="00EA5D32">
        <w:rPr>
          <w:rFonts w:eastAsia="仿宋_GB2312"/>
          <w:sz w:val="32"/>
        </w:rPr>
        <w:t>部门。</w:t>
      </w:r>
    </w:p>
    <w:p w14:paraId="342062DA" w14:textId="77777777" w:rsidR="00B709E5" w:rsidRPr="00EA5D32" w:rsidRDefault="00B709E5" w:rsidP="00AF713D">
      <w:pPr>
        <w:adjustRightInd w:val="0"/>
        <w:snapToGrid w:val="0"/>
        <w:spacing w:line="560" w:lineRule="exact"/>
        <w:ind w:firstLineChars="200" w:firstLine="640"/>
        <w:rPr>
          <w:rFonts w:eastAsia="仿宋_GB2312"/>
          <w:sz w:val="32"/>
        </w:rPr>
      </w:pPr>
      <w:r w:rsidRPr="00EA5D32">
        <w:rPr>
          <w:rFonts w:eastAsia="仿宋_GB2312"/>
          <w:sz w:val="32"/>
        </w:rPr>
        <w:t>1.</w:t>
      </w:r>
      <w:r w:rsidRPr="00EA5D32">
        <w:rPr>
          <w:rFonts w:eastAsia="仿宋_GB2312"/>
          <w:sz w:val="32"/>
        </w:rPr>
        <w:t>使用轨道检查仪、钢轨探伤仪（双轨探伤仪除外）等随时能撤出线路的便携设备进行上线检查、检测作业；</w:t>
      </w:r>
      <w:proofErr w:type="gramStart"/>
      <w:r w:rsidRPr="00EA5D32">
        <w:rPr>
          <w:rFonts w:eastAsia="仿宋_GB2312"/>
          <w:sz w:val="32"/>
        </w:rPr>
        <w:t>预卸路料</w:t>
      </w:r>
      <w:proofErr w:type="gramEnd"/>
      <w:r w:rsidRPr="00EA5D32">
        <w:rPr>
          <w:rFonts w:eastAsia="仿宋_GB2312"/>
          <w:sz w:val="32"/>
        </w:rPr>
        <w:t>的加固；标志涂刷；整理道床；栏杆油漆；不移动桥枕进行钢梁上盖板涂装；不影响行车安全的隧道除冰；清理垃圾或弃物。其他在道床坡脚以外</w:t>
      </w:r>
      <w:proofErr w:type="gramStart"/>
      <w:r w:rsidRPr="00EA5D32">
        <w:rPr>
          <w:rFonts w:eastAsia="仿宋_GB2312"/>
          <w:sz w:val="32"/>
        </w:rPr>
        <w:t>不</w:t>
      </w:r>
      <w:proofErr w:type="gramEnd"/>
      <w:r w:rsidRPr="00EA5D32">
        <w:rPr>
          <w:rFonts w:eastAsia="仿宋_GB2312"/>
          <w:sz w:val="32"/>
        </w:rPr>
        <w:t>影响线</w:t>
      </w:r>
      <w:proofErr w:type="gramStart"/>
      <w:r w:rsidRPr="00EA5D32">
        <w:rPr>
          <w:rFonts w:eastAsia="仿宋_GB2312"/>
          <w:sz w:val="32"/>
        </w:rPr>
        <w:t>桥设备</w:t>
      </w:r>
      <w:proofErr w:type="gramEnd"/>
      <w:r w:rsidRPr="00EA5D32">
        <w:rPr>
          <w:rFonts w:eastAsia="仿宋_GB2312"/>
          <w:sz w:val="32"/>
        </w:rPr>
        <w:t>正常使用的作业。</w:t>
      </w:r>
    </w:p>
    <w:p w14:paraId="597D0F26" w14:textId="77777777" w:rsidR="00B709E5" w:rsidRPr="00EA5D32" w:rsidRDefault="00B709E5" w:rsidP="00AF713D">
      <w:pPr>
        <w:adjustRightInd w:val="0"/>
        <w:snapToGrid w:val="0"/>
        <w:spacing w:line="560" w:lineRule="exact"/>
        <w:ind w:firstLineChars="200" w:firstLine="640"/>
        <w:rPr>
          <w:rFonts w:eastAsia="仿宋_GB2312"/>
          <w:sz w:val="32"/>
        </w:rPr>
      </w:pPr>
      <w:r w:rsidRPr="00EA5D32">
        <w:rPr>
          <w:rFonts w:eastAsia="仿宋_GB2312"/>
          <w:sz w:val="32"/>
        </w:rPr>
        <w:t>2.</w:t>
      </w:r>
      <w:r w:rsidRPr="00EA5D32">
        <w:rPr>
          <w:rFonts w:eastAsia="仿宋_GB2312"/>
          <w:sz w:val="32"/>
        </w:rPr>
        <w:t>本线施工限速小于等于</w:t>
      </w:r>
      <w:r w:rsidRPr="00EA5D32">
        <w:rPr>
          <w:rFonts w:eastAsia="仿宋_GB2312"/>
          <w:sz w:val="32"/>
        </w:rPr>
        <w:t>60km/h</w:t>
      </w:r>
      <w:r w:rsidRPr="00EA5D32">
        <w:rPr>
          <w:rFonts w:eastAsia="仿宋_GB2312"/>
          <w:sz w:val="32"/>
        </w:rPr>
        <w:t>的地段或除正线外允许速度小于等于</w:t>
      </w:r>
      <w:r w:rsidRPr="00EA5D32">
        <w:rPr>
          <w:rFonts w:eastAsia="仿宋_GB2312"/>
          <w:sz w:val="32"/>
        </w:rPr>
        <w:t>60km/h</w:t>
      </w:r>
      <w:r w:rsidRPr="00EA5D32">
        <w:rPr>
          <w:rFonts w:eastAsia="仿宋_GB2312"/>
          <w:sz w:val="32"/>
        </w:rPr>
        <w:t>的站内线路，允许使用单人能随时撤出线路</w:t>
      </w:r>
      <w:r w:rsidRPr="00EA5D32">
        <w:rPr>
          <w:rFonts w:eastAsia="仿宋_GB2312"/>
          <w:sz w:val="32"/>
        </w:rPr>
        <w:lastRenderedPageBreak/>
        <w:t>的轻便小型机具进行螺栓涂油、</w:t>
      </w:r>
      <w:r w:rsidRPr="00EA5D32">
        <w:rPr>
          <w:rFonts w:eastAsia="仿宋_GB2312"/>
          <w:sz w:val="32"/>
          <w:szCs w:val="32"/>
        </w:rPr>
        <w:t>捣固、</w:t>
      </w:r>
      <w:r w:rsidRPr="00EA5D32">
        <w:rPr>
          <w:rFonts w:eastAsia="仿宋_GB2312"/>
          <w:sz w:val="32"/>
        </w:rPr>
        <w:t>改道、补充或紧固轨道联结零件、垫入或撤出垫板作业，但</w:t>
      </w:r>
      <w:r w:rsidRPr="00EA5D32">
        <w:rPr>
          <w:rFonts w:eastAsia="仿宋_GB2312"/>
          <w:sz w:val="32"/>
          <w:szCs w:val="32"/>
        </w:rPr>
        <w:t>严禁利用旅客列车与前一趟列车之间的间隔时间作业</w:t>
      </w:r>
      <w:r w:rsidRPr="00EA5D32">
        <w:rPr>
          <w:rFonts w:eastAsia="仿宋_GB2312"/>
          <w:sz w:val="32"/>
        </w:rPr>
        <w:t>。</w:t>
      </w:r>
    </w:p>
    <w:p w14:paraId="2DBB095C" w14:textId="77777777" w:rsidR="00B709E5" w:rsidRPr="00EA5D32" w:rsidRDefault="00B709E5" w:rsidP="00AF713D">
      <w:pPr>
        <w:adjustRightInd w:val="0"/>
        <w:snapToGrid w:val="0"/>
        <w:spacing w:line="560" w:lineRule="exact"/>
        <w:ind w:firstLineChars="200" w:firstLine="640"/>
        <w:rPr>
          <w:rFonts w:eastAsia="仿宋_GB2312"/>
          <w:sz w:val="32"/>
        </w:rPr>
      </w:pPr>
      <w:r w:rsidRPr="00EA5D32">
        <w:rPr>
          <w:rFonts w:eastAsia="仿宋_GB2312"/>
          <w:sz w:val="32"/>
          <w:szCs w:val="28"/>
        </w:rPr>
        <w:t>（二）</w:t>
      </w:r>
      <w:r w:rsidRPr="00EA5D32">
        <w:rPr>
          <w:rFonts w:eastAsia="仿宋_GB2312"/>
          <w:sz w:val="32"/>
        </w:rPr>
        <w:t>信号部门。光电缆径路检查、室内外设备巡视检查及道岔转换试验。</w:t>
      </w:r>
    </w:p>
    <w:p w14:paraId="7B62DF1E" w14:textId="77777777" w:rsidR="00B709E5" w:rsidRPr="00EA5D32" w:rsidRDefault="00B709E5" w:rsidP="00AF713D">
      <w:pPr>
        <w:adjustRightInd w:val="0"/>
        <w:snapToGrid w:val="0"/>
        <w:spacing w:line="560" w:lineRule="exact"/>
        <w:ind w:firstLineChars="200" w:firstLine="640"/>
        <w:rPr>
          <w:rFonts w:eastAsia="仿宋"/>
          <w:b/>
          <w:sz w:val="32"/>
          <w:szCs w:val="32"/>
        </w:rPr>
      </w:pPr>
      <w:r w:rsidRPr="00EA5D32">
        <w:rPr>
          <w:rFonts w:eastAsia="仿宋_GB2312"/>
          <w:kern w:val="0"/>
          <w:sz w:val="32"/>
          <w:szCs w:val="28"/>
        </w:rPr>
        <w:t>（三）</w:t>
      </w:r>
      <w:r w:rsidRPr="00EA5D32">
        <w:rPr>
          <w:rFonts w:eastAsia="仿宋_GB2312"/>
          <w:sz w:val="32"/>
        </w:rPr>
        <w:t>通信部门。在道床坡脚以外进行不影响行车通信业务正常使用的通信设备、线路及附属设施的日常维修、业务办理和保护试验</w:t>
      </w:r>
      <w:r w:rsidRPr="00EA5D32">
        <w:rPr>
          <w:rFonts w:eastAsia="仿宋_GB2312"/>
          <w:kern w:val="0"/>
          <w:sz w:val="32"/>
          <w:szCs w:val="28"/>
        </w:rPr>
        <w:t>。</w:t>
      </w:r>
    </w:p>
    <w:p w14:paraId="1B1673CB" w14:textId="77777777" w:rsidR="00B709E5" w:rsidRPr="00EA5D32" w:rsidRDefault="00B709E5"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（四）</w:t>
      </w:r>
      <w:r w:rsidRPr="00EA5D32">
        <w:rPr>
          <w:rFonts w:ascii="Times New Roman" w:eastAsia="仿宋_GB2312" w:hAnsi="Times New Roman"/>
          <w:sz w:val="32"/>
        </w:rPr>
        <w:t>供电部门。接触网步行巡视、测温等设备检查作业；接触网打冰，处理鸟窝、异物</w:t>
      </w:r>
      <w:r w:rsidR="00B636BE" w:rsidRPr="00EA5D32">
        <w:rPr>
          <w:rFonts w:ascii="Times New Roman" w:eastAsia="仿宋_GB2312" w:hAnsi="Times New Roman" w:hint="eastAsia"/>
          <w:sz w:val="32"/>
        </w:rPr>
        <w:t>；</w:t>
      </w:r>
      <w:r w:rsidRPr="00EA5D32">
        <w:rPr>
          <w:rFonts w:ascii="Times New Roman" w:eastAsia="仿宋_GB2312" w:hAnsi="Times New Roman"/>
          <w:sz w:val="32"/>
        </w:rPr>
        <w:t>在道床坡脚以外栅栏以内的标志安装及整修、基础整修、接地装置整修、支柱（拉线）基坑开挖、危树修枝等不影响设备正常运行的作业。电力线路步行巡视、静态测量、测温；站内到发线等客车水</w:t>
      </w:r>
      <w:proofErr w:type="gramStart"/>
      <w:r w:rsidRPr="00EA5D32">
        <w:rPr>
          <w:rFonts w:ascii="Times New Roman" w:eastAsia="仿宋_GB2312" w:hAnsi="Times New Roman"/>
          <w:sz w:val="32"/>
        </w:rPr>
        <w:t>栓</w:t>
      </w:r>
      <w:proofErr w:type="gramEnd"/>
      <w:r w:rsidRPr="00EA5D32">
        <w:rPr>
          <w:rFonts w:ascii="Times New Roman" w:eastAsia="仿宋_GB2312" w:hAnsi="Times New Roman"/>
          <w:sz w:val="32"/>
        </w:rPr>
        <w:t>及给水管路的巡视、检查。</w:t>
      </w:r>
    </w:p>
    <w:p w14:paraId="4764E9D1" w14:textId="77777777" w:rsidR="00B709E5" w:rsidRPr="00EA5D32" w:rsidRDefault="00B709E5"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（五）货运部门。货运计量安全检测设备巡视、检查和外部清扫、油润，清除异物的作业。</w:t>
      </w:r>
    </w:p>
    <w:p w14:paraId="056AE42D" w14:textId="77777777" w:rsidR="002C2786" w:rsidRPr="00EA5D32" w:rsidRDefault="00B709E5" w:rsidP="00AF713D">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w:t>
      </w:r>
      <w:r w:rsidRPr="00EA5D32">
        <w:rPr>
          <w:rFonts w:eastAsia="仿宋_GB2312" w:hint="eastAsia"/>
          <w:sz w:val="32"/>
          <w:szCs w:val="28"/>
        </w:rPr>
        <w:t>六</w:t>
      </w:r>
      <w:r w:rsidRPr="00EA5D32">
        <w:rPr>
          <w:rFonts w:eastAsia="仿宋_GB2312"/>
          <w:sz w:val="32"/>
          <w:szCs w:val="28"/>
        </w:rPr>
        <w:t>）在站台安全线以内进行日常设备巡视。</w:t>
      </w:r>
    </w:p>
    <w:p w14:paraId="70C03F60" w14:textId="77777777" w:rsidR="00DA2924" w:rsidRPr="00EA5D32" w:rsidRDefault="00055DE1" w:rsidP="00AF713D">
      <w:pPr>
        <w:adjustRightInd w:val="0"/>
        <w:snapToGrid w:val="0"/>
        <w:spacing w:line="560" w:lineRule="exact"/>
        <w:ind w:firstLineChars="200" w:firstLine="640"/>
        <w:rPr>
          <w:rFonts w:eastAsia="仿宋_GB2312" w:hint="eastAsia"/>
          <w:sz w:val="32"/>
          <w:szCs w:val="28"/>
        </w:rPr>
      </w:pPr>
      <w:r w:rsidRPr="00EA5D32">
        <w:rPr>
          <w:rFonts w:ascii="仿宋_GB2312" w:eastAsia="仿宋_GB2312" w:hint="eastAsia"/>
          <w:sz w:val="32"/>
          <w:szCs w:val="32"/>
        </w:rPr>
        <w:t>其他项目由</w:t>
      </w:r>
      <w:r w:rsidRPr="00EA5D32">
        <w:rPr>
          <w:rFonts w:eastAsia="仿宋_GB2312" w:hint="eastAsia"/>
          <w:sz w:val="32"/>
          <w:szCs w:val="28"/>
        </w:rPr>
        <w:t>主管</w:t>
      </w:r>
      <w:r w:rsidR="00821F5F" w:rsidRPr="00EA5D32">
        <w:rPr>
          <w:rFonts w:eastAsia="仿宋_GB2312" w:hint="eastAsia"/>
          <w:sz w:val="32"/>
          <w:szCs w:val="28"/>
        </w:rPr>
        <w:t>业</w:t>
      </w:r>
      <w:r w:rsidRPr="00EA5D32">
        <w:rPr>
          <w:rFonts w:eastAsia="仿宋_GB2312" w:hint="eastAsia"/>
          <w:sz w:val="32"/>
          <w:szCs w:val="28"/>
        </w:rPr>
        <w:t>务部室结合实际进行细化、明确。</w:t>
      </w:r>
    </w:p>
    <w:p w14:paraId="1A4C4C73" w14:textId="77777777" w:rsidR="00610FC1" w:rsidRPr="00EA5D32" w:rsidRDefault="00DA2924" w:rsidP="00AF713D">
      <w:pPr>
        <w:adjustRightInd w:val="0"/>
        <w:snapToGrid w:val="0"/>
        <w:spacing w:line="560" w:lineRule="exact"/>
        <w:ind w:firstLineChars="200" w:firstLine="640"/>
        <w:rPr>
          <w:rFonts w:ascii="仿宋_GB2312" w:eastAsia="仿宋_GB2312" w:hint="eastAsia"/>
          <w:sz w:val="32"/>
          <w:szCs w:val="32"/>
        </w:rPr>
      </w:pPr>
      <w:r w:rsidRPr="00EA5D32">
        <w:rPr>
          <w:rFonts w:ascii="黑体" w:eastAsia="黑体" w:hAnsi="黑体" w:hint="eastAsia"/>
          <w:sz w:val="32"/>
          <w:szCs w:val="28"/>
          <w:rPrChange w:id="185" w:author="Tom" w:date="2022-10-20T10:54:00Z">
            <w:rPr>
              <w:rFonts w:eastAsia="仿宋_GB2312" w:hint="eastAsia"/>
              <w:color w:val="FF0000"/>
              <w:sz w:val="32"/>
              <w:szCs w:val="28"/>
            </w:rPr>
          </w:rPrChange>
        </w:rPr>
        <w:t>第九十</w:t>
      </w:r>
      <w:r w:rsidR="00C73B0D" w:rsidRPr="00EA5D32">
        <w:rPr>
          <w:rFonts w:ascii="黑体" w:eastAsia="黑体" w:hAnsi="黑体" w:hint="eastAsia"/>
          <w:sz w:val="32"/>
          <w:szCs w:val="28"/>
        </w:rPr>
        <w:t>六</w:t>
      </w:r>
      <w:r w:rsidRPr="00EA5D32">
        <w:rPr>
          <w:rFonts w:ascii="黑体" w:eastAsia="黑体" w:hAnsi="黑体" w:hint="eastAsia"/>
          <w:sz w:val="32"/>
          <w:szCs w:val="28"/>
          <w:rPrChange w:id="186" w:author="Tom" w:date="2022-10-20T10:54:00Z">
            <w:rPr>
              <w:rFonts w:eastAsia="仿宋_GB2312" w:hint="eastAsia"/>
              <w:color w:val="FF0000"/>
              <w:sz w:val="32"/>
              <w:szCs w:val="28"/>
            </w:rPr>
          </w:rPrChange>
        </w:rPr>
        <w:t>条</w:t>
      </w:r>
      <w:r w:rsidRPr="00EA5D32">
        <w:rPr>
          <w:rFonts w:eastAsia="仿宋_GB2312" w:hint="eastAsia"/>
          <w:sz w:val="32"/>
          <w:szCs w:val="28"/>
        </w:rPr>
        <w:t xml:space="preserve">  </w:t>
      </w:r>
      <w:r w:rsidR="00610FC1" w:rsidRPr="00EA5D32">
        <w:rPr>
          <w:rFonts w:ascii="仿宋_GB2312" w:eastAsia="仿宋_GB2312" w:hint="eastAsia"/>
          <w:sz w:val="32"/>
          <w:szCs w:val="32"/>
        </w:rPr>
        <w:t>天窗点外维修作业具体规定如下。</w:t>
      </w:r>
    </w:p>
    <w:p w14:paraId="7C1D93F1" w14:textId="77777777" w:rsidR="00610FC1" w:rsidRPr="00EA5D32"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（一）天窗点外维修</w:t>
      </w:r>
      <w:proofErr w:type="gramStart"/>
      <w:r w:rsidRPr="00EA5D32">
        <w:rPr>
          <w:rFonts w:ascii="仿宋_GB2312" w:eastAsia="仿宋_GB2312" w:hint="eastAsia"/>
          <w:sz w:val="32"/>
          <w:szCs w:val="32"/>
        </w:rPr>
        <w:t>作业仅</w:t>
      </w:r>
      <w:proofErr w:type="gramEnd"/>
      <w:r w:rsidRPr="00EA5D32">
        <w:rPr>
          <w:rFonts w:ascii="仿宋_GB2312" w:eastAsia="仿宋_GB2312" w:hint="eastAsia"/>
          <w:sz w:val="32"/>
          <w:szCs w:val="32"/>
        </w:rPr>
        <w:t>允许设备管理单位（含成都工务大修段、成都工务大机段、成都桥路大修段）进行。天窗点外维修作业负责人</w:t>
      </w:r>
      <w:r w:rsidR="00427ECE" w:rsidRPr="00EA5D32">
        <w:rPr>
          <w:rFonts w:ascii="仿宋_GB2312" w:eastAsia="仿宋_GB2312" w:hint="eastAsia"/>
          <w:sz w:val="32"/>
          <w:szCs w:val="32"/>
        </w:rPr>
        <w:t>原则上</w:t>
      </w:r>
      <w:r w:rsidRPr="00EA5D32">
        <w:rPr>
          <w:rFonts w:ascii="仿宋_GB2312" w:eastAsia="仿宋_GB2312" w:hint="eastAsia"/>
          <w:sz w:val="32"/>
          <w:szCs w:val="32"/>
        </w:rPr>
        <w:t>由工（班）长及以上级别胜任人员担任。</w:t>
      </w:r>
    </w:p>
    <w:p w14:paraId="15C17F49" w14:textId="77777777" w:rsidR="009829A1"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（二）</w:t>
      </w:r>
      <w:r w:rsidR="009829A1" w:rsidRPr="002364B9">
        <w:rPr>
          <w:rFonts w:ascii="仿宋_GB2312" w:eastAsia="仿宋_GB2312" w:hint="eastAsia"/>
          <w:sz w:val="32"/>
          <w:szCs w:val="32"/>
        </w:rPr>
        <w:t>天窗点外维修作业计划（格式参</w:t>
      </w:r>
      <w:r w:rsidR="009829A1" w:rsidRPr="002364B9">
        <w:rPr>
          <w:rFonts w:eastAsia="仿宋_GB2312" w:hint="eastAsia"/>
          <w:sz w:val="32"/>
          <w:szCs w:val="28"/>
        </w:rPr>
        <w:t>见附件</w:t>
      </w:r>
      <w:r w:rsidR="009829A1" w:rsidRPr="002364B9">
        <w:rPr>
          <w:rFonts w:eastAsia="仿宋_GB2312" w:hint="eastAsia"/>
          <w:sz w:val="32"/>
          <w:szCs w:val="28"/>
        </w:rPr>
        <w:t>15</w:t>
      </w:r>
      <w:r w:rsidR="009829A1" w:rsidRPr="002364B9">
        <w:rPr>
          <w:rFonts w:eastAsia="仿宋_GB2312" w:hint="eastAsia"/>
          <w:sz w:val="32"/>
          <w:szCs w:val="28"/>
        </w:rPr>
        <w:t>）</w:t>
      </w:r>
      <w:r w:rsidR="009829A1" w:rsidRPr="002364B9">
        <w:rPr>
          <w:rFonts w:ascii="仿宋_GB2312" w:eastAsia="仿宋_GB2312" w:hint="eastAsia"/>
          <w:sz w:val="32"/>
          <w:szCs w:val="32"/>
        </w:rPr>
        <w:t>由工区</w:t>
      </w:r>
      <w:r w:rsidR="009829A1" w:rsidRPr="002364B9">
        <w:rPr>
          <w:rFonts w:ascii="仿宋_GB2312" w:eastAsia="仿宋_GB2312" w:hint="eastAsia"/>
          <w:sz w:val="32"/>
          <w:szCs w:val="32"/>
        </w:rPr>
        <w:lastRenderedPageBreak/>
        <w:t>负责编制、提报，车间审核，站段批准。计划内容应明确作业时间、作业项目、作业地点、作业负责人、作业机具、作业人数、配合要求、监控安排、防护设置及安全管控措施等主要内容。</w:t>
      </w:r>
    </w:p>
    <w:p w14:paraId="3B3CDB60" w14:textId="77777777" w:rsidR="00610FC1" w:rsidRPr="00EA5D32"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（三）天窗点外维修作业必须按规定设置驻站联络员、现场防护员，联系中断时必须立即停止作业。</w:t>
      </w:r>
    </w:p>
    <w:p w14:paraId="28B8D322" w14:textId="77777777" w:rsidR="00610FC1" w:rsidRPr="00EA5D32"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（四）作业前驻站联络员凭批准的天窗点外维修作业计划，在车站《行车设备检查登记簿》内登记，车站值班员签认。</w:t>
      </w:r>
    </w:p>
    <w:p w14:paraId="55889059" w14:textId="77777777" w:rsidR="00610FC1" w:rsidRPr="00EA5D32"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（五）严禁天窗点外维修作业计划越级审批；严禁天窗点内作业项目按天窗点外作业项目降级提报计划；严禁作业负责人资质不符合要求批准计划、开展作业；严禁未进行技术交底、配合人员未到场、</w:t>
      </w:r>
      <w:r w:rsidR="00A20377" w:rsidRPr="00EA5D32">
        <w:rPr>
          <w:rFonts w:ascii="仿宋_GB2312" w:eastAsia="仿宋_GB2312" w:hint="eastAsia"/>
          <w:sz w:val="32"/>
          <w:szCs w:val="32"/>
        </w:rPr>
        <w:t>监控</w:t>
      </w:r>
      <w:r w:rsidRPr="00EA5D32">
        <w:rPr>
          <w:rFonts w:ascii="仿宋_GB2312" w:eastAsia="仿宋_GB2312" w:hint="eastAsia"/>
          <w:sz w:val="32"/>
          <w:szCs w:val="32"/>
        </w:rPr>
        <w:t>人员不到岗开展作业。</w:t>
      </w:r>
    </w:p>
    <w:p w14:paraId="73168DBB" w14:textId="77777777" w:rsidR="00610FC1" w:rsidRPr="00EA5D32" w:rsidRDefault="00610FC1" w:rsidP="00AF713D">
      <w:pPr>
        <w:adjustRightInd w:val="0"/>
        <w:snapToGrid w:val="0"/>
        <w:spacing w:line="560" w:lineRule="exact"/>
        <w:ind w:firstLineChars="200" w:firstLine="640"/>
        <w:rPr>
          <w:rFonts w:ascii="仿宋_GB2312" w:eastAsia="仿宋_GB2312" w:hint="eastAsia"/>
          <w:sz w:val="32"/>
          <w:szCs w:val="32"/>
        </w:rPr>
      </w:pPr>
      <w:r w:rsidRPr="00EA5D32">
        <w:rPr>
          <w:rFonts w:ascii="仿宋_GB2312" w:eastAsia="仿宋_GB2312" w:hint="eastAsia"/>
          <w:sz w:val="32"/>
          <w:szCs w:val="32"/>
        </w:rPr>
        <w:t>（六）各单位应加强天窗点外维修作业的管理和组织，细化安全控制措施，确保天窗点外维修作业安全。</w:t>
      </w:r>
    </w:p>
    <w:p w14:paraId="43483240" w14:textId="77777777" w:rsidR="00610FC1" w:rsidRPr="00EA5D32" w:rsidRDefault="00610FC1"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仿宋_GB2312" w:eastAsia="仿宋_GB2312" w:hint="eastAsia"/>
          <w:sz w:val="32"/>
          <w:szCs w:val="32"/>
        </w:rPr>
        <w:t>（七）</w:t>
      </w:r>
      <w:r w:rsidRPr="00EA5D32">
        <w:rPr>
          <w:rFonts w:ascii="Times New Roman" w:eastAsia="仿宋_GB2312" w:hAnsi="Times New Roman"/>
          <w:sz w:val="32"/>
          <w:szCs w:val="28"/>
        </w:rPr>
        <w:t>同一区间或站内安排天窗内施工维修作业时，天窗时间内上述作业不准按天窗点外维修作业实施。</w:t>
      </w:r>
    </w:p>
    <w:p w14:paraId="43BC89B5" w14:textId="77777777" w:rsidR="008268AF" w:rsidRPr="00EA5D32" w:rsidRDefault="00151159"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黑体" w:hAnsi="Times New Roman"/>
          <w:bCs/>
          <w:sz w:val="32"/>
        </w:rPr>
        <w:t>第九十</w:t>
      </w:r>
      <w:r w:rsidR="00C73B0D" w:rsidRPr="00EA5D32">
        <w:rPr>
          <w:rFonts w:ascii="Times New Roman" w:eastAsia="黑体" w:hAnsi="Times New Roman" w:hint="eastAsia"/>
          <w:bCs/>
          <w:sz w:val="32"/>
        </w:rPr>
        <w:t>七</w:t>
      </w:r>
      <w:r w:rsidR="00C21CCA" w:rsidRPr="00EA5D32">
        <w:rPr>
          <w:rFonts w:ascii="Times New Roman" w:eastAsia="黑体" w:hAnsi="Times New Roman"/>
          <w:bCs/>
          <w:sz w:val="32"/>
        </w:rPr>
        <w:t>条</w:t>
      </w:r>
      <w:r w:rsidR="00C21CCA" w:rsidRPr="00EA5D32">
        <w:rPr>
          <w:rFonts w:ascii="Times New Roman" w:eastAsia="黑体" w:hAnsi="Times New Roman"/>
          <w:bCs/>
          <w:sz w:val="32"/>
        </w:rPr>
        <w:t xml:space="preserve">  </w:t>
      </w:r>
      <w:r w:rsidR="00CA793E" w:rsidRPr="00EA5D32">
        <w:rPr>
          <w:rFonts w:ascii="Times New Roman" w:eastAsia="仿宋_GB2312" w:hAnsi="Times New Roman"/>
          <w:sz w:val="32"/>
          <w:szCs w:val="28"/>
        </w:rPr>
        <w:t>电</w:t>
      </w:r>
      <w:proofErr w:type="gramStart"/>
      <w:r w:rsidR="00CA793E" w:rsidRPr="00EA5D32">
        <w:rPr>
          <w:rFonts w:ascii="Times New Roman" w:eastAsia="仿宋_GB2312" w:hAnsi="Times New Roman"/>
          <w:sz w:val="32"/>
          <w:szCs w:val="28"/>
        </w:rPr>
        <w:t>务需</w:t>
      </w:r>
      <w:proofErr w:type="gramEnd"/>
      <w:r w:rsidR="00CA793E" w:rsidRPr="00EA5D32">
        <w:rPr>
          <w:rFonts w:ascii="Times New Roman" w:eastAsia="仿宋_GB2312" w:hAnsi="Times New Roman"/>
          <w:sz w:val="32"/>
          <w:szCs w:val="28"/>
        </w:rPr>
        <w:t>车务配合的点外</w:t>
      </w:r>
      <w:r w:rsidR="008268AF" w:rsidRPr="00EA5D32">
        <w:rPr>
          <w:rFonts w:ascii="Times New Roman" w:eastAsia="仿宋_GB2312" w:hAnsi="Times New Roman"/>
          <w:sz w:val="32"/>
          <w:szCs w:val="28"/>
        </w:rPr>
        <w:t>作业项目，</w:t>
      </w:r>
      <w:r w:rsidR="007368D0" w:rsidRPr="00EA5D32">
        <w:rPr>
          <w:rFonts w:ascii="Times New Roman" w:eastAsia="仿宋_GB2312" w:hAnsi="Times New Roman"/>
          <w:sz w:val="32"/>
          <w:szCs w:val="28"/>
        </w:rPr>
        <w:t>由电务信号工区编制《电</w:t>
      </w:r>
      <w:proofErr w:type="gramStart"/>
      <w:r w:rsidR="007368D0" w:rsidRPr="00EA5D32">
        <w:rPr>
          <w:rFonts w:ascii="Times New Roman" w:eastAsia="仿宋_GB2312" w:hAnsi="Times New Roman"/>
          <w:sz w:val="32"/>
          <w:szCs w:val="28"/>
        </w:rPr>
        <w:t>务需</w:t>
      </w:r>
      <w:proofErr w:type="gramEnd"/>
      <w:r w:rsidR="007368D0" w:rsidRPr="00EA5D32">
        <w:rPr>
          <w:rFonts w:ascii="Times New Roman" w:eastAsia="仿宋_GB2312" w:hAnsi="Times New Roman"/>
          <w:sz w:val="32"/>
          <w:szCs w:val="28"/>
        </w:rPr>
        <w:t>车务配合的点外作业申请单》</w:t>
      </w:r>
      <w:r w:rsidR="00246A92" w:rsidRPr="00EA5D32">
        <w:rPr>
          <w:rFonts w:ascii="Times New Roman" w:eastAsia="仿宋_GB2312" w:hAnsi="Times New Roman"/>
          <w:sz w:val="32"/>
          <w:szCs w:val="28"/>
        </w:rPr>
        <w:t>，经车间批准后</w:t>
      </w:r>
      <w:r w:rsidR="00965BDF" w:rsidRPr="00EA5D32">
        <w:rPr>
          <w:rFonts w:ascii="Times New Roman" w:eastAsia="仿宋_GB2312" w:hAnsi="Times New Roman"/>
          <w:sz w:val="32"/>
          <w:szCs w:val="28"/>
        </w:rPr>
        <w:t>提交车站值班员，车站值班员按规定配合信号部门进行相关点外作业。具体作业</w:t>
      </w:r>
      <w:r w:rsidR="00862613" w:rsidRPr="00EA5D32">
        <w:rPr>
          <w:rFonts w:ascii="Times New Roman" w:eastAsia="仿宋_GB2312" w:hAnsi="Times New Roman"/>
          <w:sz w:val="32"/>
          <w:szCs w:val="28"/>
        </w:rPr>
        <w:t>有关</w:t>
      </w:r>
      <w:r w:rsidR="00965BDF" w:rsidRPr="00EA5D32">
        <w:rPr>
          <w:rFonts w:ascii="Times New Roman" w:eastAsia="仿宋_GB2312" w:hAnsi="Times New Roman"/>
          <w:sz w:val="32"/>
          <w:szCs w:val="28"/>
        </w:rPr>
        <w:t>要求</w:t>
      </w:r>
      <w:r w:rsidR="007368D0" w:rsidRPr="00EA5D32">
        <w:rPr>
          <w:rFonts w:ascii="Times New Roman" w:eastAsia="仿宋_GB2312" w:hAnsi="Times New Roman"/>
          <w:sz w:val="32"/>
          <w:szCs w:val="28"/>
        </w:rPr>
        <w:t>见附件</w:t>
      </w:r>
      <w:r w:rsidR="00407541" w:rsidRPr="00EA5D32">
        <w:rPr>
          <w:rFonts w:ascii="Times New Roman" w:eastAsia="仿宋_GB2312" w:hAnsi="Times New Roman" w:hint="eastAsia"/>
          <w:sz w:val="32"/>
          <w:szCs w:val="28"/>
        </w:rPr>
        <w:t>16</w:t>
      </w:r>
      <w:r w:rsidR="007368D0" w:rsidRPr="00EA5D32">
        <w:rPr>
          <w:rFonts w:ascii="Times New Roman" w:eastAsia="仿宋_GB2312" w:hAnsi="Times New Roman"/>
          <w:sz w:val="32"/>
          <w:szCs w:val="28"/>
        </w:rPr>
        <w:t>。</w:t>
      </w:r>
    </w:p>
    <w:p w14:paraId="32FBB108" w14:textId="77777777" w:rsidR="00DC2919" w:rsidRPr="00EA5D32" w:rsidRDefault="00151159" w:rsidP="00AF713D">
      <w:pPr>
        <w:adjustRightInd w:val="0"/>
        <w:snapToGrid w:val="0"/>
        <w:spacing w:line="560" w:lineRule="exact"/>
        <w:ind w:firstLineChars="200" w:firstLine="640"/>
        <w:rPr>
          <w:ins w:id="187" w:author="Tom" w:date="2022-10-12T11:19:00Z"/>
          <w:rFonts w:eastAsia="仿宋_GB2312" w:hint="eastAsia"/>
          <w:sz w:val="32"/>
          <w:szCs w:val="28"/>
        </w:rPr>
      </w:pPr>
      <w:r w:rsidRPr="00EA5D32">
        <w:rPr>
          <w:rFonts w:eastAsia="黑体"/>
          <w:bCs/>
          <w:sz w:val="32"/>
        </w:rPr>
        <w:t>第九十</w:t>
      </w:r>
      <w:r w:rsidR="00C73B0D" w:rsidRPr="00EA5D32">
        <w:rPr>
          <w:rFonts w:eastAsia="黑体" w:hint="eastAsia"/>
          <w:bCs/>
          <w:sz w:val="32"/>
        </w:rPr>
        <w:t>八</w:t>
      </w:r>
      <w:r w:rsidR="00C21CCA" w:rsidRPr="00EA5D32">
        <w:rPr>
          <w:rFonts w:eastAsia="黑体"/>
          <w:bCs/>
          <w:sz w:val="32"/>
        </w:rPr>
        <w:t>条</w:t>
      </w:r>
      <w:r w:rsidR="00C21CCA" w:rsidRPr="00EA5D32">
        <w:rPr>
          <w:rFonts w:eastAsia="黑体"/>
          <w:bCs/>
          <w:sz w:val="32"/>
        </w:rPr>
        <w:t xml:space="preserve">  </w:t>
      </w:r>
      <w:r w:rsidR="00D8364C" w:rsidRPr="00EA5D32">
        <w:rPr>
          <w:rFonts w:eastAsia="仿宋_GB2312"/>
          <w:sz w:val="32"/>
          <w:szCs w:val="28"/>
        </w:rPr>
        <w:t>引起信号设备电源切换的</w:t>
      </w:r>
      <w:r w:rsidR="00DC2919" w:rsidRPr="00EA5D32">
        <w:rPr>
          <w:rFonts w:eastAsia="仿宋_GB2312"/>
          <w:sz w:val="32"/>
          <w:szCs w:val="28"/>
        </w:rPr>
        <w:t>普</w:t>
      </w:r>
      <w:proofErr w:type="gramStart"/>
      <w:r w:rsidR="00DC2919" w:rsidRPr="00EA5D32">
        <w:rPr>
          <w:rFonts w:eastAsia="仿宋_GB2312"/>
          <w:sz w:val="32"/>
          <w:szCs w:val="28"/>
        </w:rPr>
        <w:t>速铁路</w:t>
      </w:r>
      <w:proofErr w:type="gramEnd"/>
      <w:r w:rsidR="00DC2919" w:rsidRPr="00EA5D32">
        <w:rPr>
          <w:rFonts w:eastAsia="仿宋_GB2312"/>
          <w:sz w:val="32"/>
          <w:szCs w:val="28"/>
        </w:rPr>
        <w:t>电力线路倒闸作业必须纳入维修计划。提报倒闸计划时必须明确倒闸原因、电力供电臂、影响范围，倒闸计划时间为</w:t>
      </w:r>
      <w:r w:rsidR="00F02DCE" w:rsidRPr="00EA5D32">
        <w:rPr>
          <w:rFonts w:eastAsia="仿宋_GB2312"/>
          <w:sz w:val="32"/>
          <w:szCs w:val="28"/>
        </w:rPr>
        <w:t>5</w:t>
      </w:r>
      <w:r w:rsidR="00DC2919" w:rsidRPr="00EA5D32">
        <w:rPr>
          <w:rFonts w:eastAsia="仿宋_GB2312"/>
          <w:sz w:val="32"/>
          <w:szCs w:val="28"/>
        </w:rPr>
        <w:t>分钟。</w:t>
      </w:r>
    </w:p>
    <w:p w14:paraId="7CC3564C" w14:textId="77777777" w:rsidR="004347F8" w:rsidRPr="00EA5D32" w:rsidRDefault="004347F8" w:rsidP="0024162B">
      <w:pPr>
        <w:pStyle w:val="a4"/>
        <w:adjustRightInd w:val="0"/>
        <w:snapToGrid w:val="0"/>
        <w:spacing w:beforeLines="100" w:before="289" w:line="560" w:lineRule="exact"/>
        <w:jc w:val="center"/>
        <w:rPr>
          <w:rFonts w:ascii="Times New Roman" w:eastAsia="黑体" w:hAnsi="Times New Roman" w:hint="eastAsia"/>
          <w:sz w:val="32"/>
          <w:szCs w:val="28"/>
        </w:rPr>
      </w:pPr>
      <w:r w:rsidRPr="00EA5D32">
        <w:rPr>
          <w:rFonts w:ascii="Times New Roman" w:eastAsia="黑体" w:hAnsi="Times New Roman" w:hint="eastAsia"/>
          <w:sz w:val="32"/>
          <w:szCs w:val="28"/>
        </w:rPr>
        <w:lastRenderedPageBreak/>
        <w:t>第三节</w:t>
      </w:r>
      <w:r w:rsidRPr="00EA5D32">
        <w:rPr>
          <w:rFonts w:ascii="Times New Roman" w:eastAsia="黑体" w:hAnsi="Times New Roman" w:hint="eastAsia"/>
          <w:sz w:val="32"/>
          <w:szCs w:val="28"/>
        </w:rPr>
        <w:t xml:space="preserve"> </w:t>
      </w:r>
      <w:r w:rsidRPr="00EA5D32">
        <w:rPr>
          <w:rFonts w:ascii="Times New Roman" w:eastAsia="黑体" w:hAnsi="Times New Roman" w:hint="eastAsia"/>
          <w:sz w:val="32"/>
          <w:szCs w:val="28"/>
        </w:rPr>
        <w:t>维修作业</w:t>
      </w:r>
      <w:r w:rsidR="001B0815" w:rsidRPr="00EA5D32">
        <w:rPr>
          <w:rFonts w:ascii="Times New Roman" w:eastAsia="黑体" w:hAnsi="Times New Roman" w:hint="eastAsia"/>
          <w:sz w:val="32"/>
          <w:szCs w:val="28"/>
        </w:rPr>
        <w:t>实施</w:t>
      </w:r>
    </w:p>
    <w:p w14:paraId="6CD28C01" w14:textId="77777777" w:rsidR="0025570A" w:rsidRPr="00EA5D32" w:rsidRDefault="004347F8" w:rsidP="00AF713D">
      <w:pPr>
        <w:tabs>
          <w:tab w:val="left" w:pos="365"/>
        </w:tabs>
        <w:adjustRightInd w:val="0"/>
        <w:snapToGrid w:val="0"/>
        <w:spacing w:line="560" w:lineRule="exact"/>
        <w:ind w:firstLineChars="200" w:firstLine="640"/>
        <w:rPr>
          <w:rFonts w:eastAsia="仿宋_GB2312" w:hint="eastAsia"/>
          <w:sz w:val="32"/>
          <w:szCs w:val="28"/>
        </w:rPr>
      </w:pPr>
      <w:r w:rsidRPr="00EA5D32">
        <w:rPr>
          <w:rFonts w:eastAsia="黑体"/>
          <w:bCs/>
          <w:kern w:val="0"/>
          <w:sz w:val="32"/>
          <w:szCs w:val="32"/>
        </w:rPr>
        <w:t>第</w:t>
      </w:r>
      <w:r w:rsidR="00C73B0D" w:rsidRPr="00EA5D32">
        <w:rPr>
          <w:rFonts w:eastAsia="黑体" w:hint="eastAsia"/>
          <w:bCs/>
          <w:kern w:val="0"/>
          <w:sz w:val="32"/>
          <w:szCs w:val="32"/>
        </w:rPr>
        <w:t>九十九</w:t>
      </w:r>
      <w:r w:rsidRPr="00EA5D32">
        <w:rPr>
          <w:rFonts w:eastAsia="黑体"/>
          <w:bCs/>
          <w:kern w:val="0"/>
          <w:sz w:val="32"/>
          <w:szCs w:val="32"/>
        </w:rPr>
        <w:t>条</w:t>
      </w:r>
      <w:r w:rsidRPr="00EA5D32">
        <w:rPr>
          <w:rFonts w:eastAsia="黑体"/>
          <w:bCs/>
          <w:kern w:val="0"/>
          <w:sz w:val="32"/>
          <w:szCs w:val="32"/>
        </w:rPr>
        <w:t xml:space="preserve">  </w:t>
      </w:r>
      <w:r w:rsidRPr="00EA5D32">
        <w:rPr>
          <w:rFonts w:eastAsia="仿宋_GB2312"/>
          <w:sz w:val="32"/>
          <w:szCs w:val="28"/>
        </w:rPr>
        <w:t>维修</w:t>
      </w:r>
      <w:r w:rsidR="001B0815" w:rsidRPr="00EA5D32">
        <w:rPr>
          <w:rFonts w:eastAsia="仿宋_GB2312" w:hint="eastAsia"/>
          <w:sz w:val="32"/>
          <w:szCs w:val="28"/>
        </w:rPr>
        <w:t>作业</w:t>
      </w:r>
      <w:r w:rsidRPr="00EA5D32">
        <w:rPr>
          <w:rFonts w:eastAsia="仿宋_GB2312"/>
          <w:sz w:val="32"/>
          <w:szCs w:val="28"/>
        </w:rPr>
        <w:t>实施前，由维修</w:t>
      </w:r>
      <w:r w:rsidR="001B0815" w:rsidRPr="00EA5D32">
        <w:rPr>
          <w:rFonts w:eastAsia="仿宋_GB2312" w:hint="eastAsia"/>
          <w:sz w:val="32"/>
          <w:szCs w:val="28"/>
        </w:rPr>
        <w:t>作业</w:t>
      </w:r>
      <w:r w:rsidRPr="00EA5D32">
        <w:rPr>
          <w:rFonts w:eastAsia="仿宋_GB2312"/>
          <w:sz w:val="32"/>
          <w:szCs w:val="28"/>
        </w:rPr>
        <w:t>涉及车站组织相关车务人员对当日维修</w:t>
      </w:r>
      <w:r w:rsidR="00F46AD1" w:rsidRPr="00EA5D32">
        <w:rPr>
          <w:rFonts w:eastAsia="仿宋_GB2312" w:hint="eastAsia"/>
          <w:sz w:val="32"/>
          <w:szCs w:val="28"/>
        </w:rPr>
        <w:t>作业</w:t>
      </w:r>
      <w:r w:rsidRPr="00EA5D32">
        <w:rPr>
          <w:rFonts w:eastAsia="仿宋_GB2312"/>
          <w:sz w:val="32"/>
          <w:szCs w:val="28"/>
        </w:rPr>
        <w:t>安排及重点事项进行传达和布置。</w:t>
      </w:r>
    </w:p>
    <w:p w14:paraId="6451FFDE" w14:textId="77777777" w:rsidR="00C8502A" w:rsidRPr="00EA5D32" w:rsidRDefault="004347F8" w:rsidP="00AF713D">
      <w:pPr>
        <w:tabs>
          <w:tab w:val="left" w:pos="365"/>
        </w:tabs>
        <w:adjustRightInd w:val="0"/>
        <w:snapToGrid w:val="0"/>
        <w:spacing w:line="560" w:lineRule="exact"/>
        <w:ind w:firstLineChars="200" w:firstLine="640"/>
        <w:rPr>
          <w:rFonts w:eastAsia="黑体" w:hint="eastAsia"/>
          <w:bCs/>
          <w:kern w:val="0"/>
          <w:sz w:val="32"/>
          <w:szCs w:val="32"/>
        </w:rPr>
      </w:pPr>
      <w:r w:rsidRPr="00EA5D32">
        <w:rPr>
          <w:rFonts w:eastAsia="黑体"/>
          <w:bCs/>
          <w:kern w:val="0"/>
          <w:sz w:val="32"/>
          <w:szCs w:val="32"/>
        </w:rPr>
        <w:t>第</w:t>
      </w:r>
      <w:r w:rsidR="00072C6B" w:rsidRPr="00EA5D32">
        <w:rPr>
          <w:rFonts w:eastAsia="黑体" w:hint="eastAsia"/>
          <w:bCs/>
          <w:kern w:val="0"/>
          <w:sz w:val="32"/>
          <w:szCs w:val="32"/>
        </w:rPr>
        <w:t>一百</w:t>
      </w:r>
      <w:r w:rsidRPr="00EA5D32">
        <w:rPr>
          <w:rFonts w:eastAsia="黑体"/>
          <w:bCs/>
          <w:kern w:val="0"/>
          <w:sz w:val="32"/>
          <w:szCs w:val="32"/>
        </w:rPr>
        <w:t>条</w:t>
      </w:r>
      <w:r w:rsidRPr="00EA5D32">
        <w:rPr>
          <w:rFonts w:eastAsia="黑体"/>
          <w:bCs/>
          <w:kern w:val="0"/>
          <w:sz w:val="32"/>
          <w:szCs w:val="32"/>
        </w:rPr>
        <w:t xml:space="preserve">  </w:t>
      </w:r>
      <w:r w:rsidR="00C8502A" w:rsidRPr="00EA5D32">
        <w:rPr>
          <w:rFonts w:eastAsia="仿宋_GB2312" w:hint="eastAsia"/>
          <w:sz w:val="32"/>
          <w:szCs w:val="28"/>
        </w:rPr>
        <w:t>综合维修计划的实施</w:t>
      </w:r>
      <w:r w:rsidR="005A42B1" w:rsidRPr="00EA5D32">
        <w:rPr>
          <w:rFonts w:eastAsia="仿宋_GB2312" w:hint="eastAsia"/>
          <w:sz w:val="32"/>
          <w:szCs w:val="28"/>
        </w:rPr>
        <w:t>。</w:t>
      </w:r>
    </w:p>
    <w:p w14:paraId="38D1CB14" w14:textId="77777777" w:rsidR="00C8502A" w:rsidRPr="00EA5D32" w:rsidRDefault="00C8502A" w:rsidP="00AF713D">
      <w:pPr>
        <w:tabs>
          <w:tab w:val="left" w:pos="365"/>
        </w:tabs>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（一）</w:t>
      </w:r>
      <w:r w:rsidR="005A42B1" w:rsidRPr="00EA5D32">
        <w:rPr>
          <w:rFonts w:eastAsia="仿宋_GB2312" w:hint="eastAsia"/>
          <w:sz w:val="32"/>
          <w:szCs w:val="28"/>
        </w:rPr>
        <w:t>实施</w:t>
      </w:r>
      <w:r w:rsidRPr="00EA5D32">
        <w:rPr>
          <w:rFonts w:eastAsia="仿宋_GB2312"/>
          <w:sz w:val="32"/>
          <w:szCs w:val="28"/>
        </w:rPr>
        <w:t>综合</w:t>
      </w:r>
      <w:r w:rsidRPr="00EA5D32">
        <w:rPr>
          <w:rFonts w:eastAsia="仿宋_GB2312" w:hint="eastAsia"/>
          <w:sz w:val="32"/>
          <w:szCs w:val="28"/>
        </w:rPr>
        <w:t>维修</w:t>
      </w:r>
      <w:r w:rsidRPr="00EA5D32">
        <w:rPr>
          <w:rFonts w:eastAsia="仿宋_GB2312"/>
          <w:sz w:val="32"/>
          <w:szCs w:val="28"/>
        </w:rPr>
        <w:t>计划时，由主体维修负责人在登记站进行维修</w:t>
      </w:r>
      <w:proofErr w:type="gramStart"/>
      <w:r w:rsidRPr="00EA5D32">
        <w:rPr>
          <w:rFonts w:eastAsia="仿宋_GB2312"/>
          <w:sz w:val="32"/>
          <w:szCs w:val="28"/>
        </w:rPr>
        <w:t>作业登销记</w:t>
      </w:r>
      <w:proofErr w:type="gramEnd"/>
      <w:r w:rsidRPr="00EA5D32">
        <w:rPr>
          <w:rFonts w:eastAsia="仿宋_GB2312"/>
          <w:sz w:val="32"/>
          <w:szCs w:val="28"/>
        </w:rPr>
        <w:t>。遇特殊情况综合维修计划其中一项作业取消时，由主体维修负责人按实际</w:t>
      </w:r>
      <w:r w:rsidRPr="00EA5D32">
        <w:rPr>
          <w:rFonts w:eastAsia="仿宋_GB2312" w:hint="eastAsia"/>
          <w:sz w:val="32"/>
          <w:szCs w:val="28"/>
        </w:rPr>
        <w:t>作业</w:t>
      </w:r>
      <w:proofErr w:type="gramStart"/>
      <w:r w:rsidRPr="00EA5D32">
        <w:rPr>
          <w:rFonts w:eastAsia="仿宋_GB2312"/>
          <w:sz w:val="32"/>
          <w:szCs w:val="28"/>
        </w:rPr>
        <w:t>内容登销记</w:t>
      </w:r>
      <w:proofErr w:type="gramEnd"/>
      <w:r w:rsidRPr="00EA5D32">
        <w:rPr>
          <w:rFonts w:eastAsia="仿宋_GB2312"/>
          <w:sz w:val="32"/>
          <w:szCs w:val="28"/>
        </w:rPr>
        <w:t>。</w:t>
      </w:r>
    </w:p>
    <w:p w14:paraId="63689987" w14:textId="77777777" w:rsidR="00C8502A" w:rsidRPr="00EA5D32" w:rsidRDefault="00C8502A" w:rsidP="00AF713D">
      <w:pPr>
        <w:tabs>
          <w:tab w:val="left" w:pos="365"/>
        </w:tabs>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（二）</w:t>
      </w:r>
      <w:r w:rsidRPr="00EA5D32">
        <w:rPr>
          <w:rFonts w:eastAsia="仿宋_GB2312"/>
          <w:sz w:val="32"/>
          <w:szCs w:val="28"/>
        </w:rPr>
        <w:t>综合维修计划，车站值班员只需向主体维修负责人转交准许作业的调度命令。</w:t>
      </w:r>
    </w:p>
    <w:p w14:paraId="3ED6B306" w14:textId="77777777" w:rsidR="00C8502A" w:rsidRPr="00EA5D32" w:rsidRDefault="00C8502A" w:rsidP="00AF713D">
      <w:pPr>
        <w:tabs>
          <w:tab w:val="left" w:pos="365"/>
        </w:tabs>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（三）</w:t>
      </w:r>
      <w:r w:rsidRPr="00EA5D32">
        <w:rPr>
          <w:rFonts w:eastAsia="仿宋_GB2312"/>
          <w:sz w:val="32"/>
          <w:szCs w:val="28"/>
        </w:rPr>
        <w:t>主体维修负责人须</w:t>
      </w:r>
      <w:r w:rsidRPr="00EA5D32">
        <w:rPr>
          <w:rFonts w:eastAsia="仿宋_GB2312" w:hint="eastAsia"/>
          <w:sz w:val="32"/>
          <w:szCs w:val="28"/>
        </w:rPr>
        <w:t>确认</w:t>
      </w:r>
      <w:r w:rsidRPr="00EA5D32">
        <w:rPr>
          <w:rFonts w:eastAsia="仿宋_GB2312"/>
          <w:sz w:val="32"/>
          <w:szCs w:val="28"/>
        </w:rPr>
        <w:t>全部维修作业</w:t>
      </w:r>
      <w:r w:rsidRPr="00EA5D32">
        <w:rPr>
          <w:rFonts w:eastAsia="仿宋_GB2312" w:hint="eastAsia"/>
          <w:sz w:val="32"/>
          <w:szCs w:val="28"/>
        </w:rPr>
        <w:t>完毕</w:t>
      </w:r>
      <w:r w:rsidRPr="00EA5D32">
        <w:rPr>
          <w:rFonts w:eastAsia="仿宋_GB2312"/>
          <w:sz w:val="32"/>
          <w:szCs w:val="28"/>
        </w:rPr>
        <w:t>，</w:t>
      </w:r>
      <w:r w:rsidRPr="00EA5D32">
        <w:rPr>
          <w:rFonts w:eastAsia="仿宋_GB2312" w:hint="eastAsia"/>
          <w:sz w:val="32"/>
          <w:szCs w:val="28"/>
        </w:rPr>
        <w:t>所有</w:t>
      </w:r>
      <w:r w:rsidRPr="00EA5D32">
        <w:rPr>
          <w:rFonts w:eastAsia="仿宋_GB2312"/>
          <w:sz w:val="32"/>
          <w:szCs w:val="28"/>
        </w:rPr>
        <w:t>设备恢复到正常状态后，方可销记。</w:t>
      </w:r>
      <w:r w:rsidRPr="00EA5D32">
        <w:rPr>
          <w:rFonts w:eastAsia="仿宋_GB2312"/>
          <w:sz w:val="32"/>
          <w:szCs w:val="32"/>
        </w:rPr>
        <w:t>对于</w:t>
      </w:r>
      <w:r w:rsidRPr="00EA5D32">
        <w:rPr>
          <w:rFonts w:eastAsia="仿宋_GB2312" w:hint="eastAsia"/>
          <w:sz w:val="32"/>
          <w:szCs w:val="32"/>
        </w:rPr>
        <w:t>同一站内的综合</w:t>
      </w:r>
      <w:r w:rsidRPr="00EA5D32">
        <w:rPr>
          <w:rFonts w:eastAsia="仿宋_GB2312"/>
          <w:sz w:val="32"/>
          <w:szCs w:val="32"/>
        </w:rPr>
        <w:t>维修计划，因特殊原因不能全部开通设备时，在确保安全和具备列车放行条件的前提下，允许分步开通设备</w:t>
      </w:r>
      <w:r w:rsidRPr="00EA5D32">
        <w:rPr>
          <w:rFonts w:eastAsia="仿宋_GB2312" w:hint="eastAsia"/>
          <w:sz w:val="32"/>
          <w:szCs w:val="32"/>
        </w:rPr>
        <w:t>。</w:t>
      </w:r>
    </w:p>
    <w:p w14:paraId="4D9EC4FF" w14:textId="77777777" w:rsidR="00C8502A" w:rsidRPr="00EA5D32" w:rsidRDefault="00C8502A" w:rsidP="00AF713D">
      <w:pPr>
        <w:tabs>
          <w:tab w:val="left" w:pos="365"/>
        </w:tabs>
        <w:adjustRightInd w:val="0"/>
        <w:snapToGrid w:val="0"/>
        <w:spacing w:line="560" w:lineRule="exact"/>
        <w:ind w:firstLineChars="200" w:firstLine="640"/>
        <w:rPr>
          <w:rFonts w:eastAsia="仿宋_GB2312" w:hint="eastAsia"/>
          <w:sz w:val="32"/>
          <w:szCs w:val="32"/>
        </w:rPr>
      </w:pPr>
      <w:r w:rsidRPr="00EA5D32">
        <w:rPr>
          <w:rFonts w:eastAsia="仿宋_GB2312" w:hint="eastAsia"/>
          <w:sz w:val="32"/>
          <w:szCs w:val="28"/>
        </w:rPr>
        <w:t>（四）</w:t>
      </w:r>
      <w:r w:rsidRPr="00EA5D32">
        <w:rPr>
          <w:rFonts w:eastAsia="仿宋_GB2312"/>
          <w:sz w:val="32"/>
          <w:szCs w:val="28"/>
        </w:rPr>
        <w:t>因</w:t>
      </w:r>
      <w:r w:rsidRPr="00EA5D32">
        <w:rPr>
          <w:rFonts w:eastAsia="仿宋_GB2312"/>
          <w:sz w:val="32"/>
          <w:szCs w:val="32"/>
        </w:rPr>
        <w:t>特殊原因不能在规定时间内完成维修作业须延长维修作业时间时，维修负责人、主体维修负责人应提前</w:t>
      </w:r>
      <w:r w:rsidRPr="00EA5D32">
        <w:rPr>
          <w:rFonts w:eastAsia="仿宋_GB2312"/>
          <w:sz w:val="32"/>
          <w:szCs w:val="32"/>
        </w:rPr>
        <w:t>30</w:t>
      </w:r>
      <w:r w:rsidRPr="00EA5D32">
        <w:rPr>
          <w:rFonts w:eastAsia="仿宋_GB2312"/>
          <w:sz w:val="32"/>
          <w:szCs w:val="32"/>
        </w:rPr>
        <w:t>分钟通过车站值班员向列车调度员汇报，并</w:t>
      </w:r>
      <w:proofErr w:type="gramStart"/>
      <w:r w:rsidRPr="00EA5D32">
        <w:rPr>
          <w:rFonts w:eastAsia="仿宋_GB2312"/>
          <w:sz w:val="32"/>
          <w:szCs w:val="32"/>
        </w:rPr>
        <w:t>说明需延点</w:t>
      </w:r>
      <w:proofErr w:type="gramEnd"/>
      <w:r w:rsidRPr="00EA5D32">
        <w:rPr>
          <w:rFonts w:eastAsia="仿宋_GB2312"/>
          <w:sz w:val="32"/>
          <w:szCs w:val="32"/>
        </w:rPr>
        <w:t>时间，列车调度员应发布调度命令实施。</w:t>
      </w:r>
    </w:p>
    <w:p w14:paraId="5EF83FFA" w14:textId="77777777" w:rsidR="00D670B6" w:rsidRPr="00EA5D32" w:rsidRDefault="00D670B6" w:rsidP="00AF713D">
      <w:pPr>
        <w:tabs>
          <w:tab w:val="left" w:pos="365"/>
        </w:tabs>
        <w:adjustRightInd w:val="0"/>
        <w:snapToGrid w:val="0"/>
        <w:spacing w:line="560" w:lineRule="exact"/>
        <w:ind w:firstLineChars="200" w:firstLine="640"/>
        <w:rPr>
          <w:rFonts w:eastAsia="仿宋_GB2312"/>
          <w:sz w:val="32"/>
          <w:szCs w:val="28"/>
        </w:rPr>
      </w:pPr>
      <w:r w:rsidRPr="00EA5D32">
        <w:rPr>
          <w:rFonts w:ascii="黑体" w:eastAsia="黑体" w:hAnsi="黑体" w:hint="eastAsia"/>
          <w:sz w:val="32"/>
          <w:szCs w:val="28"/>
        </w:rPr>
        <w:t>第</w:t>
      </w:r>
      <w:r w:rsidR="00072C6B" w:rsidRPr="00EA5D32">
        <w:rPr>
          <w:rFonts w:ascii="黑体" w:eastAsia="黑体" w:hAnsi="黑体" w:hint="eastAsia"/>
          <w:sz w:val="32"/>
          <w:szCs w:val="28"/>
        </w:rPr>
        <w:t>一百零</w:t>
      </w:r>
      <w:r w:rsidR="00C73B0D" w:rsidRPr="00EA5D32">
        <w:rPr>
          <w:rFonts w:ascii="黑体" w:eastAsia="黑体" w:hAnsi="黑体" w:hint="eastAsia"/>
          <w:sz w:val="32"/>
          <w:szCs w:val="28"/>
        </w:rPr>
        <w:t>一</w:t>
      </w:r>
      <w:r w:rsidRPr="00EA5D32">
        <w:rPr>
          <w:rFonts w:ascii="黑体" w:eastAsia="黑体" w:hAnsi="黑体" w:hint="eastAsia"/>
          <w:sz w:val="32"/>
          <w:szCs w:val="28"/>
        </w:rPr>
        <w:t>条</w:t>
      </w:r>
      <w:r w:rsidRPr="00EA5D32">
        <w:rPr>
          <w:rFonts w:eastAsia="仿宋_GB2312" w:hint="eastAsia"/>
          <w:sz w:val="32"/>
          <w:szCs w:val="28"/>
        </w:rPr>
        <w:t xml:space="preserve">  </w:t>
      </w:r>
      <w:r w:rsidRPr="00EA5D32">
        <w:rPr>
          <w:rFonts w:eastAsia="仿宋_GB2312" w:hint="eastAsia"/>
          <w:sz w:val="32"/>
          <w:szCs w:val="28"/>
        </w:rPr>
        <w:t>路用列车开行</w:t>
      </w:r>
      <w:proofErr w:type="gramStart"/>
      <w:r w:rsidRPr="00EA5D32">
        <w:rPr>
          <w:rFonts w:eastAsia="仿宋_GB2312" w:hint="eastAsia"/>
          <w:sz w:val="32"/>
          <w:szCs w:val="28"/>
        </w:rPr>
        <w:t>安全卡控</w:t>
      </w:r>
      <w:proofErr w:type="gramEnd"/>
      <w:r w:rsidRPr="00EA5D32">
        <w:rPr>
          <w:rFonts w:eastAsia="仿宋_GB2312" w:hint="eastAsia"/>
          <w:sz w:val="32"/>
          <w:szCs w:val="28"/>
        </w:rPr>
        <w:t>措施。</w:t>
      </w:r>
    </w:p>
    <w:p w14:paraId="74BB55C0" w14:textId="77777777" w:rsidR="008E01B4" w:rsidRPr="00EA5D32" w:rsidRDefault="008E01B4" w:rsidP="00AF713D">
      <w:pPr>
        <w:autoSpaceDE w:val="0"/>
        <w:autoSpaceDN w:val="0"/>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w:t>
      </w:r>
      <w:r w:rsidR="00D670B6" w:rsidRPr="00EA5D32">
        <w:rPr>
          <w:rFonts w:eastAsia="仿宋_GB2312" w:hint="eastAsia"/>
          <w:sz w:val="32"/>
          <w:szCs w:val="28"/>
        </w:rPr>
        <w:t>一</w:t>
      </w:r>
      <w:r w:rsidRPr="00EA5D32">
        <w:rPr>
          <w:rFonts w:eastAsia="仿宋_GB2312" w:hint="eastAsia"/>
          <w:sz w:val="32"/>
          <w:szCs w:val="28"/>
        </w:rPr>
        <w:t>）</w:t>
      </w:r>
      <w:proofErr w:type="gramStart"/>
      <w:r w:rsidRPr="00EA5D32">
        <w:rPr>
          <w:rFonts w:eastAsia="仿宋_GB2312"/>
          <w:bCs/>
          <w:kern w:val="0"/>
          <w:sz w:val="32"/>
          <w:szCs w:val="32"/>
        </w:rPr>
        <w:t>遇需停止</w:t>
      </w:r>
      <w:proofErr w:type="gramEnd"/>
      <w:r w:rsidRPr="00EA5D32">
        <w:rPr>
          <w:rFonts w:eastAsia="仿宋_GB2312"/>
          <w:bCs/>
          <w:kern w:val="0"/>
          <w:sz w:val="32"/>
          <w:szCs w:val="32"/>
        </w:rPr>
        <w:t>车站行车设备正常使用的维修作业，</w:t>
      </w:r>
      <w:r w:rsidRPr="00EA5D32">
        <w:rPr>
          <w:rFonts w:eastAsia="仿宋_GB2312" w:hint="eastAsia"/>
          <w:bCs/>
          <w:kern w:val="0"/>
          <w:sz w:val="32"/>
          <w:szCs w:val="32"/>
        </w:rPr>
        <w:t>且需</w:t>
      </w:r>
      <w:r w:rsidRPr="00EA5D32">
        <w:rPr>
          <w:rFonts w:eastAsia="仿宋_GB2312"/>
          <w:bCs/>
          <w:kern w:val="0"/>
          <w:sz w:val="32"/>
          <w:szCs w:val="32"/>
        </w:rPr>
        <w:t>向区间加开路用列车时，应于停止车站行车设备正常使用前，先发出路用列车。返回时，待车站行车设备恢复正常使用并销记后，再将路用列车接入站内。以上要求应在维修计划中明确</w:t>
      </w:r>
      <w:r w:rsidRPr="00EA5D32">
        <w:rPr>
          <w:rFonts w:eastAsia="仿宋_GB2312" w:hint="eastAsia"/>
          <w:bCs/>
          <w:kern w:val="0"/>
          <w:sz w:val="32"/>
          <w:szCs w:val="32"/>
        </w:rPr>
        <w:t>。由登记</w:t>
      </w:r>
      <w:r w:rsidRPr="00EA5D32">
        <w:rPr>
          <w:rFonts w:eastAsia="仿宋_GB2312" w:hint="eastAsia"/>
          <w:bCs/>
          <w:kern w:val="0"/>
          <w:sz w:val="32"/>
          <w:szCs w:val="32"/>
        </w:rPr>
        <w:lastRenderedPageBreak/>
        <w:t>站召开的维修协调会上，各单位应确认影响路用列车进出区间的维修作业区域，明确路用列车进出车站的进路、进出方式，明确站内维修作业的开始与结束时机。</w:t>
      </w:r>
    </w:p>
    <w:p w14:paraId="51D59139" w14:textId="77777777" w:rsidR="008E01B4" w:rsidRPr="00EA5D32" w:rsidRDefault="008E01B4" w:rsidP="00AF713D">
      <w:pPr>
        <w:tabs>
          <w:tab w:val="left" w:pos="365"/>
        </w:tabs>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w:t>
      </w:r>
      <w:r w:rsidR="00D670B6" w:rsidRPr="00EA5D32">
        <w:rPr>
          <w:rFonts w:eastAsia="仿宋_GB2312" w:hint="eastAsia"/>
          <w:sz w:val="32"/>
          <w:szCs w:val="28"/>
        </w:rPr>
        <w:t>二</w:t>
      </w:r>
      <w:r w:rsidRPr="00EA5D32">
        <w:rPr>
          <w:rFonts w:eastAsia="仿宋_GB2312" w:hint="eastAsia"/>
          <w:sz w:val="32"/>
          <w:szCs w:val="28"/>
        </w:rPr>
        <w:t>）同一区间有维修作业且需开行路用列车时，路用列车运行径路上不得安排其他设备管理单位的维修作业。</w:t>
      </w:r>
    </w:p>
    <w:p w14:paraId="093115E5" w14:textId="77777777" w:rsidR="008E01B4" w:rsidRPr="00EA5D32" w:rsidRDefault="00D670B6" w:rsidP="00AF713D">
      <w:pPr>
        <w:autoSpaceDE w:val="0"/>
        <w:autoSpaceDN w:val="0"/>
        <w:adjustRightInd w:val="0"/>
        <w:snapToGrid w:val="0"/>
        <w:spacing w:line="560" w:lineRule="exact"/>
        <w:ind w:firstLineChars="200" w:firstLine="640"/>
        <w:rPr>
          <w:rFonts w:eastAsia="仿宋_GB2312" w:hint="eastAsia"/>
          <w:sz w:val="32"/>
          <w:szCs w:val="28"/>
        </w:rPr>
      </w:pPr>
      <w:r w:rsidRPr="00EA5D32">
        <w:rPr>
          <w:rFonts w:ascii="黑体" w:eastAsia="黑体" w:hAnsi="黑体" w:hint="eastAsia"/>
          <w:sz w:val="32"/>
          <w:szCs w:val="28"/>
        </w:rPr>
        <w:t>第</w:t>
      </w:r>
      <w:r w:rsidR="00072C6B" w:rsidRPr="00EA5D32">
        <w:rPr>
          <w:rFonts w:ascii="黑体" w:eastAsia="黑体" w:hAnsi="黑体" w:hint="eastAsia"/>
          <w:sz w:val="32"/>
          <w:szCs w:val="28"/>
        </w:rPr>
        <w:t>一百零</w:t>
      </w:r>
      <w:r w:rsidR="00C73B0D" w:rsidRPr="00EA5D32">
        <w:rPr>
          <w:rFonts w:ascii="黑体" w:eastAsia="黑体" w:hAnsi="黑体" w:hint="eastAsia"/>
          <w:sz w:val="32"/>
          <w:szCs w:val="28"/>
        </w:rPr>
        <w:t>二</w:t>
      </w:r>
      <w:r w:rsidRPr="00EA5D32">
        <w:rPr>
          <w:rFonts w:ascii="黑体" w:eastAsia="黑体" w:hAnsi="黑体" w:hint="eastAsia"/>
          <w:sz w:val="32"/>
          <w:szCs w:val="28"/>
        </w:rPr>
        <w:t>条</w:t>
      </w:r>
      <w:r w:rsidRPr="00EA5D32">
        <w:rPr>
          <w:rFonts w:eastAsia="仿宋_GB2312" w:hint="eastAsia"/>
          <w:sz w:val="32"/>
          <w:szCs w:val="28"/>
        </w:rPr>
        <w:t xml:space="preserve">  </w:t>
      </w:r>
      <w:r w:rsidR="008E01B4" w:rsidRPr="00EA5D32">
        <w:rPr>
          <w:rFonts w:eastAsia="仿宋_GB2312"/>
          <w:sz w:val="32"/>
          <w:szCs w:val="28"/>
        </w:rPr>
        <w:t>不同部门或单位在同一地点作业的办法。</w:t>
      </w:r>
    </w:p>
    <w:p w14:paraId="3B21B208" w14:textId="77777777" w:rsidR="008E01B4" w:rsidRPr="00EA5D32" w:rsidRDefault="008E01B4" w:rsidP="00AF713D">
      <w:pPr>
        <w:pStyle w:val="a8"/>
        <w:adjustRightInd w:val="0"/>
        <w:snapToGrid w:val="0"/>
        <w:spacing w:line="560" w:lineRule="exact"/>
        <w:ind w:firstLine="640"/>
        <w:rPr>
          <w:rFonts w:ascii="Times New Roman" w:eastAsia="仿宋_GB2312"/>
        </w:rPr>
      </w:pPr>
      <w:r w:rsidRPr="00EA5D32">
        <w:rPr>
          <w:rFonts w:eastAsia="仿宋_GB2312"/>
          <w:bCs/>
          <w:kern w:val="0"/>
        </w:rPr>
        <w:t>（一）</w:t>
      </w:r>
      <w:r w:rsidRPr="00EA5D32">
        <w:rPr>
          <w:rFonts w:ascii="Times New Roman" w:eastAsia="仿宋_GB2312"/>
        </w:rPr>
        <w:t>开行路用列车时，原则上不允许不同部门或单位在同一地点作业，如确需时，</w:t>
      </w:r>
      <w:r w:rsidRPr="00EA5D32">
        <w:rPr>
          <w:rFonts w:ascii="Times New Roman" w:eastAsia="仿宋_GB2312" w:hint="eastAsia"/>
        </w:rPr>
        <w:t>由维修单位分别制定详细</w:t>
      </w:r>
      <w:proofErr w:type="gramStart"/>
      <w:r w:rsidRPr="00EA5D32">
        <w:rPr>
          <w:rFonts w:ascii="Times New Roman" w:eastAsia="仿宋_GB2312" w:hint="eastAsia"/>
        </w:rPr>
        <w:t>安全卡控</w:t>
      </w:r>
      <w:proofErr w:type="gramEnd"/>
      <w:r w:rsidRPr="00EA5D32">
        <w:rPr>
          <w:rFonts w:ascii="Times New Roman" w:eastAsia="仿宋_GB2312" w:hint="eastAsia"/>
        </w:rPr>
        <w:t>措施，并在维修协调会上共同研究，达成共识后方可执行</w:t>
      </w:r>
      <w:r w:rsidRPr="00EA5D32">
        <w:rPr>
          <w:rFonts w:ascii="Times New Roman" w:eastAsia="仿宋_GB2312"/>
        </w:rPr>
        <w:t>。</w:t>
      </w:r>
    </w:p>
    <w:p w14:paraId="16B7AD75" w14:textId="77777777" w:rsidR="008E01B4" w:rsidRPr="00EA5D32" w:rsidRDefault="008E01B4" w:rsidP="00AF713D">
      <w:pPr>
        <w:adjustRightInd w:val="0"/>
        <w:snapToGrid w:val="0"/>
        <w:spacing w:line="560" w:lineRule="exact"/>
        <w:ind w:firstLineChars="200" w:firstLine="640"/>
        <w:rPr>
          <w:rFonts w:eastAsia="仿宋_GB2312"/>
          <w:sz w:val="32"/>
          <w:szCs w:val="28"/>
        </w:rPr>
      </w:pPr>
      <w:r w:rsidRPr="00EA5D32">
        <w:rPr>
          <w:rFonts w:eastAsia="仿宋_GB2312" w:hint="eastAsia"/>
          <w:bCs/>
          <w:kern w:val="0"/>
          <w:sz w:val="32"/>
          <w:szCs w:val="32"/>
        </w:rPr>
        <w:t>（二）</w:t>
      </w:r>
      <w:proofErr w:type="gramStart"/>
      <w:r w:rsidRPr="00EA5D32">
        <w:rPr>
          <w:rFonts w:eastAsia="仿宋_GB2312" w:hint="eastAsia"/>
          <w:bCs/>
          <w:kern w:val="0"/>
          <w:sz w:val="32"/>
          <w:szCs w:val="32"/>
        </w:rPr>
        <w:t>不</w:t>
      </w:r>
      <w:proofErr w:type="gramEnd"/>
      <w:r w:rsidRPr="00EA5D32">
        <w:rPr>
          <w:rFonts w:eastAsia="仿宋_GB2312" w:hint="eastAsia"/>
          <w:bCs/>
          <w:kern w:val="0"/>
          <w:sz w:val="32"/>
          <w:szCs w:val="32"/>
        </w:rPr>
        <w:t>开行路用列车时，</w:t>
      </w:r>
      <w:r w:rsidRPr="00EA5D32">
        <w:rPr>
          <w:rFonts w:eastAsia="仿宋_GB2312"/>
          <w:bCs/>
          <w:kern w:val="0"/>
          <w:sz w:val="32"/>
          <w:szCs w:val="32"/>
        </w:rPr>
        <w:t>在设好防护、保证安全的情况下，</w:t>
      </w:r>
      <w:r w:rsidRPr="00EA5D32">
        <w:rPr>
          <w:rFonts w:eastAsia="仿宋_GB2312" w:hint="eastAsia"/>
          <w:bCs/>
          <w:kern w:val="0"/>
          <w:sz w:val="32"/>
          <w:szCs w:val="32"/>
        </w:rPr>
        <w:t>允许</w:t>
      </w:r>
      <w:r w:rsidRPr="00EA5D32">
        <w:rPr>
          <w:rFonts w:eastAsia="仿宋_GB2312"/>
          <w:bCs/>
          <w:kern w:val="0"/>
          <w:sz w:val="32"/>
          <w:szCs w:val="32"/>
        </w:rPr>
        <w:t>多个设备管理单位（</w:t>
      </w:r>
      <w:proofErr w:type="gramStart"/>
      <w:r w:rsidRPr="00EA5D32">
        <w:rPr>
          <w:rFonts w:eastAsia="仿宋_GB2312"/>
          <w:bCs/>
          <w:kern w:val="0"/>
          <w:sz w:val="32"/>
          <w:szCs w:val="32"/>
        </w:rPr>
        <w:t>工电段</w:t>
      </w:r>
      <w:proofErr w:type="gramEnd"/>
      <w:r w:rsidRPr="00EA5D32">
        <w:rPr>
          <w:rFonts w:eastAsia="仿宋_GB2312"/>
          <w:bCs/>
          <w:kern w:val="0"/>
          <w:sz w:val="32"/>
          <w:szCs w:val="32"/>
        </w:rPr>
        <w:t>多个专业）、多工种在同一地点综合利用天窗</w:t>
      </w:r>
      <w:r w:rsidRPr="00EA5D32">
        <w:rPr>
          <w:rFonts w:eastAsia="仿宋_GB2312" w:hint="eastAsia"/>
          <w:bCs/>
          <w:kern w:val="0"/>
          <w:sz w:val="32"/>
          <w:szCs w:val="32"/>
        </w:rPr>
        <w:t>进行维修</w:t>
      </w:r>
      <w:r w:rsidRPr="00EA5D32">
        <w:rPr>
          <w:rFonts w:eastAsia="仿宋_GB2312"/>
          <w:bCs/>
          <w:kern w:val="0"/>
          <w:sz w:val="32"/>
          <w:szCs w:val="32"/>
        </w:rPr>
        <w:t>作业。具体防护、安全条件由各设备管理单位</w:t>
      </w:r>
      <w:r w:rsidRPr="00EA5D32">
        <w:rPr>
          <w:rFonts w:eastAsia="仿宋_GB2312" w:hint="eastAsia"/>
          <w:bCs/>
          <w:kern w:val="0"/>
          <w:sz w:val="32"/>
          <w:szCs w:val="32"/>
        </w:rPr>
        <w:t>在维修协调会上共同</w:t>
      </w:r>
      <w:r w:rsidRPr="00EA5D32">
        <w:rPr>
          <w:rFonts w:eastAsia="仿宋_GB2312"/>
          <w:bCs/>
          <w:kern w:val="0"/>
          <w:sz w:val="32"/>
          <w:szCs w:val="32"/>
        </w:rPr>
        <w:t>确认。</w:t>
      </w:r>
    </w:p>
    <w:p w14:paraId="1F861F19" w14:textId="77777777" w:rsidR="008E01B4" w:rsidRPr="00EA5D32" w:rsidRDefault="008E01B4" w:rsidP="00AF713D">
      <w:pPr>
        <w:tabs>
          <w:tab w:val="left" w:pos="365"/>
        </w:tabs>
        <w:adjustRightInd w:val="0"/>
        <w:snapToGrid w:val="0"/>
        <w:spacing w:line="560" w:lineRule="exact"/>
        <w:ind w:firstLineChars="200" w:firstLine="640"/>
        <w:rPr>
          <w:rFonts w:eastAsia="仿宋_GB2312"/>
          <w:sz w:val="32"/>
          <w:szCs w:val="28"/>
        </w:rPr>
      </w:pPr>
      <w:r w:rsidRPr="00EA5D32">
        <w:rPr>
          <w:rFonts w:eastAsia="仿宋_GB2312"/>
          <w:bCs/>
          <w:kern w:val="0"/>
          <w:sz w:val="32"/>
          <w:szCs w:val="32"/>
        </w:rPr>
        <w:t>（</w:t>
      </w:r>
      <w:r w:rsidRPr="00EA5D32">
        <w:rPr>
          <w:rFonts w:eastAsia="仿宋_GB2312" w:hint="eastAsia"/>
          <w:bCs/>
          <w:kern w:val="0"/>
          <w:sz w:val="32"/>
          <w:szCs w:val="32"/>
        </w:rPr>
        <w:t>三</w:t>
      </w:r>
      <w:r w:rsidRPr="00EA5D32">
        <w:rPr>
          <w:rFonts w:eastAsia="仿宋_GB2312"/>
          <w:bCs/>
          <w:kern w:val="0"/>
          <w:sz w:val="32"/>
          <w:szCs w:val="32"/>
        </w:rPr>
        <w:t>）遇工种间维修作业工序不允许其它作业干扰时，应分时间段作业方式进行综合或调整维修计划日期。</w:t>
      </w:r>
    </w:p>
    <w:p w14:paraId="7763C165" w14:textId="77777777" w:rsidR="002668C1" w:rsidRPr="00EA5D32" w:rsidRDefault="002668C1" w:rsidP="00F5456D">
      <w:pPr>
        <w:pStyle w:val="a4"/>
        <w:adjustRightInd w:val="0"/>
        <w:snapToGrid w:val="0"/>
        <w:spacing w:beforeLines="100" w:before="289" w:afterLines="100" w:after="289" w:line="560" w:lineRule="exact"/>
        <w:jc w:val="center"/>
        <w:rPr>
          <w:rFonts w:ascii="Times New Roman" w:eastAsia="黑体" w:hAnsi="Times New Roman"/>
          <w:bCs/>
          <w:sz w:val="32"/>
          <w:szCs w:val="32"/>
        </w:rPr>
      </w:pPr>
      <w:bookmarkStart w:id="188" w:name="_Toc326566670"/>
      <w:bookmarkStart w:id="189" w:name="_Toc326647504"/>
      <w:bookmarkStart w:id="190" w:name="_Toc326650098"/>
      <w:bookmarkStart w:id="191" w:name="_Toc327770185"/>
      <w:bookmarkStart w:id="192" w:name="_Toc327772131"/>
      <w:bookmarkStart w:id="193" w:name="_Toc327778500"/>
      <w:bookmarkStart w:id="194" w:name="_Toc327967955"/>
      <w:bookmarkStart w:id="195" w:name="_Toc328029070"/>
      <w:bookmarkStart w:id="196" w:name="_Toc328400230"/>
      <w:bookmarkStart w:id="197" w:name="_Toc329607431"/>
      <w:bookmarkStart w:id="198" w:name="_Toc329607589"/>
      <w:bookmarkStart w:id="199" w:name="_Toc331400331"/>
      <w:bookmarkStart w:id="200" w:name="_Toc337622020"/>
      <w:bookmarkStart w:id="201" w:name="_Toc337622443"/>
      <w:bookmarkStart w:id="202" w:name="_第十三章__集中修组织实施"/>
      <w:bookmarkEnd w:id="202"/>
      <w:r w:rsidRPr="00EA5D32">
        <w:rPr>
          <w:rFonts w:ascii="Times New Roman" w:eastAsia="黑体" w:hAnsi="Times New Roman"/>
          <w:bCs/>
          <w:sz w:val="32"/>
          <w:szCs w:val="32"/>
        </w:rPr>
        <w:t>第十</w:t>
      </w:r>
      <w:r w:rsidR="00937A40" w:rsidRPr="00EA5D32">
        <w:rPr>
          <w:rFonts w:ascii="Times New Roman" w:eastAsia="黑体" w:hAnsi="Times New Roman" w:hint="eastAsia"/>
          <w:bCs/>
          <w:sz w:val="32"/>
          <w:szCs w:val="32"/>
        </w:rPr>
        <w:t>四</w:t>
      </w:r>
      <w:r w:rsidRPr="00EA5D32">
        <w:rPr>
          <w:rFonts w:ascii="Times New Roman" w:eastAsia="黑体" w:hAnsi="Times New Roman"/>
          <w:bCs/>
          <w:sz w:val="32"/>
          <w:szCs w:val="32"/>
        </w:rPr>
        <w:t>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集中</w:t>
      </w:r>
      <w:proofErr w:type="gramStart"/>
      <w:r w:rsidRPr="00EA5D32">
        <w:rPr>
          <w:rFonts w:ascii="Times New Roman" w:eastAsia="黑体" w:hAnsi="Times New Roman"/>
          <w:bCs/>
          <w:sz w:val="32"/>
          <w:szCs w:val="32"/>
        </w:rPr>
        <w:t>修组织</w:t>
      </w:r>
      <w:proofErr w:type="gramEnd"/>
      <w:r w:rsidRPr="00EA5D32">
        <w:rPr>
          <w:rFonts w:ascii="Times New Roman" w:eastAsia="黑体" w:hAnsi="Times New Roman"/>
          <w:bCs/>
          <w:sz w:val="32"/>
          <w:szCs w:val="32"/>
        </w:rPr>
        <w:t>实施</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48FF2C30" w14:textId="77777777" w:rsidR="002668C1" w:rsidRPr="00EA5D32" w:rsidRDefault="002D1D4B" w:rsidP="00AF713D">
      <w:pPr>
        <w:pStyle w:val="a4"/>
        <w:adjustRightInd w:val="0"/>
        <w:snapToGrid w:val="0"/>
        <w:spacing w:line="560" w:lineRule="exact"/>
        <w:ind w:firstLineChars="200" w:firstLine="640"/>
        <w:rPr>
          <w:rFonts w:ascii="Times New Roman" w:eastAsia="仿宋_GB2312" w:hAnsi="Times New Roman"/>
          <w:strike/>
          <w:sz w:val="32"/>
          <w:szCs w:val="32"/>
        </w:rPr>
      </w:pPr>
      <w:r w:rsidRPr="00EA5D32">
        <w:rPr>
          <w:rFonts w:ascii="Times New Roman" w:eastAsia="黑体" w:hAnsi="Times New Roman"/>
          <w:bCs/>
          <w:sz w:val="32"/>
        </w:rPr>
        <w:t>第</w:t>
      </w:r>
      <w:r w:rsidR="00072C6B" w:rsidRPr="00EA5D32">
        <w:rPr>
          <w:rFonts w:ascii="Times New Roman" w:eastAsia="黑体" w:hAnsi="Times New Roman" w:hint="eastAsia"/>
          <w:bCs/>
          <w:sz w:val="32"/>
        </w:rPr>
        <w:t>一百零</w:t>
      </w:r>
      <w:r w:rsidR="00C73B0D" w:rsidRPr="00EA5D32">
        <w:rPr>
          <w:rFonts w:ascii="Times New Roman" w:eastAsia="黑体" w:hAnsi="Times New Roman" w:hint="eastAsia"/>
          <w:bCs/>
          <w:sz w:val="32"/>
        </w:rPr>
        <w:t>三</w:t>
      </w:r>
      <w:r w:rsidR="008B541F" w:rsidRPr="00EA5D32">
        <w:rPr>
          <w:rFonts w:ascii="Times New Roman" w:eastAsia="黑体" w:hAnsi="Times New Roman"/>
          <w:bCs/>
          <w:sz w:val="32"/>
        </w:rPr>
        <w:t>条</w:t>
      </w:r>
      <w:r w:rsidR="008B541F" w:rsidRPr="00EA5D32">
        <w:rPr>
          <w:rFonts w:ascii="Times New Roman" w:eastAsia="黑体" w:hAnsi="Times New Roman"/>
          <w:bCs/>
          <w:sz w:val="32"/>
        </w:rPr>
        <w:t xml:space="preserve">  </w:t>
      </w:r>
      <w:r w:rsidR="002668C1" w:rsidRPr="00EA5D32">
        <w:rPr>
          <w:rFonts w:ascii="Times New Roman" w:eastAsia="仿宋_GB2312" w:hAnsi="Times New Roman"/>
          <w:sz w:val="32"/>
        </w:rPr>
        <w:t>集中修是调配施工机械、人员、路料，综合利用施工天窗，集中完成一条线路行车设备大中修</w:t>
      </w:r>
      <w:r w:rsidR="00321EFD" w:rsidRPr="00EA5D32">
        <w:rPr>
          <w:rFonts w:ascii="Times New Roman" w:eastAsia="仿宋_GB2312" w:hAnsi="Times New Roman"/>
          <w:sz w:val="32"/>
        </w:rPr>
        <w:t>、</w:t>
      </w:r>
      <w:r w:rsidR="002668C1" w:rsidRPr="00EA5D32">
        <w:rPr>
          <w:rFonts w:ascii="Times New Roman" w:eastAsia="仿宋_GB2312" w:hAnsi="Times New Roman"/>
          <w:sz w:val="32"/>
        </w:rPr>
        <w:t>技术改造</w:t>
      </w:r>
      <w:r w:rsidR="003B245C" w:rsidRPr="00EA5D32">
        <w:rPr>
          <w:rFonts w:ascii="Times New Roman" w:eastAsia="仿宋_GB2312" w:hAnsi="Times New Roman"/>
          <w:sz w:val="32"/>
        </w:rPr>
        <w:t>和维修</w:t>
      </w:r>
      <w:r w:rsidR="002668C1" w:rsidRPr="00EA5D32">
        <w:rPr>
          <w:rFonts w:ascii="Times New Roman" w:eastAsia="仿宋_GB2312" w:hAnsi="Times New Roman"/>
          <w:sz w:val="32"/>
        </w:rPr>
        <w:t>任务的一种施工组织形式</w:t>
      </w:r>
      <w:r w:rsidR="002668C1" w:rsidRPr="00EA5D32">
        <w:rPr>
          <w:rFonts w:ascii="Times New Roman" w:eastAsia="仿宋_GB2312" w:hAnsi="Times New Roman"/>
          <w:sz w:val="32"/>
          <w:szCs w:val="36"/>
        </w:rPr>
        <w:t>。</w:t>
      </w:r>
      <w:r w:rsidR="00321EFD" w:rsidRPr="00EA5D32">
        <w:rPr>
          <w:rFonts w:ascii="Times New Roman" w:eastAsia="仿宋_GB2312" w:hAnsi="Times New Roman"/>
          <w:sz w:val="32"/>
          <w:szCs w:val="36"/>
        </w:rPr>
        <w:t>集中</w:t>
      </w:r>
      <w:proofErr w:type="gramStart"/>
      <w:r w:rsidR="00321EFD" w:rsidRPr="00EA5D32">
        <w:rPr>
          <w:rFonts w:ascii="Times New Roman" w:eastAsia="仿宋_GB2312" w:hAnsi="Times New Roman"/>
          <w:sz w:val="32"/>
          <w:szCs w:val="36"/>
        </w:rPr>
        <w:t>修主要</w:t>
      </w:r>
      <w:proofErr w:type="gramEnd"/>
      <w:r w:rsidR="00321EFD" w:rsidRPr="00EA5D32">
        <w:rPr>
          <w:rFonts w:ascii="Times New Roman" w:eastAsia="仿宋_GB2312" w:hAnsi="Times New Roman"/>
          <w:sz w:val="32"/>
          <w:szCs w:val="36"/>
        </w:rPr>
        <w:t>适应于通过能力紧张的繁忙干线和干线</w:t>
      </w:r>
      <w:r w:rsidR="00800213" w:rsidRPr="00EA5D32">
        <w:rPr>
          <w:rFonts w:ascii="Times New Roman" w:eastAsia="仿宋_GB2312" w:hAnsi="Times New Roman"/>
          <w:sz w:val="32"/>
          <w:szCs w:val="36"/>
        </w:rPr>
        <w:t>。</w:t>
      </w:r>
    </w:p>
    <w:p w14:paraId="004F07E1" w14:textId="77777777" w:rsidR="00DC1BB2" w:rsidRPr="00EA5D32" w:rsidRDefault="002D1D4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00072C6B" w:rsidRPr="00EA5D32">
        <w:rPr>
          <w:rFonts w:ascii="Times New Roman" w:eastAsia="黑体" w:hAnsi="Times New Roman" w:hint="eastAsia"/>
          <w:bCs/>
          <w:sz w:val="32"/>
        </w:rPr>
        <w:t>一百零</w:t>
      </w:r>
      <w:r w:rsidR="00C73B0D" w:rsidRPr="00EA5D32">
        <w:rPr>
          <w:rFonts w:ascii="Times New Roman" w:eastAsia="黑体" w:hAnsi="Times New Roman" w:hint="eastAsia"/>
          <w:bCs/>
          <w:sz w:val="32"/>
        </w:rPr>
        <w:t>四</w:t>
      </w:r>
      <w:r w:rsidR="00DC1BB2" w:rsidRPr="00EA5D32">
        <w:rPr>
          <w:rFonts w:ascii="Times New Roman" w:eastAsia="黑体" w:hAnsi="Times New Roman"/>
          <w:bCs/>
          <w:sz w:val="32"/>
        </w:rPr>
        <w:t>条</w:t>
      </w:r>
      <w:r w:rsidR="00DC1BB2" w:rsidRPr="00EA5D32">
        <w:rPr>
          <w:rFonts w:ascii="Times New Roman" w:eastAsia="黑体" w:hAnsi="Times New Roman"/>
          <w:bCs/>
          <w:sz w:val="32"/>
        </w:rPr>
        <w:t xml:space="preserve">  </w:t>
      </w:r>
      <w:r w:rsidR="00422F86" w:rsidRPr="00EA5D32">
        <w:rPr>
          <w:rFonts w:ascii="Times New Roman" w:eastAsia="仿宋_GB2312" w:hAnsi="Times New Roman"/>
          <w:sz w:val="32"/>
        </w:rPr>
        <w:t>集中修的施工时间根据施工工作量来确定，</w:t>
      </w:r>
      <w:r w:rsidR="00422F86" w:rsidRPr="00EA5D32">
        <w:rPr>
          <w:rFonts w:ascii="Times New Roman" w:eastAsia="仿宋_GB2312" w:hAnsi="Times New Roman"/>
          <w:sz w:val="32"/>
        </w:rPr>
        <w:lastRenderedPageBreak/>
        <w:t>可集中安排一段时间，也可分段进行施工。集中</w:t>
      </w:r>
      <w:proofErr w:type="gramStart"/>
      <w:r w:rsidR="00422F86" w:rsidRPr="00EA5D32">
        <w:rPr>
          <w:rFonts w:ascii="Times New Roman" w:eastAsia="仿宋_GB2312" w:hAnsi="Times New Roman"/>
          <w:sz w:val="32"/>
        </w:rPr>
        <w:t>修期间</w:t>
      </w:r>
      <w:proofErr w:type="gramEnd"/>
      <w:r w:rsidR="00422F86" w:rsidRPr="00EA5D32">
        <w:rPr>
          <w:rFonts w:ascii="Times New Roman" w:eastAsia="仿宋_GB2312" w:hAnsi="Times New Roman"/>
          <w:sz w:val="32"/>
        </w:rPr>
        <w:t>一般需调整施工分号列车运行图，</w:t>
      </w:r>
      <w:r w:rsidR="00A1583A" w:rsidRPr="00EA5D32">
        <w:rPr>
          <w:rFonts w:ascii="Times New Roman" w:eastAsia="仿宋_GB2312" w:hAnsi="Times New Roman"/>
          <w:sz w:val="32"/>
        </w:rPr>
        <w:t>在运输条件许可的情况下，施工天窗的大小、施工慢行附加时分和处所可适当增加，同时相应采取整体运输调整措施，为集中</w:t>
      </w:r>
      <w:proofErr w:type="gramStart"/>
      <w:r w:rsidR="00A1583A" w:rsidRPr="00EA5D32">
        <w:rPr>
          <w:rFonts w:ascii="Times New Roman" w:eastAsia="仿宋_GB2312" w:hAnsi="Times New Roman"/>
          <w:sz w:val="32"/>
        </w:rPr>
        <w:t>修创造</w:t>
      </w:r>
      <w:proofErr w:type="gramEnd"/>
      <w:r w:rsidR="00A1583A" w:rsidRPr="00EA5D32">
        <w:rPr>
          <w:rFonts w:ascii="Times New Roman" w:eastAsia="仿宋_GB2312" w:hAnsi="Times New Roman"/>
          <w:sz w:val="32"/>
        </w:rPr>
        <w:t>条件。</w:t>
      </w:r>
    </w:p>
    <w:p w14:paraId="72EDFF6D" w14:textId="77777777" w:rsidR="00DC1BB2" w:rsidRPr="00EA5D32" w:rsidRDefault="002D1D4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00A14079" w:rsidRPr="00EA5D32">
        <w:rPr>
          <w:rFonts w:ascii="Times New Roman" w:eastAsia="黑体" w:hAnsi="Times New Roman" w:hint="eastAsia"/>
          <w:bCs/>
          <w:sz w:val="32"/>
        </w:rPr>
        <w:t>一百</w:t>
      </w:r>
      <w:r w:rsidR="00072C6B" w:rsidRPr="00EA5D32">
        <w:rPr>
          <w:rFonts w:ascii="Times New Roman" w:eastAsia="黑体" w:hAnsi="Times New Roman" w:hint="eastAsia"/>
          <w:bCs/>
          <w:sz w:val="32"/>
        </w:rPr>
        <w:t>零</w:t>
      </w:r>
      <w:r w:rsidR="00C73B0D" w:rsidRPr="00EA5D32">
        <w:rPr>
          <w:rFonts w:ascii="Times New Roman" w:eastAsia="黑体" w:hAnsi="Times New Roman" w:hint="eastAsia"/>
          <w:bCs/>
          <w:sz w:val="32"/>
        </w:rPr>
        <w:t>五</w:t>
      </w:r>
      <w:r w:rsidR="00DC1BB2" w:rsidRPr="00EA5D32">
        <w:rPr>
          <w:rFonts w:ascii="Times New Roman" w:eastAsia="黑体" w:hAnsi="Times New Roman"/>
          <w:bCs/>
          <w:sz w:val="32"/>
        </w:rPr>
        <w:t>条</w:t>
      </w:r>
      <w:r w:rsidR="00DC1BB2" w:rsidRPr="00EA5D32">
        <w:rPr>
          <w:rFonts w:ascii="Times New Roman" w:eastAsia="黑体" w:hAnsi="Times New Roman"/>
          <w:bCs/>
          <w:sz w:val="32"/>
        </w:rPr>
        <w:t xml:space="preserve">  </w:t>
      </w:r>
      <w:r w:rsidR="00231E80" w:rsidRPr="00EA5D32">
        <w:rPr>
          <w:rFonts w:ascii="Times New Roman" w:eastAsia="仿宋_GB2312" w:hAnsi="Times New Roman"/>
          <w:sz w:val="32"/>
        </w:rPr>
        <w:t>集中修</w:t>
      </w:r>
      <w:r w:rsidR="00231E80" w:rsidRPr="00EA5D32">
        <w:rPr>
          <w:rFonts w:ascii="Times New Roman" w:eastAsia="仿宋_GB2312" w:hAnsi="Times New Roman"/>
          <w:sz w:val="32"/>
          <w:szCs w:val="32"/>
        </w:rPr>
        <w:t>施工计划编制应坚持货运旺季错峰安排、平行通道错时安排原则。繁忙干线</w:t>
      </w:r>
      <w:r w:rsidR="00231E80" w:rsidRPr="00EA5D32">
        <w:rPr>
          <w:rFonts w:ascii="Times New Roman" w:eastAsia="仿宋_GB2312" w:hAnsi="Times New Roman"/>
          <w:sz w:val="32"/>
        </w:rPr>
        <w:t>集中修的年度轮廓计划由国铁集团协调相关集团公司编制，以国铁集团文电形式公布实施</w:t>
      </w:r>
      <w:r w:rsidR="005F177C" w:rsidRPr="00EA5D32">
        <w:rPr>
          <w:rFonts w:ascii="Times New Roman" w:eastAsia="仿宋_GB2312" w:hAnsi="Times New Roman"/>
          <w:sz w:val="32"/>
        </w:rPr>
        <w:t>，干线集中修的年度轮廓计划由集团公司编制。</w:t>
      </w:r>
      <w:r w:rsidR="002668C1" w:rsidRPr="00EA5D32">
        <w:rPr>
          <w:rFonts w:ascii="Times New Roman" w:eastAsia="仿宋_GB2312" w:hAnsi="Times New Roman"/>
          <w:sz w:val="32"/>
        </w:rPr>
        <w:t>集中修</w:t>
      </w:r>
      <w:r w:rsidR="00A1583A" w:rsidRPr="00EA5D32">
        <w:rPr>
          <w:rFonts w:ascii="Times New Roman" w:eastAsia="仿宋_GB2312" w:hAnsi="Times New Roman"/>
          <w:sz w:val="32"/>
        </w:rPr>
        <w:t>的年度轮廓计划纳入</w:t>
      </w:r>
      <w:r w:rsidR="00167ED5" w:rsidRPr="00EA5D32">
        <w:rPr>
          <w:rFonts w:ascii="Times New Roman" w:eastAsia="仿宋_GB2312" w:hAnsi="Times New Roman"/>
          <w:sz w:val="32"/>
        </w:rPr>
        <w:t>集团公司</w:t>
      </w:r>
      <w:r w:rsidR="00A1583A" w:rsidRPr="00EA5D32">
        <w:rPr>
          <w:rFonts w:ascii="Times New Roman" w:eastAsia="仿宋_GB2312" w:hAnsi="Times New Roman"/>
          <w:sz w:val="32"/>
        </w:rPr>
        <w:t>总体年度轮廓计划范畴，</w:t>
      </w:r>
      <w:r w:rsidR="009B1B91" w:rsidRPr="00EA5D32">
        <w:rPr>
          <w:rFonts w:ascii="Times New Roman" w:eastAsia="仿宋_GB2312" w:hAnsi="Times New Roman"/>
          <w:sz w:val="32"/>
        </w:rPr>
        <w:t>施工办</w:t>
      </w:r>
      <w:r w:rsidR="00A1583A" w:rsidRPr="00EA5D32">
        <w:rPr>
          <w:rFonts w:ascii="Times New Roman" w:eastAsia="仿宋_GB2312" w:hAnsi="Times New Roman"/>
          <w:sz w:val="32"/>
        </w:rPr>
        <w:t>每月组织相关业务</w:t>
      </w:r>
      <w:r w:rsidR="008F6278" w:rsidRPr="00EA5D32">
        <w:rPr>
          <w:rFonts w:ascii="Times New Roman" w:eastAsia="仿宋_GB2312" w:hAnsi="Times New Roman"/>
          <w:sz w:val="32"/>
        </w:rPr>
        <w:t>部门</w:t>
      </w:r>
      <w:r w:rsidR="00A1583A" w:rsidRPr="00EA5D32">
        <w:rPr>
          <w:rFonts w:ascii="Times New Roman" w:eastAsia="仿宋_GB2312" w:hAnsi="Times New Roman"/>
          <w:sz w:val="32"/>
        </w:rPr>
        <w:t>在编制月度施工计划</w:t>
      </w:r>
      <w:r w:rsidR="006648E3" w:rsidRPr="00EA5D32">
        <w:rPr>
          <w:rFonts w:ascii="Times New Roman" w:eastAsia="仿宋_GB2312" w:hAnsi="Times New Roman"/>
          <w:sz w:val="32"/>
        </w:rPr>
        <w:t>时</w:t>
      </w:r>
      <w:r w:rsidR="00A1583A" w:rsidRPr="00EA5D32">
        <w:rPr>
          <w:rFonts w:ascii="Times New Roman" w:eastAsia="仿宋_GB2312" w:hAnsi="Times New Roman"/>
          <w:sz w:val="32"/>
        </w:rPr>
        <w:t>，根据次月</w:t>
      </w:r>
      <w:r w:rsidR="00167ED5" w:rsidRPr="00EA5D32">
        <w:rPr>
          <w:rFonts w:ascii="Times New Roman" w:eastAsia="仿宋_GB2312" w:hAnsi="Times New Roman"/>
          <w:sz w:val="32"/>
        </w:rPr>
        <w:t>集团公司</w:t>
      </w:r>
      <w:r w:rsidR="00A1583A" w:rsidRPr="00EA5D32">
        <w:rPr>
          <w:rFonts w:ascii="Times New Roman" w:eastAsia="仿宋_GB2312" w:hAnsi="Times New Roman"/>
          <w:sz w:val="32"/>
        </w:rPr>
        <w:t>各线行车设备大中修和技术改造任务情况，并结合车流径路和实际车流特点，编制集中修的施工计划，在</w:t>
      </w:r>
      <w:r w:rsidR="00167ED5" w:rsidRPr="00EA5D32">
        <w:rPr>
          <w:rFonts w:ascii="Times New Roman" w:eastAsia="仿宋_GB2312" w:hAnsi="Times New Roman"/>
          <w:sz w:val="32"/>
        </w:rPr>
        <w:t>集团公司</w:t>
      </w:r>
      <w:r w:rsidR="00A1583A" w:rsidRPr="00EA5D32">
        <w:rPr>
          <w:rFonts w:ascii="Times New Roman" w:eastAsia="仿宋_GB2312" w:hAnsi="Times New Roman"/>
          <w:sz w:val="32"/>
        </w:rPr>
        <w:t>的月度施工计划中公布</w:t>
      </w:r>
    </w:p>
    <w:p w14:paraId="2F6CFDBF" w14:textId="77777777" w:rsidR="00DD4ACA" w:rsidRPr="00EA5D32" w:rsidRDefault="002D1D4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Pr="00EA5D32">
        <w:rPr>
          <w:rFonts w:ascii="Times New Roman" w:eastAsia="黑体" w:hAnsi="Times New Roman" w:hint="eastAsia"/>
          <w:bCs/>
          <w:sz w:val="32"/>
        </w:rPr>
        <w:t>一百</w:t>
      </w:r>
      <w:r w:rsidR="00A14079" w:rsidRPr="00EA5D32">
        <w:rPr>
          <w:rFonts w:ascii="Times New Roman" w:eastAsia="黑体" w:hAnsi="Times New Roman" w:hint="eastAsia"/>
          <w:bCs/>
          <w:sz w:val="32"/>
        </w:rPr>
        <w:t>零</w:t>
      </w:r>
      <w:r w:rsidR="00C73B0D" w:rsidRPr="00EA5D32">
        <w:rPr>
          <w:rFonts w:ascii="Times New Roman" w:eastAsia="黑体" w:hAnsi="Times New Roman" w:hint="eastAsia"/>
          <w:bCs/>
          <w:sz w:val="32"/>
        </w:rPr>
        <w:t>六</w:t>
      </w:r>
      <w:r w:rsidR="00DC1BB2" w:rsidRPr="00EA5D32">
        <w:rPr>
          <w:rFonts w:ascii="Times New Roman" w:eastAsia="黑体" w:hAnsi="Times New Roman"/>
          <w:bCs/>
          <w:sz w:val="32"/>
        </w:rPr>
        <w:t>条</w:t>
      </w:r>
      <w:r w:rsidR="00DC1BB2" w:rsidRPr="00EA5D32">
        <w:rPr>
          <w:rFonts w:ascii="Times New Roman" w:eastAsia="黑体" w:hAnsi="Times New Roman"/>
          <w:bCs/>
          <w:sz w:val="32"/>
        </w:rPr>
        <w:t xml:space="preserve">  </w:t>
      </w:r>
      <w:r w:rsidR="00167ED5" w:rsidRPr="00EA5D32">
        <w:rPr>
          <w:rFonts w:ascii="Times New Roman" w:eastAsia="仿宋_GB2312" w:hAnsi="Times New Roman"/>
          <w:sz w:val="32"/>
        </w:rPr>
        <w:t>集团公司</w:t>
      </w:r>
      <w:r w:rsidR="008A33A9" w:rsidRPr="00EA5D32">
        <w:rPr>
          <w:rFonts w:ascii="Times New Roman" w:eastAsia="仿宋_GB2312" w:hAnsi="Times New Roman"/>
          <w:sz w:val="32"/>
        </w:rPr>
        <w:t>应</w:t>
      </w:r>
      <w:r w:rsidR="002668C1" w:rsidRPr="00EA5D32">
        <w:rPr>
          <w:rFonts w:ascii="Times New Roman" w:eastAsia="仿宋_GB2312" w:hAnsi="Times New Roman"/>
          <w:sz w:val="32"/>
        </w:rPr>
        <w:t>加强集中修的组织管理，成立集中</w:t>
      </w:r>
      <w:proofErr w:type="gramStart"/>
      <w:r w:rsidR="002668C1" w:rsidRPr="00EA5D32">
        <w:rPr>
          <w:rFonts w:ascii="Times New Roman" w:eastAsia="仿宋_GB2312" w:hAnsi="Times New Roman"/>
          <w:sz w:val="32"/>
        </w:rPr>
        <w:t>修</w:t>
      </w:r>
      <w:r w:rsidR="00F042B7" w:rsidRPr="00EA5D32">
        <w:rPr>
          <w:rFonts w:ascii="Times New Roman" w:eastAsia="仿宋_GB2312" w:hAnsi="Times New Roman" w:hint="eastAsia"/>
          <w:sz w:val="32"/>
        </w:rPr>
        <w:t>协调</w:t>
      </w:r>
      <w:proofErr w:type="gramEnd"/>
      <w:r w:rsidR="00F042B7" w:rsidRPr="00EA5D32">
        <w:rPr>
          <w:rFonts w:ascii="Times New Roman" w:eastAsia="仿宋_GB2312" w:hAnsi="Times New Roman" w:hint="eastAsia"/>
          <w:sz w:val="32"/>
        </w:rPr>
        <w:t>小组</w:t>
      </w:r>
      <w:r w:rsidR="002668C1" w:rsidRPr="00EA5D32">
        <w:rPr>
          <w:rFonts w:ascii="Times New Roman" w:eastAsia="仿宋_GB2312" w:hAnsi="Times New Roman"/>
          <w:sz w:val="32"/>
        </w:rPr>
        <w:t>，</w:t>
      </w:r>
      <w:r w:rsidR="00F042B7" w:rsidRPr="00EA5D32">
        <w:rPr>
          <w:rFonts w:ascii="Times New Roman" w:eastAsia="仿宋_GB2312" w:hAnsi="Times New Roman" w:hint="eastAsia"/>
          <w:sz w:val="32"/>
        </w:rPr>
        <w:t>协调小组</w:t>
      </w:r>
      <w:r w:rsidR="002668C1" w:rsidRPr="00EA5D32">
        <w:rPr>
          <w:rFonts w:ascii="Times New Roman" w:eastAsia="仿宋_GB2312" w:hAnsi="Times New Roman"/>
          <w:sz w:val="32"/>
        </w:rPr>
        <w:t>成员参照</w:t>
      </w:r>
      <w:r w:rsidR="002668C1" w:rsidRPr="00EA5D32">
        <w:rPr>
          <w:rFonts w:ascii="Times New Roman" w:eastAsia="仿宋_GB2312" w:hAnsi="Times New Roman"/>
          <w:sz w:val="32"/>
        </w:rPr>
        <w:t>Ⅰ</w:t>
      </w:r>
      <w:proofErr w:type="gramStart"/>
      <w:r w:rsidR="002668C1" w:rsidRPr="00EA5D32">
        <w:rPr>
          <w:rFonts w:ascii="Times New Roman" w:eastAsia="仿宋_GB2312" w:hAnsi="Times New Roman"/>
          <w:sz w:val="32"/>
        </w:rPr>
        <w:t>级施工</w:t>
      </w:r>
      <w:proofErr w:type="gramEnd"/>
      <w:r w:rsidR="002668C1" w:rsidRPr="00EA5D32">
        <w:rPr>
          <w:rFonts w:ascii="Times New Roman" w:eastAsia="仿宋_GB2312" w:hAnsi="Times New Roman"/>
          <w:sz w:val="32"/>
        </w:rPr>
        <w:t>协调小组，全面负责施工方案、施工计划、施工组织协调、施工安全管理等工作</w:t>
      </w:r>
      <w:r w:rsidR="00E40E01" w:rsidRPr="00EA5D32">
        <w:rPr>
          <w:rFonts w:ascii="Times New Roman" w:eastAsia="仿宋_GB2312" w:hAnsi="Times New Roman" w:hint="eastAsia"/>
          <w:sz w:val="32"/>
        </w:rPr>
        <w:t>。</w:t>
      </w:r>
      <w:r w:rsidR="00F042B7" w:rsidRPr="00EA5D32">
        <w:rPr>
          <w:rFonts w:ascii="Times New Roman" w:eastAsia="仿宋_GB2312" w:hAnsi="Times New Roman" w:hint="eastAsia"/>
          <w:sz w:val="32"/>
        </w:rPr>
        <w:t>现场成立集中</w:t>
      </w:r>
      <w:proofErr w:type="gramStart"/>
      <w:r w:rsidR="00F042B7" w:rsidRPr="00EA5D32">
        <w:rPr>
          <w:rFonts w:ascii="Times New Roman" w:eastAsia="仿宋_GB2312" w:hAnsi="Times New Roman" w:hint="eastAsia"/>
          <w:sz w:val="32"/>
        </w:rPr>
        <w:t>修</w:t>
      </w:r>
      <w:r w:rsidR="00C73B0D" w:rsidRPr="00EA5D32">
        <w:rPr>
          <w:rFonts w:ascii="Times New Roman" w:eastAsia="仿宋_GB2312" w:hAnsi="Times New Roman" w:hint="eastAsia"/>
          <w:sz w:val="32"/>
        </w:rPr>
        <w:t>施工</w:t>
      </w:r>
      <w:proofErr w:type="gramEnd"/>
      <w:r w:rsidR="00F042B7" w:rsidRPr="00EA5D32">
        <w:rPr>
          <w:rFonts w:ascii="Times New Roman" w:eastAsia="仿宋_GB2312" w:hAnsi="Times New Roman" w:hint="eastAsia"/>
          <w:sz w:val="32"/>
        </w:rPr>
        <w:t>指挥部（一部），</w:t>
      </w:r>
      <w:r w:rsidR="00E40E01" w:rsidRPr="00EA5D32">
        <w:rPr>
          <w:rFonts w:ascii="Times New Roman" w:eastAsia="仿宋_GB2312" w:hAnsi="Times New Roman" w:hint="eastAsia"/>
          <w:sz w:val="32"/>
        </w:rPr>
        <w:t>施工指挥部下设办公室，由施工办牵头，相关业务部室组成，具体负责集中修日常协调组织工作</w:t>
      </w:r>
      <w:r w:rsidR="002668C1" w:rsidRPr="00EA5D32">
        <w:rPr>
          <w:rFonts w:ascii="Times New Roman" w:eastAsia="仿宋_GB2312" w:hAnsi="Times New Roman"/>
          <w:sz w:val="32"/>
        </w:rPr>
        <w:t>。根据集中修范围，</w:t>
      </w:r>
      <w:proofErr w:type="gramStart"/>
      <w:r w:rsidR="002F6B97" w:rsidRPr="00EA5D32">
        <w:rPr>
          <w:rFonts w:ascii="Times New Roman" w:eastAsia="仿宋_GB2312" w:hAnsi="Times New Roman" w:hint="eastAsia"/>
          <w:sz w:val="32"/>
        </w:rPr>
        <w:t>分片区</w:t>
      </w:r>
      <w:proofErr w:type="gramEnd"/>
      <w:r w:rsidR="002F6B97" w:rsidRPr="00EA5D32">
        <w:rPr>
          <w:rFonts w:ascii="Times New Roman" w:eastAsia="仿宋_GB2312" w:hAnsi="Times New Roman" w:hint="eastAsia"/>
          <w:sz w:val="32"/>
        </w:rPr>
        <w:t>成立现场协调组、安全监督组和质量监督组（三组），负责本片区的现场施工管理、组织、协调、实施工作</w:t>
      </w:r>
      <w:r w:rsidR="002668C1" w:rsidRPr="00EA5D32">
        <w:rPr>
          <w:rFonts w:ascii="Times New Roman" w:eastAsia="仿宋_GB2312" w:hAnsi="Times New Roman"/>
          <w:sz w:val="32"/>
        </w:rPr>
        <w:t>。</w:t>
      </w:r>
    </w:p>
    <w:p w14:paraId="034F6813" w14:textId="77777777" w:rsidR="00DD4ACA" w:rsidRPr="00EA5D32" w:rsidRDefault="002D1D4B"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Pr="00EA5D32">
        <w:rPr>
          <w:rFonts w:ascii="Times New Roman" w:eastAsia="黑体" w:hAnsi="Times New Roman" w:hint="eastAsia"/>
          <w:bCs/>
          <w:sz w:val="32"/>
        </w:rPr>
        <w:t>一百零</w:t>
      </w:r>
      <w:r w:rsidR="000511BD" w:rsidRPr="00EA5D32">
        <w:rPr>
          <w:rFonts w:ascii="Times New Roman" w:eastAsia="黑体" w:hAnsi="Times New Roman" w:hint="eastAsia"/>
          <w:bCs/>
          <w:sz w:val="32"/>
        </w:rPr>
        <w:t>七</w:t>
      </w:r>
      <w:r w:rsidR="00DD4ACA" w:rsidRPr="00EA5D32">
        <w:rPr>
          <w:rFonts w:ascii="Times New Roman" w:eastAsia="黑体" w:hAnsi="Times New Roman"/>
          <w:bCs/>
          <w:sz w:val="32"/>
        </w:rPr>
        <w:t>条</w:t>
      </w:r>
      <w:r w:rsidR="00DD4ACA" w:rsidRPr="00EA5D32">
        <w:rPr>
          <w:rFonts w:ascii="Times New Roman" w:eastAsia="黑体" w:hAnsi="Times New Roman"/>
          <w:bCs/>
          <w:sz w:val="32"/>
        </w:rPr>
        <w:t xml:space="preserve">  </w:t>
      </w:r>
      <w:r w:rsidR="002668C1" w:rsidRPr="00EA5D32">
        <w:rPr>
          <w:rFonts w:ascii="Times New Roman" w:eastAsia="仿宋_GB2312" w:hAnsi="Times New Roman"/>
          <w:sz w:val="32"/>
        </w:rPr>
        <w:t>设备管理单位应对每处施工地点进行监控，</w:t>
      </w:r>
      <w:r w:rsidR="002668C1" w:rsidRPr="00EA5D32">
        <w:rPr>
          <w:rFonts w:ascii="Times New Roman" w:eastAsia="仿宋_GB2312" w:hAnsi="Times New Roman"/>
          <w:sz w:val="32"/>
        </w:rPr>
        <w:lastRenderedPageBreak/>
        <w:t>加强对施工安全和质量的监督检查，并负责与施工单位负责人共同确认开通条件，严把施工开通关。与集中</w:t>
      </w:r>
      <w:proofErr w:type="gramStart"/>
      <w:r w:rsidR="002668C1" w:rsidRPr="00EA5D32">
        <w:rPr>
          <w:rFonts w:ascii="Times New Roman" w:eastAsia="仿宋_GB2312" w:hAnsi="Times New Roman"/>
          <w:sz w:val="32"/>
        </w:rPr>
        <w:t>修有关</w:t>
      </w:r>
      <w:proofErr w:type="gramEnd"/>
      <w:r w:rsidR="002668C1" w:rsidRPr="00EA5D32">
        <w:rPr>
          <w:rFonts w:ascii="Times New Roman" w:eastAsia="仿宋_GB2312" w:hAnsi="Times New Roman"/>
          <w:sz w:val="32"/>
        </w:rPr>
        <w:t>的车站，</w:t>
      </w:r>
      <w:r w:rsidR="002668C1" w:rsidRPr="00EA5D32">
        <w:rPr>
          <w:rFonts w:ascii="Times New Roman" w:eastAsia="仿宋_GB2312" w:hAnsi="Times New Roman"/>
          <w:sz w:val="32"/>
          <w:szCs w:val="32"/>
        </w:rPr>
        <w:t>站长（副站长、</w:t>
      </w:r>
      <w:r w:rsidR="008A33A9" w:rsidRPr="00EA5D32">
        <w:rPr>
          <w:rFonts w:ascii="Times New Roman" w:eastAsia="仿宋_GB2312" w:hAnsi="Times New Roman"/>
          <w:sz w:val="32"/>
          <w:szCs w:val="32"/>
        </w:rPr>
        <w:t>运转</w:t>
      </w:r>
      <w:r w:rsidR="002668C1" w:rsidRPr="00EA5D32">
        <w:rPr>
          <w:rFonts w:ascii="Times New Roman" w:eastAsia="仿宋_GB2312" w:hAnsi="Times New Roman"/>
          <w:sz w:val="32"/>
          <w:szCs w:val="32"/>
        </w:rPr>
        <w:t>车间主任</w:t>
      </w:r>
      <w:r w:rsidR="008A33A9" w:rsidRPr="00EA5D32">
        <w:rPr>
          <w:rFonts w:ascii="Times New Roman" w:eastAsia="仿宋_GB2312" w:hAnsi="Times New Roman"/>
          <w:sz w:val="32"/>
          <w:szCs w:val="32"/>
        </w:rPr>
        <w:t>或</w:t>
      </w:r>
      <w:r w:rsidR="00475611" w:rsidRPr="00EA5D32">
        <w:rPr>
          <w:rFonts w:ascii="Times New Roman" w:eastAsia="仿宋_GB2312" w:hAnsi="Times New Roman"/>
          <w:sz w:val="32"/>
          <w:szCs w:val="32"/>
        </w:rPr>
        <w:t>副主任</w:t>
      </w:r>
      <w:r w:rsidR="002668C1" w:rsidRPr="00EA5D32">
        <w:rPr>
          <w:rFonts w:ascii="Times New Roman" w:eastAsia="仿宋_GB2312" w:hAnsi="Times New Roman"/>
          <w:sz w:val="32"/>
          <w:szCs w:val="32"/>
        </w:rPr>
        <w:t>）</w:t>
      </w:r>
      <w:r w:rsidR="005F177C" w:rsidRPr="00EA5D32">
        <w:rPr>
          <w:rFonts w:ascii="Times New Roman" w:eastAsia="仿宋_GB2312" w:hAnsi="Times New Roman"/>
          <w:sz w:val="32"/>
          <w:szCs w:val="32"/>
        </w:rPr>
        <w:t>应</w:t>
      </w:r>
      <w:r w:rsidR="002668C1" w:rsidRPr="00EA5D32">
        <w:rPr>
          <w:rFonts w:ascii="Times New Roman" w:eastAsia="仿宋_GB2312" w:hAnsi="Times New Roman"/>
          <w:sz w:val="32"/>
          <w:szCs w:val="32"/>
        </w:rPr>
        <w:t>到岗监督作业，保证行车安全。</w:t>
      </w:r>
      <w:r w:rsidR="00167ED5"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应成立集中</w:t>
      </w:r>
      <w:proofErr w:type="gramStart"/>
      <w:r w:rsidR="002668C1" w:rsidRPr="00EA5D32">
        <w:rPr>
          <w:rFonts w:ascii="Times New Roman" w:eastAsia="仿宋_GB2312" w:hAnsi="Times New Roman"/>
          <w:sz w:val="32"/>
          <w:szCs w:val="32"/>
        </w:rPr>
        <w:t>修施工</w:t>
      </w:r>
      <w:proofErr w:type="gramEnd"/>
      <w:r w:rsidR="002668C1" w:rsidRPr="00EA5D32">
        <w:rPr>
          <w:rFonts w:ascii="Times New Roman" w:eastAsia="仿宋_GB2312" w:hAnsi="Times New Roman"/>
          <w:sz w:val="32"/>
          <w:szCs w:val="32"/>
        </w:rPr>
        <w:t>安全监督队伍，强化施工现场安全监控，发现问题及时纠正，危及行车安全时有权责</w:t>
      </w:r>
      <w:proofErr w:type="gramStart"/>
      <w:r w:rsidR="002668C1" w:rsidRPr="00EA5D32">
        <w:rPr>
          <w:rFonts w:ascii="Times New Roman" w:eastAsia="仿宋_GB2312" w:hAnsi="Times New Roman"/>
          <w:sz w:val="32"/>
          <w:szCs w:val="32"/>
        </w:rPr>
        <w:t>令施工</w:t>
      </w:r>
      <w:proofErr w:type="gramEnd"/>
      <w:r w:rsidR="002668C1" w:rsidRPr="00EA5D32">
        <w:rPr>
          <w:rFonts w:ascii="Times New Roman" w:eastAsia="仿宋_GB2312" w:hAnsi="Times New Roman"/>
          <w:sz w:val="32"/>
          <w:szCs w:val="32"/>
        </w:rPr>
        <w:t>单位恢复设备，停止施工。</w:t>
      </w:r>
    </w:p>
    <w:p w14:paraId="185852A8" w14:textId="77777777" w:rsidR="002668C1" w:rsidRPr="00EA5D32" w:rsidRDefault="00A84476" w:rsidP="00AF713D">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w:t>
      </w:r>
      <w:r w:rsidRPr="00EA5D32">
        <w:rPr>
          <w:rFonts w:ascii="Times New Roman" w:eastAsia="黑体" w:hAnsi="Times New Roman" w:hint="eastAsia"/>
          <w:bCs/>
          <w:sz w:val="32"/>
        </w:rPr>
        <w:t>一百零</w:t>
      </w:r>
      <w:r w:rsidR="000511BD" w:rsidRPr="00EA5D32">
        <w:rPr>
          <w:rFonts w:ascii="Times New Roman" w:eastAsia="黑体" w:hAnsi="Times New Roman" w:hint="eastAsia"/>
          <w:bCs/>
          <w:sz w:val="32"/>
        </w:rPr>
        <w:t>八</w:t>
      </w:r>
      <w:r w:rsidR="00DD4ACA" w:rsidRPr="00EA5D32">
        <w:rPr>
          <w:rFonts w:ascii="Times New Roman" w:eastAsia="黑体" w:hAnsi="Times New Roman"/>
          <w:bCs/>
          <w:sz w:val="32"/>
        </w:rPr>
        <w:t>条</w:t>
      </w:r>
      <w:r w:rsidR="00DD4ACA" w:rsidRPr="00EA5D32">
        <w:rPr>
          <w:rFonts w:ascii="Times New Roman" w:eastAsia="黑体" w:hAnsi="Times New Roman"/>
          <w:bCs/>
          <w:sz w:val="32"/>
        </w:rPr>
        <w:t xml:space="preserve">  </w:t>
      </w:r>
      <w:r w:rsidR="00A1583A" w:rsidRPr="00EA5D32">
        <w:rPr>
          <w:rFonts w:ascii="Times New Roman" w:eastAsia="仿宋_GB2312" w:hAnsi="Times New Roman"/>
          <w:sz w:val="32"/>
        </w:rPr>
        <w:t>集中修的施工机械、人力、路料调配工作由</w:t>
      </w:r>
      <w:r w:rsidR="00167ED5" w:rsidRPr="00EA5D32">
        <w:rPr>
          <w:rFonts w:ascii="Times New Roman" w:eastAsia="仿宋_GB2312" w:hAnsi="Times New Roman"/>
          <w:sz w:val="32"/>
        </w:rPr>
        <w:t>集团公司</w:t>
      </w:r>
      <w:r w:rsidR="00A1583A" w:rsidRPr="00EA5D32">
        <w:rPr>
          <w:rFonts w:ascii="Times New Roman" w:eastAsia="仿宋_GB2312" w:hAnsi="Times New Roman"/>
          <w:sz w:val="32"/>
        </w:rPr>
        <w:t>集中</w:t>
      </w:r>
      <w:proofErr w:type="gramStart"/>
      <w:r w:rsidR="00A1583A" w:rsidRPr="00EA5D32">
        <w:rPr>
          <w:rFonts w:ascii="Times New Roman" w:eastAsia="仿宋_GB2312" w:hAnsi="Times New Roman"/>
          <w:sz w:val="32"/>
        </w:rPr>
        <w:t>修</w:t>
      </w:r>
      <w:r w:rsidR="000C1624" w:rsidRPr="00EA5D32">
        <w:rPr>
          <w:rFonts w:ascii="Times New Roman" w:eastAsia="仿宋_GB2312" w:hAnsi="Times New Roman"/>
          <w:sz w:val="32"/>
        </w:rPr>
        <w:t>协调</w:t>
      </w:r>
      <w:proofErr w:type="gramEnd"/>
      <w:r w:rsidR="00A1583A" w:rsidRPr="00EA5D32">
        <w:rPr>
          <w:rFonts w:ascii="Times New Roman" w:eastAsia="仿宋_GB2312" w:hAnsi="Times New Roman"/>
          <w:sz w:val="32"/>
        </w:rPr>
        <w:t>小组协调各设备管理单位和施工单位确定，各施工单位应提前做好集中修的各项准备工作。</w:t>
      </w:r>
      <w:r w:rsidR="00531D11" w:rsidRPr="00EA5D32">
        <w:rPr>
          <w:rFonts w:ascii="Times New Roman" w:eastAsia="仿宋_GB2312" w:hAnsi="Times New Roman"/>
          <w:sz w:val="32"/>
        </w:rPr>
        <w:t>施工单位和主管业务部</w:t>
      </w:r>
      <w:r w:rsidR="00D90D6E" w:rsidRPr="00EA5D32">
        <w:rPr>
          <w:rFonts w:ascii="Times New Roman" w:eastAsia="仿宋_GB2312" w:hAnsi="Times New Roman"/>
          <w:sz w:val="32"/>
        </w:rPr>
        <w:t>室</w:t>
      </w:r>
      <w:r w:rsidR="00A1583A" w:rsidRPr="00EA5D32">
        <w:rPr>
          <w:rFonts w:ascii="Times New Roman" w:eastAsia="仿宋_GB2312" w:hAnsi="Times New Roman"/>
          <w:sz w:val="32"/>
        </w:rPr>
        <w:t>应</w:t>
      </w:r>
      <w:r w:rsidR="002A0AC6" w:rsidRPr="00EA5D32">
        <w:rPr>
          <w:rFonts w:ascii="Times New Roman" w:eastAsia="仿宋_GB2312" w:hAnsi="Times New Roman"/>
          <w:sz w:val="32"/>
        </w:rPr>
        <w:t>根据</w:t>
      </w:r>
      <w:r w:rsidR="00A1583A" w:rsidRPr="00EA5D32">
        <w:rPr>
          <w:rFonts w:ascii="Times New Roman" w:eastAsia="仿宋_GB2312" w:hAnsi="Times New Roman"/>
          <w:sz w:val="32"/>
        </w:rPr>
        <w:t>制定</w:t>
      </w:r>
      <w:r w:rsidR="002A0AC6" w:rsidRPr="00EA5D32">
        <w:rPr>
          <w:rFonts w:ascii="Times New Roman" w:eastAsia="仿宋_GB2312" w:hAnsi="Times New Roman"/>
          <w:sz w:val="32"/>
        </w:rPr>
        <w:t>的</w:t>
      </w:r>
      <w:r w:rsidR="00A1583A" w:rsidRPr="00EA5D32">
        <w:rPr>
          <w:rFonts w:ascii="Times New Roman" w:eastAsia="仿宋_GB2312" w:hAnsi="Times New Roman"/>
          <w:sz w:val="32"/>
        </w:rPr>
        <w:t>路料运输</w:t>
      </w:r>
      <w:r w:rsidR="002A0AC6" w:rsidRPr="00EA5D32">
        <w:rPr>
          <w:rFonts w:ascii="Times New Roman" w:eastAsia="仿宋_GB2312" w:hAnsi="Times New Roman"/>
          <w:sz w:val="32"/>
        </w:rPr>
        <w:t>方案，提出路料运输</w:t>
      </w:r>
      <w:r w:rsidR="00531D11" w:rsidRPr="00EA5D32">
        <w:rPr>
          <w:rFonts w:ascii="Times New Roman" w:eastAsia="仿宋_GB2312" w:hAnsi="Times New Roman"/>
          <w:sz w:val="32"/>
        </w:rPr>
        <w:t>需求，</w:t>
      </w:r>
      <w:r w:rsidR="00A1583A" w:rsidRPr="00EA5D32">
        <w:rPr>
          <w:rFonts w:ascii="Times New Roman" w:eastAsia="仿宋_GB2312" w:hAnsi="Times New Roman"/>
          <w:sz w:val="32"/>
        </w:rPr>
        <w:t>调度所应加强路料运输的日常组织。</w:t>
      </w:r>
    </w:p>
    <w:p w14:paraId="0F67C1E4" w14:textId="77777777" w:rsidR="009360B7" w:rsidRPr="00EA5D32" w:rsidRDefault="002E1BB6" w:rsidP="00AF713D">
      <w:pPr>
        <w:pStyle w:val="a4"/>
        <w:adjustRightInd w:val="0"/>
        <w:snapToGrid w:val="0"/>
        <w:spacing w:line="560" w:lineRule="exact"/>
        <w:ind w:firstLineChars="200" w:firstLine="640"/>
        <w:rPr>
          <w:rFonts w:ascii="Times New Roman" w:eastAsia="仿宋_GB2312" w:hAnsi="Times New Roman"/>
          <w:sz w:val="32"/>
          <w:szCs w:val="36"/>
        </w:rPr>
      </w:pPr>
      <w:r w:rsidRPr="00EA5D32">
        <w:rPr>
          <w:rFonts w:ascii="Times New Roman" w:eastAsia="黑体" w:hAnsi="Times New Roman"/>
          <w:bCs/>
          <w:sz w:val="32"/>
        </w:rPr>
        <w:t>第</w:t>
      </w:r>
      <w:r w:rsidR="00BA08A1" w:rsidRPr="00EA5D32">
        <w:rPr>
          <w:rFonts w:ascii="Times New Roman" w:eastAsia="黑体" w:hAnsi="Times New Roman" w:hint="eastAsia"/>
          <w:bCs/>
          <w:sz w:val="32"/>
        </w:rPr>
        <w:t>一百</w:t>
      </w:r>
      <w:r w:rsidR="000511BD" w:rsidRPr="00EA5D32">
        <w:rPr>
          <w:rFonts w:ascii="Times New Roman" w:eastAsia="黑体" w:hAnsi="Times New Roman" w:hint="eastAsia"/>
          <w:bCs/>
          <w:sz w:val="32"/>
        </w:rPr>
        <w:t>零九</w:t>
      </w:r>
      <w:r w:rsidR="00DD4ACA" w:rsidRPr="00EA5D32">
        <w:rPr>
          <w:rFonts w:ascii="Times New Roman" w:eastAsia="黑体" w:hAnsi="Times New Roman"/>
          <w:bCs/>
          <w:sz w:val="32"/>
        </w:rPr>
        <w:t>条</w:t>
      </w:r>
      <w:r w:rsidR="00DD4ACA" w:rsidRPr="00EA5D32">
        <w:rPr>
          <w:rFonts w:ascii="Times New Roman" w:eastAsia="黑体" w:hAnsi="Times New Roman"/>
          <w:bCs/>
          <w:sz w:val="32"/>
        </w:rPr>
        <w:t xml:space="preserve">  </w:t>
      </w:r>
      <w:r w:rsidR="00167ED5" w:rsidRPr="00EA5D32">
        <w:rPr>
          <w:rFonts w:ascii="Times New Roman" w:eastAsia="仿宋_GB2312" w:hAnsi="Times New Roman"/>
          <w:sz w:val="32"/>
        </w:rPr>
        <w:t>集团公司</w:t>
      </w:r>
      <w:r w:rsidR="008A33A9" w:rsidRPr="00EA5D32">
        <w:rPr>
          <w:rFonts w:ascii="Times New Roman" w:eastAsia="仿宋_GB2312" w:hAnsi="Times New Roman"/>
          <w:sz w:val="32"/>
        </w:rPr>
        <w:t>应</w:t>
      </w:r>
      <w:r w:rsidR="002668C1" w:rsidRPr="00EA5D32">
        <w:rPr>
          <w:rFonts w:ascii="Times New Roman" w:eastAsia="仿宋_GB2312" w:hAnsi="Times New Roman"/>
          <w:sz w:val="32"/>
          <w:szCs w:val="36"/>
        </w:rPr>
        <w:t>加强集中</w:t>
      </w:r>
      <w:proofErr w:type="gramStart"/>
      <w:r w:rsidR="002668C1" w:rsidRPr="00EA5D32">
        <w:rPr>
          <w:rFonts w:ascii="Times New Roman" w:eastAsia="仿宋_GB2312" w:hAnsi="Times New Roman"/>
          <w:sz w:val="32"/>
          <w:szCs w:val="36"/>
        </w:rPr>
        <w:t>修考核</w:t>
      </w:r>
      <w:proofErr w:type="gramEnd"/>
      <w:r w:rsidR="002668C1" w:rsidRPr="00EA5D32">
        <w:rPr>
          <w:rFonts w:ascii="Times New Roman" w:eastAsia="仿宋_GB2312" w:hAnsi="Times New Roman"/>
          <w:sz w:val="32"/>
          <w:szCs w:val="36"/>
        </w:rPr>
        <w:t>工作，对施工天窗兑现率和利用率进行统计、分析、考核，掌握施工进度，提高施工天窗的综合利用效率。</w:t>
      </w:r>
      <w:bookmarkStart w:id="203" w:name="_Toc326566667"/>
      <w:bookmarkStart w:id="204" w:name="_Toc326647501"/>
      <w:bookmarkStart w:id="205" w:name="_Toc326650095"/>
      <w:bookmarkStart w:id="206" w:name="_Toc327770181"/>
      <w:bookmarkStart w:id="207" w:name="_Toc327772126"/>
      <w:bookmarkStart w:id="208" w:name="_Toc327778495"/>
      <w:bookmarkStart w:id="209" w:name="_Toc327967950"/>
      <w:bookmarkStart w:id="210" w:name="_Toc328029065"/>
      <w:bookmarkStart w:id="211" w:name="_Toc328400225"/>
      <w:bookmarkStart w:id="212" w:name="_Toc329607427"/>
      <w:bookmarkStart w:id="213" w:name="_Toc329607585"/>
      <w:bookmarkStart w:id="214" w:name="_Toc331400327"/>
      <w:bookmarkStart w:id="215" w:name="_Toc337622021"/>
      <w:bookmarkStart w:id="216" w:name="_Toc337622444"/>
      <w:bookmarkStart w:id="217" w:name="_第十四章__营业线施工登销记"/>
      <w:bookmarkEnd w:id="217"/>
    </w:p>
    <w:p w14:paraId="1A85FD8E" w14:textId="77777777" w:rsidR="002668C1" w:rsidRPr="00EA5D32" w:rsidRDefault="002668C1" w:rsidP="005B7CD8">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t>第十</w:t>
      </w:r>
      <w:r w:rsidR="00937A40" w:rsidRPr="00EA5D32">
        <w:rPr>
          <w:rFonts w:ascii="Times New Roman" w:eastAsia="黑体" w:hAnsi="Times New Roman" w:hint="eastAsia"/>
          <w:bCs/>
          <w:sz w:val="32"/>
          <w:szCs w:val="32"/>
        </w:rPr>
        <w:t>五</w:t>
      </w:r>
      <w:r w:rsidRPr="00EA5D32">
        <w:rPr>
          <w:rFonts w:ascii="Times New Roman" w:eastAsia="黑体" w:hAnsi="Times New Roman"/>
          <w:bCs/>
          <w:sz w:val="32"/>
          <w:szCs w:val="32"/>
        </w:rPr>
        <w:t>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营业线</w:t>
      </w:r>
      <w:proofErr w:type="gramStart"/>
      <w:r w:rsidRPr="00EA5D32">
        <w:rPr>
          <w:rFonts w:ascii="Times New Roman" w:eastAsia="黑体" w:hAnsi="Times New Roman"/>
          <w:bCs/>
          <w:sz w:val="32"/>
          <w:szCs w:val="32"/>
        </w:rPr>
        <w:t>施工登销记</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roofErr w:type="gramEnd"/>
    </w:p>
    <w:p w14:paraId="215CED21" w14:textId="77777777" w:rsidR="00020D9A" w:rsidRPr="00EA5D32" w:rsidRDefault="00020D9A" w:rsidP="00AF713D">
      <w:pPr>
        <w:pStyle w:val="21"/>
        <w:spacing w:line="560" w:lineRule="exact"/>
        <w:ind w:firstLineChars="200" w:firstLine="640"/>
        <w:rPr>
          <w:rFonts w:ascii="Times New Roman" w:hAnsi="Times New Roman"/>
          <w:color w:val="auto"/>
          <w:szCs w:val="36"/>
        </w:rPr>
      </w:pPr>
      <w:r w:rsidRPr="00EA5D32">
        <w:rPr>
          <w:rFonts w:ascii="Times New Roman" w:eastAsia="黑体" w:hAnsi="Times New Roman"/>
          <w:bCs/>
          <w:color w:val="auto"/>
        </w:rPr>
        <w:t>第</w:t>
      </w:r>
      <w:r w:rsidR="0030650F" w:rsidRPr="00EA5D32">
        <w:rPr>
          <w:rFonts w:ascii="Times New Roman" w:eastAsia="黑体" w:hAnsi="Times New Roman"/>
          <w:bCs/>
          <w:color w:val="auto"/>
        </w:rPr>
        <w:t>一百</w:t>
      </w:r>
      <w:r w:rsidR="003B3B93" w:rsidRPr="00EA5D32">
        <w:rPr>
          <w:rFonts w:ascii="Times New Roman" w:eastAsia="黑体" w:hAnsi="Times New Roman" w:hint="eastAsia"/>
          <w:bCs/>
          <w:color w:val="auto"/>
        </w:rPr>
        <w:t>一十</w:t>
      </w:r>
      <w:r w:rsidR="009360B7" w:rsidRPr="00EA5D32">
        <w:rPr>
          <w:rFonts w:ascii="Times New Roman" w:eastAsia="黑体" w:hAnsi="Times New Roman"/>
          <w:bCs/>
          <w:color w:val="auto"/>
        </w:rPr>
        <w:t>条</w:t>
      </w:r>
      <w:r w:rsidR="009360B7" w:rsidRPr="00EA5D32">
        <w:rPr>
          <w:rFonts w:ascii="Times New Roman" w:hAnsi="Times New Roman"/>
          <w:color w:val="auto"/>
          <w:szCs w:val="36"/>
        </w:rPr>
        <w:t xml:space="preserve">  </w:t>
      </w:r>
      <w:r w:rsidRPr="00EA5D32">
        <w:rPr>
          <w:rFonts w:ascii="Times New Roman" w:hAnsi="Times New Roman"/>
          <w:color w:val="auto"/>
          <w:szCs w:val="36"/>
        </w:rPr>
        <w:t>施工</w:t>
      </w:r>
      <w:r w:rsidR="006916AD" w:rsidRPr="00EA5D32">
        <w:rPr>
          <w:rFonts w:ascii="Times New Roman" w:hAnsi="Times New Roman"/>
          <w:color w:val="auto"/>
          <w:szCs w:val="36"/>
        </w:rPr>
        <w:t>（维修）</w:t>
      </w:r>
      <w:r w:rsidRPr="00EA5D32">
        <w:rPr>
          <w:rFonts w:ascii="Times New Roman" w:hAnsi="Times New Roman"/>
          <w:color w:val="auto"/>
          <w:szCs w:val="36"/>
        </w:rPr>
        <w:t>登记按以下规定执行。</w:t>
      </w:r>
    </w:p>
    <w:p w14:paraId="0501DBD7" w14:textId="77777777" w:rsidR="002668C1" w:rsidRPr="00EA5D32" w:rsidRDefault="00020D9A" w:rsidP="00AF713D">
      <w:pPr>
        <w:pStyle w:val="21"/>
        <w:spacing w:line="560" w:lineRule="exact"/>
        <w:ind w:firstLineChars="200" w:firstLine="640"/>
        <w:rPr>
          <w:rFonts w:ascii="Times New Roman" w:hAnsi="Times New Roman"/>
          <w:color w:val="auto"/>
        </w:rPr>
      </w:pPr>
      <w:r w:rsidRPr="00EA5D32">
        <w:rPr>
          <w:rFonts w:ascii="Times New Roman" w:hAnsi="Times New Roman"/>
          <w:color w:val="auto"/>
          <w:szCs w:val="36"/>
        </w:rPr>
        <w:t>（一）</w:t>
      </w:r>
      <w:r w:rsidRPr="00EA5D32">
        <w:rPr>
          <w:rFonts w:ascii="Times New Roman" w:hAnsi="Times New Roman"/>
          <w:color w:val="auto"/>
        </w:rPr>
        <w:t>在车站和车务负责行车组织的动车段（所</w:t>
      </w:r>
      <w:r w:rsidR="00CE6E8F" w:rsidRPr="00EA5D32">
        <w:rPr>
          <w:rFonts w:ascii="Times New Roman" w:hAnsi="Times New Roman"/>
          <w:color w:val="auto"/>
        </w:rPr>
        <w:t>、存车场</w:t>
      </w:r>
      <w:r w:rsidRPr="00EA5D32">
        <w:rPr>
          <w:rFonts w:ascii="Times New Roman" w:hAnsi="Times New Roman"/>
          <w:color w:val="auto"/>
        </w:rPr>
        <w:t>）登记的，</w:t>
      </w:r>
      <w:r w:rsidR="002668C1" w:rsidRPr="00EA5D32">
        <w:rPr>
          <w:rFonts w:ascii="Times New Roman" w:hAnsi="Times New Roman"/>
          <w:color w:val="auto"/>
          <w:szCs w:val="36"/>
        </w:rPr>
        <w:t>施工</w:t>
      </w:r>
      <w:r w:rsidRPr="00EA5D32">
        <w:rPr>
          <w:rFonts w:ascii="Times New Roman" w:hAnsi="Times New Roman"/>
          <w:color w:val="auto"/>
          <w:szCs w:val="36"/>
        </w:rPr>
        <w:t>（维修）</w:t>
      </w:r>
      <w:r w:rsidR="002668C1" w:rsidRPr="00EA5D32">
        <w:rPr>
          <w:rFonts w:ascii="Times New Roman" w:hAnsi="Times New Roman"/>
          <w:color w:val="auto"/>
          <w:szCs w:val="36"/>
        </w:rPr>
        <w:t>负责人应确认已做好一切施工</w:t>
      </w:r>
      <w:r w:rsidR="00903A2D" w:rsidRPr="00EA5D32">
        <w:rPr>
          <w:rFonts w:ascii="Times New Roman" w:hAnsi="Times New Roman"/>
          <w:color w:val="auto"/>
          <w:szCs w:val="36"/>
        </w:rPr>
        <w:t>（维修）</w:t>
      </w:r>
      <w:r w:rsidR="002668C1" w:rsidRPr="00EA5D32">
        <w:rPr>
          <w:rFonts w:ascii="Times New Roman" w:hAnsi="Times New Roman"/>
          <w:color w:val="auto"/>
          <w:szCs w:val="36"/>
        </w:rPr>
        <w:t>准备，于开始前</w:t>
      </w:r>
      <w:r w:rsidR="00903A2D" w:rsidRPr="00EA5D32">
        <w:rPr>
          <w:rFonts w:ascii="Times New Roman" w:hAnsi="Times New Roman"/>
          <w:color w:val="auto"/>
          <w:szCs w:val="36"/>
        </w:rPr>
        <w:t>40</w:t>
      </w:r>
      <w:r w:rsidR="002668C1" w:rsidRPr="00EA5D32">
        <w:rPr>
          <w:rFonts w:ascii="Times New Roman" w:hAnsi="Times New Roman"/>
          <w:color w:val="auto"/>
          <w:szCs w:val="36"/>
        </w:rPr>
        <w:t>分钟由</w:t>
      </w:r>
      <w:r w:rsidR="00D4353F" w:rsidRPr="00EA5D32">
        <w:rPr>
          <w:rFonts w:ascii="Times New Roman" w:hAnsi="Times New Roman"/>
          <w:color w:val="auto"/>
        </w:rPr>
        <w:t>施工</w:t>
      </w:r>
      <w:r w:rsidRPr="00EA5D32">
        <w:rPr>
          <w:rFonts w:ascii="Times New Roman" w:hAnsi="Times New Roman"/>
          <w:color w:val="auto"/>
        </w:rPr>
        <w:t>（维修）</w:t>
      </w:r>
      <w:r w:rsidR="00D4353F" w:rsidRPr="00EA5D32">
        <w:rPr>
          <w:rFonts w:ascii="Times New Roman" w:hAnsi="Times New Roman"/>
          <w:color w:val="auto"/>
        </w:rPr>
        <w:t>负责人（驻站联络员）</w:t>
      </w:r>
      <w:r w:rsidR="002668C1" w:rsidRPr="00EA5D32">
        <w:rPr>
          <w:rFonts w:ascii="Times New Roman" w:hAnsi="Times New Roman"/>
          <w:color w:val="auto"/>
        </w:rPr>
        <w:t>在《行车设备施工登记簿》</w:t>
      </w:r>
      <w:r w:rsidR="002668C1" w:rsidRPr="00EA5D32">
        <w:rPr>
          <w:rFonts w:ascii="Times New Roman" w:hAnsi="Times New Roman"/>
          <w:color w:val="auto"/>
          <w:szCs w:val="32"/>
        </w:rPr>
        <w:t>（格式见附件</w:t>
      </w:r>
      <w:r w:rsidR="00407541" w:rsidRPr="00EA5D32">
        <w:rPr>
          <w:rFonts w:ascii="Times New Roman" w:hAnsi="Times New Roman" w:hint="eastAsia"/>
          <w:color w:val="auto"/>
          <w:szCs w:val="32"/>
        </w:rPr>
        <w:t>17</w:t>
      </w:r>
      <w:r w:rsidR="002668C1" w:rsidRPr="00EA5D32">
        <w:rPr>
          <w:rFonts w:ascii="Times New Roman" w:hAnsi="Times New Roman"/>
          <w:color w:val="auto"/>
        </w:rPr>
        <w:t>）内</w:t>
      </w:r>
      <w:r w:rsidRPr="00EA5D32">
        <w:rPr>
          <w:rFonts w:ascii="Times New Roman" w:hAnsi="Times New Roman"/>
          <w:color w:val="auto"/>
        </w:rPr>
        <w:t>完成</w:t>
      </w:r>
      <w:r w:rsidR="002668C1" w:rsidRPr="00EA5D32">
        <w:rPr>
          <w:rFonts w:ascii="Times New Roman" w:hAnsi="Times New Roman"/>
          <w:color w:val="auto"/>
        </w:rPr>
        <w:t>登记</w:t>
      </w:r>
      <w:r w:rsidR="00685F00" w:rsidRPr="00EA5D32">
        <w:rPr>
          <w:rFonts w:ascii="Times New Roman" w:hAnsi="Times New Roman"/>
          <w:color w:val="auto"/>
        </w:rPr>
        <w:t>，</w:t>
      </w:r>
      <w:r w:rsidRPr="00EA5D32">
        <w:rPr>
          <w:rFonts w:ascii="Times New Roman" w:hAnsi="Times New Roman"/>
          <w:color w:val="auto"/>
          <w:szCs w:val="28"/>
        </w:rPr>
        <w:t>按规定向车站或</w:t>
      </w:r>
      <w:r w:rsidR="002D55D9" w:rsidRPr="00EA5D32">
        <w:rPr>
          <w:rFonts w:ascii="Times New Roman" w:hAnsi="Times New Roman"/>
          <w:color w:val="auto"/>
        </w:rPr>
        <w:t>通过车站值班员向列车调度员申请施工</w:t>
      </w:r>
      <w:r w:rsidR="00903A2D" w:rsidRPr="00EA5D32">
        <w:rPr>
          <w:rFonts w:ascii="Times New Roman" w:hAnsi="Times New Roman"/>
          <w:color w:val="auto"/>
        </w:rPr>
        <w:t>（维修）</w:t>
      </w:r>
      <w:r w:rsidR="002D55D9" w:rsidRPr="00EA5D32">
        <w:rPr>
          <w:rFonts w:ascii="Times New Roman" w:hAnsi="Times New Roman"/>
          <w:color w:val="auto"/>
        </w:rPr>
        <w:t>。</w:t>
      </w:r>
    </w:p>
    <w:p w14:paraId="335B7A35" w14:textId="77777777" w:rsidR="00020D9A" w:rsidRPr="00EA5D32" w:rsidRDefault="00020D9A" w:rsidP="00AF713D">
      <w:pPr>
        <w:pStyle w:val="21"/>
        <w:spacing w:line="560" w:lineRule="exact"/>
        <w:ind w:firstLineChars="200" w:firstLine="640"/>
        <w:rPr>
          <w:rFonts w:ascii="Times New Roman" w:hAnsi="Times New Roman"/>
          <w:color w:val="auto"/>
        </w:rPr>
      </w:pPr>
      <w:r w:rsidRPr="00EA5D32">
        <w:rPr>
          <w:rFonts w:ascii="Times New Roman" w:hAnsi="Times New Roman"/>
          <w:color w:val="auto"/>
        </w:rPr>
        <w:lastRenderedPageBreak/>
        <w:t>（二）在调度所登记的，</w:t>
      </w:r>
      <w:r w:rsidR="002668C1" w:rsidRPr="00EA5D32">
        <w:rPr>
          <w:rFonts w:ascii="Times New Roman" w:hAnsi="Times New Roman"/>
          <w:color w:val="auto"/>
        </w:rPr>
        <w:t>施工</w:t>
      </w:r>
      <w:r w:rsidRPr="00EA5D32">
        <w:rPr>
          <w:rFonts w:ascii="Times New Roman" w:hAnsi="Times New Roman"/>
          <w:color w:val="auto"/>
        </w:rPr>
        <w:t>（维修）</w:t>
      </w:r>
      <w:r w:rsidR="002668C1" w:rsidRPr="00EA5D32">
        <w:rPr>
          <w:rFonts w:ascii="Times New Roman" w:hAnsi="Times New Roman"/>
          <w:color w:val="auto"/>
        </w:rPr>
        <w:t>负责人应确认已做好一切施工</w:t>
      </w:r>
      <w:r w:rsidR="009771AC" w:rsidRPr="00EA5D32">
        <w:rPr>
          <w:rFonts w:ascii="Times New Roman" w:hAnsi="Times New Roman"/>
          <w:color w:val="auto"/>
        </w:rPr>
        <w:t>（维修）</w:t>
      </w:r>
      <w:r w:rsidR="002668C1" w:rsidRPr="00EA5D32">
        <w:rPr>
          <w:rFonts w:ascii="Times New Roman" w:hAnsi="Times New Roman"/>
          <w:color w:val="auto"/>
        </w:rPr>
        <w:t>准备，于开始前</w:t>
      </w:r>
      <w:r w:rsidR="009771AC" w:rsidRPr="00EA5D32">
        <w:rPr>
          <w:rFonts w:ascii="Times New Roman" w:hAnsi="Times New Roman"/>
          <w:color w:val="auto"/>
        </w:rPr>
        <w:t>40</w:t>
      </w:r>
      <w:r w:rsidR="002668C1" w:rsidRPr="00EA5D32">
        <w:rPr>
          <w:rFonts w:ascii="Times New Roman" w:hAnsi="Times New Roman"/>
          <w:color w:val="auto"/>
        </w:rPr>
        <w:t>分钟由施工</w:t>
      </w:r>
      <w:r w:rsidRPr="00EA5D32">
        <w:rPr>
          <w:rFonts w:ascii="Times New Roman" w:hAnsi="Times New Roman"/>
          <w:color w:val="auto"/>
        </w:rPr>
        <w:t>（维修）</w:t>
      </w:r>
      <w:r w:rsidR="002668C1" w:rsidRPr="00EA5D32">
        <w:rPr>
          <w:rFonts w:ascii="Times New Roman" w:hAnsi="Times New Roman"/>
          <w:color w:val="auto"/>
        </w:rPr>
        <w:t>负责人（驻</w:t>
      </w:r>
      <w:r w:rsidRPr="00EA5D32">
        <w:rPr>
          <w:rFonts w:ascii="Times New Roman" w:hAnsi="Times New Roman"/>
          <w:color w:val="auto"/>
        </w:rPr>
        <w:t>调度所</w:t>
      </w:r>
      <w:r w:rsidR="002668C1" w:rsidRPr="00EA5D32">
        <w:rPr>
          <w:rFonts w:ascii="Times New Roman" w:hAnsi="Times New Roman"/>
          <w:color w:val="auto"/>
        </w:rPr>
        <w:t>联络员）在《行车设备施工登记簿》内</w:t>
      </w:r>
      <w:r w:rsidRPr="00EA5D32">
        <w:rPr>
          <w:rFonts w:ascii="Times New Roman" w:hAnsi="Times New Roman"/>
          <w:color w:val="auto"/>
        </w:rPr>
        <w:t>完成</w:t>
      </w:r>
      <w:r w:rsidR="002668C1" w:rsidRPr="00EA5D32">
        <w:rPr>
          <w:rFonts w:ascii="Times New Roman" w:hAnsi="Times New Roman"/>
          <w:color w:val="auto"/>
        </w:rPr>
        <w:t>登记，</w:t>
      </w:r>
      <w:r w:rsidRPr="00EA5D32">
        <w:rPr>
          <w:rFonts w:ascii="Times New Roman" w:hAnsi="Times New Roman"/>
          <w:color w:val="auto"/>
        </w:rPr>
        <w:t>列车调度员签认</w:t>
      </w:r>
      <w:r w:rsidR="002668C1" w:rsidRPr="00EA5D32">
        <w:rPr>
          <w:rFonts w:ascii="Times New Roman" w:hAnsi="Times New Roman"/>
          <w:color w:val="auto"/>
        </w:rPr>
        <w:t>。</w:t>
      </w:r>
    </w:p>
    <w:p w14:paraId="576C1872" w14:textId="77777777" w:rsidR="00020D9A" w:rsidRPr="00EA5D32" w:rsidRDefault="00020D9A" w:rsidP="00AF713D">
      <w:pPr>
        <w:pStyle w:val="21"/>
        <w:spacing w:line="560" w:lineRule="exact"/>
        <w:ind w:firstLineChars="200" w:firstLine="640"/>
        <w:rPr>
          <w:rFonts w:ascii="Times New Roman" w:hAnsi="Times New Roman"/>
          <w:color w:val="auto"/>
        </w:rPr>
      </w:pPr>
      <w:r w:rsidRPr="00EA5D32">
        <w:rPr>
          <w:rFonts w:ascii="Times New Roman" w:hAnsi="Times New Roman"/>
          <w:color w:val="auto"/>
        </w:rPr>
        <w:t>（三）在机务段、车辆段、非车务负责行车组织的动车段（所</w:t>
      </w:r>
      <w:r w:rsidR="00CE6E8F" w:rsidRPr="00EA5D32">
        <w:rPr>
          <w:rFonts w:ascii="Times New Roman" w:hAnsi="Times New Roman"/>
          <w:color w:val="auto"/>
        </w:rPr>
        <w:t>、存车场</w:t>
      </w:r>
      <w:r w:rsidRPr="00EA5D32">
        <w:rPr>
          <w:rFonts w:ascii="Times New Roman" w:hAnsi="Times New Roman"/>
          <w:color w:val="auto"/>
        </w:rPr>
        <w:t>）登记的，施工（维修）负责人应确认已做好一切施工</w:t>
      </w:r>
      <w:r w:rsidR="009771AC" w:rsidRPr="00EA5D32">
        <w:rPr>
          <w:rFonts w:ascii="Times New Roman" w:hAnsi="Times New Roman"/>
          <w:color w:val="auto"/>
        </w:rPr>
        <w:t>（维修）</w:t>
      </w:r>
      <w:r w:rsidRPr="00EA5D32">
        <w:rPr>
          <w:rFonts w:ascii="Times New Roman" w:hAnsi="Times New Roman"/>
          <w:color w:val="auto"/>
        </w:rPr>
        <w:t>准备，于开始前</w:t>
      </w:r>
      <w:r w:rsidR="009771AC" w:rsidRPr="00EA5D32">
        <w:rPr>
          <w:rFonts w:ascii="Times New Roman" w:hAnsi="Times New Roman"/>
          <w:color w:val="auto"/>
        </w:rPr>
        <w:t>4</w:t>
      </w:r>
      <w:r w:rsidRPr="00EA5D32">
        <w:rPr>
          <w:rFonts w:ascii="Times New Roman" w:hAnsi="Times New Roman"/>
          <w:color w:val="auto"/>
        </w:rPr>
        <w:t>0</w:t>
      </w:r>
      <w:r w:rsidRPr="00EA5D32">
        <w:rPr>
          <w:rFonts w:ascii="Times New Roman" w:hAnsi="Times New Roman"/>
          <w:color w:val="auto"/>
        </w:rPr>
        <w:t>分钟由施工（维修）负责人（驻站联络员）在《行车设备施工登记簿》内完成登记，机务段、车辆段、动车段（所</w:t>
      </w:r>
      <w:r w:rsidR="00CE6E8F" w:rsidRPr="00EA5D32">
        <w:rPr>
          <w:rFonts w:ascii="Times New Roman" w:hAnsi="Times New Roman"/>
          <w:color w:val="auto"/>
        </w:rPr>
        <w:t>、存车场</w:t>
      </w:r>
      <w:r w:rsidRPr="00EA5D32">
        <w:rPr>
          <w:rFonts w:ascii="Times New Roman" w:hAnsi="Times New Roman"/>
          <w:color w:val="auto"/>
        </w:rPr>
        <w:t>）签认。</w:t>
      </w:r>
    </w:p>
    <w:p w14:paraId="68F2BB68" w14:textId="77777777" w:rsidR="00020D9A" w:rsidRPr="00EA5D32" w:rsidRDefault="00565C82" w:rsidP="00AF713D">
      <w:pPr>
        <w:pStyle w:val="21"/>
        <w:spacing w:line="560" w:lineRule="exact"/>
        <w:ind w:firstLineChars="200" w:firstLine="640"/>
        <w:rPr>
          <w:rFonts w:ascii="Times New Roman" w:hAnsi="Times New Roman"/>
          <w:color w:val="auto"/>
          <w:szCs w:val="36"/>
        </w:rPr>
      </w:pPr>
      <w:r w:rsidRPr="00EA5D32">
        <w:rPr>
          <w:rFonts w:ascii="Times New Roman" w:eastAsia="黑体" w:hAnsi="Times New Roman"/>
          <w:bCs/>
          <w:color w:val="auto"/>
        </w:rPr>
        <w:t>第一百</w:t>
      </w:r>
      <w:r w:rsidR="003B3B93" w:rsidRPr="00EA5D32">
        <w:rPr>
          <w:rFonts w:ascii="Times New Roman" w:eastAsia="黑体" w:hAnsi="Times New Roman" w:hint="eastAsia"/>
          <w:bCs/>
          <w:color w:val="auto"/>
        </w:rPr>
        <w:t>一十</w:t>
      </w:r>
      <w:r w:rsidR="00CF380B" w:rsidRPr="00EA5D32">
        <w:rPr>
          <w:rFonts w:ascii="Times New Roman" w:eastAsia="黑体" w:hAnsi="Times New Roman" w:hint="eastAsia"/>
          <w:bCs/>
          <w:color w:val="auto"/>
        </w:rPr>
        <w:t>一</w:t>
      </w:r>
      <w:r w:rsidR="00020D9A" w:rsidRPr="00EA5D32">
        <w:rPr>
          <w:rFonts w:ascii="Times New Roman" w:eastAsia="黑体" w:hAnsi="Times New Roman"/>
          <w:bCs/>
          <w:color w:val="auto"/>
        </w:rPr>
        <w:t>条</w:t>
      </w:r>
      <w:r w:rsidR="00020D9A" w:rsidRPr="00EA5D32">
        <w:rPr>
          <w:rFonts w:ascii="Times New Roman" w:hAnsi="Times New Roman"/>
          <w:color w:val="auto"/>
          <w:szCs w:val="36"/>
        </w:rPr>
        <w:t xml:space="preserve">  </w:t>
      </w:r>
      <w:r w:rsidR="00020D9A" w:rsidRPr="00EA5D32">
        <w:rPr>
          <w:rFonts w:ascii="Times New Roman" w:hAnsi="Times New Roman"/>
          <w:color w:val="auto"/>
          <w:szCs w:val="36"/>
        </w:rPr>
        <w:t>施工</w:t>
      </w:r>
      <w:r w:rsidR="00D669CD" w:rsidRPr="00EA5D32">
        <w:rPr>
          <w:rFonts w:ascii="Times New Roman" w:hAnsi="Times New Roman"/>
          <w:color w:val="auto"/>
          <w:szCs w:val="36"/>
        </w:rPr>
        <w:t>（维修）</w:t>
      </w:r>
      <w:proofErr w:type="gramStart"/>
      <w:r w:rsidR="00020D9A" w:rsidRPr="00EA5D32">
        <w:rPr>
          <w:rFonts w:ascii="Times New Roman" w:hAnsi="Times New Roman"/>
          <w:color w:val="auto"/>
          <w:szCs w:val="36"/>
        </w:rPr>
        <w:t>销记按以下</w:t>
      </w:r>
      <w:proofErr w:type="gramEnd"/>
      <w:r w:rsidR="00020D9A" w:rsidRPr="00EA5D32">
        <w:rPr>
          <w:rFonts w:ascii="Times New Roman" w:hAnsi="Times New Roman"/>
          <w:color w:val="auto"/>
          <w:szCs w:val="36"/>
        </w:rPr>
        <w:t>规定执行。</w:t>
      </w:r>
    </w:p>
    <w:p w14:paraId="430C777F" w14:textId="77777777" w:rsidR="00020D9A" w:rsidRPr="00EA5D32" w:rsidRDefault="00020D9A" w:rsidP="00AF713D">
      <w:pPr>
        <w:pStyle w:val="21"/>
        <w:spacing w:line="560" w:lineRule="exact"/>
        <w:ind w:firstLineChars="200" w:firstLine="640"/>
        <w:rPr>
          <w:rFonts w:ascii="Times New Roman" w:hAnsi="Times New Roman"/>
          <w:color w:val="auto"/>
        </w:rPr>
      </w:pPr>
      <w:r w:rsidRPr="00EA5D32">
        <w:rPr>
          <w:rFonts w:ascii="Times New Roman" w:hAnsi="Times New Roman"/>
          <w:color w:val="auto"/>
        </w:rPr>
        <w:t>（一）在车站、调度所和车务负责行车组织的动车段（所</w:t>
      </w:r>
      <w:r w:rsidR="00CE6E8F" w:rsidRPr="00EA5D32">
        <w:rPr>
          <w:rFonts w:ascii="Times New Roman" w:hAnsi="Times New Roman"/>
          <w:color w:val="auto"/>
        </w:rPr>
        <w:t>、存车场</w:t>
      </w:r>
      <w:r w:rsidRPr="00EA5D32">
        <w:rPr>
          <w:rFonts w:ascii="Times New Roman" w:hAnsi="Times New Roman"/>
          <w:color w:val="auto"/>
        </w:rPr>
        <w:t>）登记的，作业完成后，经施工、设备管理单位检查达到放行列车条件，由施工（维修）负责人（驻站、驻调度所联络员）、设备管理单位检查人（设备管理单位指定人员）办理开通登记（施工销记），车站（列车调度员）签认后，按规定开通。</w:t>
      </w:r>
    </w:p>
    <w:p w14:paraId="5051207F" w14:textId="77777777" w:rsidR="00020D9A" w:rsidRPr="00EA5D32" w:rsidRDefault="00020D9A" w:rsidP="00AF713D">
      <w:pPr>
        <w:pStyle w:val="21"/>
        <w:spacing w:line="560" w:lineRule="exact"/>
        <w:ind w:firstLineChars="200" w:firstLine="640"/>
        <w:rPr>
          <w:rFonts w:ascii="Times New Roman" w:hAnsi="Times New Roman"/>
          <w:color w:val="auto"/>
        </w:rPr>
      </w:pPr>
      <w:r w:rsidRPr="00EA5D32">
        <w:rPr>
          <w:rFonts w:ascii="Times New Roman" w:hAnsi="Times New Roman"/>
          <w:color w:val="auto"/>
        </w:rPr>
        <w:t>（二）在机务段、车辆段、非车务负责行车组织的动车段（所</w:t>
      </w:r>
      <w:r w:rsidR="00CE6E8F" w:rsidRPr="00EA5D32">
        <w:rPr>
          <w:rFonts w:ascii="Times New Roman" w:hAnsi="Times New Roman"/>
          <w:color w:val="auto"/>
        </w:rPr>
        <w:t>、存车场</w:t>
      </w:r>
      <w:r w:rsidRPr="00EA5D32">
        <w:rPr>
          <w:rFonts w:ascii="Times New Roman" w:hAnsi="Times New Roman"/>
          <w:color w:val="auto"/>
        </w:rPr>
        <w:t>）登记的，作业完成后，经施工、设备管理单位检查达到开通条件，由施工（维修）负责人（驻站联络员）、设备管理单位检查人（设备管理单位指定人员）办理开通登记（施工销记），机务段、车辆段、动车段（所</w:t>
      </w:r>
      <w:r w:rsidR="00CE6E8F" w:rsidRPr="00EA5D32">
        <w:rPr>
          <w:rFonts w:ascii="Times New Roman" w:hAnsi="Times New Roman"/>
          <w:color w:val="auto"/>
        </w:rPr>
        <w:t>、存车场</w:t>
      </w:r>
      <w:r w:rsidRPr="00EA5D32">
        <w:rPr>
          <w:rFonts w:ascii="Times New Roman" w:hAnsi="Times New Roman"/>
          <w:color w:val="auto"/>
        </w:rPr>
        <w:t>）签认后，按规定开通。</w:t>
      </w:r>
    </w:p>
    <w:p w14:paraId="53588E6A" w14:textId="77777777" w:rsidR="001354F0" w:rsidRPr="00EA5D32" w:rsidRDefault="00565C82"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EE500E" w:rsidRPr="00EA5D32">
        <w:rPr>
          <w:rFonts w:eastAsia="黑体" w:hint="eastAsia"/>
          <w:bCs/>
          <w:sz w:val="32"/>
        </w:rPr>
        <w:t>一十</w:t>
      </w:r>
      <w:r w:rsidR="00CF380B" w:rsidRPr="00EA5D32">
        <w:rPr>
          <w:rFonts w:eastAsia="黑体" w:hint="eastAsia"/>
          <w:bCs/>
          <w:sz w:val="32"/>
        </w:rPr>
        <w:t>二</w:t>
      </w:r>
      <w:r w:rsidR="004A1368" w:rsidRPr="00EA5D32">
        <w:rPr>
          <w:rFonts w:eastAsia="黑体"/>
          <w:bCs/>
          <w:sz w:val="32"/>
        </w:rPr>
        <w:t>条</w:t>
      </w:r>
      <w:r w:rsidR="004A1368" w:rsidRPr="00EA5D32">
        <w:rPr>
          <w:rFonts w:eastAsia="黑体"/>
          <w:bCs/>
          <w:sz w:val="32"/>
        </w:rPr>
        <w:t xml:space="preserve"> </w:t>
      </w:r>
      <w:r w:rsidR="004A1368" w:rsidRPr="00EA5D32">
        <w:rPr>
          <w:rFonts w:eastAsia="仿宋_GB2312"/>
          <w:sz w:val="32"/>
          <w:szCs w:val="36"/>
        </w:rPr>
        <w:t xml:space="preserve"> </w:t>
      </w:r>
      <w:r w:rsidR="000F7564" w:rsidRPr="00EA5D32">
        <w:rPr>
          <w:rFonts w:eastAsia="仿宋_GB2312"/>
          <w:sz w:val="32"/>
        </w:rPr>
        <w:t>调度中心设备（</w:t>
      </w:r>
      <w:r w:rsidR="000F7564" w:rsidRPr="00EA5D32">
        <w:rPr>
          <w:rFonts w:eastAsia="仿宋_GB2312"/>
          <w:sz w:val="32"/>
        </w:rPr>
        <w:t>CTC/TDCS</w:t>
      </w:r>
      <w:r w:rsidR="000F7564" w:rsidRPr="00EA5D32">
        <w:rPr>
          <w:rFonts w:eastAsia="仿宋_GB2312"/>
          <w:sz w:val="32"/>
        </w:rPr>
        <w:t>调度终端、涉及多站的通信设备、自然灾害及</w:t>
      </w:r>
      <w:proofErr w:type="gramStart"/>
      <w:r w:rsidR="000F7564" w:rsidRPr="00EA5D32">
        <w:rPr>
          <w:rFonts w:eastAsia="仿宋_GB2312"/>
          <w:sz w:val="32"/>
        </w:rPr>
        <w:t>异物侵限监测</w:t>
      </w:r>
      <w:proofErr w:type="gramEnd"/>
      <w:r w:rsidR="000F7564" w:rsidRPr="00EA5D32">
        <w:rPr>
          <w:rFonts w:eastAsia="仿宋_GB2312"/>
          <w:sz w:val="32"/>
        </w:rPr>
        <w:t>系统等）施工维修，</w:t>
      </w:r>
      <w:r w:rsidR="003C21C3" w:rsidRPr="00EA5D32">
        <w:rPr>
          <w:rFonts w:eastAsia="仿宋_GB2312"/>
          <w:sz w:val="32"/>
        </w:rPr>
        <w:lastRenderedPageBreak/>
        <w:t>施工负责人（驻调度所联络员）在集团公司</w:t>
      </w:r>
      <w:r w:rsidR="001354F0" w:rsidRPr="00EA5D32">
        <w:rPr>
          <w:rFonts w:eastAsia="仿宋_GB2312"/>
          <w:sz w:val="32"/>
        </w:rPr>
        <w:t>调度所登记</w:t>
      </w:r>
      <w:r w:rsidR="002E77AA" w:rsidRPr="00EA5D32">
        <w:rPr>
          <w:rFonts w:eastAsia="仿宋_GB2312"/>
          <w:sz w:val="32"/>
        </w:rPr>
        <w:t>。</w:t>
      </w:r>
    </w:p>
    <w:p w14:paraId="075C5007" w14:textId="77777777" w:rsidR="00430FBB" w:rsidRPr="00EA5D32" w:rsidRDefault="00430FBB"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在成都、重庆、贵阳通信中心机房</w:t>
      </w:r>
      <w:r w:rsidR="0014251B" w:rsidRPr="00EA5D32">
        <w:rPr>
          <w:rFonts w:ascii="Times New Roman" w:eastAsia="仿宋_GB2312" w:hAnsi="Times New Roman"/>
          <w:sz w:val="32"/>
          <w:szCs w:val="32"/>
        </w:rPr>
        <w:t>进行影响行车通信业务的</w:t>
      </w:r>
      <w:r w:rsidRPr="00EA5D32">
        <w:rPr>
          <w:rFonts w:ascii="Times New Roman" w:eastAsia="仿宋_GB2312" w:hAnsi="Times New Roman"/>
          <w:sz w:val="32"/>
          <w:szCs w:val="32"/>
        </w:rPr>
        <w:t>传输、数据网、调度、</w:t>
      </w:r>
      <w:r w:rsidRPr="00EA5D32">
        <w:rPr>
          <w:rFonts w:ascii="Times New Roman" w:eastAsia="仿宋_GB2312" w:hAnsi="Times New Roman"/>
          <w:sz w:val="32"/>
          <w:szCs w:val="32"/>
        </w:rPr>
        <w:t>GSM-R</w:t>
      </w:r>
      <w:r w:rsidRPr="00EA5D32">
        <w:rPr>
          <w:rFonts w:ascii="Times New Roman" w:eastAsia="仿宋_GB2312" w:hAnsi="Times New Roman"/>
          <w:sz w:val="32"/>
          <w:szCs w:val="32"/>
        </w:rPr>
        <w:t>、无</w:t>
      </w:r>
      <w:proofErr w:type="gramStart"/>
      <w:r w:rsidRPr="00EA5D32">
        <w:rPr>
          <w:rFonts w:ascii="Times New Roman" w:eastAsia="仿宋_GB2312" w:hAnsi="Times New Roman"/>
          <w:sz w:val="32"/>
          <w:szCs w:val="32"/>
        </w:rPr>
        <w:t>线列调主系统或端站设备</w:t>
      </w:r>
      <w:proofErr w:type="gramEnd"/>
      <w:r w:rsidRPr="00EA5D32">
        <w:rPr>
          <w:rFonts w:ascii="Times New Roman" w:eastAsia="仿宋_GB2312" w:hAnsi="Times New Roman"/>
          <w:sz w:val="32"/>
          <w:szCs w:val="32"/>
        </w:rPr>
        <w:t>检修（数据修改）、整治或施工时，</w:t>
      </w:r>
      <w:r w:rsidR="003F2E72" w:rsidRPr="00EA5D32">
        <w:rPr>
          <w:rFonts w:ascii="Times New Roman" w:eastAsia="仿宋_GB2312" w:hAnsi="Times New Roman"/>
          <w:sz w:val="32"/>
          <w:szCs w:val="32"/>
        </w:rPr>
        <w:t>由</w:t>
      </w:r>
      <w:r w:rsidR="003F2E72" w:rsidRPr="00EA5D32">
        <w:rPr>
          <w:rFonts w:ascii="Times New Roman" w:eastAsia="仿宋_GB2312" w:hAnsi="Times New Roman"/>
          <w:sz w:val="32"/>
        </w:rPr>
        <w:t>设备管理单位的</w:t>
      </w:r>
      <w:r w:rsidR="003F2E72" w:rsidRPr="00EA5D32">
        <w:rPr>
          <w:rFonts w:ascii="Times New Roman" w:eastAsia="仿宋_GB2312" w:hAnsi="Times New Roman"/>
          <w:sz w:val="32"/>
          <w:szCs w:val="32"/>
        </w:rPr>
        <w:t>驻调度所联络员在</w:t>
      </w:r>
      <w:r w:rsidR="003C21C3" w:rsidRPr="00EA5D32">
        <w:rPr>
          <w:rFonts w:ascii="Times New Roman" w:eastAsia="仿宋_GB2312" w:hAnsi="Times New Roman"/>
          <w:sz w:val="32"/>
        </w:rPr>
        <w:t>集团公司</w:t>
      </w:r>
      <w:r w:rsidR="003F2E72" w:rsidRPr="00EA5D32">
        <w:rPr>
          <w:rFonts w:ascii="Times New Roman" w:eastAsia="仿宋_GB2312" w:hAnsi="Times New Roman"/>
          <w:sz w:val="32"/>
          <w:szCs w:val="32"/>
        </w:rPr>
        <w:t>调度所登记。</w:t>
      </w:r>
    </w:p>
    <w:p w14:paraId="7B76D602" w14:textId="77777777" w:rsidR="00E340CB" w:rsidRPr="00EA5D32" w:rsidRDefault="009B1754" w:rsidP="00AF713D">
      <w:pPr>
        <w:adjustRightInd w:val="0"/>
        <w:snapToGrid w:val="0"/>
        <w:spacing w:line="560" w:lineRule="exact"/>
        <w:ind w:firstLineChars="200" w:firstLine="640"/>
        <w:rPr>
          <w:rFonts w:eastAsia="仿宋_GB2312"/>
          <w:sz w:val="32"/>
          <w:szCs w:val="32"/>
        </w:rPr>
      </w:pPr>
      <w:r w:rsidRPr="00EA5D32">
        <w:rPr>
          <w:rFonts w:eastAsia="黑体"/>
          <w:bCs/>
          <w:sz w:val="32"/>
        </w:rPr>
        <w:t>第</w:t>
      </w:r>
      <w:r w:rsidRPr="00EA5D32">
        <w:rPr>
          <w:rFonts w:eastAsia="黑体" w:hint="eastAsia"/>
          <w:bCs/>
          <w:sz w:val="32"/>
        </w:rPr>
        <w:t>一百</w:t>
      </w:r>
      <w:r w:rsidR="00EE500E" w:rsidRPr="00EA5D32">
        <w:rPr>
          <w:rFonts w:eastAsia="黑体" w:hint="eastAsia"/>
          <w:bCs/>
          <w:sz w:val="32"/>
        </w:rPr>
        <w:t>一十</w:t>
      </w:r>
      <w:r w:rsidR="00CF380B" w:rsidRPr="00EA5D32">
        <w:rPr>
          <w:rFonts w:eastAsia="黑体" w:hint="eastAsia"/>
          <w:bCs/>
          <w:sz w:val="32"/>
        </w:rPr>
        <w:t>三</w:t>
      </w:r>
      <w:r w:rsidR="0043400D" w:rsidRPr="00EA5D32">
        <w:rPr>
          <w:rFonts w:eastAsia="黑体"/>
          <w:bCs/>
          <w:sz w:val="32"/>
        </w:rPr>
        <w:t>条</w:t>
      </w:r>
      <w:r w:rsidR="0043400D" w:rsidRPr="00EA5D32">
        <w:rPr>
          <w:rFonts w:eastAsia="黑体"/>
          <w:bCs/>
          <w:sz w:val="32"/>
        </w:rPr>
        <w:t xml:space="preserve"> </w:t>
      </w:r>
      <w:r w:rsidR="0043400D" w:rsidRPr="00EA5D32">
        <w:rPr>
          <w:rFonts w:eastAsia="仿宋_GB2312"/>
          <w:sz w:val="32"/>
          <w:szCs w:val="36"/>
        </w:rPr>
        <w:t xml:space="preserve"> </w:t>
      </w:r>
      <w:r w:rsidR="00E340CB" w:rsidRPr="00EA5D32">
        <w:rPr>
          <w:rFonts w:eastAsia="仿宋_GB2312"/>
          <w:sz w:val="32"/>
          <w:szCs w:val="32"/>
        </w:rPr>
        <w:t>以下作业不需在相关车站</w:t>
      </w:r>
      <w:r w:rsidR="00CA00F6" w:rsidRPr="00EA5D32">
        <w:rPr>
          <w:rFonts w:eastAsia="仿宋_GB2312"/>
          <w:sz w:val="32"/>
          <w:szCs w:val="32"/>
        </w:rPr>
        <w:t>（调度所）</w:t>
      </w:r>
      <w:r w:rsidR="00E340CB" w:rsidRPr="00EA5D32">
        <w:rPr>
          <w:rFonts w:eastAsia="仿宋_GB2312"/>
          <w:sz w:val="32"/>
          <w:szCs w:val="32"/>
        </w:rPr>
        <w:t>进行登、销记</w:t>
      </w:r>
      <w:r w:rsidR="0043400D" w:rsidRPr="00EA5D32">
        <w:rPr>
          <w:rFonts w:eastAsia="仿宋_GB2312"/>
          <w:sz w:val="32"/>
          <w:szCs w:val="32"/>
        </w:rPr>
        <w:t>。</w:t>
      </w:r>
    </w:p>
    <w:p w14:paraId="18FD1725" w14:textId="77777777" w:rsidR="00E340CB" w:rsidRPr="00EA5D32" w:rsidRDefault="0043400D"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t>（一）</w:t>
      </w:r>
      <w:r w:rsidR="00E340CB" w:rsidRPr="00EA5D32">
        <w:rPr>
          <w:rFonts w:ascii="Times New Roman" w:eastAsia="仿宋_GB2312"/>
        </w:rPr>
        <w:t>牵引变电所倒闸作业引起的供电臂停电</w:t>
      </w:r>
      <w:r w:rsidRPr="00EA5D32">
        <w:rPr>
          <w:rFonts w:ascii="Times New Roman" w:eastAsia="仿宋_GB2312"/>
        </w:rPr>
        <w:t>。</w:t>
      </w:r>
    </w:p>
    <w:p w14:paraId="406DA934" w14:textId="77777777" w:rsidR="00E340CB" w:rsidRPr="00EA5D32" w:rsidRDefault="0043400D" w:rsidP="00AF713D">
      <w:pPr>
        <w:pStyle w:val="a8"/>
        <w:adjustRightInd w:val="0"/>
        <w:snapToGrid w:val="0"/>
        <w:spacing w:line="560" w:lineRule="exact"/>
        <w:ind w:firstLine="640"/>
        <w:rPr>
          <w:rFonts w:ascii="Times New Roman" w:eastAsia="仿宋_GB2312"/>
        </w:rPr>
      </w:pPr>
      <w:r w:rsidRPr="00EA5D32">
        <w:rPr>
          <w:rFonts w:ascii="Times New Roman" w:eastAsia="仿宋_GB2312"/>
        </w:rPr>
        <w:t>（二）</w:t>
      </w:r>
      <w:r w:rsidR="00E340CB" w:rsidRPr="00EA5D32">
        <w:rPr>
          <w:rFonts w:ascii="Times New Roman" w:eastAsia="仿宋_GB2312"/>
        </w:rPr>
        <w:t>牵引变电所需及时处理缺陷或故障引起的供电臂停电</w:t>
      </w:r>
      <w:r w:rsidRPr="00EA5D32">
        <w:rPr>
          <w:rFonts w:ascii="Times New Roman" w:eastAsia="仿宋_GB2312"/>
        </w:rPr>
        <w:t>。</w:t>
      </w:r>
    </w:p>
    <w:p w14:paraId="4A0103A9" w14:textId="77777777" w:rsidR="00F60AE7" w:rsidRPr="00EA5D32" w:rsidRDefault="0043400D" w:rsidP="00AF713D">
      <w:pPr>
        <w:pStyle w:val="a8"/>
        <w:autoSpaceDE w:val="0"/>
        <w:autoSpaceDN w:val="0"/>
        <w:adjustRightInd w:val="0"/>
        <w:snapToGrid w:val="0"/>
        <w:spacing w:line="560" w:lineRule="exact"/>
        <w:ind w:firstLine="640"/>
        <w:rPr>
          <w:rFonts w:ascii="Times New Roman" w:eastAsia="仿宋_GB2312"/>
        </w:rPr>
      </w:pPr>
      <w:r w:rsidRPr="00EA5D32">
        <w:rPr>
          <w:rFonts w:ascii="Times New Roman" w:eastAsia="仿宋_GB2312"/>
        </w:rPr>
        <w:t>（三）</w:t>
      </w:r>
      <w:r w:rsidR="00544E72" w:rsidRPr="00EA5D32">
        <w:rPr>
          <w:rFonts w:ascii="Times New Roman" w:eastAsia="仿宋_GB2312"/>
        </w:rPr>
        <w:t>电力线路倒闸作业。</w:t>
      </w:r>
    </w:p>
    <w:p w14:paraId="23F64715" w14:textId="77777777" w:rsidR="00D52405" w:rsidRPr="00EA5D32" w:rsidRDefault="009B1754" w:rsidP="00AF713D">
      <w:pPr>
        <w:adjustRightInd w:val="0"/>
        <w:snapToGrid w:val="0"/>
        <w:spacing w:line="560" w:lineRule="exact"/>
        <w:ind w:firstLineChars="200" w:firstLine="640"/>
        <w:rPr>
          <w:rFonts w:eastAsia="仿宋_GB2312"/>
          <w:sz w:val="32"/>
          <w:szCs w:val="32"/>
        </w:rPr>
      </w:pPr>
      <w:r w:rsidRPr="00EA5D32">
        <w:rPr>
          <w:rFonts w:eastAsia="黑体"/>
          <w:bCs/>
          <w:sz w:val="32"/>
        </w:rPr>
        <w:t>第一百</w:t>
      </w:r>
      <w:r w:rsidR="00EE500E" w:rsidRPr="00EA5D32">
        <w:rPr>
          <w:rFonts w:eastAsia="黑体" w:hint="eastAsia"/>
          <w:bCs/>
          <w:sz w:val="32"/>
        </w:rPr>
        <w:t>一十</w:t>
      </w:r>
      <w:r w:rsidR="00CF380B" w:rsidRPr="00EA5D32">
        <w:rPr>
          <w:rFonts w:eastAsia="黑体" w:hint="eastAsia"/>
          <w:bCs/>
          <w:sz w:val="32"/>
        </w:rPr>
        <w:t>四</w:t>
      </w:r>
      <w:r w:rsidR="000638CD" w:rsidRPr="00EA5D32">
        <w:rPr>
          <w:rFonts w:eastAsia="黑体"/>
          <w:bCs/>
          <w:sz w:val="32"/>
        </w:rPr>
        <w:t>条</w:t>
      </w:r>
      <w:r w:rsidR="000638CD" w:rsidRPr="00EA5D32">
        <w:rPr>
          <w:rFonts w:eastAsia="黑体"/>
          <w:bCs/>
          <w:sz w:val="32"/>
        </w:rPr>
        <w:t xml:space="preserve"> </w:t>
      </w:r>
      <w:r w:rsidR="000638CD" w:rsidRPr="00EA5D32">
        <w:rPr>
          <w:rFonts w:eastAsia="仿宋_GB2312"/>
          <w:sz w:val="32"/>
          <w:szCs w:val="36"/>
        </w:rPr>
        <w:t xml:space="preserve"> </w:t>
      </w:r>
      <w:r w:rsidR="00D52405" w:rsidRPr="00EA5D32">
        <w:rPr>
          <w:rFonts w:eastAsia="仿宋_GB2312"/>
          <w:sz w:val="32"/>
          <w:szCs w:val="32"/>
        </w:rPr>
        <w:t>电力线路倒闸作业计划下达后，按下列程序实施</w:t>
      </w:r>
      <w:r w:rsidR="000638CD" w:rsidRPr="00EA5D32">
        <w:rPr>
          <w:rFonts w:eastAsia="仿宋_GB2312"/>
          <w:sz w:val="32"/>
          <w:szCs w:val="32"/>
        </w:rPr>
        <w:t>。</w:t>
      </w:r>
    </w:p>
    <w:p w14:paraId="3A11BE8E" w14:textId="77777777" w:rsidR="00D52405" w:rsidRPr="00EA5D32" w:rsidRDefault="000638CD"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（一）</w:t>
      </w:r>
      <w:r w:rsidR="00D52405" w:rsidRPr="00EA5D32">
        <w:rPr>
          <w:rFonts w:eastAsia="仿宋_GB2312"/>
          <w:sz w:val="32"/>
          <w:szCs w:val="32"/>
        </w:rPr>
        <w:t>高速铁路：倒闸前</w:t>
      </w:r>
      <w:r w:rsidR="00D52405" w:rsidRPr="00EA5D32">
        <w:rPr>
          <w:rFonts w:eastAsia="仿宋_GB2312"/>
          <w:sz w:val="32"/>
          <w:szCs w:val="32"/>
        </w:rPr>
        <w:t>60</w:t>
      </w:r>
      <w:r w:rsidR="00D52405" w:rsidRPr="00EA5D32">
        <w:rPr>
          <w:rFonts w:eastAsia="仿宋_GB2312"/>
          <w:sz w:val="32"/>
          <w:szCs w:val="32"/>
        </w:rPr>
        <w:t>分钟，</w:t>
      </w:r>
      <w:r w:rsidR="003C21C3" w:rsidRPr="00EA5D32">
        <w:rPr>
          <w:rFonts w:eastAsia="仿宋_GB2312"/>
          <w:sz w:val="32"/>
        </w:rPr>
        <w:t>集团公司</w:t>
      </w:r>
      <w:r w:rsidR="00D52405" w:rsidRPr="00EA5D32">
        <w:rPr>
          <w:rFonts w:eastAsia="仿宋_GB2312"/>
          <w:sz w:val="32"/>
          <w:szCs w:val="32"/>
        </w:rPr>
        <w:t>供电调度在通知供电段电力调度后，按批复倒闸日计划向列车调度员提出申请，经列车调度员同意后按</w:t>
      </w:r>
      <w:r w:rsidR="00A6241B" w:rsidRPr="00EA5D32">
        <w:rPr>
          <w:rFonts w:eastAsia="仿宋_GB2312"/>
          <w:sz w:val="32"/>
          <w:szCs w:val="32"/>
        </w:rPr>
        <w:t>计划</w:t>
      </w:r>
      <w:r w:rsidR="00D52405" w:rsidRPr="00EA5D32">
        <w:rPr>
          <w:rFonts w:eastAsia="仿宋_GB2312"/>
          <w:sz w:val="32"/>
          <w:szCs w:val="32"/>
        </w:rPr>
        <w:t>执行倒闸，操作完成后应立即向列车调度员</w:t>
      </w:r>
      <w:r w:rsidR="006A2A14" w:rsidRPr="00EA5D32">
        <w:rPr>
          <w:rFonts w:eastAsia="仿宋_GB2312"/>
          <w:sz w:val="32"/>
          <w:szCs w:val="32"/>
        </w:rPr>
        <w:t>报告</w:t>
      </w:r>
      <w:r w:rsidR="00D52405" w:rsidRPr="00EA5D32">
        <w:rPr>
          <w:rFonts w:eastAsia="仿宋_GB2312"/>
          <w:sz w:val="32"/>
          <w:szCs w:val="32"/>
        </w:rPr>
        <w:t>，并通知供电段电力调度。</w:t>
      </w:r>
    </w:p>
    <w:p w14:paraId="55C823D4" w14:textId="77777777" w:rsidR="00D52405" w:rsidRPr="00EA5D32" w:rsidRDefault="000638CD"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（二）</w:t>
      </w:r>
      <w:r w:rsidR="00D52405" w:rsidRPr="00EA5D32">
        <w:rPr>
          <w:rFonts w:eastAsia="仿宋_GB2312"/>
          <w:sz w:val="32"/>
          <w:szCs w:val="32"/>
        </w:rPr>
        <w:t>普速铁路：倒闸前</w:t>
      </w:r>
      <w:r w:rsidR="00D52405" w:rsidRPr="00EA5D32">
        <w:rPr>
          <w:rFonts w:eastAsia="仿宋_GB2312"/>
          <w:sz w:val="32"/>
          <w:szCs w:val="32"/>
        </w:rPr>
        <w:t>40</w:t>
      </w:r>
      <w:r w:rsidR="00D52405" w:rsidRPr="00EA5D32">
        <w:rPr>
          <w:rFonts w:eastAsia="仿宋_GB2312"/>
          <w:sz w:val="32"/>
          <w:szCs w:val="32"/>
        </w:rPr>
        <w:t>分钟，由供电段电力调度向列车调度员提出申请，经列车调度员同意后按</w:t>
      </w:r>
      <w:r w:rsidR="00476B89" w:rsidRPr="00EA5D32">
        <w:rPr>
          <w:rFonts w:eastAsia="仿宋_GB2312"/>
          <w:sz w:val="32"/>
          <w:szCs w:val="32"/>
        </w:rPr>
        <w:t>计划</w:t>
      </w:r>
      <w:r w:rsidR="00D52405" w:rsidRPr="00EA5D32">
        <w:rPr>
          <w:rFonts w:eastAsia="仿宋_GB2312"/>
          <w:sz w:val="32"/>
          <w:szCs w:val="32"/>
        </w:rPr>
        <w:t>执行倒闸，操作完成后应立即向列车调度员</w:t>
      </w:r>
      <w:r w:rsidR="00476B89" w:rsidRPr="00EA5D32">
        <w:rPr>
          <w:rFonts w:eastAsia="仿宋_GB2312"/>
          <w:sz w:val="32"/>
          <w:szCs w:val="32"/>
        </w:rPr>
        <w:t>报告</w:t>
      </w:r>
      <w:r w:rsidR="00D52405" w:rsidRPr="00EA5D32">
        <w:rPr>
          <w:rFonts w:eastAsia="仿宋_GB2312"/>
          <w:sz w:val="32"/>
          <w:szCs w:val="32"/>
        </w:rPr>
        <w:t>。</w:t>
      </w:r>
    </w:p>
    <w:p w14:paraId="7A135879" w14:textId="77777777" w:rsidR="00D52405" w:rsidRPr="00EA5D32" w:rsidRDefault="000638CD"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（三）</w:t>
      </w:r>
      <w:r w:rsidR="00D52405" w:rsidRPr="00EA5D32">
        <w:rPr>
          <w:rFonts w:eastAsia="仿宋_GB2312"/>
          <w:sz w:val="32"/>
          <w:szCs w:val="32"/>
        </w:rPr>
        <w:t>供电段电力调度应提前一天将批复的倒闸日计划通知相应电务段调度；普速区段供电段电力调度在倒闸前</w:t>
      </w:r>
      <w:r w:rsidR="00D52405" w:rsidRPr="00EA5D32">
        <w:rPr>
          <w:rFonts w:eastAsia="仿宋_GB2312"/>
          <w:sz w:val="32"/>
          <w:szCs w:val="32"/>
        </w:rPr>
        <w:t>30</w:t>
      </w:r>
      <w:r w:rsidR="00D52405" w:rsidRPr="00EA5D32">
        <w:rPr>
          <w:rFonts w:eastAsia="仿宋_GB2312"/>
          <w:sz w:val="32"/>
          <w:szCs w:val="32"/>
        </w:rPr>
        <w:t>分钟将</w:t>
      </w:r>
      <w:r w:rsidR="00D52405" w:rsidRPr="00EA5D32">
        <w:rPr>
          <w:rFonts w:eastAsia="仿宋_GB2312"/>
          <w:sz w:val="32"/>
          <w:szCs w:val="32"/>
        </w:rPr>
        <w:lastRenderedPageBreak/>
        <w:t>倒闸时间、区段和影响范围再次通知电务段调度。</w:t>
      </w:r>
      <w:r w:rsidR="005B26B2" w:rsidRPr="00EA5D32">
        <w:rPr>
          <w:rFonts w:eastAsia="仿宋_GB2312"/>
          <w:sz w:val="32"/>
          <w:szCs w:val="32"/>
        </w:rPr>
        <w:t>电务段根据倒闸日计划，结合供电方式和生产任务，按需要</w:t>
      </w:r>
      <w:r w:rsidR="002A1D00" w:rsidRPr="00EA5D32">
        <w:rPr>
          <w:rFonts w:ascii="仿宋_GB2312" w:eastAsia="仿宋_GB2312" w:hAnsi="仿宋_GB2312" w:cs="仿宋_GB2312" w:hint="eastAsia"/>
          <w:sz w:val="32"/>
          <w:szCs w:val="32"/>
        </w:rPr>
        <w:t>开展相关工作。</w:t>
      </w:r>
    </w:p>
    <w:p w14:paraId="53361FB4" w14:textId="77777777" w:rsidR="002668C1" w:rsidRPr="00EA5D32" w:rsidRDefault="007571FA"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第一百</w:t>
      </w:r>
      <w:r w:rsidR="00A14079" w:rsidRPr="00EA5D32">
        <w:rPr>
          <w:rFonts w:ascii="Times New Roman" w:eastAsia="黑体" w:hAnsi="Times New Roman" w:hint="eastAsia"/>
          <w:bCs/>
          <w:sz w:val="32"/>
        </w:rPr>
        <w:t>一十</w:t>
      </w:r>
      <w:r w:rsidR="00CF380B" w:rsidRPr="00EA5D32">
        <w:rPr>
          <w:rFonts w:ascii="Times New Roman" w:eastAsia="黑体" w:hAnsi="Times New Roman" w:hint="eastAsia"/>
          <w:bCs/>
          <w:sz w:val="32"/>
        </w:rPr>
        <w:t>五</w:t>
      </w:r>
      <w:r w:rsidR="009424EA" w:rsidRPr="00EA5D32">
        <w:rPr>
          <w:rFonts w:ascii="Times New Roman" w:eastAsia="黑体" w:hAnsi="Times New Roman"/>
          <w:bCs/>
          <w:sz w:val="32"/>
        </w:rPr>
        <w:t>条</w:t>
      </w:r>
      <w:r w:rsidR="009424EA" w:rsidRPr="00EA5D32">
        <w:rPr>
          <w:rFonts w:ascii="Times New Roman" w:eastAsia="黑体" w:hAnsi="Times New Roman"/>
          <w:bCs/>
          <w:sz w:val="32"/>
        </w:rPr>
        <w:t xml:space="preserve"> </w:t>
      </w:r>
      <w:r w:rsidR="009424EA" w:rsidRPr="00EA5D32">
        <w:rPr>
          <w:rFonts w:ascii="Times New Roman" w:eastAsia="仿宋_GB2312" w:hAnsi="Times New Roman"/>
          <w:sz w:val="32"/>
          <w:szCs w:val="36"/>
        </w:rPr>
        <w:t xml:space="preserve"> </w:t>
      </w:r>
      <w:r w:rsidR="003C21C3"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所管设备越过</w:t>
      </w:r>
      <w:r w:rsidR="003C21C3"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间</w:t>
      </w:r>
      <w:proofErr w:type="gramStart"/>
      <w:r w:rsidR="002668C1" w:rsidRPr="00EA5D32">
        <w:rPr>
          <w:rFonts w:ascii="Times New Roman" w:eastAsia="仿宋_GB2312" w:hAnsi="Times New Roman"/>
          <w:sz w:val="32"/>
          <w:szCs w:val="32"/>
        </w:rPr>
        <w:t>分界站</w:t>
      </w:r>
      <w:proofErr w:type="gramEnd"/>
      <w:r w:rsidR="002668C1" w:rsidRPr="00EA5D32">
        <w:rPr>
          <w:rFonts w:ascii="Times New Roman" w:eastAsia="仿宋_GB2312" w:hAnsi="Times New Roman"/>
          <w:sz w:val="32"/>
          <w:szCs w:val="32"/>
        </w:rPr>
        <w:t>延伸至相邻</w:t>
      </w:r>
      <w:r w:rsidR="003C21C3"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调度指挥区段时，延伸段的</w:t>
      </w:r>
      <w:proofErr w:type="gramStart"/>
      <w:r w:rsidR="002668C1" w:rsidRPr="00EA5D32">
        <w:rPr>
          <w:rFonts w:ascii="Times New Roman" w:eastAsia="仿宋_GB2312" w:hAnsi="Times New Roman"/>
          <w:sz w:val="32"/>
          <w:szCs w:val="32"/>
        </w:rPr>
        <w:t>登销记应</w:t>
      </w:r>
      <w:proofErr w:type="gramEnd"/>
      <w:r w:rsidR="002668C1" w:rsidRPr="00EA5D32">
        <w:rPr>
          <w:rFonts w:ascii="Times New Roman" w:eastAsia="仿宋_GB2312" w:hAnsi="Times New Roman"/>
          <w:sz w:val="32"/>
          <w:szCs w:val="32"/>
        </w:rPr>
        <w:t>在</w:t>
      </w:r>
      <w:r w:rsidR="003C21C3" w:rsidRPr="00EA5D32">
        <w:rPr>
          <w:rFonts w:ascii="Times New Roman" w:eastAsia="仿宋_GB2312" w:hAnsi="Times New Roman"/>
          <w:sz w:val="32"/>
        </w:rPr>
        <w:t>集团公司</w:t>
      </w:r>
      <w:r w:rsidR="002668C1" w:rsidRPr="00EA5D32">
        <w:rPr>
          <w:rFonts w:ascii="Times New Roman" w:eastAsia="仿宋_GB2312" w:hAnsi="Times New Roman"/>
          <w:sz w:val="32"/>
          <w:szCs w:val="32"/>
        </w:rPr>
        <w:t>间</w:t>
      </w:r>
      <w:proofErr w:type="gramStart"/>
      <w:r w:rsidR="002668C1" w:rsidRPr="00EA5D32">
        <w:rPr>
          <w:rFonts w:ascii="Times New Roman" w:eastAsia="仿宋_GB2312" w:hAnsi="Times New Roman"/>
          <w:sz w:val="32"/>
          <w:szCs w:val="32"/>
        </w:rPr>
        <w:t>分界站</w:t>
      </w:r>
      <w:proofErr w:type="gramEnd"/>
      <w:r w:rsidR="002668C1" w:rsidRPr="00EA5D32">
        <w:rPr>
          <w:rFonts w:ascii="Times New Roman" w:eastAsia="仿宋_GB2312" w:hAnsi="Times New Roman"/>
          <w:sz w:val="32"/>
          <w:szCs w:val="32"/>
        </w:rPr>
        <w:t>办理。</w:t>
      </w:r>
    </w:p>
    <w:p w14:paraId="5E6B1F12" w14:textId="77777777" w:rsidR="002668C1" w:rsidRPr="00EA5D32" w:rsidRDefault="002668C1"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同时影响两站以上的通信施工</w:t>
      </w:r>
      <w:r w:rsidR="006D7817" w:rsidRPr="00EA5D32">
        <w:rPr>
          <w:rFonts w:ascii="Times New Roman" w:eastAsia="仿宋_GB2312" w:hAnsi="Times New Roman"/>
          <w:sz w:val="32"/>
          <w:szCs w:val="32"/>
        </w:rPr>
        <w:t>及维修作业</w:t>
      </w:r>
      <w:r w:rsidRPr="00EA5D32">
        <w:rPr>
          <w:rFonts w:ascii="Times New Roman" w:eastAsia="仿宋_GB2312" w:hAnsi="Times New Roman"/>
          <w:sz w:val="32"/>
          <w:szCs w:val="32"/>
        </w:rPr>
        <w:t>，</w:t>
      </w:r>
      <w:proofErr w:type="gramStart"/>
      <w:r w:rsidRPr="00EA5D32">
        <w:rPr>
          <w:rFonts w:ascii="Times New Roman" w:eastAsia="仿宋_GB2312" w:hAnsi="Times New Roman"/>
          <w:sz w:val="32"/>
          <w:szCs w:val="32"/>
        </w:rPr>
        <w:t>登销记应</w:t>
      </w:r>
      <w:proofErr w:type="gramEnd"/>
      <w:r w:rsidRPr="00EA5D32">
        <w:rPr>
          <w:rFonts w:ascii="Times New Roman" w:eastAsia="仿宋_GB2312" w:hAnsi="Times New Roman"/>
          <w:sz w:val="32"/>
          <w:szCs w:val="32"/>
        </w:rPr>
        <w:t>在调度所办理。</w:t>
      </w:r>
    </w:p>
    <w:p w14:paraId="4E93D7D8" w14:textId="77777777" w:rsidR="0071588D" w:rsidRPr="00EA5D32" w:rsidRDefault="007571FA" w:rsidP="00AF713D">
      <w:pPr>
        <w:pStyle w:val="a4"/>
        <w:adjustRightInd w:val="0"/>
        <w:snapToGrid w:val="0"/>
        <w:spacing w:line="560" w:lineRule="exact"/>
        <w:ind w:firstLineChars="200" w:firstLine="640"/>
        <w:rPr>
          <w:rFonts w:eastAsia="仿宋_GB2312" w:hint="eastAsia"/>
          <w:sz w:val="32"/>
          <w:szCs w:val="32"/>
        </w:rPr>
      </w:pPr>
      <w:r w:rsidRPr="00EA5D32">
        <w:rPr>
          <w:rFonts w:ascii="Times New Roman" w:eastAsia="黑体" w:hAnsi="Times New Roman"/>
          <w:bCs/>
          <w:sz w:val="32"/>
        </w:rPr>
        <w:t>第一百</w:t>
      </w:r>
      <w:r w:rsidRPr="00EA5D32">
        <w:rPr>
          <w:rFonts w:ascii="Times New Roman" w:eastAsia="黑体" w:hAnsi="Times New Roman" w:hint="eastAsia"/>
          <w:bCs/>
          <w:sz w:val="32"/>
        </w:rPr>
        <w:t>一十</w:t>
      </w:r>
      <w:r w:rsidR="00CF380B" w:rsidRPr="00EA5D32">
        <w:rPr>
          <w:rFonts w:ascii="Times New Roman" w:eastAsia="黑体" w:hAnsi="Times New Roman" w:hint="eastAsia"/>
          <w:bCs/>
          <w:sz w:val="32"/>
        </w:rPr>
        <w:t>六</w:t>
      </w:r>
      <w:r w:rsidR="008634F2" w:rsidRPr="00EA5D32">
        <w:rPr>
          <w:rFonts w:ascii="Times New Roman" w:eastAsia="黑体" w:hAnsi="Times New Roman"/>
          <w:bCs/>
          <w:sz w:val="32"/>
        </w:rPr>
        <w:t>条</w:t>
      </w:r>
      <w:r w:rsidR="008634F2" w:rsidRPr="00EA5D32">
        <w:rPr>
          <w:rFonts w:ascii="Times New Roman" w:eastAsia="黑体" w:hAnsi="Times New Roman"/>
          <w:bCs/>
          <w:sz w:val="32"/>
        </w:rPr>
        <w:t xml:space="preserve"> </w:t>
      </w:r>
      <w:r w:rsidR="008634F2" w:rsidRPr="00EA5D32">
        <w:rPr>
          <w:rFonts w:ascii="Times New Roman" w:eastAsia="仿宋_GB2312" w:hAnsi="Times New Roman"/>
          <w:sz w:val="32"/>
          <w:szCs w:val="36"/>
        </w:rPr>
        <w:t xml:space="preserve"> </w:t>
      </w:r>
      <w:r w:rsidR="00F17AD8" w:rsidRPr="00EA5D32">
        <w:rPr>
          <w:rFonts w:eastAsia="仿宋_GB2312"/>
          <w:sz w:val="32"/>
          <w:szCs w:val="28"/>
        </w:rPr>
        <w:t>施工单位、车务段（直属站）、调度所应加强</w:t>
      </w:r>
      <w:proofErr w:type="gramStart"/>
      <w:r w:rsidR="00F17AD8" w:rsidRPr="00EA5D32">
        <w:rPr>
          <w:rFonts w:eastAsia="仿宋_GB2312"/>
          <w:sz w:val="32"/>
          <w:szCs w:val="28"/>
        </w:rPr>
        <w:t>施工登销记</w:t>
      </w:r>
      <w:proofErr w:type="gramEnd"/>
      <w:r w:rsidR="00F17AD8" w:rsidRPr="00EA5D32">
        <w:rPr>
          <w:rFonts w:eastAsia="仿宋_GB2312"/>
          <w:sz w:val="32"/>
          <w:szCs w:val="28"/>
        </w:rPr>
        <w:t>的管理。</w:t>
      </w:r>
      <w:bookmarkStart w:id="218" w:name="_第十五章__施工过渡工程"/>
      <w:bookmarkEnd w:id="218"/>
    </w:p>
    <w:p w14:paraId="18CC5F4D"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（一）《行车设备施工登记簿》填记要求、填记格式见附件</w:t>
      </w:r>
      <w:r w:rsidR="00407541" w:rsidRPr="00EA5D32">
        <w:rPr>
          <w:rFonts w:ascii="Times New Roman" w:eastAsia="仿宋_GB2312" w:hAnsi="Times New Roman" w:hint="eastAsia"/>
          <w:sz w:val="32"/>
          <w:szCs w:val="28"/>
        </w:rPr>
        <w:t>18</w:t>
      </w:r>
      <w:r w:rsidRPr="00EA5D32">
        <w:rPr>
          <w:rFonts w:ascii="Times New Roman" w:eastAsia="仿宋_GB2312" w:hAnsi="Times New Roman" w:hint="eastAsia"/>
          <w:sz w:val="32"/>
          <w:szCs w:val="28"/>
        </w:rPr>
        <w:t>。</w:t>
      </w:r>
    </w:p>
    <w:p w14:paraId="7370BAAD" w14:textId="77777777" w:rsidR="00D12219"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（二）驻站（驻调度所）联络员应选派</w:t>
      </w:r>
      <w:proofErr w:type="gramStart"/>
      <w:r w:rsidRPr="00EA5D32">
        <w:rPr>
          <w:rFonts w:ascii="Times New Roman" w:eastAsia="仿宋_GB2312" w:hAnsi="Times New Roman" w:hint="eastAsia"/>
          <w:sz w:val="32"/>
          <w:szCs w:val="28"/>
        </w:rPr>
        <w:t>熟悉登销</w:t>
      </w:r>
      <w:proofErr w:type="gramEnd"/>
      <w:r w:rsidRPr="00EA5D32">
        <w:rPr>
          <w:rFonts w:ascii="Times New Roman" w:eastAsia="仿宋_GB2312" w:hAnsi="Times New Roman" w:hint="eastAsia"/>
          <w:sz w:val="32"/>
          <w:szCs w:val="28"/>
        </w:rPr>
        <w:t>记标准、车站控制台的信号显示、管内设备情况的胜任人员担任，工作标准如下：</w:t>
      </w:r>
    </w:p>
    <w:p w14:paraId="46B67768" w14:textId="77777777" w:rsidR="00D12219"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1.</w:t>
      </w:r>
      <w:r w:rsidRPr="00EA5D32">
        <w:rPr>
          <w:rFonts w:ascii="Times New Roman" w:eastAsia="仿宋_GB2312" w:hAnsi="Times New Roman" w:hint="eastAsia"/>
          <w:sz w:val="32"/>
          <w:szCs w:val="28"/>
        </w:rPr>
        <w:t>参加班前会（特殊情况不能参加时应单独布置），领取派工单，掌握当日作业计划、地点，作业时间、作业内容、使用的工机具，现场防护员及作业负责人位置，了解掌握各项安全措施，接受安全教育，并签认。与现场各防护员统一通话频道，相互确认通信工具状态良好、通信畅通。</w:t>
      </w:r>
    </w:p>
    <w:p w14:paraId="610FB4A9" w14:textId="77777777" w:rsidR="00F119D3" w:rsidRPr="00EA5D32" w:rsidRDefault="00F119D3"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2.</w:t>
      </w:r>
      <w:r w:rsidRPr="00EA5D32">
        <w:rPr>
          <w:rFonts w:ascii="Times New Roman" w:eastAsia="仿宋_GB2312" w:hAnsi="Times New Roman" w:hint="eastAsia"/>
          <w:sz w:val="32"/>
          <w:szCs w:val="28"/>
        </w:rPr>
        <w:t>按规定着装、佩戴上岗证，带齐防护备品</w:t>
      </w:r>
      <w:proofErr w:type="gramStart"/>
      <w:r w:rsidRPr="00EA5D32">
        <w:rPr>
          <w:rFonts w:ascii="Times New Roman" w:eastAsia="仿宋_GB2312" w:hAnsi="Times New Roman" w:hint="eastAsia"/>
          <w:sz w:val="32"/>
          <w:szCs w:val="28"/>
        </w:rPr>
        <w:t>及佩备耳麦</w:t>
      </w:r>
      <w:proofErr w:type="gramEnd"/>
      <w:r w:rsidRPr="00EA5D32">
        <w:rPr>
          <w:rFonts w:ascii="Times New Roman" w:eastAsia="仿宋_GB2312" w:hAnsi="Times New Roman" w:hint="eastAsia"/>
          <w:sz w:val="32"/>
          <w:szCs w:val="28"/>
        </w:rPr>
        <w:t>的对讲机，按规定时间到车站（调度所）办理相关手续。</w:t>
      </w:r>
    </w:p>
    <w:p w14:paraId="3292961B" w14:textId="77777777" w:rsidR="006D69B6"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3.</w:t>
      </w:r>
      <w:r w:rsidRPr="00EA5D32">
        <w:rPr>
          <w:rFonts w:ascii="Times New Roman" w:eastAsia="仿宋_GB2312" w:hAnsi="Times New Roman" w:hint="eastAsia"/>
          <w:sz w:val="32"/>
          <w:szCs w:val="28"/>
        </w:rPr>
        <w:t>打开语音记录装置，与现场防护</w:t>
      </w:r>
      <w:proofErr w:type="gramStart"/>
      <w:r w:rsidRPr="00EA5D32">
        <w:rPr>
          <w:rFonts w:ascii="Times New Roman" w:eastAsia="仿宋_GB2312" w:hAnsi="Times New Roman" w:hint="eastAsia"/>
          <w:sz w:val="32"/>
          <w:szCs w:val="28"/>
        </w:rPr>
        <w:t>员试验</w:t>
      </w:r>
      <w:proofErr w:type="gramEnd"/>
      <w:r w:rsidRPr="00EA5D32">
        <w:rPr>
          <w:rFonts w:ascii="Times New Roman" w:eastAsia="仿宋_GB2312" w:hAnsi="Times New Roman" w:hint="eastAsia"/>
          <w:sz w:val="32"/>
          <w:szCs w:val="28"/>
        </w:rPr>
        <w:t>通信工具良好。与</w:t>
      </w:r>
      <w:r w:rsidRPr="00EA5D32">
        <w:rPr>
          <w:rFonts w:ascii="Times New Roman" w:eastAsia="仿宋_GB2312" w:hAnsi="Times New Roman" w:hint="eastAsia"/>
          <w:sz w:val="32"/>
          <w:szCs w:val="28"/>
        </w:rPr>
        <w:lastRenderedPageBreak/>
        <w:t>作业负责人（带班人）、现场防护员校对钟表，保持与车站（调度所）时间一致。</w:t>
      </w:r>
    </w:p>
    <w:p w14:paraId="3C955410" w14:textId="77777777" w:rsidR="005A70B2"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4.</w:t>
      </w:r>
      <w:r w:rsidRPr="00EA5D32">
        <w:rPr>
          <w:rFonts w:ascii="Times New Roman" w:eastAsia="仿宋_GB2312" w:hAnsi="Times New Roman" w:hint="eastAsia"/>
          <w:sz w:val="32"/>
          <w:szCs w:val="28"/>
        </w:rPr>
        <w:t>施工、维修天窗时按规定在</w:t>
      </w:r>
      <w:proofErr w:type="gramStart"/>
      <w:r w:rsidR="005A70B2" w:rsidRPr="00EA5D32">
        <w:rPr>
          <w:rFonts w:ascii="Times New Roman" w:eastAsia="仿宋_GB2312" w:hAnsi="Times New Roman" w:hint="eastAsia"/>
          <w:sz w:val="32"/>
          <w:szCs w:val="28"/>
        </w:rPr>
        <w:t>《行车设备施工登记簿》</w:t>
      </w:r>
      <w:r w:rsidRPr="00EA5D32">
        <w:rPr>
          <w:rFonts w:ascii="Times New Roman" w:eastAsia="仿宋_GB2312" w:hAnsi="Times New Roman" w:hint="eastAsia"/>
          <w:sz w:val="32"/>
          <w:szCs w:val="28"/>
        </w:rPr>
        <w:t>登销记</w:t>
      </w:r>
      <w:proofErr w:type="gramEnd"/>
      <w:r w:rsidR="006D69B6" w:rsidRPr="00EA5D32">
        <w:rPr>
          <w:rFonts w:ascii="Times New Roman" w:eastAsia="仿宋_GB2312" w:hAnsi="Times New Roman" w:hint="eastAsia"/>
          <w:sz w:val="32"/>
          <w:szCs w:val="28"/>
        </w:rPr>
        <w:t>。</w:t>
      </w:r>
    </w:p>
    <w:p w14:paraId="47C6C3E0" w14:textId="77777777" w:rsidR="00D12219"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5.</w:t>
      </w:r>
      <w:r w:rsidRPr="00EA5D32">
        <w:rPr>
          <w:rFonts w:ascii="Times New Roman" w:eastAsia="仿宋_GB2312" w:hAnsi="Times New Roman" w:hint="eastAsia"/>
          <w:sz w:val="32"/>
          <w:szCs w:val="28"/>
        </w:rPr>
        <w:t>调度命令下达后，必须与车站值班员（列车调度员）核对命令号、区间、地点、起止时间、项目、影响范围等，确认无误后通知每处作业负责人、现场防护员</w:t>
      </w:r>
      <w:r w:rsidR="006D69B6" w:rsidRPr="00EA5D32">
        <w:rPr>
          <w:rFonts w:ascii="Times New Roman" w:eastAsia="仿宋_GB2312" w:hAnsi="Times New Roman" w:hint="eastAsia"/>
          <w:sz w:val="32"/>
          <w:szCs w:val="28"/>
        </w:rPr>
        <w:t>。</w:t>
      </w:r>
    </w:p>
    <w:p w14:paraId="2F554EF4" w14:textId="77777777" w:rsidR="00D12219" w:rsidRPr="00EA5D32" w:rsidRDefault="00D12219"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6.</w:t>
      </w:r>
      <w:r w:rsidRPr="00EA5D32">
        <w:rPr>
          <w:rFonts w:ascii="Times New Roman" w:eastAsia="仿宋_GB2312" w:hAnsi="Times New Roman" w:hint="eastAsia"/>
          <w:sz w:val="32"/>
          <w:szCs w:val="28"/>
        </w:rPr>
        <w:t>随时与车站值班员（列车调度员）联系，准确掌握列车运行情况，及时向现场防护员和作业负责人（带班人）预报、确报列车运行情况，并</w:t>
      </w:r>
      <w:r w:rsidR="00791204" w:rsidRPr="00EA5D32">
        <w:rPr>
          <w:rFonts w:ascii="Times New Roman" w:eastAsia="仿宋_GB2312" w:hAnsi="Times New Roman" w:hint="eastAsia"/>
          <w:sz w:val="32"/>
          <w:szCs w:val="28"/>
        </w:rPr>
        <w:t>做好记录</w:t>
      </w:r>
      <w:r w:rsidRPr="00EA5D32">
        <w:rPr>
          <w:rFonts w:ascii="Times New Roman" w:eastAsia="仿宋_GB2312" w:hAnsi="Times New Roman" w:hint="eastAsia"/>
          <w:sz w:val="32"/>
          <w:szCs w:val="28"/>
        </w:rPr>
        <w:t>。</w:t>
      </w:r>
    </w:p>
    <w:p w14:paraId="76C2B3AA"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00042386" w:rsidRPr="00EA5D32">
        <w:rPr>
          <w:rFonts w:ascii="Times New Roman" w:eastAsia="仿宋_GB2312" w:hAnsi="Times New Roman" w:hint="eastAsia"/>
          <w:sz w:val="32"/>
          <w:szCs w:val="28"/>
        </w:rPr>
        <w:t>三</w:t>
      </w:r>
      <w:r w:rsidRPr="00EA5D32">
        <w:rPr>
          <w:rFonts w:ascii="Times New Roman" w:eastAsia="仿宋_GB2312" w:hAnsi="Times New Roman" w:hint="eastAsia"/>
          <w:sz w:val="32"/>
          <w:szCs w:val="28"/>
        </w:rPr>
        <w:t>）</w:t>
      </w:r>
      <w:proofErr w:type="gramStart"/>
      <w:r w:rsidRPr="00EA5D32">
        <w:rPr>
          <w:rFonts w:ascii="Times New Roman" w:eastAsia="仿宋_GB2312" w:hAnsi="Times New Roman" w:hint="eastAsia"/>
          <w:sz w:val="32"/>
          <w:szCs w:val="28"/>
        </w:rPr>
        <w:t>工电段</w:t>
      </w:r>
      <w:proofErr w:type="gramEnd"/>
      <w:r w:rsidRPr="00EA5D32">
        <w:rPr>
          <w:rFonts w:ascii="Times New Roman" w:eastAsia="仿宋_GB2312" w:hAnsi="Times New Roman" w:hint="eastAsia"/>
          <w:sz w:val="32"/>
          <w:szCs w:val="28"/>
        </w:rPr>
        <w:t>在执行施工登、销记时，应分专业进行登记、分专业进行销记。</w:t>
      </w:r>
    </w:p>
    <w:p w14:paraId="26737679"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00042386" w:rsidRPr="00EA5D32">
        <w:rPr>
          <w:rFonts w:ascii="Times New Roman" w:eastAsia="仿宋_GB2312" w:hAnsi="Times New Roman" w:hint="eastAsia"/>
          <w:sz w:val="32"/>
          <w:szCs w:val="28"/>
        </w:rPr>
        <w:t>四</w:t>
      </w:r>
      <w:r w:rsidRPr="00EA5D32">
        <w:rPr>
          <w:rFonts w:ascii="Times New Roman" w:eastAsia="仿宋_GB2312" w:hAnsi="Times New Roman" w:hint="eastAsia"/>
          <w:sz w:val="32"/>
          <w:szCs w:val="28"/>
        </w:rPr>
        <w:t>）普</w:t>
      </w:r>
      <w:proofErr w:type="gramStart"/>
      <w:r w:rsidRPr="00EA5D32">
        <w:rPr>
          <w:rFonts w:ascii="Times New Roman" w:eastAsia="仿宋_GB2312" w:hAnsi="Times New Roman" w:hint="eastAsia"/>
          <w:sz w:val="32"/>
          <w:szCs w:val="28"/>
        </w:rPr>
        <w:t>速铁路</w:t>
      </w:r>
      <w:proofErr w:type="gramEnd"/>
      <w:r w:rsidRPr="00EA5D32">
        <w:rPr>
          <w:rFonts w:ascii="Times New Roman" w:eastAsia="仿宋_GB2312" w:hAnsi="Times New Roman" w:hint="eastAsia"/>
          <w:sz w:val="32"/>
          <w:szCs w:val="28"/>
        </w:rPr>
        <w:t>调度集中区段在中心站集中控制模式下，施工单位驻站联络员可在中心站集中控制范围内的有人值守区域集控站进行</w:t>
      </w:r>
      <w:proofErr w:type="gramStart"/>
      <w:r w:rsidRPr="00EA5D32">
        <w:rPr>
          <w:rFonts w:ascii="Times New Roman" w:eastAsia="仿宋_GB2312" w:hAnsi="Times New Roman" w:hint="eastAsia"/>
          <w:sz w:val="32"/>
          <w:szCs w:val="28"/>
        </w:rPr>
        <w:t>远程登销记</w:t>
      </w:r>
      <w:proofErr w:type="gramEnd"/>
      <w:r w:rsidRPr="00EA5D32">
        <w:rPr>
          <w:rFonts w:ascii="Times New Roman" w:eastAsia="仿宋_GB2312" w:hAnsi="Times New Roman" w:hint="eastAsia"/>
          <w:sz w:val="32"/>
          <w:szCs w:val="28"/>
        </w:rPr>
        <w:t>，具体流程及要求如下：</w:t>
      </w:r>
    </w:p>
    <w:p w14:paraId="3694C138"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1.</w:t>
      </w:r>
      <w:r w:rsidRPr="00EA5D32">
        <w:rPr>
          <w:rFonts w:ascii="Times New Roman" w:eastAsia="仿宋_GB2312" w:hAnsi="Times New Roman" w:hint="eastAsia"/>
          <w:sz w:val="32"/>
          <w:szCs w:val="28"/>
        </w:rPr>
        <w:t>施工（维修）登记流程。</w:t>
      </w:r>
    </w:p>
    <w:p w14:paraId="03C56334"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1</w:t>
      </w:r>
      <w:r w:rsidRPr="00EA5D32">
        <w:rPr>
          <w:rFonts w:ascii="Times New Roman" w:eastAsia="仿宋_GB2312" w:hAnsi="Times New Roman" w:hint="eastAsia"/>
          <w:sz w:val="32"/>
          <w:szCs w:val="28"/>
        </w:rPr>
        <w:t>）区域集控站车站值班员（车务应急值守人员）通过电话联系中心站车站值班员，取得同意后，使用中心站车站值班员用户名、密码登录</w:t>
      </w:r>
      <w:proofErr w:type="gramStart"/>
      <w:r w:rsidRPr="00EA5D32">
        <w:rPr>
          <w:rFonts w:ascii="Times New Roman" w:eastAsia="仿宋_GB2312" w:hAnsi="Times New Roman" w:hint="eastAsia"/>
          <w:sz w:val="32"/>
          <w:szCs w:val="28"/>
        </w:rPr>
        <w:t>电子登销记</w:t>
      </w:r>
      <w:proofErr w:type="gramEnd"/>
      <w:r w:rsidRPr="00EA5D32">
        <w:rPr>
          <w:rFonts w:ascii="Times New Roman" w:eastAsia="仿宋_GB2312" w:hAnsi="Times New Roman" w:hint="eastAsia"/>
          <w:sz w:val="32"/>
          <w:szCs w:val="28"/>
        </w:rPr>
        <w:t>系统，施工单位施工负责人（驻站联络员）于施工开始前</w:t>
      </w:r>
      <w:r w:rsidRPr="00EA5D32">
        <w:rPr>
          <w:rFonts w:ascii="Times New Roman" w:eastAsia="仿宋_GB2312" w:hAnsi="Times New Roman" w:hint="eastAsia"/>
          <w:sz w:val="32"/>
          <w:szCs w:val="28"/>
        </w:rPr>
        <w:t>40</w:t>
      </w:r>
      <w:r w:rsidRPr="00EA5D32">
        <w:rPr>
          <w:rFonts w:ascii="Times New Roman" w:eastAsia="仿宋_GB2312" w:hAnsi="Times New Roman" w:hint="eastAsia"/>
          <w:sz w:val="32"/>
          <w:szCs w:val="28"/>
        </w:rPr>
        <w:t>分钟，在区域集控站完成施工（维修）登记。</w:t>
      </w:r>
    </w:p>
    <w:p w14:paraId="467B7DE8"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2</w:t>
      </w:r>
      <w:r w:rsidRPr="00EA5D32">
        <w:rPr>
          <w:rFonts w:ascii="Times New Roman" w:eastAsia="仿宋_GB2312" w:hAnsi="Times New Roman" w:hint="eastAsia"/>
          <w:sz w:val="32"/>
          <w:szCs w:val="28"/>
        </w:rPr>
        <w:t>）施工登记完毕后，施工负责人（驻站联络员）通过电</w:t>
      </w:r>
      <w:r w:rsidRPr="00EA5D32">
        <w:rPr>
          <w:rFonts w:ascii="Times New Roman" w:eastAsia="仿宋_GB2312" w:hAnsi="Times New Roman" w:hint="eastAsia"/>
          <w:sz w:val="32"/>
          <w:szCs w:val="28"/>
        </w:rPr>
        <w:lastRenderedPageBreak/>
        <w:t>话联系中心站车站值班员请求施工（维修）。</w:t>
      </w:r>
    </w:p>
    <w:p w14:paraId="0A9A1A15"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3</w:t>
      </w:r>
      <w:r w:rsidRPr="00EA5D32">
        <w:rPr>
          <w:rFonts w:ascii="Times New Roman" w:eastAsia="仿宋_GB2312" w:hAnsi="Times New Roman" w:hint="eastAsia"/>
          <w:sz w:val="32"/>
          <w:szCs w:val="28"/>
        </w:rPr>
        <w:t>）中心站车站值班员得到请求后，审核签字转列车调度员，列车调度员确认后，下达准许施工的调度命令（</w:t>
      </w:r>
      <w:r w:rsidR="001A1F85" w:rsidRPr="00EA5D32">
        <w:rPr>
          <w:rFonts w:ascii="Times New Roman" w:eastAsia="仿宋_GB2312" w:hAnsi="Times New Roman" w:hint="eastAsia"/>
          <w:sz w:val="32"/>
          <w:szCs w:val="32"/>
        </w:rPr>
        <w:t>准许</w:t>
      </w:r>
      <w:r w:rsidRPr="00EA5D32">
        <w:rPr>
          <w:rFonts w:ascii="Times New Roman" w:eastAsia="仿宋_GB2312" w:hAnsi="Times New Roman" w:hint="eastAsia"/>
          <w:sz w:val="32"/>
          <w:szCs w:val="28"/>
        </w:rPr>
        <w:t>停电命令）。中心站车站值班员根据调度命令（</w:t>
      </w:r>
      <w:r w:rsidR="001A1F85" w:rsidRPr="00EA5D32">
        <w:rPr>
          <w:rFonts w:ascii="Times New Roman" w:eastAsia="仿宋_GB2312" w:hAnsi="Times New Roman" w:hint="eastAsia"/>
          <w:sz w:val="32"/>
          <w:szCs w:val="32"/>
        </w:rPr>
        <w:t>准许</w:t>
      </w:r>
      <w:r w:rsidRPr="00EA5D32">
        <w:rPr>
          <w:rFonts w:ascii="Times New Roman" w:eastAsia="仿宋_GB2312" w:hAnsi="Times New Roman" w:hint="eastAsia"/>
          <w:sz w:val="32"/>
          <w:szCs w:val="28"/>
        </w:rPr>
        <w:t>停电命令）填写“承认施工”内容。</w:t>
      </w:r>
    </w:p>
    <w:p w14:paraId="54E74137"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4</w:t>
      </w:r>
      <w:r w:rsidRPr="00EA5D32">
        <w:rPr>
          <w:rFonts w:ascii="Times New Roman" w:eastAsia="仿宋_GB2312" w:hAnsi="Times New Roman" w:hint="eastAsia"/>
          <w:sz w:val="32"/>
          <w:szCs w:val="28"/>
        </w:rPr>
        <w:t>）区域集控</w:t>
      </w:r>
      <w:proofErr w:type="gramStart"/>
      <w:r w:rsidRPr="00EA5D32">
        <w:rPr>
          <w:rFonts w:ascii="Times New Roman" w:eastAsia="仿宋_GB2312" w:hAnsi="Times New Roman" w:hint="eastAsia"/>
          <w:sz w:val="32"/>
          <w:szCs w:val="28"/>
        </w:rPr>
        <w:t>站施工</w:t>
      </w:r>
      <w:proofErr w:type="gramEnd"/>
      <w:r w:rsidRPr="00EA5D32">
        <w:rPr>
          <w:rFonts w:ascii="Times New Roman" w:eastAsia="仿宋_GB2312" w:hAnsi="Times New Roman" w:hint="eastAsia"/>
          <w:sz w:val="32"/>
          <w:szCs w:val="28"/>
        </w:rPr>
        <w:t>负责人（驻站联络员）通过电子</w:t>
      </w:r>
      <w:proofErr w:type="gramStart"/>
      <w:r w:rsidRPr="00EA5D32">
        <w:rPr>
          <w:rFonts w:ascii="Times New Roman" w:eastAsia="仿宋_GB2312" w:hAnsi="Times New Roman" w:hint="eastAsia"/>
          <w:sz w:val="32"/>
          <w:szCs w:val="28"/>
        </w:rPr>
        <w:t>登销记系统</w:t>
      </w:r>
      <w:proofErr w:type="gramEnd"/>
      <w:r w:rsidRPr="00EA5D32">
        <w:rPr>
          <w:rFonts w:ascii="Times New Roman" w:eastAsia="仿宋_GB2312" w:hAnsi="Times New Roman" w:hint="eastAsia"/>
          <w:sz w:val="32"/>
          <w:szCs w:val="28"/>
        </w:rPr>
        <w:t>接收到准许施工作业的调度命令（</w:t>
      </w:r>
      <w:r w:rsidR="001A1F85" w:rsidRPr="00EA5D32">
        <w:rPr>
          <w:rFonts w:ascii="Times New Roman" w:eastAsia="仿宋_GB2312" w:hAnsi="Times New Roman" w:hint="eastAsia"/>
          <w:sz w:val="32"/>
          <w:szCs w:val="32"/>
        </w:rPr>
        <w:t>准许</w:t>
      </w:r>
      <w:r w:rsidRPr="00EA5D32">
        <w:rPr>
          <w:rFonts w:ascii="Times New Roman" w:eastAsia="仿宋_GB2312" w:hAnsi="Times New Roman" w:hint="eastAsia"/>
          <w:sz w:val="32"/>
          <w:szCs w:val="28"/>
        </w:rPr>
        <w:t>停电命令），并确认施工条件具备后，方可指挥现场人员入网或开始作业。</w:t>
      </w:r>
    </w:p>
    <w:p w14:paraId="46BDAD8D"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2.</w:t>
      </w:r>
      <w:r w:rsidRPr="00EA5D32">
        <w:rPr>
          <w:rFonts w:ascii="Times New Roman" w:eastAsia="仿宋_GB2312" w:hAnsi="Times New Roman" w:hint="eastAsia"/>
          <w:sz w:val="32"/>
          <w:szCs w:val="28"/>
        </w:rPr>
        <w:t>施工（维修）销记流程。</w:t>
      </w:r>
    </w:p>
    <w:p w14:paraId="75B7DA81"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1</w:t>
      </w:r>
      <w:r w:rsidRPr="00EA5D32">
        <w:rPr>
          <w:rFonts w:ascii="Times New Roman" w:eastAsia="仿宋_GB2312" w:hAnsi="Times New Roman" w:hint="eastAsia"/>
          <w:sz w:val="32"/>
          <w:szCs w:val="28"/>
        </w:rPr>
        <w:t>）作业结束前</w:t>
      </w:r>
      <w:r w:rsidRPr="00EA5D32">
        <w:rPr>
          <w:rFonts w:ascii="Times New Roman" w:eastAsia="仿宋_GB2312" w:hAnsi="Times New Roman" w:hint="eastAsia"/>
          <w:sz w:val="32"/>
          <w:szCs w:val="28"/>
        </w:rPr>
        <w:t>30</w:t>
      </w:r>
      <w:r w:rsidRPr="00EA5D32">
        <w:rPr>
          <w:rFonts w:ascii="Times New Roman" w:eastAsia="仿宋_GB2312" w:hAnsi="Times New Roman" w:hint="eastAsia"/>
          <w:sz w:val="32"/>
          <w:szCs w:val="28"/>
        </w:rPr>
        <w:t>分钟，由施工单位施工负责人（驻站联络员）在区域集控</w:t>
      </w:r>
      <w:proofErr w:type="gramStart"/>
      <w:r w:rsidRPr="00EA5D32">
        <w:rPr>
          <w:rFonts w:ascii="Times New Roman" w:eastAsia="仿宋_GB2312" w:hAnsi="Times New Roman" w:hint="eastAsia"/>
          <w:sz w:val="32"/>
          <w:szCs w:val="28"/>
        </w:rPr>
        <w:t>站电子登销记系统</w:t>
      </w:r>
      <w:proofErr w:type="gramEnd"/>
      <w:r w:rsidRPr="00EA5D32">
        <w:rPr>
          <w:rFonts w:ascii="Times New Roman" w:eastAsia="仿宋_GB2312" w:hAnsi="Times New Roman" w:hint="eastAsia"/>
          <w:sz w:val="32"/>
          <w:szCs w:val="28"/>
        </w:rPr>
        <w:t>内拟写销记内容，经确认施工结束且具备开通放行列车条件后，提报销记内容，并通过电话联系中心站车站值班员请求销记。</w:t>
      </w:r>
    </w:p>
    <w:p w14:paraId="2946705D"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2</w:t>
      </w:r>
      <w:r w:rsidRPr="00EA5D32">
        <w:rPr>
          <w:rFonts w:ascii="Times New Roman" w:eastAsia="仿宋_GB2312" w:hAnsi="Times New Roman" w:hint="eastAsia"/>
          <w:sz w:val="32"/>
          <w:szCs w:val="28"/>
        </w:rPr>
        <w:t>）中心站车站值班员得到销记请求后，审核签字转列车调度员，列车调度员确认后，下达开通调度命令（恢复送电命令）或口头同意，恢复行车。</w:t>
      </w:r>
    </w:p>
    <w:p w14:paraId="0E517009"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3</w:t>
      </w:r>
      <w:r w:rsidRPr="00EA5D32">
        <w:rPr>
          <w:rFonts w:ascii="Times New Roman" w:eastAsia="仿宋_GB2312" w:hAnsi="Times New Roman" w:hint="eastAsia"/>
          <w:sz w:val="32"/>
          <w:szCs w:val="28"/>
        </w:rPr>
        <w:t>）中心站车站值班员根据列车调度员下达的开通命令（恢复送电命令）或口头同意填写开通内容，并电话通知区域集控</w:t>
      </w:r>
      <w:proofErr w:type="gramStart"/>
      <w:r w:rsidRPr="00EA5D32">
        <w:rPr>
          <w:rFonts w:ascii="Times New Roman" w:eastAsia="仿宋_GB2312" w:hAnsi="Times New Roman" w:hint="eastAsia"/>
          <w:sz w:val="32"/>
          <w:szCs w:val="28"/>
        </w:rPr>
        <w:t>站施工</w:t>
      </w:r>
      <w:proofErr w:type="gramEnd"/>
      <w:r w:rsidRPr="00EA5D32">
        <w:rPr>
          <w:rFonts w:ascii="Times New Roman" w:eastAsia="仿宋_GB2312" w:hAnsi="Times New Roman" w:hint="eastAsia"/>
          <w:sz w:val="32"/>
          <w:szCs w:val="28"/>
        </w:rPr>
        <w:t>负责人（驻站联络员）核对、接收调度命令。</w:t>
      </w:r>
    </w:p>
    <w:p w14:paraId="6543D159"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3.</w:t>
      </w:r>
      <w:r w:rsidRPr="00EA5D32">
        <w:rPr>
          <w:rFonts w:ascii="Times New Roman" w:eastAsia="仿宋_GB2312" w:hAnsi="Times New Roman" w:hint="eastAsia"/>
          <w:sz w:val="32"/>
          <w:szCs w:val="28"/>
        </w:rPr>
        <w:t>有关要求。</w:t>
      </w:r>
    </w:p>
    <w:p w14:paraId="75C3397E" w14:textId="77777777" w:rsidR="00682658"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1</w:t>
      </w:r>
      <w:r w:rsidRPr="00EA5D32">
        <w:rPr>
          <w:rFonts w:ascii="Times New Roman" w:eastAsia="仿宋_GB2312" w:hAnsi="Times New Roman" w:hint="eastAsia"/>
          <w:sz w:val="32"/>
          <w:szCs w:val="28"/>
        </w:rPr>
        <w:t>）执行</w:t>
      </w:r>
      <w:proofErr w:type="gramStart"/>
      <w:r w:rsidRPr="00EA5D32">
        <w:rPr>
          <w:rFonts w:ascii="Times New Roman" w:eastAsia="仿宋_GB2312" w:hAnsi="Times New Roman" w:hint="eastAsia"/>
          <w:sz w:val="32"/>
          <w:szCs w:val="28"/>
        </w:rPr>
        <w:t>远程登销记</w:t>
      </w:r>
      <w:proofErr w:type="gramEnd"/>
      <w:r w:rsidRPr="00EA5D32">
        <w:rPr>
          <w:rFonts w:ascii="Times New Roman" w:eastAsia="仿宋_GB2312" w:hAnsi="Times New Roman" w:hint="eastAsia"/>
          <w:sz w:val="32"/>
          <w:szCs w:val="28"/>
        </w:rPr>
        <w:t>的施工（维修）计划，应在施工（维修）日计划“备注”栏中注明：“在</w:t>
      </w:r>
      <w:r w:rsidRPr="00EA5D32">
        <w:rPr>
          <w:rFonts w:ascii="Times New Roman" w:eastAsia="仿宋_GB2312" w:hAnsi="Times New Roman" w:hint="eastAsia"/>
          <w:sz w:val="32"/>
          <w:szCs w:val="28"/>
        </w:rPr>
        <w:t>XX</w:t>
      </w:r>
      <w:r w:rsidRPr="00EA5D32">
        <w:rPr>
          <w:rFonts w:ascii="Times New Roman" w:eastAsia="仿宋_GB2312" w:hAnsi="Times New Roman" w:hint="eastAsia"/>
          <w:sz w:val="32"/>
          <w:szCs w:val="28"/>
        </w:rPr>
        <w:t>区域集控站远程登记”。</w:t>
      </w:r>
    </w:p>
    <w:p w14:paraId="5D8181C5" w14:textId="77777777" w:rsidR="00682658"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lastRenderedPageBreak/>
        <w:t>（</w:t>
      </w:r>
      <w:r w:rsidRPr="00EA5D32">
        <w:rPr>
          <w:rFonts w:ascii="Times New Roman" w:eastAsia="仿宋_GB2312" w:hAnsi="Times New Roman" w:hint="eastAsia"/>
          <w:sz w:val="32"/>
          <w:szCs w:val="28"/>
        </w:rPr>
        <w:t>2</w:t>
      </w:r>
      <w:r w:rsidRPr="00EA5D32">
        <w:rPr>
          <w:rFonts w:ascii="Times New Roman" w:eastAsia="仿宋_GB2312" w:hAnsi="Times New Roman" w:hint="eastAsia"/>
          <w:sz w:val="32"/>
          <w:szCs w:val="28"/>
        </w:rPr>
        <w:t>）中心站集中控制模式下，执行</w:t>
      </w:r>
      <w:proofErr w:type="gramStart"/>
      <w:r w:rsidRPr="00EA5D32">
        <w:rPr>
          <w:rFonts w:ascii="Times New Roman" w:eastAsia="仿宋_GB2312" w:hAnsi="Times New Roman" w:hint="eastAsia"/>
          <w:sz w:val="32"/>
          <w:szCs w:val="28"/>
        </w:rPr>
        <w:t>远程登销记</w:t>
      </w:r>
      <w:proofErr w:type="gramEnd"/>
      <w:r w:rsidRPr="00EA5D32">
        <w:rPr>
          <w:rFonts w:ascii="Times New Roman" w:eastAsia="仿宋_GB2312" w:hAnsi="Times New Roman" w:hint="eastAsia"/>
          <w:sz w:val="32"/>
          <w:szCs w:val="28"/>
        </w:rPr>
        <w:t>的施工（维修）作业，按规定需设置驻站联络员的仍需在中心站设置；区域集控站转为非常</w:t>
      </w:r>
      <w:proofErr w:type="gramStart"/>
      <w:r w:rsidRPr="00EA5D32">
        <w:rPr>
          <w:rFonts w:ascii="Times New Roman" w:eastAsia="仿宋_GB2312" w:hAnsi="Times New Roman" w:hint="eastAsia"/>
          <w:sz w:val="32"/>
          <w:szCs w:val="28"/>
        </w:rPr>
        <w:t>站控模式</w:t>
      </w:r>
      <w:proofErr w:type="gramEnd"/>
      <w:r w:rsidRPr="00EA5D32">
        <w:rPr>
          <w:rFonts w:ascii="Times New Roman" w:eastAsia="仿宋_GB2312" w:hAnsi="Times New Roman" w:hint="eastAsia"/>
          <w:sz w:val="32"/>
          <w:szCs w:val="28"/>
        </w:rPr>
        <w:t>时，在区域</w:t>
      </w:r>
      <w:proofErr w:type="gramStart"/>
      <w:r w:rsidRPr="00EA5D32">
        <w:rPr>
          <w:rFonts w:ascii="Times New Roman" w:eastAsia="仿宋_GB2312" w:hAnsi="Times New Roman" w:hint="eastAsia"/>
          <w:sz w:val="32"/>
          <w:szCs w:val="28"/>
        </w:rPr>
        <w:t>集控站本站</w:t>
      </w:r>
      <w:proofErr w:type="gramEnd"/>
      <w:r w:rsidRPr="00EA5D32">
        <w:rPr>
          <w:rFonts w:ascii="Times New Roman" w:eastAsia="仿宋_GB2312" w:hAnsi="Times New Roman" w:hint="eastAsia"/>
          <w:sz w:val="32"/>
          <w:szCs w:val="28"/>
        </w:rPr>
        <w:t>（无人站在中心站）</w:t>
      </w:r>
      <w:proofErr w:type="gramStart"/>
      <w:r w:rsidRPr="00EA5D32">
        <w:rPr>
          <w:rFonts w:ascii="Times New Roman" w:eastAsia="仿宋_GB2312" w:hAnsi="Times New Roman" w:hint="eastAsia"/>
          <w:sz w:val="32"/>
          <w:szCs w:val="28"/>
        </w:rPr>
        <w:t>进行登销记</w:t>
      </w:r>
      <w:proofErr w:type="gramEnd"/>
      <w:r w:rsidRPr="00EA5D32">
        <w:rPr>
          <w:rFonts w:ascii="Times New Roman" w:eastAsia="仿宋_GB2312" w:hAnsi="Times New Roman" w:hint="eastAsia"/>
          <w:sz w:val="32"/>
          <w:szCs w:val="28"/>
        </w:rPr>
        <w:t>和设置驻站联络员。</w:t>
      </w:r>
    </w:p>
    <w:p w14:paraId="4C5C4B17" w14:textId="77777777" w:rsidR="00682658"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3</w:t>
      </w:r>
      <w:r w:rsidRPr="00EA5D32">
        <w:rPr>
          <w:rFonts w:ascii="Times New Roman" w:eastAsia="仿宋_GB2312" w:hAnsi="Times New Roman" w:hint="eastAsia"/>
          <w:sz w:val="32"/>
          <w:szCs w:val="28"/>
        </w:rPr>
        <w:t>）区域集控站车站值班员（车务应急值守人员）使用中心站车站值班员用户名、密码登录电子</w:t>
      </w:r>
      <w:proofErr w:type="gramStart"/>
      <w:r w:rsidRPr="00EA5D32">
        <w:rPr>
          <w:rFonts w:ascii="Times New Roman" w:eastAsia="仿宋_GB2312" w:hAnsi="Times New Roman" w:hint="eastAsia"/>
          <w:sz w:val="32"/>
          <w:szCs w:val="28"/>
        </w:rPr>
        <w:t>登销记系统</w:t>
      </w:r>
      <w:proofErr w:type="gramEnd"/>
      <w:r w:rsidRPr="00EA5D32">
        <w:rPr>
          <w:rFonts w:ascii="Times New Roman" w:eastAsia="仿宋_GB2312" w:hAnsi="Times New Roman" w:hint="eastAsia"/>
          <w:sz w:val="32"/>
          <w:szCs w:val="28"/>
        </w:rPr>
        <w:t>后，施工单位人员仅用于</w:t>
      </w:r>
      <w:proofErr w:type="gramStart"/>
      <w:r w:rsidRPr="00EA5D32">
        <w:rPr>
          <w:rFonts w:ascii="Times New Roman" w:eastAsia="仿宋_GB2312" w:hAnsi="Times New Roman" w:hint="eastAsia"/>
          <w:sz w:val="32"/>
          <w:szCs w:val="28"/>
        </w:rPr>
        <w:t>施工登销记</w:t>
      </w:r>
      <w:proofErr w:type="gramEnd"/>
      <w:r w:rsidRPr="00EA5D32">
        <w:rPr>
          <w:rFonts w:ascii="Times New Roman" w:eastAsia="仿宋_GB2312" w:hAnsi="Times New Roman" w:hint="eastAsia"/>
          <w:sz w:val="32"/>
          <w:szCs w:val="28"/>
        </w:rPr>
        <w:t>，不得进行其他无关操作，区域集控站车站值班员（车务应急值守人员）应做好监督工作。</w:t>
      </w:r>
    </w:p>
    <w:p w14:paraId="0BB99A1C" w14:textId="77777777" w:rsidR="00682658" w:rsidRPr="00EA5D32" w:rsidRDefault="00C863E4" w:rsidP="00AF713D">
      <w:pPr>
        <w:pStyle w:val="a4"/>
        <w:adjustRightInd w:val="0"/>
        <w:snapToGrid w:val="0"/>
        <w:spacing w:line="560" w:lineRule="exact"/>
        <w:ind w:firstLineChars="200" w:firstLine="640"/>
        <w:rPr>
          <w:rFonts w:ascii="Times New Roman" w:eastAsia="仿宋_GB2312" w:hAnsi="Times New Roman" w:hint="eastAsia"/>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4</w:t>
      </w:r>
      <w:r w:rsidRPr="00EA5D32">
        <w:rPr>
          <w:rFonts w:ascii="Times New Roman" w:eastAsia="仿宋_GB2312" w:hAnsi="Times New Roman" w:hint="eastAsia"/>
          <w:sz w:val="32"/>
          <w:szCs w:val="28"/>
        </w:rPr>
        <w:t>）突发性设备故障应急处置需执行</w:t>
      </w:r>
      <w:proofErr w:type="gramStart"/>
      <w:r w:rsidRPr="00EA5D32">
        <w:rPr>
          <w:rFonts w:ascii="Times New Roman" w:eastAsia="仿宋_GB2312" w:hAnsi="Times New Roman" w:hint="eastAsia"/>
          <w:sz w:val="32"/>
          <w:szCs w:val="28"/>
        </w:rPr>
        <w:t>远程登销记</w:t>
      </w:r>
      <w:proofErr w:type="gramEnd"/>
      <w:r w:rsidRPr="00EA5D32">
        <w:rPr>
          <w:rFonts w:ascii="Times New Roman" w:eastAsia="仿宋_GB2312" w:hAnsi="Times New Roman" w:hint="eastAsia"/>
          <w:sz w:val="32"/>
          <w:szCs w:val="28"/>
        </w:rPr>
        <w:t>作业时，有关要求比照上述规定办理。</w:t>
      </w:r>
    </w:p>
    <w:p w14:paraId="6A59D519" w14:textId="77777777" w:rsidR="00C863E4" w:rsidRPr="00EA5D32" w:rsidRDefault="00C863E4"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hint="eastAsia"/>
          <w:sz w:val="32"/>
          <w:szCs w:val="28"/>
        </w:rPr>
        <w:t>（</w:t>
      </w:r>
      <w:r w:rsidRPr="00EA5D32">
        <w:rPr>
          <w:rFonts w:ascii="Times New Roman" w:eastAsia="仿宋_GB2312" w:hAnsi="Times New Roman" w:hint="eastAsia"/>
          <w:sz w:val="32"/>
          <w:szCs w:val="28"/>
        </w:rPr>
        <w:t>5</w:t>
      </w:r>
      <w:r w:rsidRPr="00EA5D32">
        <w:rPr>
          <w:rFonts w:ascii="Times New Roman" w:eastAsia="仿宋_GB2312" w:hAnsi="Times New Roman" w:hint="eastAsia"/>
          <w:sz w:val="32"/>
          <w:szCs w:val="28"/>
        </w:rPr>
        <w:t>）执行</w:t>
      </w:r>
      <w:proofErr w:type="gramStart"/>
      <w:r w:rsidRPr="00EA5D32">
        <w:rPr>
          <w:rFonts w:ascii="Times New Roman" w:eastAsia="仿宋_GB2312" w:hAnsi="Times New Roman" w:hint="eastAsia"/>
          <w:sz w:val="32"/>
          <w:szCs w:val="28"/>
        </w:rPr>
        <w:t>远程登销记</w:t>
      </w:r>
      <w:proofErr w:type="gramEnd"/>
      <w:r w:rsidRPr="00EA5D32">
        <w:rPr>
          <w:rFonts w:ascii="Times New Roman" w:eastAsia="仿宋_GB2312" w:hAnsi="Times New Roman" w:hint="eastAsia"/>
          <w:sz w:val="32"/>
          <w:szCs w:val="28"/>
        </w:rPr>
        <w:t>作业时，各单位要加强协调联系，严格对施工（维修）内容审核、调度命令转发等关键环节核对把关，确保施工（维修）作业安全。</w:t>
      </w:r>
    </w:p>
    <w:p w14:paraId="13511160" w14:textId="77777777" w:rsidR="00F17AD8" w:rsidRPr="00EA5D32" w:rsidRDefault="00A25999"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eastAsia="黑体"/>
          <w:bCs/>
          <w:sz w:val="32"/>
        </w:rPr>
        <w:t>第一百</w:t>
      </w:r>
      <w:r w:rsidRPr="00EA5D32">
        <w:rPr>
          <w:rFonts w:eastAsia="黑体" w:hint="eastAsia"/>
          <w:bCs/>
          <w:sz w:val="32"/>
        </w:rPr>
        <w:t>一十</w:t>
      </w:r>
      <w:r w:rsidR="00CF380B" w:rsidRPr="00EA5D32">
        <w:rPr>
          <w:rFonts w:eastAsia="黑体" w:hint="eastAsia"/>
          <w:bCs/>
          <w:sz w:val="32"/>
        </w:rPr>
        <w:t>七</w:t>
      </w:r>
      <w:r w:rsidR="00861C05" w:rsidRPr="00EA5D32">
        <w:rPr>
          <w:rFonts w:eastAsia="黑体"/>
          <w:bCs/>
          <w:sz w:val="32"/>
        </w:rPr>
        <w:t>条</w:t>
      </w:r>
      <w:r w:rsidR="00861C05" w:rsidRPr="00EA5D32">
        <w:rPr>
          <w:rFonts w:eastAsia="黑体"/>
          <w:bCs/>
          <w:sz w:val="32"/>
        </w:rPr>
        <w:t xml:space="preserve"> </w:t>
      </w:r>
      <w:r w:rsidR="00861C05" w:rsidRPr="00EA5D32">
        <w:rPr>
          <w:rFonts w:eastAsia="仿宋_GB2312"/>
          <w:sz w:val="32"/>
          <w:szCs w:val="36"/>
        </w:rPr>
        <w:t xml:space="preserve"> </w:t>
      </w:r>
      <w:bookmarkStart w:id="219" w:name="_Toc326566672"/>
      <w:bookmarkStart w:id="220" w:name="_Toc326647506"/>
      <w:bookmarkStart w:id="221" w:name="_Toc326650099"/>
      <w:bookmarkStart w:id="222" w:name="_Toc327770186"/>
      <w:bookmarkStart w:id="223" w:name="_Toc327772132"/>
      <w:bookmarkStart w:id="224" w:name="_Toc327778501"/>
      <w:bookmarkStart w:id="225" w:name="_Toc327967956"/>
      <w:bookmarkStart w:id="226" w:name="_Toc328029071"/>
      <w:bookmarkStart w:id="227" w:name="_Toc328400231"/>
      <w:bookmarkStart w:id="228" w:name="_Toc329607432"/>
      <w:bookmarkStart w:id="229" w:name="_Toc329607590"/>
      <w:bookmarkStart w:id="230" w:name="_Toc331400332"/>
      <w:bookmarkStart w:id="231" w:name="_Toc337622022"/>
      <w:bookmarkStart w:id="232" w:name="_Toc337622445"/>
      <w:r w:rsidR="00F17AD8" w:rsidRPr="00EA5D32">
        <w:rPr>
          <w:rFonts w:ascii="Times New Roman" w:eastAsia="仿宋_GB2312" w:hAnsi="Times New Roman"/>
          <w:sz w:val="32"/>
          <w:szCs w:val="28"/>
        </w:rPr>
        <w:t>扰动道床不能预先轧道的线路、道岔施工区段，开通后第一趟列车不准为旅客列车，具备下列条件之一时可视为轧道。</w:t>
      </w:r>
    </w:p>
    <w:p w14:paraId="28145BEE" w14:textId="77777777" w:rsidR="00F17AD8" w:rsidRPr="00EA5D32" w:rsidRDefault="00F17AD8"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（一）大型养路机械施工经过稳定车作业。</w:t>
      </w:r>
    </w:p>
    <w:p w14:paraId="30177AF3" w14:textId="77777777" w:rsidR="00F17AD8" w:rsidRPr="00EA5D32" w:rsidRDefault="00F17AD8"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（二）开通后经过重型轨道车牵引的施工列车。</w:t>
      </w:r>
    </w:p>
    <w:p w14:paraId="0FD48CAE" w14:textId="77777777" w:rsidR="00F17AD8" w:rsidRPr="00EA5D32" w:rsidRDefault="00F17AD8"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（三）开通后经过单机。</w:t>
      </w:r>
    </w:p>
    <w:p w14:paraId="68259EDD" w14:textId="77777777" w:rsidR="00F17AD8" w:rsidRPr="00EA5D32" w:rsidRDefault="00F17AD8" w:rsidP="00AF713D">
      <w:pPr>
        <w:pStyle w:val="a4"/>
        <w:adjustRightInd w:val="0"/>
        <w:snapToGrid w:val="0"/>
        <w:spacing w:line="560" w:lineRule="exact"/>
        <w:ind w:firstLineChars="200" w:firstLine="640"/>
        <w:rPr>
          <w:rFonts w:ascii="Times New Roman" w:eastAsia="仿宋_GB2312" w:hAnsi="Times New Roman"/>
          <w:sz w:val="32"/>
          <w:szCs w:val="28"/>
        </w:rPr>
      </w:pPr>
      <w:r w:rsidRPr="00EA5D32">
        <w:rPr>
          <w:rFonts w:ascii="Times New Roman" w:eastAsia="仿宋_GB2312" w:hAnsi="Times New Roman"/>
          <w:sz w:val="32"/>
          <w:szCs w:val="28"/>
        </w:rPr>
        <w:t>（四）开通后经过大型养路机械作业机组。</w:t>
      </w:r>
    </w:p>
    <w:p w14:paraId="064C7235" w14:textId="77777777" w:rsidR="00971771" w:rsidRPr="00EA5D32" w:rsidDel="00971771" w:rsidRDefault="00A25999" w:rsidP="00AF713D">
      <w:pPr>
        <w:pStyle w:val="a4"/>
        <w:adjustRightInd w:val="0"/>
        <w:snapToGrid w:val="0"/>
        <w:spacing w:line="560" w:lineRule="exact"/>
        <w:ind w:firstLineChars="200" w:firstLine="640"/>
        <w:rPr>
          <w:del w:id="233" w:author="Tom" w:date="2022-07-21T08:40:00Z"/>
          <w:rFonts w:eastAsia="仿宋_GB2312"/>
          <w:sz w:val="32"/>
        </w:rPr>
      </w:pPr>
      <w:r w:rsidRPr="00EA5D32">
        <w:rPr>
          <w:rFonts w:ascii="Times New Roman" w:eastAsia="黑体" w:hAnsi="Times New Roman"/>
          <w:bCs/>
          <w:sz w:val="32"/>
        </w:rPr>
        <w:t>第一百</w:t>
      </w:r>
      <w:r w:rsidRPr="00EA5D32">
        <w:rPr>
          <w:rFonts w:ascii="Times New Roman" w:eastAsia="黑体" w:hAnsi="Times New Roman" w:hint="eastAsia"/>
          <w:bCs/>
          <w:sz w:val="32"/>
        </w:rPr>
        <w:t>一十</w:t>
      </w:r>
      <w:r w:rsidR="00CF380B" w:rsidRPr="00EA5D32">
        <w:rPr>
          <w:rFonts w:ascii="Times New Roman" w:eastAsia="黑体" w:hAnsi="Times New Roman" w:hint="eastAsia"/>
          <w:bCs/>
          <w:sz w:val="32"/>
        </w:rPr>
        <w:t>八</w:t>
      </w:r>
      <w:r w:rsidR="006E5B0A" w:rsidRPr="00EA5D32">
        <w:rPr>
          <w:rFonts w:ascii="Times New Roman" w:eastAsia="黑体" w:hAnsi="Times New Roman"/>
          <w:bCs/>
          <w:sz w:val="32"/>
        </w:rPr>
        <w:t>条</w:t>
      </w:r>
      <w:r w:rsidR="00F2034A" w:rsidRPr="00EA5D32">
        <w:rPr>
          <w:rFonts w:ascii="Times New Roman" w:eastAsia="仿宋_GB2312" w:hAnsi="Times New Roman" w:hint="eastAsia"/>
          <w:sz w:val="32"/>
        </w:rPr>
        <w:t xml:space="preserve">  </w:t>
      </w:r>
      <w:r w:rsidR="006E5B0A" w:rsidRPr="00EA5D32">
        <w:rPr>
          <w:rFonts w:ascii="Times New Roman" w:eastAsia="仿宋_GB2312" w:hAnsi="Times New Roman"/>
          <w:sz w:val="32"/>
        </w:rPr>
        <w:t>运输部门</w:t>
      </w:r>
      <w:r w:rsidR="003E4B69" w:rsidRPr="00EA5D32">
        <w:rPr>
          <w:rFonts w:ascii="Times New Roman" w:eastAsia="仿宋_GB2312" w:hAnsi="Times New Roman"/>
          <w:sz w:val="32"/>
        </w:rPr>
        <w:t>应</w:t>
      </w:r>
      <w:r w:rsidR="006E5B0A" w:rsidRPr="00EA5D32">
        <w:rPr>
          <w:rFonts w:ascii="Times New Roman" w:eastAsia="仿宋_GB2312" w:hAnsi="Times New Roman"/>
          <w:sz w:val="32"/>
        </w:rPr>
        <w:t>加强运输组织和调度指挥工作，确保天窗时间兑现。因旅客列车晚点等原因，准许变更天窗</w:t>
      </w:r>
      <w:r w:rsidR="006E5B0A" w:rsidRPr="00EA5D32">
        <w:rPr>
          <w:rFonts w:ascii="Times New Roman" w:eastAsia="仿宋_GB2312" w:hAnsi="Times New Roman"/>
          <w:sz w:val="32"/>
        </w:rPr>
        <w:lastRenderedPageBreak/>
        <w:t>起止时间，列车调度员应提前</w:t>
      </w:r>
      <w:proofErr w:type="gramStart"/>
      <w:r w:rsidR="006E5B0A" w:rsidRPr="00EA5D32">
        <w:rPr>
          <w:rFonts w:ascii="Times New Roman" w:eastAsia="仿宋_GB2312" w:hAnsi="Times New Roman"/>
          <w:sz w:val="32"/>
        </w:rPr>
        <w:t>通知驻</w:t>
      </w:r>
      <w:proofErr w:type="gramEnd"/>
      <w:r w:rsidR="006E5B0A" w:rsidRPr="00EA5D32">
        <w:rPr>
          <w:rFonts w:ascii="Times New Roman" w:eastAsia="仿宋_GB2312" w:hAnsi="Times New Roman"/>
          <w:sz w:val="32"/>
        </w:rPr>
        <w:t>调度所联络员或通过车站值班员通知驻站联络员，驻调度所（驻站）联络员通知施工（维修）负责人。</w:t>
      </w:r>
      <w:r w:rsidR="006E5B0A" w:rsidRPr="00EA5D32">
        <w:rPr>
          <w:rFonts w:ascii="Times New Roman" w:eastAsia="仿宋_GB2312" w:hAnsi="Times New Roman"/>
          <w:sz w:val="32"/>
          <w:szCs w:val="32"/>
        </w:rPr>
        <w:t>施工（维修）作业前，驻</w:t>
      </w:r>
      <w:r w:rsidR="00BE2792" w:rsidRPr="00EA5D32">
        <w:rPr>
          <w:rFonts w:ascii="Times New Roman" w:eastAsia="仿宋_GB2312" w:hAnsi="Times New Roman"/>
          <w:sz w:val="32"/>
          <w:szCs w:val="32"/>
        </w:rPr>
        <w:t>调度所</w:t>
      </w:r>
      <w:r w:rsidR="006E5B0A" w:rsidRPr="00EA5D32">
        <w:rPr>
          <w:rFonts w:ascii="Times New Roman" w:eastAsia="仿宋_GB2312" w:hAnsi="Times New Roman"/>
          <w:sz w:val="32"/>
          <w:szCs w:val="32"/>
        </w:rPr>
        <w:t>（驻</w:t>
      </w:r>
      <w:r w:rsidR="00BE2792" w:rsidRPr="00EA5D32">
        <w:rPr>
          <w:rFonts w:ascii="Times New Roman" w:eastAsia="仿宋_GB2312" w:hAnsi="Times New Roman"/>
          <w:sz w:val="32"/>
          <w:szCs w:val="32"/>
        </w:rPr>
        <w:t>站</w:t>
      </w:r>
      <w:r w:rsidR="006E5B0A" w:rsidRPr="00EA5D32">
        <w:rPr>
          <w:rFonts w:ascii="Times New Roman" w:eastAsia="仿宋_GB2312" w:hAnsi="Times New Roman"/>
          <w:sz w:val="32"/>
          <w:szCs w:val="32"/>
        </w:rPr>
        <w:t>）联络员应与</w:t>
      </w:r>
      <w:r w:rsidR="00BE2792" w:rsidRPr="00EA5D32">
        <w:rPr>
          <w:rFonts w:ascii="Times New Roman" w:eastAsia="仿宋_GB2312" w:hAnsi="Times New Roman"/>
          <w:sz w:val="32"/>
          <w:szCs w:val="32"/>
        </w:rPr>
        <w:t>列车调度员</w:t>
      </w:r>
      <w:r w:rsidR="006E5B0A" w:rsidRPr="00EA5D32">
        <w:rPr>
          <w:rFonts w:ascii="Times New Roman" w:eastAsia="仿宋_GB2312" w:hAnsi="Times New Roman"/>
          <w:sz w:val="32"/>
          <w:szCs w:val="32"/>
        </w:rPr>
        <w:t>（</w:t>
      </w:r>
      <w:r w:rsidR="00BE2792" w:rsidRPr="00EA5D32">
        <w:rPr>
          <w:rFonts w:ascii="Times New Roman" w:eastAsia="仿宋_GB2312" w:hAnsi="Times New Roman"/>
          <w:sz w:val="32"/>
          <w:szCs w:val="32"/>
        </w:rPr>
        <w:t>车站值班员</w:t>
      </w:r>
      <w:r w:rsidR="006E5B0A" w:rsidRPr="00EA5D32">
        <w:rPr>
          <w:rFonts w:ascii="Times New Roman" w:eastAsia="仿宋_GB2312" w:hAnsi="Times New Roman"/>
          <w:sz w:val="32"/>
          <w:szCs w:val="32"/>
        </w:rPr>
        <w:t>）确认列车正晚点情况，并将列车正晚点情况通知施工（维修）负责人。</w:t>
      </w:r>
    </w:p>
    <w:p w14:paraId="3DC620A3" w14:textId="77777777" w:rsidR="002668C1" w:rsidRPr="00EA5D32" w:rsidRDefault="002668C1" w:rsidP="00AD2C34">
      <w:pPr>
        <w:pStyle w:val="a4"/>
        <w:adjustRightInd w:val="0"/>
        <w:snapToGrid w:val="0"/>
        <w:spacing w:beforeLines="100" w:before="289" w:afterLines="100" w:after="289" w:line="560" w:lineRule="exact"/>
        <w:jc w:val="center"/>
        <w:rPr>
          <w:rFonts w:ascii="Times New Roman" w:eastAsia="黑体" w:hAnsi="Times New Roman"/>
          <w:bCs/>
          <w:sz w:val="32"/>
          <w:szCs w:val="32"/>
        </w:rPr>
      </w:pPr>
      <w:r w:rsidRPr="00EA5D32">
        <w:rPr>
          <w:rFonts w:ascii="Times New Roman" w:eastAsia="黑体" w:hAnsi="Times New Roman"/>
          <w:bCs/>
          <w:sz w:val="32"/>
          <w:szCs w:val="32"/>
        </w:rPr>
        <w:t>第十</w:t>
      </w:r>
      <w:r w:rsidR="00937A40" w:rsidRPr="00EA5D32">
        <w:rPr>
          <w:rFonts w:ascii="Times New Roman" w:eastAsia="黑体" w:hAnsi="Times New Roman" w:hint="eastAsia"/>
          <w:bCs/>
          <w:sz w:val="32"/>
          <w:szCs w:val="32"/>
        </w:rPr>
        <w:t>六</w:t>
      </w:r>
      <w:r w:rsidRPr="00EA5D32">
        <w:rPr>
          <w:rFonts w:ascii="Times New Roman" w:eastAsia="黑体" w:hAnsi="Times New Roman"/>
          <w:bCs/>
          <w:sz w:val="32"/>
          <w:szCs w:val="32"/>
        </w:rPr>
        <w:t>章</w:t>
      </w:r>
      <w:r w:rsidRPr="00EA5D32">
        <w:rPr>
          <w:rFonts w:ascii="Times New Roman" w:eastAsia="黑体" w:hAnsi="Times New Roman"/>
          <w:bCs/>
          <w:sz w:val="32"/>
          <w:szCs w:val="32"/>
        </w:rPr>
        <w:t xml:space="preserve">  </w:t>
      </w:r>
      <w:r w:rsidRPr="00EA5D32">
        <w:rPr>
          <w:rFonts w:ascii="Times New Roman" w:eastAsia="黑体" w:hAnsi="Times New Roman"/>
          <w:bCs/>
          <w:sz w:val="32"/>
          <w:szCs w:val="32"/>
        </w:rPr>
        <w:t>施工过渡工程</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74DEEEB2" w14:textId="77777777" w:rsidR="002668C1" w:rsidRPr="00EA5D32" w:rsidRDefault="00A25999"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CF380B" w:rsidRPr="00EA5D32">
        <w:rPr>
          <w:rFonts w:eastAsia="黑体" w:hint="eastAsia"/>
          <w:bCs/>
          <w:sz w:val="32"/>
        </w:rPr>
        <w:t>一十九</w:t>
      </w:r>
      <w:r w:rsidR="00254E74" w:rsidRPr="00EA5D32">
        <w:rPr>
          <w:rFonts w:eastAsia="黑体"/>
          <w:bCs/>
          <w:sz w:val="32"/>
        </w:rPr>
        <w:t>条</w:t>
      </w:r>
      <w:r w:rsidR="00254E74" w:rsidRPr="00EA5D32">
        <w:rPr>
          <w:rFonts w:eastAsia="黑体"/>
          <w:bCs/>
          <w:sz w:val="32"/>
        </w:rPr>
        <w:t xml:space="preserve"> </w:t>
      </w:r>
      <w:r w:rsidR="00254E74" w:rsidRPr="00EA5D32">
        <w:rPr>
          <w:rFonts w:eastAsia="仿宋_GB2312"/>
          <w:sz w:val="32"/>
          <w:szCs w:val="36"/>
        </w:rPr>
        <w:t xml:space="preserve"> </w:t>
      </w:r>
      <w:r w:rsidR="002668C1" w:rsidRPr="00EA5D32">
        <w:rPr>
          <w:rFonts w:eastAsia="仿宋_GB2312"/>
          <w:sz w:val="32"/>
          <w:szCs w:val="28"/>
        </w:rPr>
        <w:t>施工过渡是增建</w:t>
      </w:r>
      <w:r w:rsidR="00C24A22" w:rsidRPr="00EA5D32">
        <w:rPr>
          <w:rFonts w:eastAsia="仿宋_GB2312"/>
          <w:sz w:val="32"/>
          <w:szCs w:val="28"/>
        </w:rPr>
        <w:t>线路</w:t>
      </w:r>
      <w:r w:rsidR="002668C1" w:rsidRPr="00EA5D32">
        <w:rPr>
          <w:rFonts w:eastAsia="仿宋_GB2312"/>
          <w:sz w:val="32"/>
          <w:szCs w:val="28"/>
        </w:rPr>
        <w:t>、新线引入、技术改造、电气化工程等营业线建设项目组织施工和运输配合的重要环节。建设、设计、施工、监理、行车组织、设备管理部门和单位</w:t>
      </w:r>
      <w:r w:rsidR="00FC5E10" w:rsidRPr="00EA5D32">
        <w:rPr>
          <w:rFonts w:eastAsia="仿宋_GB2312"/>
          <w:sz w:val="32"/>
          <w:szCs w:val="28"/>
        </w:rPr>
        <w:t>应</w:t>
      </w:r>
      <w:r w:rsidR="002668C1" w:rsidRPr="00EA5D32">
        <w:rPr>
          <w:rFonts w:eastAsia="仿宋_GB2312"/>
          <w:sz w:val="32"/>
          <w:szCs w:val="28"/>
        </w:rPr>
        <w:t>加强过渡工程管理，保证行车、人身和施工安全。</w:t>
      </w:r>
    </w:p>
    <w:p w14:paraId="27780892" w14:textId="77777777" w:rsidR="002668C1"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建设单位</w:t>
      </w:r>
      <w:r w:rsidR="00FC5E10" w:rsidRPr="00EA5D32">
        <w:rPr>
          <w:rFonts w:eastAsia="仿宋_GB2312"/>
          <w:sz w:val="32"/>
        </w:rPr>
        <w:t>应</w:t>
      </w:r>
      <w:r w:rsidRPr="00EA5D32">
        <w:rPr>
          <w:rFonts w:eastAsia="仿宋_GB2312"/>
          <w:sz w:val="32"/>
        </w:rPr>
        <w:t>将过渡工程按正式工程组织建设，并组织行车组织、设备管理、设计、监理部门和单位对施工单位编制的施工过渡方案进行审查。</w:t>
      </w:r>
    </w:p>
    <w:p w14:paraId="42ED7DB7" w14:textId="77777777" w:rsidR="002668C1"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设计单位</w:t>
      </w:r>
      <w:r w:rsidR="00FC5E10" w:rsidRPr="00EA5D32">
        <w:rPr>
          <w:rFonts w:eastAsia="仿宋_GB2312"/>
          <w:sz w:val="32"/>
        </w:rPr>
        <w:t>应</w:t>
      </w:r>
      <w:r w:rsidRPr="00EA5D32">
        <w:rPr>
          <w:rFonts w:eastAsia="仿宋_GB2312"/>
          <w:sz w:val="32"/>
        </w:rPr>
        <w:t>按照正式工程进行过渡工程勘察设计，提出指导性施工过渡方案和保证安全运营的具体措施；优化设计方案和指导性施工过渡方案，减少线路换边拨接次数，减少过渡工程；根据规程规范、线路条件和运输需要，合理选择便线的曲线半径以及其他技术标准，保证勘察设计质量；设计审查部门</w:t>
      </w:r>
      <w:r w:rsidR="00FC5E10" w:rsidRPr="00EA5D32">
        <w:rPr>
          <w:rFonts w:eastAsia="仿宋_GB2312"/>
          <w:sz w:val="32"/>
        </w:rPr>
        <w:t>应</w:t>
      </w:r>
      <w:r w:rsidRPr="00EA5D32">
        <w:rPr>
          <w:rFonts w:eastAsia="仿宋_GB2312"/>
          <w:sz w:val="32"/>
        </w:rPr>
        <w:t>按照正式工程进行审查。</w:t>
      </w:r>
    </w:p>
    <w:p w14:paraId="2BFCA38F" w14:textId="77777777" w:rsidR="002668C1"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施工、监理单位</w:t>
      </w:r>
      <w:r w:rsidR="00FC5E10" w:rsidRPr="00EA5D32">
        <w:rPr>
          <w:rFonts w:eastAsia="仿宋_GB2312"/>
          <w:sz w:val="32"/>
        </w:rPr>
        <w:t>应</w:t>
      </w:r>
      <w:r w:rsidRPr="00EA5D32">
        <w:rPr>
          <w:rFonts w:eastAsia="仿宋_GB2312"/>
          <w:sz w:val="32"/>
        </w:rPr>
        <w:t>按照正式工程组织过渡工程施工和实施工程监理。施工单位</w:t>
      </w:r>
      <w:r w:rsidR="00FC5E10" w:rsidRPr="00EA5D32">
        <w:rPr>
          <w:rFonts w:eastAsia="仿宋_GB2312"/>
          <w:sz w:val="32"/>
        </w:rPr>
        <w:t>应</w:t>
      </w:r>
      <w:r w:rsidRPr="00EA5D32">
        <w:rPr>
          <w:rFonts w:eastAsia="仿宋_GB2312"/>
          <w:sz w:val="32"/>
        </w:rPr>
        <w:t>对既有设备布置进行现场核对，根据设计文</w:t>
      </w:r>
      <w:r w:rsidRPr="00EA5D32">
        <w:rPr>
          <w:rFonts w:eastAsia="仿宋_GB2312"/>
          <w:sz w:val="32"/>
        </w:rPr>
        <w:lastRenderedPageBreak/>
        <w:t>件和审查后的指导性施工过渡方案编制施工过渡方案，严格按照设计文件和批准的施工过渡方案进行施工。监理单位应督促施工单位严格按照批准的施工过渡方案进行施工，并实施旁站监理，参与竣工验收。</w:t>
      </w:r>
    </w:p>
    <w:p w14:paraId="161B62C5" w14:textId="77777777" w:rsidR="002668C1"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行车组织和设备管理部门</w:t>
      </w:r>
      <w:r w:rsidR="00FC5E10" w:rsidRPr="00EA5D32">
        <w:rPr>
          <w:rFonts w:eastAsia="仿宋_GB2312"/>
          <w:sz w:val="32"/>
        </w:rPr>
        <w:t>应</w:t>
      </w:r>
      <w:r w:rsidRPr="00EA5D32">
        <w:rPr>
          <w:rFonts w:eastAsia="仿宋_GB2312"/>
          <w:sz w:val="32"/>
        </w:rPr>
        <w:t>参加指导性施工过渡方案和施工过渡方案的审查工作，做好现场配合工作。</w:t>
      </w:r>
    </w:p>
    <w:p w14:paraId="33A8CD6C" w14:textId="77777777" w:rsidR="002668C1" w:rsidRPr="00EA5D32" w:rsidRDefault="002668C1" w:rsidP="00AF713D">
      <w:pPr>
        <w:adjustRightInd w:val="0"/>
        <w:snapToGrid w:val="0"/>
        <w:spacing w:line="560" w:lineRule="exact"/>
        <w:ind w:firstLineChars="200" w:firstLine="640"/>
        <w:rPr>
          <w:rFonts w:eastAsia="仿宋_GB2312"/>
          <w:sz w:val="32"/>
        </w:rPr>
      </w:pPr>
      <w:r w:rsidRPr="00EA5D32">
        <w:rPr>
          <w:rFonts w:eastAsia="仿宋_GB2312"/>
          <w:sz w:val="32"/>
        </w:rPr>
        <w:t>工程质量安全监督机构</w:t>
      </w:r>
      <w:r w:rsidR="00FC5E10" w:rsidRPr="00EA5D32">
        <w:rPr>
          <w:rFonts w:eastAsia="仿宋_GB2312"/>
          <w:sz w:val="32"/>
        </w:rPr>
        <w:t>应</w:t>
      </w:r>
      <w:r w:rsidRPr="00EA5D32">
        <w:rPr>
          <w:rFonts w:eastAsia="仿宋_GB2312"/>
          <w:sz w:val="32"/>
        </w:rPr>
        <w:t>加强对过渡工程的监督，检查施工过渡方案，对实施过程和竣工验收工作实施监督。</w:t>
      </w:r>
    </w:p>
    <w:p w14:paraId="6DDD885D" w14:textId="77777777" w:rsidR="00072EC9" w:rsidRPr="00EA5D32" w:rsidRDefault="00C24A22" w:rsidP="00AF713D">
      <w:pPr>
        <w:pStyle w:val="a7"/>
        <w:adjustRightInd w:val="0"/>
        <w:snapToGrid w:val="0"/>
        <w:spacing w:line="560" w:lineRule="exact"/>
        <w:rPr>
          <w:rFonts w:ascii="Times New Roman"/>
        </w:rPr>
      </w:pPr>
      <w:r w:rsidRPr="00EA5D32">
        <w:rPr>
          <w:rFonts w:ascii="Times New Roman" w:eastAsia="黑体"/>
          <w:bCs/>
        </w:rPr>
        <w:t>第一百</w:t>
      </w:r>
      <w:r w:rsidR="00D11107" w:rsidRPr="00EA5D32">
        <w:rPr>
          <w:rFonts w:ascii="Times New Roman" w:eastAsia="黑体" w:hint="eastAsia"/>
          <w:bCs/>
        </w:rPr>
        <w:t>二十</w:t>
      </w:r>
      <w:r w:rsidR="00254E74" w:rsidRPr="00EA5D32">
        <w:rPr>
          <w:rFonts w:ascii="Times New Roman" w:eastAsia="黑体"/>
          <w:bCs/>
        </w:rPr>
        <w:t>条</w:t>
      </w:r>
      <w:r w:rsidR="00254E74" w:rsidRPr="00EA5D32">
        <w:rPr>
          <w:rFonts w:ascii="Times New Roman" w:eastAsia="黑体"/>
          <w:bCs/>
          <w:szCs w:val="20"/>
        </w:rPr>
        <w:t xml:space="preserve"> </w:t>
      </w:r>
      <w:r w:rsidR="00254E74" w:rsidRPr="00EA5D32">
        <w:rPr>
          <w:rFonts w:ascii="Times New Roman"/>
          <w:szCs w:val="36"/>
        </w:rPr>
        <w:t xml:space="preserve"> </w:t>
      </w:r>
      <w:r w:rsidR="002668C1" w:rsidRPr="00EA5D32">
        <w:rPr>
          <w:rFonts w:ascii="Times New Roman"/>
        </w:rPr>
        <w:t>严禁进路有关道岔未纳入</w:t>
      </w:r>
      <w:proofErr w:type="gramStart"/>
      <w:r w:rsidR="002668C1" w:rsidRPr="00EA5D32">
        <w:rPr>
          <w:rFonts w:ascii="Times New Roman"/>
        </w:rPr>
        <w:t>联锁</w:t>
      </w:r>
      <w:proofErr w:type="gramEnd"/>
      <w:r w:rsidR="002668C1" w:rsidRPr="00EA5D32">
        <w:rPr>
          <w:rFonts w:ascii="Times New Roman"/>
        </w:rPr>
        <w:t>时开放信号办理列车和调车作业。营业线站场改造工程中，凡所接入或移动的道岔，</w:t>
      </w:r>
      <w:r w:rsidR="00FC5E10" w:rsidRPr="00EA5D32">
        <w:rPr>
          <w:rFonts w:ascii="Times New Roman"/>
        </w:rPr>
        <w:t>应</w:t>
      </w:r>
      <w:r w:rsidR="002668C1" w:rsidRPr="00EA5D32">
        <w:rPr>
          <w:rFonts w:ascii="Times New Roman"/>
        </w:rPr>
        <w:t>按信号过渡工程设计、施工，将道岔表示纳入车站</w:t>
      </w:r>
      <w:proofErr w:type="gramStart"/>
      <w:r w:rsidR="002668C1" w:rsidRPr="00EA5D32">
        <w:rPr>
          <w:rFonts w:ascii="Times New Roman"/>
        </w:rPr>
        <w:t>联锁</w:t>
      </w:r>
      <w:proofErr w:type="gramEnd"/>
      <w:r w:rsidR="002668C1" w:rsidRPr="00EA5D32">
        <w:rPr>
          <w:rFonts w:ascii="Times New Roman"/>
        </w:rPr>
        <w:t>后方可开放相应的信号机。</w:t>
      </w:r>
    </w:p>
    <w:p w14:paraId="66C559B5" w14:textId="77777777" w:rsidR="002668C1" w:rsidRPr="00EA5D32" w:rsidRDefault="00A25999" w:rsidP="00AF713D">
      <w:pPr>
        <w:pStyle w:val="a7"/>
        <w:adjustRightInd w:val="0"/>
        <w:snapToGrid w:val="0"/>
        <w:spacing w:line="560" w:lineRule="exact"/>
        <w:rPr>
          <w:rFonts w:ascii="Times New Roman"/>
        </w:rPr>
      </w:pPr>
      <w:r w:rsidRPr="00EA5D32">
        <w:rPr>
          <w:rFonts w:ascii="Times New Roman" w:eastAsia="黑体"/>
          <w:bCs/>
        </w:rPr>
        <w:t>第一百</w:t>
      </w:r>
      <w:r w:rsidR="00D11107" w:rsidRPr="00EA5D32">
        <w:rPr>
          <w:rFonts w:ascii="Times New Roman" w:eastAsia="黑体" w:hint="eastAsia"/>
          <w:bCs/>
        </w:rPr>
        <w:t>二十</w:t>
      </w:r>
      <w:r w:rsidR="00CF380B" w:rsidRPr="00EA5D32">
        <w:rPr>
          <w:rFonts w:ascii="Times New Roman" w:eastAsia="黑体" w:hint="eastAsia"/>
          <w:bCs/>
        </w:rPr>
        <w:t>一</w:t>
      </w:r>
      <w:r w:rsidR="00254E74" w:rsidRPr="00EA5D32">
        <w:rPr>
          <w:rFonts w:ascii="Times New Roman" w:eastAsia="黑体"/>
          <w:bCs/>
        </w:rPr>
        <w:t>条</w:t>
      </w:r>
      <w:r w:rsidR="00254E74" w:rsidRPr="00EA5D32">
        <w:rPr>
          <w:rFonts w:ascii="Times New Roman" w:eastAsia="黑体"/>
          <w:bCs/>
          <w:szCs w:val="20"/>
        </w:rPr>
        <w:t xml:space="preserve"> </w:t>
      </w:r>
      <w:r w:rsidR="00254E74" w:rsidRPr="00EA5D32">
        <w:rPr>
          <w:rFonts w:ascii="Times New Roman"/>
          <w:szCs w:val="36"/>
        </w:rPr>
        <w:t xml:space="preserve"> </w:t>
      </w:r>
      <w:r w:rsidR="002668C1" w:rsidRPr="00EA5D32">
        <w:rPr>
          <w:rFonts w:ascii="Times New Roman"/>
        </w:rPr>
        <w:t>过渡工程的竣工验收</w:t>
      </w:r>
      <w:r w:rsidR="00FC5E10" w:rsidRPr="00EA5D32">
        <w:rPr>
          <w:rFonts w:ascii="Times New Roman"/>
        </w:rPr>
        <w:t>应</w:t>
      </w:r>
      <w:r w:rsidR="002668C1" w:rsidRPr="00EA5D32">
        <w:rPr>
          <w:rFonts w:ascii="Times New Roman"/>
        </w:rPr>
        <w:t>按照正式工程组织。过渡工程除</w:t>
      </w:r>
      <w:proofErr w:type="gramStart"/>
      <w:r w:rsidR="002668C1" w:rsidRPr="00EA5D32">
        <w:rPr>
          <w:rFonts w:ascii="Times New Roman"/>
        </w:rPr>
        <w:t>拢口拨接地</w:t>
      </w:r>
      <w:proofErr w:type="gramEnd"/>
      <w:r w:rsidR="002668C1" w:rsidRPr="00EA5D32">
        <w:rPr>
          <w:rFonts w:ascii="Times New Roman"/>
        </w:rPr>
        <w:t>段外，其他应提前进行验收。</w:t>
      </w:r>
      <w:r w:rsidR="002668C1" w:rsidRPr="00EA5D32">
        <w:rPr>
          <w:rFonts w:ascii="Times New Roman"/>
          <w:szCs w:val="32"/>
        </w:rPr>
        <w:t>对不能预先轧道的过渡工程，由建设、施工、监理和设备管理单位联合检查确认达到工程施工质量验收标准，验收合格后方可开通。</w:t>
      </w:r>
      <w:r w:rsidR="002668C1" w:rsidRPr="00EA5D32">
        <w:rPr>
          <w:rFonts w:ascii="Times New Roman"/>
        </w:rPr>
        <w:t>未经验收或验收不合格的，不得交付运营单位，也不得开通运营。</w:t>
      </w:r>
    </w:p>
    <w:p w14:paraId="3C0F73C2" w14:textId="77777777" w:rsidR="003B40F8" w:rsidRPr="00EA5D32" w:rsidRDefault="00A25999"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D11107" w:rsidRPr="00EA5D32">
        <w:rPr>
          <w:rFonts w:eastAsia="黑体" w:hint="eastAsia"/>
          <w:bCs/>
          <w:sz w:val="32"/>
        </w:rPr>
        <w:t>二十</w:t>
      </w:r>
      <w:r w:rsidR="00CF380B" w:rsidRPr="00EA5D32">
        <w:rPr>
          <w:rFonts w:eastAsia="黑体" w:hint="eastAsia"/>
          <w:bCs/>
          <w:sz w:val="32"/>
        </w:rPr>
        <w:t>二</w:t>
      </w:r>
      <w:r w:rsidR="00656E66" w:rsidRPr="00EA5D32">
        <w:rPr>
          <w:rFonts w:eastAsia="黑体"/>
          <w:bCs/>
          <w:sz w:val="32"/>
        </w:rPr>
        <w:t>条</w:t>
      </w:r>
      <w:r w:rsidR="00656E66" w:rsidRPr="00EA5D32">
        <w:rPr>
          <w:rFonts w:eastAsia="黑体"/>
          <w:bCs/>
          <w:sz w:val="32"/>
        </w:rPr>
        <w:t xml:space="preserve"> </w:t>
      </w:r>
      <w:r w:rsidR="00656E66" w:rsidRPr="00EA5D32">
        <w:rPr>
          <w:rFonts w:eastAsia="仿宋_GB2312"/>
          <w:sz w:val="32"/>
          <w:szCs w:val="36"/>
        </w:rPr>
        <w:t xml:space="preserve"> </w:t>
      </w:r>
      <w:r w:rsidR="002668C1" w:rsidRPr="00EA5D32">
        <w:rPr>
          <w:rFonts w:eastAsia="仿宋_GB2312"/>
          <w:sz w:val="32"/>
        </w:rPr>
        <w:t>过渡工程的开通速度和运行速度由施工单位依据设计和施工资料提出申请，经运营单位审查后确定。验收合格的过渡工程，由运营单位（维管单位）维护，开通后</w:t>
      </w:r>
      <w:r w:rsidR="002668C1" w:rsidRPr="00EA5D32">
        <w:rPr>
          <w:rFonts w:eastAsia="仿宋_GB2312"/>
          <w:sz w:val="32"/>
        </w:rPr>
        <w:t>24</w:t>
      </w:r>
      <w:r w:rsidR="002668C1" w:rsidRPr="00EA5D32">
        <w:rPr>
          <w:rFonts w:eastAsia="仿宋_GB2312"/>
          <w:sz w:val="32"/>
        </w:rPr>
        <w:t>小时内，施工单位协助运营单位进行维护。施工单位对过渡工程的施工质量负责，运营单位对过渡工程的设备维护负责。有关费</w:t>
      </w:r>
      <w:r w:rsidR="002668C1" w:rsidRPr="00EA5D32">
        <w:rPr>
          <w:rFonts w:eastAsia="仿宋_GB2312"/>
          <w:sz w:val="32"/>
        </w:rPr>
        <w:lastRenderedPageBreak/>
        <w:t>用按规定办理。</w:t>
      </w:r>
      <w:bookmarkStart w:id="234" w:name="_Toc326566673"/>
      <w:bookmarkStart w:id="235" w:name="_Toc326647507"/>
      <w:bookmarkStart w:id="236" w:name="_Toc326650100"/>
      <w:bookmarkStart w:id="237" w:name="_Toc327770187"/>
      <w:bookmarkStart w:id="238" w:name="_Toc327772133"/>
      <w:bookmarkStart w:id="239" w:name="_Toc327778502"/>
      <w:bookmarkStart w:id="240" w:name="_Toc327967957"/>
      <w:bookmarkStart w:id="241" w:name="_Toc328029072"/>
      <w:bookmarkStart w:id="242" w:name="_Toc328400232"/>
      <w:bookmarkStart w:id="243" w:name="_Toc329607433"/>
      <w:bookmarkStart w:id="244" w:name="_Toc329607591"/>
      <w:bookmarkStart w:id="245" w:name="_Toc331400333"/>
      <w:bookmarkStart w:id="246" w:name="_Toc337622023"/>
      <w:bookmarkStart w:id="247" w:name="_Toc337622446"/>
      <w:bookmarkStart w:id="248" w:name="_第十六章__工程验收交接"/>
      <w:bookmarkEnd w:id="248"/>
    </w:p>
    <w:p w14:paraId="37D8AEBF" w14:textId="77777777" w:rsidR="002668C1" w:rsidRPr="00EA5D32" w:rsidRDefault="002668C1" w:rsidP="00EA7E4B">
      <w:pPr>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第十</w:t>
      </w:r>
      <w:r w:rsidR="00937A40" w:rsidRPr="00EA5D32">
        <w:rPr>
          <w:rFonts w:eastAsia="黑体" w:hint="eastAsia"/>
          <w:bCs/>
          <w:sz w:val="32"/>
          <w:szCs w:val="32"/>
        </w:rPr>
        <w:t>七</w:t>
      </w:r>
      <w:r w:rsidRPr="00EA5D32">
        <w:rPr>
          <w:rFonts w:eastAsia="黑体"/>
          <w:bCs/>
          <w:sz w:val="32"/>
          <w:szCs w:val="32"/>
        </w:rPr>
        <w:t>章</w:t>
      </w:r>
      <w:r w:rsidRPr="00EA5D32">
        <w:rPr>
          <w:rFonts w:eastAsia="黑体"/>
          <w:bCs/>
          <w:sz w:val="32"/>
          <w:szCs w:val="32"/>
        </w:rPr>
        <w:t xml:space="preserve">  </w:t>
      </w:r>
      <w:r w:rsidRPr="00EA5D32">
        <w:rPr>
          <w:rFonts w:eastAsia="黑体"/>
          <w:bCs/>
          <w:sz w:val="32"/>
          <w:szCs w:val="32"/>
        </w:rPr>
        <w:t>工程验收交接</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0EB4A3FD" w14:textId="77777777" w:rsidR="0017351B" w:rsidRPr="00EA5D32" w:rsidRDefault="0017661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D11107" w:rsidRPr="00EA5D32">
        <w:rPr>
          <w:rFonts w:eastAsia="黑体" w:hint="eastAsia"/>
          <w:bCs/>
          <w:sz w:val="32"/>
        </w:rPr>
        <w:t>二十</w:t>
      </w:r>
      <w:r w:rsidR="004A50F4" w:rsidRPr="00EA5D32">
        <w:rPr>
          <w:rFonts w:eastAsia="黑体" w:hint="eastAsia"/>
          <w:bCs/>
          <w:sz w:val="32"/>
        </w:rPr>
        <w:t>三</w:t>
      </w:r>
      <w:r w:rsidR="003B40F8" w:rsidRPr="00EA5D32">
        <w:rPr>
          <w:rFonts w:eastAsia="黑体"/>
          <w:bCs/>
          <w:sz w:val="32"/>
        </w:rPr>
        <w:t>条</w:t>
      </w:r>
      <w:r w:rsidR="003B40F8" w:rsidRPr="00EA5D32">
        <w:rPr>
          <w:rFonts w:eastAsia="黑体"/>
          <w:bCs/>
          <w:sz w:val="32"/>
        </w:rPr>
        <w:t xml:space="preserve"> </w:t>
      </w:r>
      <w:r w:rsidR="003B40F8" w:rsidRPr="00EA5D32">
        <w:rPr>
          <w:rFonts w:eastAsia="仿宋_GB2312"/>
          <w:sz w:val="32"/>
          <w:szCs w:val="36"/>
        </w:rPr>
        <w:t xml:space="preserve"> </w:t>
      </w:r>
      <w:r w:rsidR="002668C1" w:rsidRPr="00EA5D32">
        <w:rPr>
          <w:rFonts w:eastAsia="仿宋_GB2312"/>
          <w:sz w:val="32"/>
          <w:szCs w:val="28"/>
        </w:rPr>
        <w:t>营业线基建、</w:t>
      </w:r>
      <w:r w:rsidR="008B52A8" w:rsidRPr="00EA5D32">
        <w:rPr>
          <w:rFonts w:eastAsia="仿宋_GB2312"/>
          <w:sz w:val="32"/>
          <w:szCs w:val="28"/>
        </w:rPr>
        <w:t>技术</w:t>
      </w:r>
      <w:r w:rsidR="002668C1" w:rsidRPr="00EA5D32">
        <w:rPr>
          <w:rFonts w:eastAsia="仿宋_GB2312"/>
          <w:sz w:val="32"/>
          <w:szCs w:val="28"/>
        </w:rPr>
        <w:t>改造项目的施工</w:t>
      </w:r>
      <w:r w:rsidR="00FC5E10" w:rsidRPr="00EA5D32">
        <w:rPr>
          <w:rFonts w:eastAsia="仿宋_GB2312"/>
          <w:sz w:val="32"/>
          <w:szCs w:val="28"/>
        </w:rPr>
        <w:t>应</w:t>
      </w:r>
      <w:r w:rsidR="002668C1" w:rsidRPr="00EA5D32">
        <w:rPr>
          <w:rFonts w:eastAsia="仿宋_GB2312"/>
          <w:sz w:val="32"/>
          <w:szCs w:val="28"/>
        </w:rPr>
        <w:t>遵照</w:t>
      </w:r>
      <w:r w:rsidR="00C84C6E" w:rsidRPr="00EA5D32">
        <w:rPr>
          <w:rFonts w:eastAsia="仿宋_GB2312"/>
          <w:sz w:val="32"/>
          <w:szCs w:val="28"/>
        </w:rPr>
        <w:t>“</w:t>
      </w:r>
      <w:r w:rsidR="00C84C6E" w:rsidRPr="00EA5D32">
        <w:rPr>
          <w:rFonts w:eastAsia="仿宋_GB2312"/>
          <w:sz w:val="32"/>
          <w:szCs w:val="28"/>
        </w:rPr>
        <w:t>建成一段，投产一段</w:t>
      </w:r>
      <w:r w:rsidR="00C84C6E" w:rsidRPr="00EA5D32">
        <w:rPr>
          <w:rFonts w:eastAsia="仿宋_GB2312"/>
          <w:sz w:val="32"/>
          <w:szCs w:val="28"/>
        </w:rPr>
        <w:t>”</w:t>
      </w:r>
      <w:r w:rsidR="002668C1" w:rsidRPr="00EA5D32">
        <w:rPr>
          <w:rFonts w:eastAsia="仿宋_GB2312"/>
          <w:sz w:val="32"/>
          <w:szCs w:val="28"/>
        </w:rPr>
        <w:t>的原则，及时验收交接、拨接开通。未经验收合格的工程不得拨接开通使用。</w:t>
      </w:r>
    </w:p>
    <w:p w14:paraId="4303E924" w14:textId="77777777" w:rsidR="00177C66" w:rsidRPr="00EA5D32" w:rsidRDefault="0017661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D11107" w:rsidRPr="00EA5D32">
        <w:rPr>
          <w:rFonts w:eastAsia="黑体" w:hint="eastAsia"/>
          <w:bCs/>
          <w:sz w:val="32"/>
        </w:rPr>
        <w:t>二十</w:t>
      </w:r>
      <w:r w:rsidR="004A50F4" w:rsidRPr="00EA5D32">
        <w:rPr>
          <w:rFonts w:eastAsia="黑体" w:hint="eastAsia"/>
          <w:bCs/>
          <w:sz w:val="32"/>
        </w:rPr>
        <w:t>四</w:t>
      </w:r>
      <w:r w:rsidR="003B40F8" w:rsidRPr="00EA5D32">
        <w:rPr>
          <w:rFonts w:eastAsia="黑体"/>
          <w:bCs/>
          <w:sz w:val="32"/>
        </w:rPr>
        <w:t>条</w:t>
      </w:r>
      <w:r w:rsidR="003B40F8" w:rsidRPr="00EA5D32">
        <w:rPr>
          <w:rFonts w:eastAsia="黑体"/>
          <w:bCs/>
          <w:sz w:val="32"/>
        </w:rPr>
        <w:t xml:space="preserve"> </w:t>
      </w:r>
      <w:r w:rsidR="003B40F8" w:rsidRPr="00EA5D32">
        <w:rPr>
          <w:rFonts w:eastAsia="仿宋_GB2312"/>
          <w:sz w:val="32"/>
          <w:szCs w:val="36"/>
        </w:rPr>
        <w:t xml:space="preserve"> </w:t>
      </w:r>
      <w:r w:rsidR="002668C1" w:rsidRPr="00EA5D32">
        <w:rPr>
          <w:rFonts w:eastAsia="仿宋_GB2312"/>
          <w:sz w:val="32"/>
          <w:szCs w:val="28"/>
        </w:rPr>
        <w:t>施工单位</w:t>
      </w:r>
      <w:r w:rsidR="003E4B69" w:rsidRPr="00EA5D32">
        <w:rPr>
          <w:rFonts w:eastAsia="仿宋_GB2312"/>
          <w:sz w:val="32"/>
          <w:szCs w:val="28"/>
        </w:rPr>
        <w:t>应</w:t>
      </w:r>
      <w:r w:rsidR="002668C1" w:rsidRPr="00EA5D32">
        <w:rPr>
          <w:rFonts w:eastAsia="仿宋_GB2312"/>
          <w:sz w:val="32"/>
          <w:szCs w:val="28"/>
        </w:rPr>
        <w:t>严格按批准的设计文件和施工方案进行施工，确保工程质量。基建、</w:t>
      </w:r>
      <w:r w:rsidR="008B52A8" w:rsidRPr="00EA5D32">
        <w:rPr>
          <w:rFonts w:eastAsia="仿宋_GB2312"/>
          <w:sz w:val="32"/>
          <w:szCs w:val="28"/>
        </w:rPr>
        <w:t>技术</w:t>
      </w:r>
      <w:r w:rsidR="002668C1" w:rsidRPr="00EA5D32">
        <w:rPr>
          <w:rFonts w:eastAsia="仿宋_GB2312"/>
          <w:sz w:val="32"/>
          <w:szCs w:val="28"/>
        </w:rPr>
        <w:t>改造项目必须达到设计规范和工程施工质量验收标准，且竣工资料齐全后方可申请验交。行车组织、设备管理</w:t>
      </w:r>
      <w:r w:rsidR="00FE5C3F" w:rsidRPr="00EA5D32">
        <w:rPr>
          <w:rFonts w:eastAsia="仿宋_GB2312"/>
          <w:sz w:val="32"/>
          <w:szCs w:val="28"/>
        </w:rPr>
        <w:t>单位</w:t>
      </w:r>
      <w:r w:rsidR="00FC5E10" w:rsidRPr="00EA5D32">
        <w:rPr>
          <w:rFonts w:eastAsia="仿宋_GB2312"/>
          <w:sz w:val="32"/>
          <w:szCs w:val="28"/>
        </w:rPr>
        <w:t>应</w:t>
      </w:r>
      <w:r w:rsidR="002668C1" w:rsidRPr="00EA5D32">
        <w:rPr>
          <w:rFonts w:eastAsia="仿宋_GB2312"/>
          <w:sz w:val="32"/>
          <w:szCs w:val="28"/>
        </w:rPr>
        <w:t>提前做好各项接管准备工作，对新增人员提前进行培训，提前调配到位。</w:t>
      </w:r>
    </w:p>
    <w:p w14:paraId="0813E7D1" w14:textId="77777777" w:rsidR="00177C66"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电气化改造项目</w:t>
      </w:r>
      <w:r w:rsidR="00FC5E10" w:rsidRPr="00EA5D32">
        <w:rPr>
          <w:rFonts w:eastAsia="仿宋_GB2312"/>
          <w:sz w:val="32"/>
          <w:szCs w:val="28"/>
        </w:rPr>
        <w:t>应</w:t>
      </w:r>
      <w:r w:rsidRPr="00EA5D32">
        <w:rPr>
          <w:rFonts w:eastAsia="仿宋_GB2312"/>
          <w:sz w:val="32"/>
          <w:szCs w:val="28"/>
        </w:rPr>
        <w:t>在受电前</w:t>
      </w:r>
      <w:r w:rsidRPr="00EA5D32">
        <w:rPr>
          <w:rFonts w:eastAsia="仿宋_GB2312"/>
          <w:sz w:val="32"/>
          <w:szCs w:val="28"/>
        </w:rPr>
        <w:t>15</w:t>
      </w:r>
      <w:r w:rsidRPr="00EA5D32">
        <w:rPr>
          <w:rFonts w:eastAsia="仿宋_GB2312"/>
          <w:sz w:val="32"/>
          <w:szCs w:val="28"/>
        </w:rPr>
        <w:t>天由项目管理机构将具体受电日期、范围通知路内外有关单位，并进行路外安全宣传。</w:t>
      </w:r>
    </w:p>
    <w:p w14:paraId="7EB0F951" w14:textId="77777777" w:rsidR="00912636" w:rsidRPr="00EA5D32" w:rsidRDefault="0017661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A14079" w:rsidRPr="00EA5D32">
        <w:rPr>
          <w:rFonts w:eastAsia="黑体" w:hint="eastAsia"/>
          <w:bCs/>
          <w:sz w:val="32"/>
        </w:rPr>
        <w:t>二十</w:t>
      </w:r>
      <w:r w:rsidR="004A50F4" w:rsidRPr="00EA5D32">
        <w:rPr>
          <w:rFonts w:eastAsia="黑体" w:hint="eastAsia"/>
          <w:bCs/>
          <w:sz w:val="32"/>
        </w:rPr>
        <w:t>五</w:t>
      </w:r>
      <w:r w:rsidR="00177C66" w:rsidRPr="00EA5D32">
        <w:rPr>
          <w:rFonts w:eastAsia="黑体"/>
          <w:bCs/>
          <w:sz w:val="32"/>
        </w:rPr>
        <w:t>条</w:t>
      </w:r>
      <w:r w:rsidR="00177C66" w:rsidRPr="00EA5D32">
        <w:rPr>
          <w:rFonts w:eastAsia="黑体"/>
          <w:bCs/>
          <w:sz w:val="32"/>
        </w:rPr>
        <w:t xml:space="preserve"> </w:t>
      </w:r>
      <w:r w:rsidR="00177C66" w:rsidRPr="00EA5D32">
        <w:rPr>
          <w:rFonts w:eastAsia="仿宋_GB2312"/>
          <w:sz w:val="32"/>
          <w:szCs w:val="36"/>
        </w:rPr>
        <w:t xml:space="preserve"> </w:t>
      </w:r>
      <w:r w:rsidR="002668C1" w:rsidRPr="00EA5D32">
        <w:rPr>
          <w:rFonts w:eastAsia="仿宋_GB2312"/>
          <w:sz w:val="32"/>
          <w:szCs w:val="28"/>
        </w:rPr>
        <w:t>营业线的铁路建设项目施工，工程完成并达到设计要求后，施工单位</w:t>
      </w:r>
      <w:r w:rsidR="00BA5DD4" w:rsidRPr="00EA5D32">
        <w:rPr>
          <w:rFonts w:eastAsia="仿宋_GB2312"/>
          <w:sz w:val="32"/>
          <w:szCs w:val="28"/>
        </w:rPr>
        <w:t>应</w:t>
      </w:r>
      <w:r w:rsidR="002668C1" w:rsidRPr="00EA5D32">
        <w:rPr>
          <w:rFonts w:eastAsia="仿宋_GB2312"/>
          <w:sz w:val="32"/>
          <w:szCs w:val="28"/>
        </w:rPr>
        <w:t>及时向建设单位提出验收交接申请；建设单位按照</w:t>
      </w:r>
      <w:r w:rsidR="0048287C" w:rsidRPr="00EA5D32">
        <w:rPr>
          <w:rFonts w:eastAsia="仿宋_GB2312"/>
          <w:sz w:val="32"/>
          <w:szCs w:val="28"/>
        </w:rPr>
        <w:t>国铁集团</w:t>
      </w:r>
      <w:r w:rsidR="002668C1" w:rsidRPr="00EA5D32">
        <w:rPr>
          <w:rFonts w:eastAsia="仿宋_GB2312"/>
          <w:sz w:val="32"/>
          <w:szCs w:val="28"/>
        </w:rPr>
        <w:t>竣工验收办法及时组织工程验收交接。验收交接工作</w:t>
      </w:r>
      <w:r w:rsidR="00BA5DD4" w:rsidRPr="00EA5D32">
        <w:rPr>
          <w:rFonts w:eastAsia="仿宋_GB2312"/>
          <w:sz w:val="32"/>
          <w:szCs w:val="28"/>
        </w:rPr>
        <w:t>应</w:t>
      </w:r>
      <w:r w:rsidR="002668C1" w:rsidRPr="00EA5D32">
        <w:rPr>
          <w:rFonts w:eastAsia="仿宋_GB2312"/>
          <w:sz w:val="32"/>
          <w:szCs w:val="28"/>
        </w:rPr>
        <w:t>在开通使用前进行。竣工验收交接后，方能正式移交使用单位运营或投产使用，未办理验收交接或验收不合格的工程一律不得交付使用。</w:t>
      </w:r>
    </w:p>
    <w:p w14:paraId="665981B3" w14:textId="77777777" w:rsidR="00326468" w:rsidRPr="00EA5D32" w:rsidRDefault="0017661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二十</w:t>
      </w:r>
      <w:r w:rsidR="004A50F4" w:rsidRPr="00EA5D32">
        <w:rPr>
          <w:rFonts w:eastAsia="黑体" w:hint="eastAsia"/>
          <w:bCs/>
          <w:sz w:val="32"/>
        </w:rPr>
        <w:t>六</w:t>
      </w:r>
      <w:r w:rsidR="00912636" w:rsidRPr="00EA5D32">
        <w:rPr>
          <w:rFonts w:eastAsia="黑体"/>
          <w:bCs/>
          <w:sz w:val="32"/>
        </w:rPr>
        <w:t>条</w:t>
      </w:r>
      <w:r w:rsidR="00912636" w:rsidRPr="00EA5D32">
        <w:rPr>
          <w:rFonts w:eastAsia="黑体"/>
          <w:bCs/>
          <w:sz w:val="32"/>
        </w:rPr>
        <w:t xml:space="preserve"> </w:t>
      </w:r>
      <w:r w:rsidR="00912636" w:rsidRPr="00EA5D32">
        <w:rPr>
          <w:rFonts w:eastAsia="仿宋_GB2312"/>
          <w:sz w:val="32"/>
          <w:szCs w:val="36"/>
        </w:rPr>
        <w:t xml:space="preserve"> </w:t>
      </w:r>
      <w:r w:rsidR="002668C1" w:rsidRPr="00EA5D32">
        <w:rPr>
          <w:rFonts w:eastAsia="仿宋_GB2312"/>
          <w:sz w:val="32"/>
          <w:szCs w:val="28"/>
        </w:rPr>
        <w:t>铁路建设项目新线施工中的正、站线线路在验交开通前</w:t>
      </w:r>
      <w:r w:rsidR="00BA5DD4" w:rsidRPr="00EA5D32">
        <w:rPr>
          <w:rFonts w:eastAsia="仿宋_GB2312"/>
          <w:sz w:val="32"/>
          <w:szCs w:val="28"/>
        </w:rPr>
        <w:t>应</w:t>
      </w:r>
      <w:r w:rsidR="002668C1" w:rsidRPr="00EA5D32">
        <w:rPr>
          <w:rFonts w:eastAsia="仿宋_GB2312"/>
          <w:sz w:val="32"/>
          <w:szCs w:val="28"/>
        </w:rPr>
        <w:t>经过机车多次轧道（正线轧道</w:t>
      </w:r>
      <w:r w:rsidR="002668C1" w:rsidRPr="00EA5D32">
        <w:rPr>
          <w:rFonts w:eastAsia="仿宋_GB2312"/>
          <w:sz w:val="32"/>
          <w:szCs w:val="28"/>
        </w:rPr>
        <w:t>50</w:t>
      </w:r>
      <w:r w:rsidR="002668C1" w:rsidRPr="00EA5D32">
        <w:rPr>
          <w:rFonts w:eastAsia="仿宋_GB2312"/>
          <w:sz w:val="32"/>
          <w:szCs w:val="28"/>
        </w:rPr>
        <w:t>次、站线轧道</w:t>
      </w:r>
      <w:r w:rsidR="002668C1" w:rsidRPr="00EA5D32">
        <w:rPr>
          <w:rFonts w:eastAsia="仿宋_GB2312"/>
          <w:sz w:val="32"/>
          <w:szCs w:val="28"/>
        </w:rPr>
        <w:t>30</w:t>
      </w:r>
      <w:r w:rsidR="002668C1" w:rsidRPr="00EA5D32">
        <w:rPr>
          <w:rFonts w:eastAsia="仿宋_GB2312"/>
          <w:sz w:val="32"/>
          <w:szCs w:val="28"/>
        </w:rPr>
        <w:t>次</w:t>
      </w:r>
      <w:r w:rsidR="00BA5DD4" w:rsidRPr="00EA5D32">
        <w:rPr>
          <w:rFonts w:eastAsia="仿宋_GB2312"/>
          <w:sz w:val="32"/>
          <w:szCs w:val="28"/>
        </w:rPr>
        <w:t>，无</w:t>
      </w:r>
      <w:proofErr w:type="gramStart"/>
      <w:r w:rsidR="00BA5DD4" w:rsidRPr="00EA5D32">
        <w:rPr>
          <w:rFonts w:eastAsia="仿宋_GB2312"/>
          <w:sz w:val="32"/>
          <w:szCs w:val="28"/>
        </w:rPr>
        <w:t>砟</w:t>
      </w:r>
      <w:proofErr w:type="gramEnd"/>
      <w:r w:rsidR="00BA5DD4" w:rsidRPr="00EA5D32">
        <w:rPr>
          <w:rFonts w:eastAsia="仿宋_GB2312"/>
          <w:sz w:val="32"/>
          <w:szCs w:val="28"/>
        </w:rPr>
        <w:t>轨道除外</w:t>
      </w:r>
      <w:r w:rsidR="002668C1" w:rsidRPr="00EA5D32">
        <w:rPr>
          <w:rFonts w:eastAsia="仿宋_GB2312"/>
          <w:sz w:val="32"/>
          <w:szCs w:val="28"/>
        </w:rPr>
        <w:t>）、整修或大型养路机械整道，</w:t>
      </w:r>
      <w:r w:rsidR="00BA5DD4" w:rsidRPr="00EA5D32">
        <w:rPr>
          <w:rFonts w:eastAsia="仿宋_GB2312"/>
          <w:sz w:val="32"/>
          <w:szCs w:val="28"/>
        </w:rPr>
        <w:t>电气化铁路</w:t>
      </w:r>
      <w:r w:rsidR="00BA5DD4" w:rsidRPr="00EA5D32">
        <w:rPr>
          <w:rFonts w:eastAsia="仿宋_GB2312"/>
          <w:sz w:val="32"/>
          <w:szCs w:val="28"/>
        </w:rPr>
        <w:lastRenderedPageBreak/>
        <w:t>接触网设备经过冷滑和热滑，</w:t>
      </w:r>
      <w:r w:rsidR="002668C1" w:rsidRPr="00EA5D32">
        <w:rPr>
          <w:rFonts w:eastAsia="仿宋_GB2312"/>
          <w:sz w:val="32"/>
          <w:szCs w:val="28"/>
        </w:rPr>
        <w:t>直至达到工程施工质量验收标准，经验收交接后方可开通。</w:t>
      </w:r>
      <w:proofErr w:type="gramStart"/>
      <w:r w:rsidR="002668C1" w:rsidRPr="00EA5D32">
        <w:rPr>
          <w:rFonts w:eastAsia="仿宋_GB2312"/>
          <w:sz w:val="32"/>
          <w:szCs w:val="28"/>
        </w:rPr>
        <w:t>凡正式</w:t>
      </w:r>
      <w:proofErr w:type="gramEnd"/>
      <w:r w:rsidR="002668C1" w:rsidRPr="00EA5D32">
        <w:rPr>
          <w:rFonts w:eastAsia="仿宋_GB2312"/>
          <w:sz w:val="32"/>
          <w:szCs w:val="28"/>
        </w:rPr>
        <w:t>办理验交手续的线路及设备，均应由设备管理单位负责维修养护。</w:t>
      </w:r>
    </w:p>
    <w:p w14:paraId="12D191D0" w14:textId="77777777" w:rsidR="00326468"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bCs/>
          <w:sz w:val="32"/>
          <w:szCs w:val="28"/>
        </w:rPr>
        <w:t>对不能预先轧道</w:t>
      </w:r>
      <w:r w:rsidR="00BA5DD4" w:rsidRPr="00EA5D32">
        <w:rPr>
          <w:rFonts w:eastAsia="仿宋_GB2312"/>
          <w:sz w:val="32"/>
          <w:szCs w:val="28"/>
        </w:rPr>
        <w:t>、接触网冷（热）滑</w:t>
      </w:r>
      <w:r w:rsidRPr="00EA5D32">
        <w:rPr>
          <w:rFonts w:eastAsia="仿宋_GB2312"/>
          <w:bCs/>
          <w:sz w:val="32"/>
          <w:szCs w:val="28"/>
        </w:rPr>
        <w:t>和进行动态验收的线路、道岔</w:t>
      </w:r>
      <w:r w:rsidR="00BA5DD4" w:rsidRPr="00EA5D32">
        <w:rPr>
          <w:rFonts w:eastAsia="仿宋_GB2312"/>
          <w:bCs/>
          <w:sz w:val="32"/>
          <w:szCs w:val="28"/>
        </w:rPr>
        <w:t>、接触网</w:t>
      </w:r>
      <w:r w:rsidRPr="00EA5D32">
        <w:rPr>
          <w:rFonts w:eastAsia="仿宋_GB2312"/>
          <w:bCs/>
          <w:sz w:val="32"/>
          <w:szCs w:val="28"/>
        </w:rPr>
        <w:t>施工，由建设、</w:t>
      </w:r>
      <w:r w:rsidR="00BA5DD4" w:rsidRPr="00EA5D32">
        <w:rPr>
          <w:rFonts w:eastAsia="仿宋_GB2312"/>
          <w:bCs/>
          <w:sz w:val="32"/>
          <w:szCs w:val="28"/>
        </w:rPr>
        <w:t>设计、</w:t>
      </w:r>
      <w:r w:rsidRPr="00EA5D32">
        <w:rPr>
          <w:rFonts w:eastAsia="仿宋_GB2312"/>
          <w:bCs/>
          <w:sz w:val="32"/>
          <w:szCs w:val="28"/>
        </w:rPr>
        <w:t>施工、监理和设备管理单位联合检查确认达到工程施工质量验收标准，验收合格后方可开通。开通后由运营单位接管，开通后</w:t>
      </w:r>
      <w:r w:rsidRPr="00EA5D32">
        <w:rPr>
          <w:rFonts w:eastAsia="仿宋_GB2312"/>
          <w:bCs/>
          <w:sz w:val="32"/>
          <w:szCs w:val="28"/>
        </w:rPr>
        <w:t>24</w:t>
      </w:r>
      <w:r w:rsidRPr="00EA5D32">
        <w:rPr>
          <w:rFonts w:eastAsia="仿宋_GB2312"/>
          <w:bCs/>
          <w:sz w:val="32"/>
          <w:szCs w:val="28"/>
        </w:rPr>
        <w:t>小时内，施工单位协助运营单位进行维护。运营单位</w:t>
      </w:r>
      <w:r w:rsidR="00FC5E10" w:rsidRPr="00EA5D32">
        <w:rPr>
          <w:rFonts w:eastAsia="仿宋_GB2312"/>
          <w:bCs/>
          <w:sz w:val="32"/>
          <w:szCs w:val="28"/>
        </w:rPr>
        <w:t>应</w:t>
      </w:r>
      <w:r w:rsidRPr="00EA5D32">
        <w:rPr>
          <w:rFonts w:eastAsia="仿宋_GB2312"/>
          <w:bCs/>
          <w:sz w:val="32"/>
          <w:szCs w:val="28"/>
        </w:rPr>
        <w:t>使其尽快达到规定的允许速度。</w:t>
      </w:r>
    </w:p>
    <w:p w14:paraId="0CD38D9D" w14:textId="77777777" w:rsidR="002668C1" w:rsidRPr="00EA5D32" w:rsidRDefault="002870B9"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二十</w:t>
      </w:r>
      <w:r w:rsidR="004A50F4" w:rsidRPr="00EA5D32">
        <w:rPr>
          <w:rFonts w:eastAsia="黑体" w:hint="eastAsia"/>
          <w:bCs/>
          <w:sz w:val="32"/>
        </w:rPr>
        <w:t>七</w:t>
      </w:r>
      <w:r w:rsidR="00326468" w:rsidRPr="00EA5D32">
        <w:rPr>
          <w:rFonts w:eastAsia="黑体"/>
          <w:bCs/>
          <w:sz w:val="32"/>
        </w:rPr>
        <w:t>条</w:t>
      </w:r>
      <w:r w:rsidR="00326468" w:rsidRPr="00EA5D32">
        <w:rPr>
          <w:rFonts w:eastAsia="黑体"/>
          <w:bCs/>
          <w:sz w:val="32"/>
        </w:rPr>
        <w:t xml:space="preserve"> </w:t>
      </w:r>
      <w:r w:rsidR="00326468" w:rsidRPr="00EA5D32">
        <w:rPr>
          <w:rFonts w:eastAsia="仿宋_GB2312"/>
          <w:sz w:val="32"/>
          <w:szCs w:val="36"/>
        </w:rPr>
        <w:t xml:space="preserve"> </w:t>
      </w:r>
      <w:r w:rsidR="002668C1" w:rsidRPr="00EA5D32">
        <w:rPr>
          <w:rFonts w:eastAsia="仿宋_GB2312"/>
          <w:sz w:val="32"/>
        </w:rPr>
        <w:t>车站</w:t>
      </w:r>
      <w:r w:rsidR="002668C1" w:rsidRPr="00EA5D32">
        <w:rPr>
          <w:rFonts w:eastAsia="仿宋_GB2312"/>
          <w:sz w:val="32"/>
          <w:szCs w:val="28"/>
        </w:rPr>
        <w:t>信联</w:t>
      </w:r>
      <w:proofErr w:type="gramStart"/>
      <w:r w:rsidR="002668C1" w:rsidRPr="00EA5D32">
        <w:rPr>
          <w:rFonts w:eastAsia="仿宋_GB2312"/>
          <w:sz w:val="32"/>
          <w:szCs w:val="28"/>
        </w:rPr>
        <w:t>闭设备</w:t>
      </w:r>
      <w:proofErr w:type="gramEnd"/>
      <w:r w:rsidR="002668C1" w:rsidRPr="00EA5D32">
        <w:rPr>
          <w:rFonts w:eastAsia="仿宋_GB2312"/>
          <w:sz w:val="32"/>
          <w:szCs w:val="28"/>
        </w:rPr>
        <w:t>施工后，</w:t>
      </w:r>
      <w:r w:rsidR="00FC5E10" w:rsidRPr="00EA5D32">
        <w:rPr>
          <w:rFonts w:eastAsia="仿宋_GB2312"/>
          <w:sz w:val="32"/>
          <w:szCs w:val="28"/>
        </w:rPr>
        <w:t>应</w:t>
      </w:r>
      <w:r w:rsidR="002668C1" w:rsidRPr="00EA5D32">
        <w:rPr>
          <w:rFonts w:eastAsia="仿宋_GB2312"/>
          <w:sz w:val="32"/>
          <w:szCs w:val="28"/>
        </w:rPr>
        <w:t>封锁进行全面的</w:t>
      </w:r>
      <w:proofErr w:type="gramStart"/>
      <w:r w:rsidR="002668C1" w:rsidRPr="00EA5D32">
        <w:rPr>
          <w:rFonts w:eastAsia="仿宋_GB2312"/>
          <w:sz w:val="32"/>
          <w:szCs w:val="28"/>
        </w:rPr>
        <w:t>联锁</w:t>
      </w:r>
      <w:proofErr w:type="gramEnd"/>
      <w:r w:rsidR="002668C1" w:rsidRPr="00EA5D32">
        <w:rPr>
          <w:rFonts w:eastAsia="仿宋_GB2312"/>
          <w:sz w:val="32"/>
          <w:szCs w:val="28"/>
        </w:rPr>
        <w:t>试验，确认</w:t>
      </w:r>
      <w:proofErr w:type="gramStart"/>
      <w:r w:rsidR="002668C1" w:rsidRPr="00EA5D32">
        <w:rPr>
          <w:rFonts w:eastAsia="仿宋_GB2312"/>
          <w:sz w:val="32"/>
          <w:szCs w:val="28"/>
        </w:rPr>
        <w:t>联锁</w:t>
      </w:r>
      <w:proofErr w:type="gramEnd"/>
      <w:r w:rsidR="002668C1" w:rsidRPr="00EA5D32">
        <w:rPr>
          <w:rFonts w:eastAsia="仿宋_GB2312"/>
          <w:sz w:val="32"/>
          <w:szCs w:val="28"/>
        </w:rPr>
        <w:t>关系无误后方可开通使用，涉及列车进路使用的设备严禁利用列车间隔进行</w:t>
      </w:r>
      <w:proofErr w:type="gramStart"/>
      <w:r w:rsidR="002668C1" w:rsidRPr="00EA5D32">
        <w:rPr>
          <w:rFonts w:eastAsia="仿宋_GB2312"/>
          <w:sz w:val="32"/>
          <w:szCs w:val="28"/>
        </w:rPr>
        <w:t>联锁</w:t>
      </w:r>
      <w:proofErr w:type="gramEnd"/>
      <w:r w:rsidR="002668C1" w:rsidRPr="00EA5D32">
        <w:rPr>
          <w:rFonts w:eastAsia="仿宋_GB2312"/>
          <w:sz w:val="32"/>
          <w:szCs w:val="28"/>
        </w:rPr>
        <w:t>试验。</w:t>
      </w:r>
      <w:proofErr w:type="gramStart"/>
      <w:r w:rsidR="002668C1" w:rsidRPr="00EA5D32">
        <w:rPr>
          <w:rFonts w:eastAsia="仿宋_GB2312"/>
          <w:sz w:val="32"/>
          <w:szCs w:val="28"/>
        </w:rPr>
        <w:t>列控设备</w:t>
      </w:r>
      <w:proofErr w:type="gramEnd"/>
      <w:r w:rsidR="002668C1" w:rsidRPr="00EA5D32">
        <w:rPr>
          <w:rFonts w:eastAsia="仿宋_GB2312"/>
          <w:sz w:val="32"/>
          <w:szCs w:val="28"/>
        </w:rPr>
        <w:t>施工后须动态试验正确后方可开通使用。</w:t>
      </w:r>
    </w:p>
    <w:p w14:paraId="2AEC8A97" w14:textId="77777777" w:rsidR="002668C1" w:rsidRPr="00EA5D32" w:rsidRDefault="002668C1" w:rsidP="00FE5145">
      <w:pPr>
        <w:adjustRightInd w:val="0"/>
        <w:snapToGrid w:val="0"/>
        <w:spacing w:beforeLines="100" w:before="289" w:afterLines="100" w:after="289" w:line="560" w:lineRule="exact"/>
        <w:jc w:val="center"/>
        <w:rPr>
          <w:rFonts w:eastAsia="黑体"/>
          <w:sz w:val="32"/>
          <w:szCs w:val="32"/>
        </w:rPr>
      </w:pPr>
      <w:bookmarkStart w:id="249" w:name="_Toc326566674"/>
      <w:bookmarkStart w:id="250" w:name="_Toc326647508"/>
      <w:bookmarkStart w:id="251" w:name="_Toc326650101"/>
      <w:bookmarkStart w:id="252" w:name="_Toc327770188"/>
      <w:bookmarkStart w:id="253" w:name="_Toc327772134"/>
      <w:bookmarkStart w:id="254" w:name="_Toc327778503"/>
      <w:bookmarkStart w:id="255" w:name="_Toc327967958"/>
      <w:bookmarkStart w:id="256" w:name="_Toc328029073"/>
      <w:bookmarkStart w:id="257" w:name="_Toc328400233"/>
      <w:bookmarkStart w:id="258" w:name="_Toc329607434"/>
      <w:bookmarkStart w:id="259" w:name="_Toc329607592"/>
      <w:bookmarkStart w:id="260" w:name="_Toc331400334"/>
      <w:bookmarkStart w:id="261" w:name="_Toc337622024"/>
      <w:bookmarkStart w:id="262" w:name="_Toc337622447"/>
      <w:bookmarkStart w:id="263" w:name="_第十七章__施工安全管理责任"/>
      <w:bookmarkEnd w:id="263"/>
      <w:r w:rsidRPr="00EA5D32">
        <w:rPr>
          <w:rFonts w:eastAsia="黑体"/>
          <w:sz w:val="32"/>
          <w:szCs w:val="32"/>
        </w:rPr>
        <w:t>第十</w:t>
      </w:r>
      <w:r w:rsidR="00937A40" w:rsidRPr="00EA5D32">
        <w:rPr>
          <w:rFonts w:eastAsia="黑体" w:hint="eastAsia"/>
          <w:sz w:val="32"/>
          <w:szCs w:val="32"/>
        </w:rPr>
        <w:t>八</w:t>
      </w:r>
      <w:r w:rsidRPr="00EA5D32">
        <w:rPr>
          <w:rFonts w:eastAsia="黑体"/>
          <w:sz w:val="32"/>
          <w:szCs w:val="32"/>
        </w:rPr>
        <w:t>章</w:t>
      </w:r>
      <w:r w:rsidRPr="00EA5D32">
        <w:rPr>
          <w:rFonts w:eastAsia="黑体"/>
          <w:sz w:val="32"/>
          <w:szCs w:val="32"/>
        </w:rPr>
        <w:t xml:space="preserve">  </w:t>
      </w:r>
      <w:r w:rsidRPr="00EA5D32">
        <w:rPr>
          <w:rFonts w:eastAsia="黑体"/>
          <w:sz w:val="32"/>
          <w:szCs w:val="32"/>
        </w:rPr>
        <w:t>施工安全管理责任</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4F8D926E" w14:textId="77777777" w:rsidR="00652EF3" w:rsidRPr="00EA5D32" w:rsidRDefault="002870B9"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二十</w:t>
      </w:r>
      <w:r w:rsidR="004A50F4" w:rsidRPr="00EA5D32">
        <w:rPr>
          <w:rFonts w:eastAsia="黑体" w:hint="eastAsia"/>
          <w:bCs/>
          <w:sz w:val="32"/>
        </w:rPr>
        <w:t>八</w:t>
      </w:r>
      <w:r w:rsidR="00087056" w:rsidRPr="00EA5D32">
        <w:rPr>
          <w:rFonts w:eastAsia="黑体"/>
          <w:bCs/>
          <w:sz w:val="32"/>
        </w:rPr>
        <w:t>条</w:t>
      </w:r>
      <w:r w:rsidR="00087056" w:rsidRPr="00EA5D32">
        <w:rPr>
          <w:rFonts w:eastAsia="黑体"/>
          <w:bCs/>
          <w:sz w:val="32"/>
        </w:rPr>
        <w:t xml:space="preserve"> </w:t>
      </w:r>
      <w:r w:rsidR="00087056" w:rsidRPr="00EA5D32">
        <w:rPr>
          <w:rFonts w:eastAsia="仿宋_GB2312"/>
          <w:sz w:val="32"/>
          <w:szCs w:val="36"/>
        </w:rPr>
        <w:t xml:space="preserve"> </w:t>
      </w:r>
      <w:r w:rsidR="002668C1" w:rsidRPr="00EA5D32">
        <w:rPr>
          <w:rFonts w:eastAsia="仿宋_GB2312"/>
          <w:sz w:val="32"/>
          <w:szCs w:val="28"/>
        </w:rPr>
        <w:t>确保施工安全是建设、设计、施工、监理、行车组织、设备管理等单位和部门的共同责任。各单位</w:t>
      </w:r>
      <w:r w:rsidR="00FC5E10" w:rsidRPr="00EA5D32">
        <w:rPr>
          <w:rFonts w:eastAsia="仿宋_GB2312"/>
          <w:sz w:val="32"/>
          <w:szCs w:val="28"/>
        </w:rPr>
        <w:t>应</w:t>
      </w:r>
      <w:r w:rsidR="002668C1" w:rsidRPr="00EA5D32">
        <w:rPr>
          <w:rFonts w:eastAsia="仿宋_GB2312"/>
          <w:sz w:val="32"/>
          <w:szCs w:val="28"/>
        </w:rPr>
        <w:t>牢固树立安全意识，严格执行各项规章制度，建立健全安全责任制，落实安全措施和责任，正确处理施工与行车安全的关系，严格遵循</w:t>
      </w:r>
      <w:r w:rsidR="00D47655" w:rsidRPr="00EA5D32">
        <w:rPr>
          <w:rFonts w:eastAsia="仿宋_GB2312"/>
          <w:sz w:val="32"/>
          <w:szCs w:val="28"/>
        </w:rPr>
        <w:t>“</w:t>
      </w:r>
      <w:r w:rsidR="00D47655" w:rsidRPr="00EA5D32">
        <w:rPr>
          <w:rFonts w:eastAsia="仿宋_GB2312"/>
          <w:sz w:val="32"/>
          <w:szCs w:val="28"/>
        </w:rPr>
        <w:t>安全第一</w:t>
      </w:r>
      <w:r w:rsidR="00D47655" w:rsidRPr="00EA5D32">
        <w:rPr>
          <w:rFonts w:eastAsia="仿宋_GB2312"/>
          <w:sz w:val="32"/>
          <w:szCs w:val="28"/>
        </w:rPr>
        <w:t>”</w:t>
      </w:r>
      <w:r w:rsidR="002668C1" w:rsidRPr="00EA5D32">
        <w:rPr>
          <w:rFonts w:eastAsia="仿宋_GB2312"/>
          <w:sz w:val="32"/>
          <w:szCs w:val="28"/>
        </w:rPr>
        <w:t>的原则，服从行车安全的需要</w:t>
      </w:r>
      <w:r w:rsidR="00DB2E8F" w:rsidRPr="00EA5D32">
        <w:rPr>
          <w:rFonts w:eastAsia="仿宋_GB2312"/>
          <w:sz w:val="32"/>
          <w:szCs w:val="28"/>
        </w:rPr>
        <w:t>，</w:t>
      </w:r>
      <w:r w:rsidR="002668C1" w:rsidRPr="00EA5D32">
        <w:rPr>
          <w:rFonts w:eastAsia="仿宋_GB2312"/>
          <w:sz w:val="32"/>
          <w:szCs w:val="28"/>
        </w:rPr>
        <w:t>做到分工明确</w:t>
      </w:r>
      <w:r w:rsidR="00DB2E8F" w:rsidRPr="00EA5D32">
        <w:rPr>
          <w:rFonts w:eastAsia="仿宋_GB2312"/>
          <w:sz w:val="32"/>
          <w:szCs w:val="28"/>
        </w:rPr>
        <w:t>、</w:t>
      </w:r>
      <w:r w:rsidR="002668C1" w:rsidRPr="00EA5D32">
        <w:rPr>
          <w:rFonts w:eastAsia="仿宋_GB2312"/>
          <w:sz w:val="32"/>
          <w:szCs w:val="28"/>
        </w:rPr>
        <w:t>责任清楚</w:t>
      </w:r>
      <w:r w:rsidR="00DB2E8F" w:rsidRPr="00EA5D32">
        <w:rPr>
          <w:rFonts w:eastAsia="仿宋_GB2312"/>
          <w:sz w:val="32"/>
          <w:szCs w:val="28"/>
        </w:rPr>
        <w:t>、</w:t>
      </w:r>
      <w:r w:rsidR="002668C1" w:rsidRPr="00EA5D32">
        <w:rPr>
          <w:rFonts w:eastAsia="仿宋_GB2312"/>
          <w:sz w:val="32"/>
          <w:szCs w:val="28"/>
        </w:rPr>
        <w:t>措施具体</w:t>
      </w:r>
      <w:r w:rsidR="00DB2E8F" w:rsidRPr="00EA5D32">
        <w:rPr>
          <w:rFonts w:eastAsia="仿宋_GB2312"/>
          <w:sz w:val="32"/>
          <w:szCs w:val="28"/>
        </w:rPr>
        <w:t>、</w:t>
      </w:r>
      <w:r w:rsidR="002668C1" w:rsidRPr="00EA5D32">
        <w:rPr>
          <w:rFonts w:eastAsia="仿宋_GB2312"/>
          <w:sz w:val="32"/>
          <w:szCs w:val="28"/>
        </w:rPr>
        <w:t>管理到位。</w:t>
      </w:r>
    </w:p>
    <w:p w14:paraId="05375C0F" w14:textId="77777777" w:rsidR="00FD675E" w:rsidRPr="00EA5D32" w:rsidRDefault="002870B9"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4A50F4" w:rsidRPr="00EA5D32">
        <w:rPr>
          <w:rFonts w:eastAsia="黑体" w:hint="eastAsia"/>
          <w:bCs/>
          <w:sz w:val="32"/>
        </w:rPr>
        <w:t>二十九</w:t>
      </w:r>
      <w:r w:rsidR="00652EF3" w:rsidRPr="00EA5D32">
        <w:rPr>
          <w:rFonts w:eastAsia="黑体"/>
          <w:bCs/>
          <w:sz w:val="32"/>
        </w:rPr>
        <w:t>条</w:t>
      </w:r>
      <w:r w:rsidR="00652EF3" w:rsidRPr="00EA5D32">
        <w:rPr>
          <w:rFonts w:eastAsia="黑体"/>
          <w:bCs/>
          <w:sz w:val="32"/>
        </w:rPr>
        <w:t xml:space="preserve"> </w:t>
      </w:r>
      <w:r w:rsidR="00652EF3" w:rsidRPr="00EA5D32">
        <w:rPr>
          <w:rFonts w:eastAsia="仿宋_GB2312"/>
          <w:sz w:val="32"/>
          <w:szCs w:val="36"/>
        </w:rPr>
        <w:t xml:space="preserve"> </w:t>
      </w:r>
      <w:r w:rsidR="002668C1" w:rsidRPr="00EA5D32">
        <w:rPr>
          <w:rFonts w:eastAsia="仿宋_GB2312"/>
          <w:sz w:val="32"/>
          <w:szCs w:val="28"/>
        </w:rPr>
        <w:t>建设单位</w:t>
      </w:r>
      <w:r w:rsidR="00FC5E10" w:rsidRPr="00EA5D32">
        <w:rPr>
          <w:rFonts w:eastAsia="仿宋_GB2312"/>
          <w:sz w:val="32"/>
          <w:szCs w:val="28"/>
        </w:rPr>
        <w:t>应</w:t>
      </w:r>
      <w:r w:rsidR="002668C1" w:rsidRPr="00EA5D32">
        <w:rPr>
          <w:rFonts w:eastAsia="仿宋_GB2312"/>
          <w:sz w:val="32"/>
          <w:szCs w:val="28"/>
        </w:rPr>
        <w:t>按照国家及</w:t>
      </w:r>
      <w:r w:rsidR="00871552" w:rsidRPr="00EA5D32">
        <w:rPr>
          <w:rFonts w:eastAsia="仿宋_GB2312"/>
          <w:sz w:val="32"/>
          <w:szCs w:val="28"/>
        </w:rPr>
        <w:t>国铁集团</w:t>
      </w:r>
      <w:r w:rsidR="002668C1" w:rsidRPr="00EA5D32">
        <w:rPr>
          <w:rFonts w:eastAsia="仿宋_GB2312"/>
          <w:sz w:val="32"/>
          <w:szCs w:val="28"/>
        </w:rPr>
        <w:t>有关规定</w:t>
      </w:r>
      <w:r w:rsidR="00DB2E8F" w:rsidRPr="00EA5D32">
        <w:rPr>
          <w:rFonts w:eastAsia="仿宋_GB2312"/>
          <w:sz w:val="32"/>
          <w:szCs w:val="28"/>
        </w:rPr>
        <w:t>负责</w:t>
      </w:r>
      <w:r w:rsidR="002668C1" w:rsidRPr="00EA5D32">
        <w:rPr>
          <w:rFonts w:eastAsia="仿宋_GB2312"/>
          <w:sz w:val="32"/>
          <w:szCs w:val="28"/>
        </w:rPr>
        <w:t>审核设计、施工、监理单位的资质，审查施工单位的工程</w:t>
      </w:r>
      <w:r w:rsidR="002668C1" w:rsidRPr="00EA5D32">
        <w:rPr>
          <w:rFonts w:eastAsia="仿宋_GB2312"/>
          <w:sz w:val="32"/>
          <w:szCs w:val="28"/>
        </w:rPr>
        <w:lastRenderedPageBreak/>
        <w:t>技术人员、机械设备、施工组织设计、安全生产保障措施等。</w:t>
      </w:r>
      <w:r w:rsidR="001032F9" w:rsidRPr="00EA5D32">
        <w:rPr>
          <w:rFonts w:eastAsia="仿宋_GB2312"/>
          <w:sz w:val="32"/>
        </w:rPr>
        <w:t>按规定做好勘察、</w:t>
      </w:r>
      <w:r w:rsidR="002668C1" w:rsidRPr="00EA5D32">
        <w:rPr>
          <w:rFonts w:eastAsia="仿宋_GB2312"/>
          <w:sz w:val="32"/>
        </w:rPr>
        <w:t>设计、工程招投标、施工方案</w:t>
      </w:r>
      <w:r w:rsidR="001032F9" w:rsidRPr="00EA5D32">
        <w:rPr>
          <w:rFonts w:eastAsia="仿宋_GB2312"/>
          <w:sz w:val="32"/>
        </w:rPr>
        <w:t>审批</w:t>
      </w:r>
      <w:r w:rsidR="002668C1" w:rsidRPr="00EA5D32">
        <w:rPr>
          <w:rFonts w:eastAsia="仿宋_GB2312"/>
          <w:sz w:val="32"/>
        </w:rPr>
        <w:t>、项目经理和有关人员的安全培训、法制教育、工程质量和安全的日常监督检查、工程竣工验收等工作</w:t>
      </w:r>
      <w:r w:rsidR="001032F9" w:rsidRPr="00EA5D32">
        <w:rPr>
          <w:rFonts w:eastAsia="仿宋_GB2312"/>
          <w:sz w:val="32"/>
        </w:rPr>
        <w:t>，落实施工安全管理主体责任，确保行车安全</w:t>
      </w:r>
      <w:r w:rsidR="002668C1" w:rsidRPr="00EA5D32">
        <w:rPr>
          <w:rFonts w:eastAsia="仿宋_GB2312"/>
          <w:sz w:val="32"/>
        </w:rPr>
        <w:t>。</w:t>
      </w:r>
    </w:p>
    <w:p w14:paraId="37D3539D" w14:textId="77777777" w:rsidR="002668C1" w:rsidRPr="00EA5D32" w:rsidRDefault="00541C13"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6568C2" w:rsidRPr="00EA5D32">
        <w:rPr>
          <w:rFonts w:eastAsia="黑体" w:hint="eastAsia"/>
          <w:bCs/>
          <w:sz w:val="32"/>
        </w:rPr>
        <w:t>三十</w:t>
      </w:r>
      <w:r w:rsidR="003C24E8" w:rsidRPr="00EA5D32">
        <w:rPr>
          <w:rFonts w:eastAsia="黑体"/>
          <w:bCs/>
          <w:sz w:val="32"/>
        </w:rPr>
        <w:t>条</w:t>
      </w:r>
      <w:r w:rsidR="003C24E8" w:rsidRPr="00EA5D32">
        <w:rPr>
          <w:rFonts w:eastAsia="黑体"/>
          <w:bCs/>
          <w:sz w:val="32"/>
        </w:rPr>
        <w:t xml:space="preserve"> </w:t>
      </w:r>
      <w:r w:rsidR="003C24E8" w:rsidRPr="00EA5D32">
        <w:rPr>
          <w:rFonts w:eastAsia="仿宋_GB2312"/>
          <w:sz w:val="32"/>
          <w:szCs w:val="36"/>
        </w:rPr>
        <w:t xml:space="preserve"> </w:t>
      </w:r>
      <w:r w:rsidR="002668C1" w:rsidRPr="00EA5D32">
        <w:rPr>
          <w:rFonts w:eastAsia="仿宋_GB2312"/>
          <w:sz w:val="32"/>
          <w:szCs w:val="28"/>
        </w:rPr>
        <w:t>设计单位在设计文件中，</w:t>
      </w:r>
      <w:r w:rsidR="00FC5E10" w:rsidRPr="00EA5D32">
        <w:rPr>
          <w:rFonts w:eastAsia="仿宋_GB2312"/>
          <w:sz w:val="32"/>
          <w:szCs w:val="28"/>
        </w:rPr>
        <w:t>应</w:t>
      </w:r>
      <w:r w:rsidR="002668C1" w:rsidRPr="00EA5D32">
        <w:rPr>
          <w:rFonts w:eastAsia="仿宋_GB2312"/>
          <w:sz w:val="32"/>
          <w:szCs w:val="28"/>
        </w:rPr>
        <w:t>明确施工期间营业线的行车安全条件，施工影响范围内各种行车设备的状况，对所涉及的行车设备的防护措施，以及为确保行车安全必须采取的施工工艺和指导性施工安全方案</w:t>
      </w:r>
      <w:r w:rsidRPr="00EA5D32">
        <w:rPr>
          <w:rFonts w:eastAsia="仿宋_GB2312"/>
          <w:sz w:val="32"/>
          <w:szCs w:val="28"/>
        </w:rPr>
        <w:t>、施工过渡方案</w:t>
      </w:r>
      <w:r w:rsidR="002668C1" w:rsidRPr="00EA5D32">
        <w:rPr>
          <w:rFonts w:eastAsia="仿宋_GB2312"/>
          <w:sz w:val="32"/>
          <w:szCs w:val="28"/>
        </w:rPr>
        <w:t>等。</w:t>
      </w:r>
    </w:p>
    <w:p w14:paraId="413B6F4C" w14:textId="77777777" w:rsidR="00FD675E" w:rsidRPr="00EA5D32" w:rsidRDefault="002870B9"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6568C2" w:rsidRPr="00EA5D32">
        <w:rPr>
          <w:rFonts w:eastAsia="黑体" w:hint="eastAsia"/>
          <w:bCs/>
          <w:sz w:val="32"/>
        </w:rPr>
        <w:t>三十</w:t>
      </w:r>
      <w:r w:rsidR="004A50F4" w:rsidRPr="00EA5D32">
        <w:rPr>
          <w:rFonts w:eastAsia="黑体" w:hint="eastAsia"/>
          <w:bCs/>
          <w:sz w:val="32"/>
        </w:rPr>
        <w:t>一</w:t>
      </w:r>
      <w:r w:rsidR="0024079F" w:rsidRPr="00EA5D32">
        <w:rPr>
          <w:rFonts w:eastAsia="黑体"/>
          <w:bCs/>
          <w:sz w:val="32"/>
        </w:rPr>
        <w:t>条</w:t>
      </w:r>
      <w:r w:rsidR="0024079F" w:rsidRPr="00EA5D32">
        <w:rPr>
          <w:rFonts w:eastAsia="黑体"/>
          <w:bCs/>
          <w:sz w:val="32"/>
        </w:rPr>
        <w:t xml:space="preserve"> </w:t>
      </w:r>
      <w:r w:rsidR="0024079F" w:rsidRPr="00EA5D32">
        <w:rPr>
          <w:rFonts w:eastAsia="仿宋_GB2312"/>
          <w:sz w:val="32"/>
          <w:szCs w:val="36"/>
        </w:rPr>
        <w:t xml:space="preserve"> </w:t>
      </w:r>
      <w:r w:rsidR="002668C1" w:rsidRPr="00EA5D32">
        <w:rPr>
          <w:rFonts w:eastAsia="仿宋_GB2312"/>
          <w:sz w:val="32"/>
          <w:szCs w:val="28"/>
        </w:rPr>
        <w:t>监理单位</w:t>
      </w:r>
      <w:r w:rsidR="00667DC6" w:rsidRPr="00EA5D32">
        <w:rPr>
          <w:rFonts w:eastAsia="仿宋_GB2312"/>
          <w:sz w:val="32"/>
          <w:szCs w:val="28"/>
        </w:rPr>
        <w:t>应</w:t>
      </w:r>
      <w:r w:rsidR="002668C1" w:rsidRPr="00EA5D32">
        <w:rPr>
          <w:rFonts w:eastAsia="仿宋_GB2312"/>
          <w:sz w:val="32"/>
          <w:szCs w:val="28"/>
        </w:rPr>
        <w:t>认真履行监理合同，按</w:t>
      </w:r>
      <w:r w:rsidR="00541C13" w:rsidRPr="00EA5D32">
        <w:rPr>
          <w:rFonts w:eastAsia="仿宋_GB2312"/>
          <w:sz w:val="32"/>
          <w:szCs w:val="28"/>
        </w:rPr>
        <w:t>监理规范规程要求</w:t>
      </w:r>
      <w:r w:rsidR="002668C1" w:rsidRPr="00EA5D32">
        <w:rPr>
          <w:rFonts w:eastAsia="仿宋_GB2312"/>
          <w:sz w:val="32"/>
          <w:szCs w:val="28"/>
        </w:rPr>
        <w:t>监督施工单位按设计标准和有关规范、规定施工，</w:t>
      </w:r>
      <w:r w:rsidR="00541C13" w:rsidRPr="00EA5D32">
        <w:rPr>
          <w:rFonts w:eastAsia="仿宋_GB2312"/>
          <w:sz w:val="32"/>
          <w:szCs w:val="28"/>
        </w:rPr>
        <w:t>重点监督路基稳定、轨道结构、隐蔽工程和加固防护等施工项目，</w:t>
      </w:r>
      <w:r w:rsidR="002668C1" w:rsidRPr="00EA5D32">
        <w:rPr>
          <w:rFonts w:eastAsia="仿宋_GB2312"/>
          <w:sz w:val="32"/>
          <w:szCs w:val="28"/>
        </w:rPr>
        <w:t>及时防范施工中的安全隐患，彻底消除因施工质量</w:t>
      </w:r>
      <w:proofErr w:type="gramStart"/>
      <w:r w:rsidR="002668C1" w:rsidRPr="00EA5D32">
        <w:rPr>
          <w:rFonts w:eastAsia="仿宋_GB2312"/>
          <w:sz w:val="32"/>
          <w:szCs w:val="28"/>
        </w:rPr>
        <w:t>不良给</w:t>
      </w:r>
      <w:proofErr w:type="gramEnd"/>
      <w:r w:rsidR="002668C1" w:rsidRPr="00EA5D32">
        <w:rPr>
          <w:rFonts w:eastAsia="仿宋_GB2312"/>
          <w:sz w:val="32"/>
          <w:szCs w:val="28"/>
        </w:rPr>
        <w:t>行车安全留下的隐患。</w:t>
      </w:r>
    </w:p>
    <w:p w14:paraId="20299878" w14:textId="77777777" w:rsidR="00FD675E" w:rsidRPr="00EA5D32" w:rsidRDefault="002870B9"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6568C2" w:rsidRPr="00EA5D32">
        <w:rPr>
          <w:rFonts w:eastAsia="黑体" w:hint="eastAsia"/>
          <w:bCs/>
          <w:sz w:val="32"/>
        </w:rPr>
        <w:t>三十</w:t>
      </w:r>
      <w:r w:rsidR="004A50F4" w:rsidRPr="00EA5D32">
        <w:rPr>
          <w:rFonts w:eastAsia="黑体" w:hint="eastAsia"/>
          <w:bCs/>
          <w:sz w:val="32"/>
        </w:rPr>
        <w:t>二</w:t>
      </w:r>
      <w:r w:rsidR="00F32726" w:rsidRPr="00EA5D32">
        <w:rPr>
          <w:rFonts w:eastAsia="黑体"/>
          <w:bCs/>
          <w:sz w:val="32"/>
        </w:rPr>
        <w:t>条</w:t>
      </w:r>
      <w:r w:rsidR="00F32726" w:rsidRPr="00EA5D32">
        <w:rPr>
          <w:rFonts w:eastAsia="黑体"/>
          <w:bCs/>
          <w:sz w:val="32"/>
        </w:rPr>
        <w:t xml:space="preserve"> </w:t>
      </w:r>
      <w:r w:rsidR="00F32726" w:rsidRPr="00EA5D32">
        <w:rPr>
          <w:rFonts w:eastAsia="仿宋_GB2312"/>
          <w:sz w:val="32"/>
          <w:szCs w:val="36"/>
        </w:rPr>
        <w:t xml:space="preserve"> </w:t>
      </w:r>
      <w:r w:rsidR="002668C1" w:rsidRPr="00EA5D32">
        <w:rPr>
          <w:rFonts w:eastAsia="仿宋_GB2312"/>
          <w:sz w:val="32"/>
          <w:szCs w:val="28"/>
        </w:rPr>
        <w:t>施工单位</w:t>
      </w:r>
      <w:r w:rsidR="00FC5E10" w:rsidRPr="00EA5D32">
        <w:rPr>
          <w:rFonts w:eastAsia="仿宋_GB2312"/>
          <w:sz w:val="32"/>
          <w:szCs w:val="28"/>
        </w:rPr>
        <w:t>应</w:t>
      </w:r>
      <w:r w:rsidR="002668C1" w:rsidRPr="00EA5D32">
        <w:rPr>
          <w:rFonts w:eastAsia="仿宋_GB2312"/>
          <w:sz w:val="32"/>
          <w:szCs w:val="28"/>
        </w:rPr>
        <w:t>建立健全施工安全保证体系，按规定设置安全生产管理机构，配备安全生产管理人员，履行施工安全管理和日常检查的职责；负责对全体施工人员进行施工安全教育，建立完善的施工安全责任制；严格执行营业线施工的各项规章制度，科学制定施工方案，对</w:t>
      </w:r>
      <w:r w:rsidR="002668C1" w:rsidRPr="00EA5D32">
        <w:rPr>
          <w:rFonts w:ascii="宋体"/>
          <w:sz w:val="32"/>
        </w:rPr>
        <w:t>Ⅰ</w:t>
      </w:r>
      <w:r w:rsidR="002668C1" w:rsidRPr="00EA5D32">
        <w:rPr>
          <w:rFonts w:eastAsia="仿宋_GB2312"/>
          <w:sz w:val="32"/>
        </w:rPr>
        <w:t>、</w:t>
      </w:r>
      <w:r w:rsidR="002668C1" w:rsidRPr="00EA5D32">
        <w:rPr>
          <w:rFonts w:ascii="宋体"/>
          <w:sz w:val="32"/>
        </w:rPr>
        <w:t>Ⅱ</w:t>
      </w:r>
      <w:proofErr w:type="gramStart"/>
      <w:r w:rsidR="002668C1" w:rsidRPr="00EA5D32">
        <w:rPr>
          <w:rFonts w:eastAsia="仿宋_GB2312"/>
          <w:sz w:val="32"/>
        </w:rPr>
        <w:t>级施工</w:t>
      </w:r>
      <w:r w:rsidR="00FC5E10" w:rsidRPr="00EA5D32">
        <w:rPr>
          <w:rFonts w:eastAsia="仿宋_GB2312"/>
          <w:sz w:val="32"/>
          <w:szCs w:val="28"/>
        </w:rPr>
        <w:t>还应</w:t>
      </w:r>
      <w:r w:rsidR="002668C1" w:rsidRPr="00EA5D32">
        <w:rPr>
          <w:rFonts w:eastAsia="仿宋_GB2312"/>
          <w:sz w:val="32"/>
          <w:szCs w:val="28"/>
        </w:rPr>
        <w:t>制定施工</w:t>
      </w:r>
      <w:proofErr w:type="gramEnd"/>
      <w:r w:rsidR="002668C1" w:rsidRPr="00EA5D32">
        <w:rPr>
          <w:rFonts w:eastAsia="仿宋_GB2312"/>
          <w:sz w:val="32"/>
          <w:szCs w:val="28"/>
        </w:rPr>
        <w:t>方案示意图、施工作业流程计划图、安全关键</w:t>
      </w:r>
      <w:proofErr w:type="gramStart"/>
      <w:r w:rsidR="002668C1" w:rsidRPr="00EA5D32">
        <w:rPr>
          <w:rFonts w:eastAsia="仿宋_GB2312"/>
          <w:sz w:val="32"/>
          <w:szCs w:val="28"/>
        </w:rPr>
        <w:t>卡控表</w:t>
      </w:r>
      <w:proofErr w:type="gramEnd"/>
      <w:r w:rsidR="002668C1" w:rsidRPr="00EA5D32">
        <w:rPr>
          <w:rFonts w:eastAsia="仿宋_GB2312"/>
          <w:sz w:val="32"/>
          <w:szCs w:val="28"/>
        </w:rPr>
        <w:t>，并严格按审定的方案、范围和批准的封锁慢行计划组织施工。</w:t>
      </w:r>
    </w:p>
    <w:p w14:paraId="76CAEF9C" w14:textId="77777777" w:rsidR="00FC5E38" w:rsidRPr="00EA5D32" w:rsidRDefault="002870B9"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6568C2" w:rsidRPr="00EA5D32">
        <w:rPr>
          <w:rFonts w:eastAsia="黑体" w:hint="eastAsia"/>
          <w:bCs/>
          <w:sz w:val="32"/>
        </w:rPr>
        <w:t>三十</w:t>
      </w:r>
      <w:r w:rsidR="004A50F4" w:rsidRPr="00EA5D32">
        <w:rPr>
          <w:rFonts w:eastAsia="黑体" w:hint="eastAsia"/>
          <w:bCs/>
          <w:sz w:val="32"/>
        </w:rPr>
        <w:t>三</w:t>
      </w:r>
      <w:r w:rsidR="00897F29" w:rsidRPr="00EA5D32">
        <w:rPr>
          <w:rFonts w:eastAsia="黑体"/>
          <w:bCs/>
          <w:sz w:val="32"/>
        </w:rPr>
        <w:t>条</w:t>
      </w:r>
      <w:r w:rsidR="00897F29" w:rsidRPr="00EA5D32">
        <w:rPr>
          <w:rFonts w:eastAsia="黑体"/>
          <w:bCs/>
          <w:sz w:val="32"/>
        </w:rPr>
        <w:t xml:space="preserve"> </w:t>
      </w:r>
      <w:r w:rsidR="00897F29" w:rsidRPr="00EA5D32">
        <w:rPr>
          <w:rFonts w:eastAsia="仿宋_GB2312"/>
          <w:sz w:val="32"/>
          <w:szCs w:val="36"/>
        </w:rPr>
        <w:t xml:space="preserve"> </w:t>
      </w:r>
      <w:r w:rsidR="002668C1" w:rsidRPr="00EA5D32">
        <w:rPr>
          <w:rFonts w:eastAsia="仿宋_GB2312"/>
          <w:sz w:val="32"/>
          <w:szCs w:val="28"/>
        </w:rPr>
        <w:t>施工</w:t>
      </w:r>
      <w:r w:rsidR="007E642B" w:rsidRPr="00EA5D32">
        <w:rPr>
          <w:rFonts w:eastAsia="仿宋_GB2312"/>
          <w:sz w:val="32"/>
          <w:szCs w:val="28"/>
        </w:rPr>
        <w:t>（维修）</w:t>
      </w:r>
      <w:r w:rsidR="002668C1" w:rsidRPr="00EA5D32">
        <w:rPr>
          <w:rFonts w:eastAsia="仿宋_GB2312"/>
          <w:sz w:val="32"/>
          <w:szCs w:val="28"/>
        </w:rPr>
        <w:t>负责人对施工项目的安全工</w:t>
      </w:r>
      <w:r w:rsidR="002668C1" w:rsidRPr="00EA5D32">
        <w:rPr>
          <w:rFonts w:eastAsia="仿宋_GB2312"/>
          <w:sz w:val="32"/>
          <w:szCs w:val="28"/>
        </w:rPr>
        <w:lastRenderedPageBreak/>
        <w:t>作全面负责。因施工</w:t>
      </w:r>
      <w:r w:rsidR="003F006F" w:rsidRPr="00EA5D32">
        <w:rPr>
          <w:rFonts w:eastAsia="仿宋_GB2312"/>
          <w:sz w:val="32"/>
          <w:szCs w:val="28"/>
        </w:rPr>
        <w:t>（维修）</w:t>
      </w:r>
      <w:r w:rsidR="002668C1" w:rsidRPr="00EA5D32">
        <w:rPr>
          <w:rFonts w:eastAsia="仿宋_GB2312"/>
          <w:sz w:val="32"/>
          <w:szCs w:val="28"/>
        </w:rPr>
        <w:t>原因发生的铁路交通事故，首先追究施工负责人的责任。</w:t>
      </w:r>
    </w:p>
    <w:p w14:paraId="62572077" w14:textId="77777777" w:rsidR="00FC5E38"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施工</w:t>
      </w:r>
      <w:r w:rsidR="003F006F" w:rsidRPr="00EA5D32">
        <w:rPr>
          <w:rFonts w:eastAsia="仿宋_GB2312"/>
          <w:sz w:val="32"/>
          <w:szCs w:val="28"/>
        </w:rPr>
        <w:t>（维修）</w:t>
      </w:r>
      <w:r w:rsidRPr="00EA5D32">
        <w:rPr>
          <w:rFonts w:eastAsia="仿宋_GB2312"/>
          <w:sz w:val="32"/>
          <w:szCs w:val="28"/>
        </w:rPr>
        <w:t>负责人</w:t>
      </w:r>
      <w:r w:rsidR="003F006F" w:rsidRPr="00EA5D32">
        <w:rPr>
          <w:rFonts w:eastAsia="仿宋_GB2312"/>
          <w:sz w:val="32"/>
          <w:szCs w:val="28"/>
        </w:rPr>
        <w:t>和</w:t>
      </w:r>
      <w:r w:rsidRPr="00EA5D32">
        <w:rPr>
          <w:rFonts w:eastAsia="仿宋_GB2312"/>
          <w:sz w:val="32"/>
          <w:szCs w:val="28"/>
        </w:rPr>
        <w:t>施工项目经理、副经理，安全、技术、质量等主要负责人</w:t>
      </w:r>
      <w:r w:rsidR="00EF2176" w:rsidRPr="00EA5D32">
        <w:rPr>
          <w:rFonts w:eastAsia="仿宋_GB2312"/>
          <w:sz w:val="32"/>
          <w:szCs w:val="28"/>
        </w:rPr>
        <w:t>应</w:t>
      </w:r>
      <w:r w:rsidRPr="00EA5D32">
        <w:rPr>
          <w:rFonts w:eastAsia="仿宋_GB2312"/>
          <w:sz w:val="32"/>
          <w:szCs w:val="28"/>
        </w:rPr>
        <w:t>经</w:t>
      </w:r>
      <w:r w:rsidR="00DE6522" w:rsidRPr="00EA5D32">
        <w:rPr>
          <w:rFonts w:eastAsia="仿宋_GB2312"/>
          <w:sz w:val="32"/>
          <w:szCs w:val="28"/>
        </w:rPr>
        <w:t>集团公司有关部门</w:t>
      </w:r>
      <w:r w:rsidR="003F006F" w:rsidRPr="00EA5D32">
        <w:rPr>
          <w:rFonts w:eastAsia="仿宋_GB2312"/>
          <w:sz w:val="32"/>
          <w:szCs w:val="28"/>
        </w:rPr>
        <w:t>或指定单位</w:t>
      </w:r>
      <w:r w:rsidRPr="00EA5D32">
        <w:rPr>
          <w:rFonts w:eastAsia="仿宋_GB2312"/>
          <w:sz w:val="32"/>
          <w:szCs w:val="28"/>
        </w:rPr>
        <w:t>营业线施工安全培训，未经培训或培训不合格的人员不得担任上述工作。</w:t>
      </w:r>
    </w:p>
    <w:p w14:paraId="43856B8B" w14:textId="77777777" w:rsidR="002D7B5F" w:rsidRPr="00EA5D32" w:rsidDel="002B28EA" w:rsidRDefault="00DD320D" w:rsidP="00AF713D">
      <w:pPr>
        <w:adjustRightInd w:val="0"/>
        <w:snapToGrid w:val="0"/>
        <w:spacing w:line="560" w:lineRule="exact"/>
        <w:ind w:firstLineChars="200" w:firstLine="640"/>
        <w:rPr>
          <w:del w:id="264" w:author="Tom" w:date="2022-08-29T14:16:00Z"/>
          <w:rFonts w:eastAsia="仿宋_GB2312"/>
          <w:sz w:val="32"/>
          <w:szCs w:val="28"/>
        </w:rPr>
      </w:pPr>
      <w:r w:rsidRPr="00EA5D32">
        <w:rPr>
          <w:rFonts w:eastAsia="黑体"/>
          <w:bCs/>
          <w:sz w:val="32"/>
        </w:rPr>
        <w:t>第一百</w:t>
      </w:r>
      <w:r w:rsidR="008907BD" w:rsidRPr="00EA5D32">
        <w:rPr>
          <w:rFonts w:eastAsia="黑体" w:hint="eastAsia"/>
          <w:bCs/>
          <w:sz w:val="32"/>
        </w:rPr>
        <w:t>三十</w:t>
      </w:r>
      <w:r w:rsidR="004A50F4" w:rsidRPr="00EA5D32">
        <w:rPr>
          <w:rFonts w:eastAsia="黑体" w:hint="eastAsia"/>
          <w:bCs/>
          <w:sz w:val="32"/>
        </w:rPr>
        <w:t>四</w:t>
      </w:r>
      <w:r w:rsidR="00FD675E" w:rsidRPr="00EA5D32">
        <w:rPr>
          <w:rFonts w:eastAsia="黑体"/>
          <w:bCs/>
          <w:sz w:val="32"/>
        </w:rPr>
        <w:t>条</w:t>
      </w:r>
      <w:r w:rsidR="00FD675E" w:rsidRPr="00EA5D32">
        <w:rPr>
          <w:rFonts w:eastAsia="黑体"/>
          <w:bCs/>
          <w:sz w:val="32"/>
        </w:rPr>
        <w:t xml:space="preserve"> </w:t>
      </w:r>
      <w:r w:rsidR="00FD675E" w:rsidRPr="00EA5D32">
        <w:rPr>
          <w:rFonts w:eastAsia="仿宋_GB2312"/>
          <w:sz w:val="32"/>
          <w:szCs w:val="36"/>
        </w:rPr>
        <w:t xml:space="preserve"> </w:t>
      </w:r>
      <w:r w:rsidR="002668C1" w:rsidRPr="00EA5D32">
        <w:rPr>
          <w:rFonts w:eastAsia="仿宋_GB2312"/>
          <w:sz w:val="32"/>
          <w:szCs w:val="28"/>
        </w:rPr>
        <w:t>施工单位的安全员、防护员、联络员、带班人员和工班长</w:t>
      </w:r>
      <w:r w:rsidR="00EF2176" w:rsidRPr="00EA5D32">
        <w:rPr>
          <w:rFonts w:eastAsia="仿宋_GB2312"/>
          <w:sz w:val="32"/>
          <w:szCs w:val="28"/>
        </w:rPr>
        <w:t>应</w:t>
      </w:r>
      <w:r w:rsidR="002668C1" w:rsidRPr="00EA5D32">
        <w:rPr>
          <w:rFonts w:eastAsia="仿宋_GB2312"/>
          <w:sz w:val="32"/>
          <w:szCs w:val="28"/>
        </w:rPr>
        <w:t>经过</w:t>
      </w:r>
      <w:r w:rsidR="003C21C3" w:rsidRPr="00EA5D32">
        <w:rPr>
          <w:rFonts w:eastAsia="仿宋_GB2312"/>
          <w:sz w:val="32"/>
        </w:rPr>
        <w:t>集团公司</w:t>
      </w:r>
      <w:r w:rsidR="002668C1" w:rsidRPr="00EA5D32">
        <w:rPr>
          <w:rFonts w:eastAsia="仿宋_GB2312"/>
          <w:sz w:val="32"/>
          <w:szCs w:val="28"/>
        </w:rPr>
        <w:t>有关部门</w:t>
      </w:r>
      <w:r w:rsidR="003F006F" w:rsidRPr="00EA5D32">
        <w:rPr>
          <w:rFonts w:eastAsia="仿宋_GB2312"/>
          <w:sz w:val="32"/>
          <w:szCs w:val="28"/>
        </w:rPr>
        <w:t>或指定单位</w:t>
      </w:r>
      <w:r w:rsidR="008C2742" w:rsidRPr="00EA5D32">
        <w:rPr>
          <w:rFonts w:eastAsia="仿宋_GB2312"/>
          <w:sz w:val="32"/>
          <w:szCs w:val="28"/>
        </w:rPr>
        <w:t>营业线施工安全</w:t>
      </w:r>
      <w:r w:rsidR="002668C1" w:rsidRPr="00EA5D32">
        <w:rPr>
          <w:rFonts w:eastAsia="仿宋_GB2312"/>
          <w:sz w:val="32"/>
          <w:szCs w:val="28"/>
        </w:rPr>
        <w:t>培训。未经培训或培训不合格的人员担任上述工作，追究施工单位领导的责任；</w:t>
      </w:r>
      <w:r w:rsidR="003F006F" w:rsidRPr="00EA5D32">
        <w:rPr>
          <w:rFonts w:eastAsia="仿宋_GB2312"/>
          <w:sz w:val="32"/>
          <w:szCs w:val="28"/>
        </w:rPr>
        <w:t>未严格履行培训考试程序发放培训合格证书的，</w:t>
      </w:r>
      <w:r w:rsidR="002668C1" w:rsidRPr="00EA5D32">
        <w:rPr>
          <w:rFonts w:eastAsia="仿宋_GB2312"/>
          <w:sz w:val="32"/>
          <w:szCs w:val="28"/>
        </w:rPr>
        <w:t>追究培训部门的责任。</w:t>
      </w:r>
    </w:p>
    <w:p w14:paraId="707B8610" w14:textId="77777777" w:rsidR="00074385" w:rsidRPr="00EA5D32" w:rsidRDefault="00DD320D"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A14079" w:rsidRPr="00EA5D32">
        <w:rPr>
          <w:rFonts w:eastAsia="黑体" w:hint="eastAsia"/>
          <w:bCs/>
          <w:sz w:val="32"/>
        </w:rPr>
        <w:t>三十</w:t>
      </w:r>
      <w:r w:rsidR="004A50F4" w:rsidRPr="00EA5D32">
        <w:rPr>
          <w:rFonts w:eastAsia="黑体" w:hint="eastAsia"/>
          <w:bCs/>
          <w:sz w:val="32"/>
        </w:rPr>
        <w:t>五</w:t>
      </w:r>
      <w:r w:rsidR="00FC5E38" w:rsidRPr="00EA5D32">
        <w:rPr>
          <w:rFonts w:eastAsia="黑体"/>
          <w:bCs/>
          <w:sz w:val="32"/>
        </w:rPr>
        <w:t>条</w:t>
      </w:r>
      <w:r w:rsidR="00FC5E38" w:rsidRPr="00EA5D32">
        <w:rPr>
          <w:rFonts w:eastAsia="黑体"/>
          <w:bCs/>
          <w:sz w:val="32"/>
        </w:rPr>
        <w:t xml:space="preserve"> </w:t>
      </w:r>
      <w:r w:rsidR="00FC5E38" w:rsidRPr="00EA5D32">
        <w:rPr>
          <w:rFonts w:eastAsia="仿宋_GB2312"/>
          <w:sz w:val="32"/>
          <w:szCs w:val="36"/>
        </w:rPr>
        <w:t xml:space="preserve"> </w:t>
      </w:r>
      <w:r w:rsidR="002668C1" w:rsidRPr="00EA5D32">
        <w:rPr>
          <w:rFonts w:eastAsia="仿宋_GB2312"/>
          <w:sz w:val="32"/>
          <w:szCs w:val="28"/>
        </w:rPr>
        <w:t>施工单位在施工前，</w:t>
      </w:r>
      <w:r w:rsidR="00EF2176" w:rsidRPr="00EA5D32">
        <w:rPr>
          <w:rFonts w:eastAsia="仿宋_GB2312"/>
          <w:sz w:val="32"/>
          <w:szCs w:val="28"/>
        </w:rPr>
        <w:t>应</w:t>
      </w:r>
      <w:r w:rsidR="002668C1" w:rsidRPr="00EA5D32">
        <w:rPr>
          <w:rFonts w:eastAsia="仿宋_GB2312"/>
          <w:sz w:val="32"/>
          <w:szCs w:val="28"/>
        </w:rPr>
        <w:t>做好充分准备，</w:t>
      </w:r>
      <w:r w:rsidR="003F006F" w:rsidRPr="00EA5D32">
        <w:rPr>
          <w:rFonts w:eastAsia="仿宋_GB2312"/>
          <w:sz w:val="32"/>
          <w:szCs w:val="32"/>
        </w:rPr>
        <w:t>根据需要组织好施工前的联合调查</w:t>
      </w:r>
      <w:r w:rsidR="004B25CB" w:rsidRPr="00EA5D32">
        <w:rPr>
          <w:rFonts w:eastAsia="仿宋_GB2312"/>
          <w:sz w:val="32"/>
          <w:szCs w:val="32"/>
        </w:rPr>
        <w:t>，</w:t>
      </w:r>
      <w:r w:rsidR="002668C1" w:rsidRPr="00EA5D32">
        <w:rPr>
          <w:rFonts w:eastAsia="仿宋_GB2312"/>
          <w:sz w:val="32"/>
          <w:szCs w:val="28"/>
        </w:rPr>
        <w:t>并提前向设备管理和使用单位进行技术交底，特别是影响行车安全的工程和隐蔽工程</w:t>
      </w:r>
      <w:r w:rsidR="00074385" w:rsidRPr="00EA5D32">
        <w:rPr>
          <w:rFonts w:eastAsia="仿宋_GB2312"/>
          <w:sz w:val="32"/>
          <w:szCs w:val="28"/>
        </w:rPr>
        <w:t>。</w:t>
      </w:r>
      <w:r w:rsidR="00B04F88" w:rsidRPr="00EA5D32">
        <w:rPr>
          <w:rFonts w:eastAsia="仿宋_GB2312"/>
          <w:sz w:val="32"/>
          <w:szCs w:val="28"/>
        </w:rPr>
        <w:t>营业线施工</w:t>
      </w:r>
      <w:r w:rsidR="00074385" w:rsidRPr="00EA5D32">
        <w:rPr>
          <w:rFonts w:eastAsia="仿宋_GB2312"/>
          <w:sz w:val="32"/>
          <w:szCs w:val="32"/>
        </w:rPr>
        <w:t>技术交底内容、标准和流程</w:t>
      </w:r>
      <w:r w:rsidR="00B04F88" w:rsidRPr="00EA5D32">
        <w:rPr>
          <w:rFonts w:eastAsia="仿宋_GB2312"/>
          <w:sz w:val="32"/>
          <w:szCs w:val="32"/>
        </w:rPr>
        <w:t>见附件</w:t>
      </w:r>
      <w:r w:rsidR="00407541" w:rsidRPr="00EA5D32">
        <w:rPr>
          <w:rFonts w:eastAsia="仿宋_GB2312" w:hint="eastAsia"/>
          <w:sz w:val="32"/>
          <w:szCs w:val="32"/>
        </w:rPr>
        <w:t>19</w:t>
      </w:r>
      <w:r w:rsidR="00074385" w:rsidRPr="00EA5D32">
        <w:rPr>
          <w:rFonts w:eastAsia="仿宋_GB2312"/>
          <w:sz w:val="32"/>
          <w:szCs w:val="28"/>
        </w:rPr>
        <w:t>。</w:t>
      </w:r>
    </w:p>
    <w:p w14:paraId="4DD31A75" w14:textId="77777777" w:rsidR="002668C1"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施工中</w:t>
      </w:r>
      <w:r w:rsidR="00667DC6" w:rsidRPr="00EA5D32">
        <w:rPr>
          <w:rFonts w:eastAsia="仿宋_GB2312"/>
          <w:sz w:val="32"/>
          <w:szCs w:val="28"/>
        </w:rPr>
        <w:t>应</w:t>
      </w:r>
      <w:r w:rsidRPr="00EA5D32">
        <w:rPr>
          <w:rFonts w:eastAsia="仿宋_GB2312"/>
          <w:sz w:val="32"/>
          <w:szCs w:val="28"/>
        </w:rPr>
        <w:t>严格执行技术标准、作业标准、工艺流程</w:t>
      </w:r>
      <w:proofErr w:type="gramStart"/>
      <w:r w:rsidRPr="00EA5D32">
        <w:rPr>
          <w:rFonts w:eastAsia="仿宋_GB2312"/>
          <w:sz w:val="32"/>
          <w:szCs w:val="28"/>
        </w:rPr>
        <w:t>和卡控措施</w:t>
      </w:r>
      <w:proofErr w:type="gramEnd"/>
      <w:r w:rsidRPr="00EA5D32">
        <w:rPr>
          <w:rFonts w:eastAsia="仿宋_GB2312"/>
          <w:sz w:val="32"/>
          <w:szCs w:val="28"/>
        </w:rPr>
        <w:t>，严禁</w:t>
      </w:r>
      <w:r w:rsidR="00074385" w:rsidRPr="00EA5D32">
        <w:rPr>
          <w:rFonts w:eastAsia="仿宋_GB2312"/>
          <w:sz w:val="32"/>
          <w:szCs w:val="28"/>
        </w:rPr>
        <w:t>无计划、</w:t>
      </w:r>
      <w:r w:rsidRPr="00EA5D32">
        <w:rPr>
          <w:rFonts w:eastAsia="仿宋_GB2312"/>
          <w:sz w:val="32"/>
          <w:szCs w:val="28"/>
        </w:rPr>
        <w:t>超范围</w:t>
      </w:r>
      <w:r w:rsidR="00074385" w:rsidRPr="00EA5D32">
        <w:rPr>
          <w:rFonts w:eastAsia="仿宋_GB2312"/>
          <w:sz w:val="32"/>
          <w:szCs w:val="28"/>
        </w:rPr>
        <w:t>、无命令</w:t>
      </w:r>
      <w:r w:rsidRPr="00EA5D32">
        <w:rPr>
          <w:rFonts w:eastAsia="仿宋_GB2312"/>
          <w:sz w:val="32"/>
          <w:szCs w:val="28"/>
        </w:rPr>
        <w:t>作业，确</w:t>
      </w:r>
      <w:r w:rsidR="00252C1B" w:rsidRPr="00EA5D32">
        <w:rPr>
          <w:rFonts w:eastAsia="仿宋_GB2312"/>
          <w:sz w:val="32"/>
          <w:szCs w:val="28"/>
        </w:rPr>
        <w:t>保施工质量；施工完成后达到放行列车条件并经设备管理单位确认后</w:t>
      </w:r>
      <w:r w:rsidR="00252C1B" w:rsidRPr="00EA5D32">
        <w:rPr>
          <w:rFonts w:eastAsia="仿宋_GB2312" w:hint="eastAsia"/>
          <w:sz w:val="32"/>
          <w:szCs w:val="28"/>
        </w:rPr>
        <w:t>，</w:t>
      </w:r>
      <w:r w:rsidR="00252C1B" w:rsidRPr="00EA5D32">
        <w:rPr>
          <w:rFonts w:ascii="仿宋_GB2312" w:eastAsia="仿宋_GB2312" w:hAnsi="微软雅黑" w:hint="eastAsia"/>
          <w:sz w:val="32"/>
          <w:szCs w:val="32"/>
        </w:rPr>
        <w:t>施工单位现场最高职务人员必须</w:t>
      </w:r>
      <w:r w:rsidR="00E26E08" w:rsidRPr="00EA5D32">
        <w:rPr>
          <w:rFonts w:ascii="仿宋_GB2312" w:eastAsia="仿宋_GB2312" w:hAnsi="微软雅黑" w:hint="eastAsia"/>
          <w:sz w:val="32"/>
          <w:szCs w:val="32"/>
        </w:rPr>
        <w:t>组织</w:t>
      </w:r>
      <w:r w:rsidR="00252C1B" w:rsidRPr="00EA5D32">
        <w:rPr>
          <w:rFonts w:ascii="仿宋_GB2312" w:eastAsia="仿宋_GB2312" w:hAnsi="微软雅黑" w:hint="eastAsia"/>
          <w:sz w:val="32"/>
          <w:szCs w:val="32"/>
        </w:rPr>
        <w:t>参与开通条件检查，具备条件方可开通，按规定程序放行列车。</w:t>
      </w:r>
    </w:p>
    <w:p w14:paraId="36AAE414" w14:textId="77777777" w:rsidR="002668C1" w:rsidRPr="00EA5D32" w:rsidRDefault="002668C1" w:rsidP="00561A4A">
      <w:pPr>
        <w:pStyle w:val="af4"/>
        <w:spacing w:before="0" w:beforeAutospacing="0" w:after="0" w:afterAutospacing="0" w:line="560" w:lineRule="atLeast"/>
        <w:ind w:firstLine="640"/>
        <w:jc w:val="both"/>
        <w:rPr>
          <w:rFonts w:eastAsia="仿宋_GB2312"/>
          <w:sz w:val="32"/>
          <w:szCs w:val="28"/>
        </w:rPr>
      </w:pPr>
      <w:r w:rsidRPr="00EA5D32">
        <w:rPr>
          <w:rFonts w:eastAsia="仿宋_GB2312"/>
          <w:sz w:val="32"/>
          <w:szCs w:val="28"/>
        </w:rPr>
        <w:t>轨道车、施工机械</w:t>
      </w:r>
      <w:proofErr w:type="gramStart"/>
      <w:r w:rsidRPr="00EA5D32">
        <w:rPr>
          <w:rFonts w:eastAsia="仿宋_GB2312"/>
          <w:sz w:val="32"/>
          <w:szCs w:val="28"/>
        </w:rPr>
        <w:t>等自轮运转</w:t>
      </w:r>
      <w:proofErr w:type="gramEnd"/>
      <w:r w:rsidRPr="00EA5D32">
        <w:rPr>
          <w:rFonts w:eastAsia="仿宋_GB2312"/>
          <w:sz w:val="32"/>
          <w:szCs w:val="28"/>
        </w:rPr>
        <w:t>特种设备上线运行</w:t>
      </w:r>
      <w:r w:rsidR="00EF2176" w:rsidRPr="00EA5D32">
        <w:rPr>
          <w:rFonts w:eastAsia="仿宋_GB2312"/>
          <w:sz w:val="32"/>
          <w:szCs w:val="28"/>
        </w:rPr>
        <w:t>应</w:t>
      </w:r>
      <w:r w:rsidRPr="00EA5D32">
        <w:rPr>
          <w:rFonts w:eastAsia="仿宋_GB2312"/>
          <w:sz w:val="32"/>
          <w:szCs w:val="28"/>
        </w:rPr>
        <w:t>符合</w:t>
      </w:r>
      <w:r w:rsidR="00871552" w:rsidRPr="00EA5D32">
        <w:rPr>
          <w:rFonts w:eastAsia="仿宋_GB2312"/>
          <w:sz w:val="32"/>
          <w:szCs w:val="28"/>
        </w:rPr>
        <w:t>国铁集团</w:t>
      </w:r>
      <w:r w:rsidRPr="00EA5D32">
        <w:rPr>
          <w:rFonts w:eastAsia="仿宋_GB2312"/>
          <w:sz w:val="32"/>
          <w:szCs w:val="28"/>
        </w:rPr>
        <w:t>的有关规定</w:t>
      </w:r>
      <w:r w:rsidR="00561A4A" w:rsidRPr="00EA5D32">
        <w:rPr>
          <w:rFonts w:eastAsia="仿宋_GB2312" w:hint="eastAsia"/>
          <w:sz w:val="32"/>
          <w:szCs w:val="28"/>
        </w:rPr>
        <w:t>，</w:t>
      </w:r>
      <w:r w:rsidR="00561A4A" w:rsidRPr="00EA5D32">
        <w:rPr>
          <w:rFonts w:ascii="仿宋_GB2312" w:eastAsia="仿宋_GB2312" w:hAnsi="微软雅黑" w:hint="eastAsia"/>
          <w:sz w:val="32"/>
          <w:szCs w:val="32"/>
        </w:rPr>
        <w:t>必须有运行、连挂、摘解、防溜方案。进入高铁线路施工必须有科室（车间）副主任及以上级别专业人员添乘，</w:t>
      </w:r>
      <w:proofErr w:type="gramStart"/>
      <w:r w:rsidR="00561A4A" w:rsidRPr="00EA5D32">
        <w:rPr>
          <w:rFonts w:ascii="仿宋_GB2312" w:eastAsia="仿宋_GB2312" w:hAnsi="微软雅黑" w:hint="eastAsia"/>
          <w:sz w:val="32"/>
          <w:szCs w:val="32"/>
        </w:rPr>
        <w:lastRenderedPageBreak/>
        <w:t>进入普铁线路</w:t>
      </w:r>
      <w:proofErr w:type="gramEnd"/>
      <w:r w:rsidR="00561A4A" w:rsidRPr="00EA5D32">
        <w:rPr>
          <w:rFonts w:ascii="仿宋_GB2312" w:eastAsia="仿宋_GB2312" w:hAnsi="微软雅黑" w:hint="eastAsia"/>
          <w:sz w:val="32"/>
          <w:szCs w:val="32"/>
        </w:rPr>
        <w:t>施工必须有干部添乘，否则不能提报计划。添乘人员必须位于运行前方司机室。</w:t>
      </w:r>
      <w:r w:rsidRPr="00EA5D32">
        <w:rPr>
          <w:rFonts w:eastAsia="仿宋_GB2312"/>
          <w:sz w:val="32"/>
          <w:szCs w:val="28"/>
        </w:rPr>
        <w:t>施工单位接受运输、设备管理单位和部门安全检查人员的监督检查，对检查出的问题</w:t>
      </w:r>
      <w:r w:rsidR="00EF2176" w:rsidRPr="00EA5D32">
        <w:rPr>
          <w:rFonts w:eastAsia="仿宋_GB2312"/>
          <w:sz w:val="32"/>
          <w:szCs w:val="28"/>
        </w:rPr>
        <w:t>应</w:t>
      </w:r>
      <w:r w:rsidRPr="00EA5D32">
        <w:rPr>
          <w:rFonts w:eastAsia="仿宋_GB2312"/>
          <w:sz w:val="32"/>
          <w:szCs w:val="28"/>
        </w:rPr>
        <w:t>立即整改。</w:t>
      </w:r>
    </w:p>
    <w:p w14:paraId="54FCAA7B" w14:textId="77777777" w:rsidR="002668C1" w:rsidRPr="00EA5D32" w:rsidRDefault="00844BFE"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三十</w:t>
      </w:r>
      <w:r w:rsidR="004A50F4" w:rsidRPr="00EA5D32">
        <w:rPr>
          <w:rFonts w:eastAsia="黑体" w:hint="eastAsia"/>
          <w:bCs/>
          <w:sz w:val="32"/>
        </w:rPr>
        <w:t>六</w:t>
      </w:r>
      <w:r w:rsidR="00B60313" w:rsidRPr="00EA5D32">
        <w:rPr>
          <w:rFonts w:eastAsia="黑体"/>
          <w:bCs/>
          <w:sz w:val="32"/>
        </w:rPr>
        <w:t>条</w:t>
      </w:r>
      <w:r w:rsidR="00B60313" w:rsidRPr="00EA5D32">
        <w:rPr>
          <w:rFonts w:eastAsia="黑体"/>
          <w:bCs/>
          <w:sz w:val="32"/>
        </w:rPr>
        <w:t xml:space="preserve"> </w:t>
      </w:r>
      <w:r w:rsidR="00B60313" w:rsidRPr="00EA5D32">
        <w:rPr>
          <w:rFonts w:eastAsia="仿宋_GB2312"/>
          <w:sz w:val="32"/>
          <w:szCs w:val="36"/>
        </w:rPr>
        <w:t xml:space="preserve"> </w:t>
      </w:r>
      <w:r w:rsidR="002668C1" w:rsidRPr="00EA5D32">
        <w:rPr>
          <w:rFonts w:eastAsia="仿宋_GB2312"/>
          <w:sz w:val="32"/>
          <w:szCs w:val="28"/>
        </w:rPr>
        <w:t>封锁施工开通后，施工单位和设备管理单位</w:t>
      </w:r>
      <w:r w:rsidR="00EF2176" w:rsidRPr="00EA5D32">
        <w:rPr>
          <w:rFonts w:eastAsia="仿宋_GB2312"/>
          <w:sz w:val="32"/>
          <w:szCs w:val="28"/>
        </w:rPr>
        <w:t>应</w:t>
      </w:r>
      <w:r w:rsidR="002668C1" w:rsidRPr="00EA5D32">
        <w:rPr>
          <w:rFonts w:eastAsia="仿宋_GB2312"/>
          <w:sz w:val="32"/>
          <w:szCs w:val="28"/>
        </w:rPr>
        <w:t>加强检查和整修，设备管理单位严格把关；开通后列车运行速度</w:t>
      </w:r>
      <w:r w:rsidR="00EF2176" w:rsidRPr="00EA5D32">
        <w:rPr>
          <w:rFonts w:eastAsia="仿宋_GB2312"/>
          <w:sz w:val="32"/>
          <w:szCs w:val="28"/>
        </w:rPr>
        <w:t>应</w:t>
      </w:r>
      <w:proofErr w:type="gramStart"/>
      <w:r w:rsidR="002668C1" w:rsidRPr="00EA5D32">
        <w:rPr>
          <w:rFonts w:eastAsia="仿宋_GB2312"/>
          <w:sz w:val="32"/>
          <w:szCs w:val="28"/>
        </w:rPr>
        <w:t>按速度</w:t>
      </w:r>
      <w:proofErr w:type="gramEnd"/>
      <w:r w:rsidR="002668C1" w:rsidRPr="00EA5D32">
        <w:rPr>
          <w:rFonts w:eastAsia="仿宋_GB2312"/>
          <w:sz w:val="32"/>
          <w:szCs w:val="28"/>
        </w:rPr>
        <w:t>阶梯逐步提高（按附件</w:t>
      </w:r>
      <w:r w:rsidR="00407541" w:rsidRPr="00EA5D32">
        <w:rPr>
          <w:rFonts w:eastAsia="仿宋_GB2312" w:hint="eastAsia"/>
          <w:sz w:val="32"/>
          <w:szCs w:val="28"/>
        </w:rPr>
        <w:t>20</w:t>
      </w:r>
      <w:r w:rsidR="002668C1" w:rsidRPr="00EA5D32">
        <w:rPr>
          <w:rFonts w:eastAsia="仿宋_GB2312"/>
          <w:sz w:val="32"/>
          <w:szCs w:val="28"/>
        </w:rPr>
        <w:t>、附件</w:t>
      </w:r>
      <w:r w:rsidR="00407541" w:rsidRPr="00EA5D32">
        <w:rPr>
          <w:rFonts w:eastAsia="仿宋_GB2312" w:hint="eastAsia"/>
          <w:sz w:val="32"/>
          <w:szCs w:val="28"/>
        </w:rPr>
        <w:t>21</w:t>
      </w:r>
      <w:r w:rsidR="002668C1" w:rsidRPr="00EA5D32">
        <w:rPr>
          <w:rFonts w:eastAsia="仿宋_GB2312"/>
          <w:sz w:val="32"/>
          <w:szCs w:val="28"/>
        </w:rPr>
        <w:t>执行）。线路慢行应</w:t>
      </w:r>
      <w:r w:rsidR="00074385" w:rsidRPr="00EA5D32">
        <w:rPr>
          <w:rFonts w:eastAsia="仿宋_GB2312"/>
          <w:sz w:val="32"/>
          <w:szCs w:val="28"/>
        </w:rPr>
        <w:t>按规定</w:t>
      </w:r>
      <w:r w:rsidR="002668C1" w:rsidRPr="00EA5D32">
        <w:rPr>
          <w:rFonts w:eastAsia="仿宋_GB2312"/>
          <w:sz w:val="32"/>
          <w:szCs w:val="28"/>
        </w:rPr>
        <w:t>恢复正常速度并办理交接。</w:t>
      </w:r>
    </w:p>
    <w:p w14:paraId="7C251B01" w14:textId="77777777" w:rsidR="002668C1" w:rsidRPr="00EA5D32" w:rsidRDefault="0031719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三十</w:t>
      </w:r>
      <w:r w:rsidR="004A50F4" w:rsidRPr="00EA5D32">
        <w:rPr>
          <w:rFonts w:eastAsia="黑体" w:hint="eastAsia"/>
          <w:bCs/>
          <w:sz w:val="32"/>
        </w:rPr>
        <w:t>七</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szCs w:val="28"/>
        </w:rPr>
        <w:t>施工单位至少在正式施工</w:t>
      </w:r>
      <w:r w:rsidR="002668C1" w:rsidRPr="00EA5D32">
        <w:rPr>
          <w:rFonts w:eastAsia="仿宋_GB2312"/>
          <w:sz w:val="32"/>
          <w:szCs w:val="28"/>
        </w:rPr>
        <w:t>72</w:t>
      </w:r>
      <w:r w:rsidR="002668C1" w:rsidRPr="00EA5D32">
        <w:rPr>
          <w:rFonts w:eastAsia="仿宋_GB2312"/>
          <w:sz w:val="32"/>
          <w:szCs w:val="28"/>
        </w:rPr>
        <w:t>小时前向设备管理单位提出施工计划、施工地点及影响范围。设备管理单位接到施工单位的施工请求后，应对施工方案和计划及影响范围进行认真核对，并在施工开始前派员进行施工安全监督。</w:t>
      </w:r>
    </w:p>
    <w:p w14:paraId="3689EBE7" w14:textId="77777777" w:rsidR="002668C1" w:rsidRPr="00EA5D32" w:rsidRDefault="0031719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三十</w:t>
      </w:r>
      <w:r w:rsidR="004A50F4" w:rsidRPr="00EA5D32">
        <w:rPr>
          <w:rFonts w:eastAsia="黑体" w:hint="eastAsia"/>
          <w:bCs/>
          <w:sz w:val="32"/>
        </w:rPr>
        <w:t>八</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szCs w:val="28"/>
        </w:rPr>
        <w:t>设备管理部门和单位</w:t>
      </w:r>
      <w:r w:rsidR="00EF2176" w:rsidRPr="00EA5D32">
        <w:rPr>
          <w:rFonts w:eastAsia="仿宋_GB2312"/>
          <w:sz w:val="32"/>
          <w:szCs w:val="28"/>
        </w:rPr>
        <w:t>应</w:t>
      </w:r>
      <w:r w:rsidR="002668C1" w:rsidRPr="00EA5D32">
        <w:rPr>
          <w:rFonts w:eastAsia="仿宋_GB2312"/>
          <w:sz w:val="32"/>
          <w:szCs w:val="28"/>
        </w:rPr>
        <w:t>建立施工安全监督体系，加强对施工安全和工程质量的监督检查。设备管理部门</w:t>
      </w:r>
      <w:r w:rsidR="008619D3" w:rsidRPr="00EA5D32">
        <w:rPr>
          <w:rFonts w:eastAsia="仿宋_GB2312"/>
          <w:sz w:val="32"/>
          <w:szCs w:val="28"/>
        </w:rPr>
        <w:t>和单位</w:t>
      </w:r>
      <w:r w:rsidR="002668C1" w:rsidRPr="00EA5D32">
        <w:rPr>
          <w:rFonts w:eastAsia="仿宋_GB2312"/>
          <w:sz w:val="32"/>
          <w:szCs w:val="28"/>
        </w:rPr>
        <w:t>应根据工程规模和专业性质，委派熟悉业务的人员对各种施工涉及行车安全的各方面实行全程监督检查</w:t>
      </w:r>
      <w:r w:rsidR="008619D3" w:rsidRPr="00EA5D32">
        <w:rPr>
          <w:rFonts w:eastAsia="仿宋_GB2312"/>
          <w:sz w:val="32"/>
          <w:szCs w:val="28"/>
        </w:rPr>
        <w:t>，</w:t>
      </w:r>
      <w:r w:rsidR="002668C1" w:rsidRPr="00EA5D32">
        <w:rPr>
          <w:rFonts w:eastAsia="仿宋_GB2312"/>
          <w:sz w:val="32"/>
          <w:szCs w:val="28"/>
        </w:rPr>
        <w:t>对施工单位违章作业、安全措施不落实以及危及行车安全的施工，有权停止作业</w:t>
      </w:r>
      <w:r w:rsidR="00DF66CE" w:rsidRPr="00EA5D32">
        <w:rPr>
          <w:rFonts w:eastAsia="仿宋_GB2312"/>
          <w:sz w:val="32"/>
          <w:szCs w:val="28"/>
        </w:rPr>
        <w:t>，并及时上报集团公司相关业务部室和施工办</w:t>
      </w:r>
      <w:r w:rsidR="002668C1" w:rsidRPr="00EA5D32">
        <w:rPr>
          <w:rFonts w:eastAsia="仿宋_GB2312"/>
          <w:sz w:val="32"/>
          <w:szCs w:val="28"/>
        </w:rPr>
        <w:t>；对封锁施工</w:t>
      </w:r>
      <w:r w:rsidR="00EF2176" w:rsidRPr="00EA5D32">
        <w:rPr>
          <w:rFonts w:eastAsia="仿宋_GB2312"/>
          <w:sz w:val="32"/>
          <w:szCs w:val="28"/>
        </w:rPr>
        <w:t>应</w:t>
      </w:r>
      <w:r w:rsidR="002668C1" w:rsidRPr="00EA5D32">
        <w:rPr>
          <w:rFonts w:eastAsia="仿宋_GB2312"/>
          <w:sz w:val="32"/>
          <w:szCs w:val="28"/>
        </w:rPr>
        <w:t>根据施工质量，最终确认满足线路放行列车条件后，方可开通线路；线路开通后，需要慢行的地段</w:t>
      </w:r>
      <w:r w:rsidR="00EF2176" w:rsidRPr="00EA5D32">
        <w:rPr>
          <w:rFonts w:eastAsia="仿宋_GB2312"/>
          <w:sz w:val="32"/>
          <w:szCs w:val="28"/>
        </w:rPr>
        <w:t>还应</w:t>
      </w:r>
      <w:r w:rsidR="002668C1" w:rsidRPr="00EA5D32">
        <w:rPr>
          <w:rFonts w:eastAsia="仿宋_GB2312"/>
          <w:sz w:val="32"/>
          <w:szCs w:val="28"/>
        </w:rPr>
        <w:t>对慢行的速度、距离和时间</w:t>
      </w:r>
      <w:r w:rsidR="008619D3" w:rsidRPr="00EA5D32">
        <w:rPr>
          <w:rFonts w:eastAsia="仿宋_GB2312"/>
          <w:sz w:val="32"/>
          <w:szCs w:val="28"/>
        </w:rPr>
        <w:t>进行</w:t>
      </w:r>
      <w:r w:rsidR="002668C1" w:rsidRPr="00EA5D32">
        <w:rPr>
          <w:rFonts w:eastAsia="仿宋_GB2312"/>
          <w:sz w:val="32"/>
          <w:szCs w:val="28"/>
        </w:rPr>
        <w:t>检查，直到列车恢复常速、线路质量稳定。</w:t>
      </w:r>
    </w:p>
    <w:p w14:paraId="642BBE2E" w14:textId="77777777" w:rsidR="002668C1" w:rsidRPr="00EA5D32" w:rsidRDefault="002668C1" w:rsidP="00AF713D">
      <w:pPr>
        <w:adjustRightInd w:val="0"/>
        <w:snapToGrid w:val="0"/>
        <w:spacing w:line="560" w:lineRule="exact"/>
        <w:ind w:firstLineChars="200" w:firstLine="640"/>
        <w:rPr>
          <w:ins w:id="265" w:author="张佚名" w:date="2022-09-26T14:07:00Z"/>
          <w:rFonts w:eastAsia="仿宋_GB2312" w:hint="eastAsia"/>
          <w:sz w:val="32"/>
          <w:szCs w:val="28"/>
        </w:rPr>
      </w:pPr>
      <w:r w:rsidRPr="00EA5D32">
        <w:rPr>
          <w:rFonts w:eastAsia="仿宋_GB2312"/>
          <w:sz w:val="32"/>
          <w:szCs w:val="28"/>
        </w:rPr>
        <w:t>设备管理单位</w:t>
      </w:r>
      <w:r w:rsidR="00EF2176" w:rsidRPr="00EA5D32">
        <w:rPr>
          <w:rFonts w:eastAsia="仿宋_GB2312"/>
          <w:sz w:val="32"/>
          <w:szCs w:val="28"/>
        </w:rPr>
        <w:t>应</w:t>
      </w:r>
      <w:r w:rsidRPr="00EA5D32">
        <w:rPr>
          <w:rFonts w:eastAsia="仿宋_GB2312"/>
          <w:sz w:val="32"/>
          <w:szCs w:val="28"/>
        </w:rPr>
        <w:t>加强对施工的点前准备、点中控制、点后开通、逐步提速等情况的监护工作，实行开通、提速检查签认制度</w:t>
      </w:r>
      <w:r w:rsidRPr="00EA5D32">
        <w:rPr>
          <w:rFonts w:eastAsia="仿宋_GB2312"/>
          <w:sz w:val="32"/>
          <w:szCs w:val="28"/>
        </w:rPr>
        <w:lastRenderedPageBreak/>
        <w:t>（开通和提速的标准按附件</w:t>
      </w:r>
      <w:r w:rsidR="00E74FA6" w:rsidRPr="00EA5D32">
        <w:rPr>
          <w:rFonts w:eastAsia="仿宋_GB2312" w:hint="eastAsia"/>
          <w:sz w:val="32"/>
          <w:szCs w:val="28"/>
        </w:rPr>
        <w:t>20</w:t>
      </w:r>
      <w:r w:rsidRPr="00EA5D32">
        <w:rPr>
          <w:rFonts w:eastAsia="仿宋_GB2312"/>
          <w:sz w:val="32"/>
          <w:szCs w:val="28"/>
        </w:rPr>
        <w:t>、附件</w:t>
      </w:r>
      <w:r w:rsidR="00E74FA6" w:rsidRPr="00EA5D32">
        <w:rPr>
          <w:rFonts w:eastAsia="仿宋_GB2312" w:hint="eastAsia"/>
          <w:sz w:val="32"/>
          <w:szCs w:val="28"/>
        </w:rPr>
        <w:t>21</w:t>
      </w:r>
      <w:r w:rsidRPr="00EA5D32">
        <w:rPr>
          <w:rFonts w:eastAsia="仿宋_GB2312"/>
          <w:sz w:val="32"/>
          <w:szCs w:val="28"/>
        </w:rPr>
        <w:t>执行）。</w:t>
      </w:r>
    </w:p>
    <w:p w14:paraId="7D2BCC90" w14:textId="77777777" w:rsidR="00834593" w:rsidRPr="00EA5D32" w:rsidRDefault="00834593" w:rsidP="00AF713D">
      <w:pPr>
        <w:adjustRightInd w:val="0"/>
        <w:snapToGrid w:val="0"/>
        <w:spacing w:line="560" w:lineRule="exact"/>
        <w:ind w:firstLineChars="200" w:firstLine="640"/>
        <w:rPr>
          <w:rFonts w:eastAsia="仿宋_GB2312"/>
          <w:sz w:val="32"/>
          <w:szCs w:val="28"/>
        </w:rPr>
      </w:pPr>
      <w:r w:rsidRPr="00EA5D32">
        <w:rPr>
          <w:rFonts w:eastAsia="仿宋_GB2312" w:hint="eastAsia"/>
          <w:sz w:val="32"/>
          <w:szCs w:val="28"/>
        </w:rPr>
        <w:t>安全监督检查人员发现影响行车安全的问题时，应以《施工安全整改通知书》（</w:t>
      </w:r>
      <w:r w:rsidR="00F00950" w:rsidRPr="00EA5D32">
        <w:rPr>
          <w:rFonts w:eastAsia="仿宋_GB2312" w:hint="eastAsia"/>
          <w:sz w:val="32"/>
          <w:szCs w:val="28"/>
        </w:rPr>
        <w:t>格式</w:t>
      </w:r>
      <w:r w:rsidRPr="00EA5D32">
        <w:rPr>
          <w:rFonts w:eastAsia="仿宋_GB2312" w:hint="eastAsia"/>
          <w:sz w:val="32"/>
          <w:szCs w:val="28"/>
        </w:rPr>
        <w:t>见附件</w:t>
      </w:r>
      <w:r w:rsidR="00E74FA6" w:rsidRPr="00EA5D32">
        <w:rPr>
          <w:rFonts w:eastAsia="仿宋_GB2312" w:hint="eastAsia"/>
          <w:sz w:val="32"/>
          <w:szCs w:val="28"/>
        </w:rPr>
        <w:t>22</w:t>
      </w:r>
      <w:r w:rsidRPr="00EA5D32">
        <w:rPr>
          <w:rFonts w:eastAsia="仿宋_GB2312" w:hint="eastAsia"/>
          <w:sz w:val="32"/>
          <w:szCs w:val="28"/>
        </w:rPr>
        <w:t>）形式通知施工单位负责人，如不整改或整改后仍达不到要求时，可填写《营业线施工停工通知书》（</w:t>
      </w:r>
      <w:r w:rsidR="00F00950" w:rsidRPr="00EA5D32">
        <w:rPr>
          <w:rFonts w:eastAsia="仿宋_GB2312" w:hint="eastAsia"/>
          <w:sz w:val="32"/>
          <w:szCs w:val="28"/>
        </w:rPr>
        <w:t>格式</w:t>
      </w:r>
      <w:r w:rsidRPr="00EA5D32">
        <w:rPr>
          <w:rFonts w:eastAsia="仿宋_GB2312" w:hint="eastAsia"/>
          <w:sz w:val="32"/>
          <w:szCs w:val="28"/>
        </w:rPr>
        <w:t>见附件</w:t>
      </w:r>
      <w:r w:rsidR="00F00950" w:rsidRPr="00EA5D32">
        <w:rPr>
          <w:rFonts w:eastAsia="仿宋_GB2312" w:hint="eastAsia"/>
          <w:sz w:val="32"/>
          <w:szCs w:val="28"/>
        </w:rPr>
        <w:t>23</w:t>
      </w:r>
      <w:r w:rsidRPr="00EA5D32">
        <w:rPr>
          <w:rFonts w:eastAsia="仿宋_GB2312" w:hint="eastAsia"/>
          <w:sz w:val="32"/>
          <w:szCs w:val="28"/>
        </w:rPr>
        <w:t>）。施工单位负责人必须立即处理，整改完毕并自</w:t>
      </w:r>
      <w:proofErr w:type="gramStart"/>
      <w:r w:rsidRPr="00EA5D32">
        <w:rPr>
          <w:rFonts w:eastAsia="仿宋_GB2312" w:hint="eastAsia"/>
          <w:sz w:val="32"/>
          <w:szCs w:val="28"/>
        </w:rPr>
        <w:t>检满足</w:t>
      </w:r>
      <w:proofErr w:type="gramEnd"/>
      <w:r w:rsidRPr="00EA5D32">
        <w:rPr>
          <w:rFonts w:eastAsia="仿宋_GB2312" w:hint="eastAsia"/>
          <w:sz w:val="32"/>
          <w:szCs w:val="28"/>
        </w:rPr>
        <w:t>行车安全要求后，向《营业线施工停工通知书》签发人（单位）申请复工，经复查满足复工条件并签认后方可复工。</w:t>
      </w:r>
    </w:p>
    <w:p w14:paraId="1453B90F" w14:textId="77777777" w:rsidR="002668C1" w:rsidRPr="00EA5D32" w:rsidRDefault="002F4ADE"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4A50F4" w:rsidRPr="00EA5D32">
        <w:rPr>
          <w:rFonts w:eastAsia="黑体" w:hint="eastAsia"/>
          <w:bCs/>
          <w:sz w:val="32"/>
        </w:rPr>
        <w:t>三十九</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szCs w:val="28"/>
        </w:rPr>
        <w:t>设备管理单位应积极协助设计和施工单位核查既有设备情况，提供地下管、线、光电缆等隐蔽设施的准确位置。无法提供准确位置时，由设计单位会同施工、设备管理单位（对行车安全影响较大的还</w:t>
      </w:r>
      <w:r w:rsidR="00EF2176" w:rsidRPr="00EA5D32">
        <w:rPr>
          <w:rFonts w:eastAsia="仿宋_GB2312"/>
          <w:sz w:val="32"/>
          <w:szCs w:val="28"/>
        </w:rPr>
        <w:t>应</w:t>
      </w:r>
      <w:r w:rsidR="002668C1" w:rsidRPr="00EA5D32">
        <w:rPr>
          <w:rFonts w:eastAsia="仿宋_GB2312"/>
          <w:sz w:val="32"/>
          <w:szCs w:val="28"/>
        </w:rPr>
        <w:t>有</w:t>
      </w:r>
      <w:r w:rsidR="003C21C3" w:rsidRPr="00EA5D32">
        <w:rPr>
          <w:rFonts w:eastAsia="仿宋_GB2312"/>
          <w:sz w:val="32"/>
        </w:rPr>
        <w:t>集团公司</w:t>
      </w:r>
      <w:r w:rsidR="002668C1" w:rsidRPr="00EA5D32">
        <w:rPr>
          <w:rFonts w:eastAsia="仿宋_GB2312"/>
          <w:sz w:val="32"/>
          <w:szCs w:val="28"/>
        </w:rPr>
        <w:t>参加）共同探查、核实，划定防护范围。并在签订安全协议时，明确各方安全责任。</w:t>
      </w:r>
    </w:p>
    <w:p w14:paraId="6AEF3AF4" w14:textId="77777777" w:rsidR="002668C1" w:rsidRPr="00EA5D32" w:rsidRDefault="008619D3" w:rsidP="00AF713D">
      <w:pPr>
        <w:adjustRightInd w:val="0"/>
        <w:snapToGrid w:val="0"/>
        <w:spacing w:line="560" w:lineRule="exact"/>
        <w:ind w:firstLineChars="200" w:firstLine="640"/>
        <w:rPr>
          <w:rFonts w:eastAsia="仿宋_GB2312"/>
          <w:i/>
          <w:iCs/>
          <w:sz w:val="32"/>
          <w:szCs w:val="28"/>
        </w:rPr>
      </w:pPr>
      <w:r w:rsidRPr="00EA5D32">
        <w:rPr>
          <w:rFonts w:eastAsia="黑体"/>
          <w:bCs/>
          <w:sz w:val="32"/>
        </w:rPr>
        <w:t>第一百</w:t>
      </w:r>
      <w:r w:rsidR="004A50F4" w:rsidRPr="00EA5D32">
        <w:rPr>
          <w:rFonts w:eastAsia="黑体" w:hint="eastAsia"/>
          <w:bCs/>
          <w:sz w:val="32"/>
        </w:rPr>
        <w:t>四十</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rPr>
        <w:t>设计和施工单位对既有设施应有可靠的防护措施，防止施工中造成损坏。由于设备管理单位提供的设施位置错误造成损坏的，设备管理单位应承担责任并及时修复。因设计单位提供的设施位置不准确或遗漏造成损坏的，设计单位应负主要责任；提供的设施位置准确，因施工造成的损坏，施工单位应负主要责任。施工单位和设备管理单位</w:t>
      </w:r>
      <w:r w:rsidR="00EF2176" w:rsidRPr="00EA5D32">
        <w:rPr>
          <w:rFonts w:eastAsia="仿宋_GB2312"/>
          <w:sz w:val="32"/>
        </w:rPr>
        <w:t>应</w:t>
      </w:r>
      <w:r w:rsidR="002668C1" w:rsidRPr="00EA5D32">
        <w:rPr>
          <w:rFonts w:eastAsia="仿宋_GB2312"/>
          <w:sz w:val="32"/>
        </w:rPr>
        <w:t>经常监视既有设备，发现异常必须立即停工处理，确认对既有设备无影响后，方可继续施工。因施工造成既有设备发生损坏时，施工单位应及时组织抢修，设备管理单位应积极配合，尽快恢复正常使用。</w:t>
      </w:r>
    </w:p>
    <w:p w14:paraId="76B59FEB" w14:textId="77777777" w:rsidR="002668C1" w:rsidRPr="00EA5D32" w:rsidRDefault="002F4ADE" w:rsidP="00AF713D">
      <w:pPr>
        <w:adjustRightInd w:val="0"/>
        <w:snapToGrid w:val="0"/>
        <w:spacing w:line="560" w:lineRule="exact"/>
        <w:ind w:firstLineChars="200" w:firstLine="640"/>
        <w:rPr>
          <w:rFonts w:eastAsia="仿宋_GB2312"/>
          <w:sz w:val="32"/>
          <w:szCs w:val="28"/>
        </w:rPr>
      </w:pPr>
      <w:r w:rsidRPr="00EA5D32">
        <w:rPr>
          <w:rFonts w:eastAsia="黑体"/>
          <w:bCs/>
          <w:sz w:val="32"/>
        </w:rPr>
        <w:lastRenderedPageBreak/>
        <w:t>第一百</w:t>
      </w:r>
      <w:r w:rsidR="008907BD" w:rsidRPr="00EA5D32">
        <w:rPr>
          <w:rFonts w:eastAsia="黑体" w:hint="eastAsia"/>
          <w:bCs/>
          <w:sz w:val="32"/>
        </w:rPr>
        <w:t>四十</w:t>
      </w:r>
      <w:r w:rsidR="000E7326" w:rsidRPr="00EA5D32">
        <w:rPr>
          <w:rFonts w:eastAsia="黑体" w:hint="eastAsia"/>
          <w:bCs/>
          <w:sz w:val="32"/>
        </w:rPr>
        <w:t>一</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szCs w:val="28"/>
        </w:rPr>
        <w:t>行车组织部门</w:t>
      </w:r>
      <w:r w:rsidR="00EF2176" w:rsidRPr="00EA5D32">
        <w:rPr>
          <w:rFonts w:eastAsia="仿宋_GB2312"/>
          <w:sz w:val="32"/>
          <w:szCs w:val="28"/>
        </w:rPr>
        <w:t>应</w:t>
      </w:r>
      <w:r w:rsidR="002668C1" w:rsidRPr="00EA5D32">
        <w:rPr>
          <w:rFonts w:eastAsia="仿宋_GB2312"/>
          <w:sz w:val="32"/>
          <w:szCs w:val="28"/>
        </w:rPr>
        <w:t>积极做好施工组织协调工作，</w:t>
      </w:r>
      <w:r w:rsidR="008619D3" w:rsidRPr="00EA5D32">
        <w:rPr>
          <w:rFonts w:eastAsia="仿宋_GB2312"/>
          <w:sz w:val="32"/>
          <w:szCs w:val="28"/>
        </w:rPr>
        <w:t>根据需要</w:t>
      </w:r>
      <w:r w:rsidR="002668C1" w:rsidRPr="00EA5D32">
        <w:rPr>
          <w:rFonts w:eastAsia="仿宋_GB2312"/>
          <w:sz w:val="32"/>
          <w:szCs w:val="28"/>
        </w:rPr>
        <w:t>制定</w:t>
      </w:r>
      <w:r w:rsidR="00EF2176" w:rsidRPr="00EA5D32">
        <w:rPr>
          <w:rFonts w:eastAsia="仿宋_GB2312"/>
          <w:sz w:val="32"/>
          <w:szCs w:val="28"/>
        </w:rPr>
        <w:t>施工</w:t>
      </w:r>
      <w:r w:rsidR="002668C1" w:rsidRPr="00EA5D32">
        <w:rPr>
          <w:rFonts w:eastAsia="仿宋_GB2312"/>
          <w:sz w:val="32"/>
          <w:szCs w:val="28"/>
        </w:rPr>
        <w:t>情况下的</w:t>
      </w:r>
      <w:r w:rsidR="00EF2176" w:rsidRPr="00EA5D32">
        <w:rPr>
          <w:rFonts w:eastAsia="仿宋_GB2312"/>
          <w:sz w:val="32"/>
          <w:szCs w:val="28"/>
        </w:rPr>
        <w:t>运输</w:t>
      </w:r>
      <w:r w:rsidR="002668C1" w:rsidRPr="00EA5D32">
        <w:rPr>
          <w:rFonts w:eastAsia="仿宋_GB2312"/>
          <w:sz w:val="32"/>
          <w:szCs w:val="28"/>
        </w:rPr>
        <w:t>组织措施，提前调整车流，加强施工期间的行车组织指挥，为施工作业创造条件。</w:t>
      </w:r>
    </w:p>
    <w:p w14:paraId="30C4EF30" w14:textId="77777777" w:rsidR="002668C1" w:rsidRPr="00EA5D32" w:rsidRDefault="002668C1" w:rsidP="00AF713D">
      <w:pPr>
        <w:adjustRightInd w:val="0"/>
        <w:snapToGrid w:val="0"/>
        <w:spacing w:line="560" w:lineRule="exact"/>
        <w:ind w:firstLineChars="200" w:firstLine="640"/>
        <w:rPr>
          <w:rFonts w:eastAsia="仿宋_GB2312"/>
          <w:sz w:val="32"/>
          <w:szCs w:val="32"/>
        </w:rPr>
      </w:pPr>
      <w:r w:rsidRPr="00EA5D32">
        <w:rPr>
          <w:rFonts w:eastAsia="仿宋_GB2312"/>
          <w:sz w:val="32"/>
        </w:rPr>
        <w:t>行车部门</w:t>
      </w:r>
      <w:r w:rsidR="00EF2176" w:rsidRPr="00EA5D32">
        <w:rPr>
          <w:rFonts w:eastAsia="仿宋_GB2312"/>
          <w:sz w:val="32"/>
          <w:szCs w:val="32"/>
        </w:rPr>
        <w:t>应</w:t>
      </w:r>
      <w:r w:rsidRPr="00EA5D32">
        <w:rPr>
          <w:rFonts w:eastAsia="仿宋_GB2312"/>
          <w:sz w:val="32"/>
          <w:szCs w:val="32"/>
        </w:rPr>
        <w:t>加强施工期间行车组织和调度指挥，</w:t>
      </w:r>
      <w:r w:rsidR="008619D3" w:rsidRPr="00EA5D32">
        <w:rPr>
          <w:rFonts w:eastAsia="仿宋_GB2312"/>
          <w:sz w:val="32"/>
          <w:szCs w:val="32"/>
        </w:rPr>
        <w:t>无</w:t>
      </w:r>
      <w:proofErr w:type="gramStart"/>
      <w:r w:rsidR="008619D3" w:rsidRPr="00EA5D32">
        <w:rPr>
          <w:rFonts w:eastAsia="仿宋_GB2312"/>
          <w:sz w:val="32"/>
          <w:szCs w:val="32"/>
        </w:rPr>
        <w:t>联锁</w:t>
      </w:r>
      <w:proofErr w:type="gramEnd"/>
      <w:r w:rsidR="008619D3" w:rsidRPr="00EA5D32">
        <w:rPr>
          <w:rFonts w:eastAsia="仿宋_GB2312"/>
          <w:sz w:val="32"/>
          <w:szCs w:val="32"/>
        </w:rPr>
        <w:t>条件</w:t>
      </w:r>
      <w:r w:rsidRPr="00EA5D32">
        <w:rPr>
          <w:rFonts w:eastAsia="仿宋_GB2312"/>
          <w:sz w:val="32"/>
          <w:szCs w:val="32"/>
        </w:rPr>
        <w:t>下接发列车，站长（副站长、</w:t>
      </w:r>
      <w:r w:rsidR="008619D3" w:rsidRPr="00EA5D32">
        <w:rPr>
          <w:rFonts w:eastAsia="仿宋_GB2312"/>
          <w:sz w:val="32"/>
          <w:szCs w:val="32"/>
        </w:rPr>
        <w:t>运转</w:t>
      </w:r>
      <w:r w:rsidRPr="00EA5D32">
        <w:rPr>
          <w:rFonts w:eastAsia="仿宋_GB2312"/>
          <w:sz w:val="32"/>
          <w:szCs w:val="32"/>
        </w:rPr>
        <w:t>车间主任</w:t>
      </w:r>
      <w:r w:rsidR="008619D3" w:rsidRPr="00EA5D32">
        <w:rPr>
          <w:rFonts w:eastAsia="仿宋_GB2312"/>
          <w:sz w:val="32"/>
          <w:szCs w:val="32"/>
        </w:rPr>
        <w:t>或</w:t>
      </w:r>
      <w:r w:rsidR="00475611" w:rsidRPr="00EA5D32">
        <w:rPr>
          <w:rFonts w:eastAsia="仿宋_GB2312"/>
          <w:sz w:val="32"/>
          <w:szCs w:val="32"/>
        </w:rPr>
        <w:t>副主任</w:t>
      </w:r>
      <w:r w:rsidRPr="00EA5D32">
        <w:rPr>
          <w:rFonts w:eastAsia="仿宋_GB2312"/>
          <w:sz w:val="32"/>
          <w:szCs w:val="32"/>
        </w:rPr>
        <w:t>）</w:t>
      </w:r>
      <w:r w:rsidR="00EF2176" w:rsidRPr="00EA5D32">
        <w:rPr>
          <w:rFonts w:eastAsia="仿宋_GB2312"/>
          <w:sz w:val="32"/>
          <w:szCs w:val="32"/>
        </w:rPr>
        <w:t>应</w:t>
      </w:r>
      <w:r w:rsidRPr="00EA5D32">
        <w:rPr>
          <w:rFonts w:eastAsia="仿宋_GB2312"/>
          <w:sz w:val="32"/>
          <w:szCs w:val="32"/>
        </w:rPr>
        <w:t>到岗监督作业，严格执行作业标准，落实施工</w:t>
      </w:r>
      <w:proofErr w:type="gramStart"/>
      <w:r w:rsidRPr="00EA5D32">
        <w:rPr>
          <w:rFonts w:eastAsia="仿宋_GB2312"/>
          <w:sz w:val="32"/>
          <w:szCs w:val="32"/>
        </w:rPr>
        <w:t>安全卡控</w:t>
      </w:r>
      <w:proofErr w:type="gramEnd"/>
      <w:r w:rsidRPr="00EA5D32">
        <w:rPr>
          <w:rFonts w:eastAsia="仿宋_GB2312"/>
          <w:sz w:val="32"/>
          <w:szCs w:val="32"/>
        </w:rPr>
        <w:t>措施。控制好行车命令</w:t>
      </w:r>
      <w:r w:rsidR="008619D3" w:rsidRPr="00EA5D32">
        <w:rPr>
          <w:rFonts w:eastAsia="仿宋_GB2312"/>
          <w:sz w:val="32"/>
          <w:szCs w:val="32"/>
        </w:rPr>
        <w:t>发布</w:t>
      </w:r>
      <w:r w:rsidRPr="00EA5D32">
        <w:rPr>
          <w:rFonts w:eastAsia="仿宋_GB2312"/>
          <w:sz w:val="32"/>
          <w:szCs w:val="32"/>
        </w:rPr>
        <w:t>、区间空闲</w:t>
      </w:r>
      <w:r w:rsidR="008619D3" w:rsidRPr="00EA5D32">
        <w:rPr>
          <w:rFonts w:eastAsia="仿宋_GB2312"/>
          <w:sz w:val="32"/>
          <w:szCs w:val="32"/>
        </w:rPr>
        <w:t>确认</w:t>
      </w:r>
      <w:r w:rsidRPr="00EA5D32">
        <w:rPr>
          <w:rFonts w:eastAsia="仿宋_GB2312"/>
          <w:sz w:val="32"/>
          <w:szCs w:val="32"/>
        </w:rPr>
        <w:t>、进路检查确认、行车凭证填写交付、引导信号使用等关键环节。施工开通</w:t>
      </w:r>
      <w:r w:rsidR="00EF2176" w:rsidRPr="00EA5D32">
        <w:rPr>
          <w:rFonts w:eastAsia="仿宋_GB2312"/>
          <w:sz w:val="32"/>
          <w:szCs w:val="32"/>
        </w:rPr>
        <w:t>应</w:t>
      </w:r>
      <w:r w:rsidRPr="00EA5D32">
        <w:rPr>
          <w:rFonts w:eastAsia="仿宋_GB2312"/>
          <w:sz w:val="32"/>
          <w:szCs w:val="32"/>
        </w:rPr>
        <w:t>严格执行施工单位</w:t>
      </w:r>
      <w:r w:rsidR="00EF2176" w:rsidRPr="00EA5D32">
        <w:rPr>
          <w:rFonts w:eastAsia="仿宋_GB2312"/>
          <w:sz w:val="32"/>
          <w:szCs w:val="32"/>
        </w:rPr>
        <w:t>和</w:t>
      </w:r>
      <w:r w:rsidRPr="00EA5D32">
        <w:rPr>
          <w:rFonts w:eastAsia="仿宋_GB2312"/>
          <w:sz w:val="32"/>
          <w:szCs w:val="32"/>
        </w:rPr>
        <w:t>设备管理单位登记开通、车站签认</w:t>
      </w:r>
      <w:r w:rsidR="00EF2176" w:rsidRPr="00EA5D32">
        <w:rPr>
          <w:rFonts w:eastAsia="仿宋_GB2312"/>
          <w:sz w:val="32"/>
          <w:szCs w:val="32"/>
        </w:rPr>
        <w:t>、</w:t>
      </w:r>
      <w:r w:rsidRPr="00EA5D32">
        <w:rPr>
          <w:rFonts w:eastAsia="仿宋_GB2312"/>
          <w:sz w:val="32"/>
          <w:szCs w:val="32"/>
        </w:rPr>
        <w:t>列车调度员发布开通命令的程序。</w:t>
      </w:r>
    </w:p>
    <w:p w14:paraId="0E18BECF" w14:textId="77777777" w:rsidR="002668C1" w:rsidRPr="00EA5D32" w:rsidRDefault="002F4ADE" w:rsidP="00AF713D">
      <w:pPr>
        <w:pStyle w:val="a7"/>
        <w:adjustRightInd w:val="0"/>
        <w:snapToGrid w:val="0"/>
        <w:spacing w:line="560" w:lineRule="exact"/>
        <w:rPr>
          <w:rFonts w:ascii="Times New Roman"/>
        </w:rPr>
      </w:pPr>
      <w:r w:rsidRPr="00EA5D32">
        <w:rPr>
          <w:rFonts w:ascii="Times New Roman" w:eastAsia="黑体"/>
          <w:bCs/>
        </w:rPr>
        <w:t>第一百</w:t>
      </w:r>
      <w:r w:rsidR="008907BD" w:rsidRPr="00EA5D32">
        <w:rPr>
          <w:rFonts w:ascii="Times New Roman" w:eastAsia="黑体" w:hint="eastAsia"/>
          <w:bCs/>
        </w:rPr>
        <w:t>四十</w:t>
      </w:r>
      <w:r w:rsidR="000E7326" w:rsidRPr="00EA5D32">
        <w:rPr>
          <w:rFonts w:ascii="Times New Roman" w:eastAsia="黑体" w:hint="eastAsia"/>
          <w:bCs/>
        </w:rPr>
        <w:t>二</w:t>
      </w:r>
      <w:r w:rsidR="003230F0" w:rsidRPr="00EA5D32">
        <w:rPr>
          <w:rFonts w:ascii="Times New Roman" w:eastAsia="黑体"/>
          <w:bCs/>
        </w:rPr>
        <w:t>条</w:t>
      </w:r>
      <w:r w:rsidR="003230F0" w:rsidRPr="00EA5D32">
        <w:rPr>
          <w:rFonts w:ascii="Times New Roman" w:eastAsia="黑体"/>
          <w:bCs/>
          <w:szCs w:val="20"/>
        </w:rPr>
        <w:t xml:space="preserve"> </w:t>
      </w:r>
      <w:r w:rsidR="003230F0" w:rsidRPr="00EA5D32">
        <w:rPr>
          <w:rFonts w:ascii="Times New Roman"/>
          <w:szCs w:val="36"/>
        </w:rPr>
        <w:t xml:space="preserve"> </w:t>
      </w:r>
      <w:r w:rsidR="002668C1" w:rsidRPr="00EA5D32">
        <w:rPr>
          <w:rFonts w:ascii="Times New Roman"/>
        </w:rPr>
        <w:t>运营单位的安全监督检查及配合费用纳入概（预）算，按</w:t>
      </w:r>
      <w:r w:rsidR="00EF2176" w:rsidRPr="00EA5D32">
        <w:rPr>
          <w:rFonts w:ascii="Times New Roman"/>
        </w:rPr>
        <w:t>铁路营业线施工配合技术服务费计取</w:t>
      </w:r>
      <w:r w:rsidR="002668C1" w:rsidRPr="00EA5D32">
        <w:rPr>
          <w:rFonts w:ascii="Times New Roman"/>
        </w:rPr>
        <w:t>的</w:t>
      </w:r>
      <w:r w:rsidR="00EF2176" w:rsidRPr="00EA5D32">
        <w:rPr>
          <w:rFonts w:ascii="Times New Roman"/>
        </w:rPr>
        <w:t>有关</w:t>
      </w:r>
      <w:r w:rsidR="002668C1" w:rsidRPr="00EA5D32">
        <w:rPr>
          <w:rFonts w:ascii="Times New Roman"/>
        </w:rPr>
        <w:t>规定</w:t>
      </w:r>
      <w:r w:rsidR="00EF2176" w:rsidRPr="00EA5D32">
        <w:rPr>
          <w:rFonts w:ascii="Times New Roman"/>
        </w:rPr>
        <w:t>和安全协议</w:t>
      </w:r>
      <w:r w:rsidR="002668C1" w:rsidRPr="00EA5D32">
        <w:rPr>
          <w:rFonts w:ascii="Times New Roman"/>
        </w:rPr>
        <w:t>支付。</w:t>
      </w:r>
    </w:p>
    <w:p w14:paraId="665CD1C8" w14:textId="77777777" w:rsidR="00CB5D3E" w:rsidRPr="00EA5D32" w:rsidRDefault="002F4ADE" w:rsidP="00357675">
      <w:pPr>
        <w:tabs>
          <w:tab w:val="left" w:pos="540"/>
          <w:tab w:val="left" w:pos="9180"/>
        </w:tabs>
        <w:autoSpaceDE w:val="0"/>
        <w:autoSpaceDN w:val="0"/>
        <w:adjustRightInd w:val="0"/>
        <w:snapToGrid w:val="0"/>
        <w:spacing w:line="560" w:lineRule="exact"/>
        <w:ind w:firstLineChars="200" w:firstLine="640"/>
        <w:jc w:val="left"/>
        <w:rPr>
          <w:rFonts w:eastAsia="仿宋_GB2312" w:hint="eastAsia"/>
          <w:sz w:val="32"/>
        </w:rPr>
      </w:pPr>
      <w:r w:rsidRPr="00EA5D32">
        <w:rPr>
          <w:rFonts w:eastAsia="黑体"/>
          <w:bCs/>
          <w:sz w:val="32"/>
        </w:rPr>
        <w:t>第一百</w:t>
      </w:r>
      <w:r w:rsidR="008907BD" w:rsidRPr="00EA5D32">
        <w:rPr>
          <w:rFonts w:eastAsia="黑体" w:hint="eastAsia"/>
          <w:bCs/>
          <w:sz w:val="32"/>
        </w:rPr>
        <w:t>四十</w:t>
      </w:r>
      <w:r w:rsidR="000E7326" w:rsidRPr="00EA5D32">
        <w:rPr>
          <w:rFonts w:eastAsia="黑体" w:hint="eastAsia"/>
          <w:bCs/>
          <w:sz w:val="32"/>
        </w:rPr>
        <w:t>三</w:t>
      </w:r>
      <w:r w:rsidR="003230F0" w:rsidRPr="00EA5D32">
        <w:rPr>
          <w:rFonts w:eastAsia="黑体"/>
          <w:bCs/>
          <w:sz w:val="32"/>
        </w:rPr>
        <w:t>条</w:t>
      </w:r>
      <w:r w:rsidR="003230F0" w:rsidRPr="00EA5D32">
        <w:rPr>
          <w:rFonts w:eastAsia="黑体"/>
          <w:bCs/>
          <w:sz w:val="32"/>
        </w:rPr>
        <w:t xml:space="preserve"> </w:t>
      </w:r>
      <w:r w:rsidR="003230F0" w:rsidRPr="00EA5D32">
        <w:rPr>
          <w:rFonts w:eastAsia="仿宋_GB2312"/>
          <w:sz w:val="32"/>
          <w:szCs w:val="36"/>
        </w:rPr>
        <w:t xml:space="preserve"> </w:t>
      </w:r>
      <w:r w:rsidR="002668C1" w:rsidRPr="00EA5D32">
        <w:rPr>
          <w:rFonts w:eastAsia="仿宋_GB2312"/>
          <w:sz w:val="32"/>
          <w:szCs w:val="32"/>
        </w:rPr>
        <w:t>各级施工协调小组，</w:t>
      </w:r>
      <w:r w:rsidR="00CB325A" w:rsidRPr="00EA5D32">
        <w:rPr>
          <w:rFonts w:eastAsia="仿宋_GB2312"/>
          <w:sz w:val="32"/>
        </w:rPr>
        <w:t>应</w:t>
      </w:r>
      <w:r w:rsidR="002668C1" w:rsidRPr="00EA5D32">
        <w:rPr>
          <w:rFonts w:eastAsia="仿宋_GB2312"/>
          <w:sz w:val="32"/>
        </w:rPr>
        <w:t>提前确定现场监控</w:t>
      </w:r>
      <w:r w:rsidR="002668C1" w:rsidRPr="00EA5D32">
        <w:rPr>
          <w:rFonts w:eastAsia="仿宋_GB2312"/>
          <w:sz w:val="32"/>
          <w:szCs w:val="32"/>
        </w:rPr>
        <w:t>人员</w:t>
      </w:r>
      <w:r w:rsidR="002668C1" w:rsidRPr="00EA5D32">
        <w:rPr>
          <w:rFonts w:eastAsia="仿宋_GB2312"/>
          <w:sz w:val="32"/>
        </w:rPr>
        <w:t>，深入</w:t>
      </w:r>
      <w:r w:rsidR="002668C1" w:rsidRPr="00EA5D32">
        <w:rPr>
          <w:rFonts w:eastAsia="仿宋_GB2312"/>
          <w:sz w:val="32"/>
          <w:szCs w:val="32"/>
        </w:rPr>
        <w:t>施工现场，做好组织协调工作，强化现场安全监控。</w:t>
      </w:r>
      <w:r w:rsidR="002668C1" w:rsidRPr="00EA5D32">
        <w:rPr>
          <w:rFonts w:eastAsia="仿宋_GB2312"/>
          <w:sz w:val="32"/>
          <w:szCs w:val="28"/>
        </w:rPr>
        <w:t>建设、设计、施工、监理、设备管理、行车组织、安全监察等部门、单位人员，</w:t>
      </w:r>
      <w:r w:rsidR="00A95DFD" w:rsidRPr="00EA5D32">
        <w:rPr>
          <w:rFonts w:eastAsia="仿宋_GB2312"/>
          <w:sz w:val="32"/>
          <w:szCs w:val="28"/>
        </w:rPr>
        <w:t>应</w:t>
      </w:r>
      <w:r w:rsidR="002668C1" w:rsidRPr="00EA5D32">
        <w:rPr>
          <w:rFonts w:eastAsia="仿宋_GB2312"/>
          <w:sz w:val="32"/>
        </w:rPr>
        <w:t>在组长或副组长的领导下，</w:t>
      </w:r>
      <w:r w:rsidR="00B448FF" w:rsidRPr="00EA5D32">
        <w:rPr>
          <w:rFonts w:eastAsia="仿宋_GB2312"/>
          <w:sz w:val="32"/>
        </w:rPr>
        <w:t>建立协调联系机制，</w:t>
      </w:r>
      <w:r w:rsidR="002668C1" w:rsidRPr="00EA5D32">
        <w:rPr>
          <w:rFonts w:eastAsia="仿宋_GB2312"/>
          <w:sz w:val="32"/>
          <w:szCs w:val="28"/>
        </w:rPr>
        <w:t>明确工作重点，盯住关键环节，督促安全措施落实，</w:t>
      </w:r>
      <w:r w:rsidR="002668C1" w:rsidRPr="00EA5D32">
        <w:rPr>
          <w:rFonts w:eastAsia="仿宋_GB2312"/>
          <w:sz w:val="32"/>
        </w:rPr>
        <w:t>协调解决施工过程中临时发生的问题</w:t>
      </w:r>
      <w:r w:rsidR="002668C1" w:rsidRPr="00EA5D32">
        <w:rPr>
          <w:rFonts w:eastAsia="仿宋_GB2312"/>
          <w:sz w:val="32"/>
          <w:szCs w:val="32"/>
        </w:rPr>
        <w:t>，保证施工安全</w:t>
      </w:r>
      <w:r w:rsidR="002668C1" w:rsidRPr="00EA5D32">
        <w:rPr>
          <w:rFonts w:eastAsia="仿宋_GB2312"/>
          <w:sz w:val="32"/>
        </w:rPr>
        <w:t>。施工现场安全重点监控表见附件</w:t>
      </w:r>
      <w:r w:rsidR="00EB0C25" w:rsidRPr="00EA5D32">
        <w:rPr>
          <w:rFonts w:eastAsia="仿宋_GB2312" w:hint="eastAsia"/>
          <w:sz w:val="32"/>
        </w:rPr>
        <w:t>24</w:t>
      </w:r>
      <w:r w:rsidR="002668C1" w:rsidRPr="00EA5D32">
        <w:rPr>
          <w:rFonts w:eastAsia="仿宋_GB2312"/>
          <w:sz w:val="32"/>
        </w:rPr>
        <w:t>。</w:t>
      </w:r>
    </w:p>
    <w:p w14:paraId="11E8C38B" w14:textId="77777777" w:rsidR="00392D08" w:rsidRPr="00EA5D32" w:rsidRDefault="00CB5D3E" w:rsidP="00AF713D">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（一）监控</w:t>
      </w:r>
      <w:r w:rsidR="00392D08" w:rsidRPr="00EA5D32">
        <w:rPr>
          <w:rFonts w:eastAsia="仿宋_GB2312"/>
          <w:sz w:val="32"/>
          <w:szCs w:val="28"/>
        </w:rPr>
        <w:t>重点</w:t>
      </w:r>
      <w:r w:rsidRPr="00EA5D32">
        <w:rPr>
          <w:rFonts w:eastAsia="仿宋_GB2312"/>
          <w:sz w:val="32"/>
          <w:szCs w:val="28"/>
        </w:rPr>
        <w:t>内容</w:t>
      </w:r>
      <w:r w:rsidR="003230F0" w:rsidRPr="00EA5D32">
        <w:rPr>
          <w:rFonts w:eastAsia="仿宋_GB2312"/>
          <w:sz w:val="32"/>
          <w:szCs w:val="28"/>
        </w:rPr>
        <w:t>。</w:t>
      </w:r>
    </w:p>
    <w:p w14:paraId="29A275D4" w14:textId="77777777" w:rsidR="00B222ED" w:rsidRPr="00EA5D32" w:rsidRDefault="00B222ED" w:rsidP="00B222ED">
      <w:pPr>
        <w:tabs>
          <w:tab w:val="left" w:pos="540"/>
          <w:tab w:val="left" w:pos="9180"/>
        </w:tabs>
        <w:autoSpaceDE w:val="0"/>
        <w:autoSpaceDN w:val="0"/>
        <w:adjustRightInd w:val="0"/>
        <w:snapToGrid w:val="0"/>
        <w:spacing w:line="560" w:lineRule="exact"/>
        <w:ind w:firstLineChars="200" w:firstLine="640"/>
        <w:jc w:val="left"/>
        <w:rPr>
          <w:rFonts w:eastAsia="仿宋_GB2312"/>
          <w:sz w:val="32"/>
        </w:rPr>
      </w:pPr>
      <w:r w:rsidRPr="00EA5D32">
        <w:rPr>
          <w:rFonts w:eastAsia="仿宋_GB2312"/>
          <w:sz w:val="32"/>
          <w:szCs w:val="32"/>
        </w:rPr>
        <w:t>集团公司管内的所有施工，施工单位、行车组织单位和相关设备管理单位必须制定检查计划，安排相应等级的人员监控。</w:t>
      </w:r>
      <w:r w:rsidRPr="00EA5D32">
        <w:rPr>
          <w:rFonts w:ascii="宋体" w:hAnsi="宋体" w:cs="宋体" w:hint="eastAsia"/>
          <w:sz w:val="32"/>
          <w:szCs w:val="32"/>
        </w:rPr>
        <w:t>Ⅱ</w:t>
      </w:r>
      <w:r w:rsidRPr="00EA5D32">
        <w:rPr>
          <w:rFonts w:eastAsia="仿宋_GB2312"/>
          <w:sz w:val="32"/>
          <w:szCs w:val="32"/>
        </w:rPr>
        <w:lastRenderedPageBreak/>
        <w:t>级及以上施工，安全监督组要派人全程监控；</w:t>
      </w:r>
      <w:r w:rsidRPr="00EA5D32">
        <w:rPr>
          <w:rFonts w:ascii="宋体" w:hAnsi="宋体" w:cs="宋体" w:hint="eastAsia"/>
          <w:sz w:val="32"/>
          <w:szCs w:val="32"/>
        </w:rPr>
        <w:t>Ⅲ</w:t>
      </w:r>
      <w:r w:rsidRPr="00EA5D32">
        <w:rPr>
          <w:rFonts w:eastAsia="仿宋_GB2312"/>
          <w:sz w:val="32"/>
          <w:szCs w:val="32"/>
        </w:rPr>
        <w:t>级施工，安全监察队伍要有计划安排抽查。执行</w:t>
      </w:r>
      <w:r w:rsidRPr="00EA5D32">
        <w:rPr>
          <w:rFonts w:eastAsia="微软雅黑"/>
          <w:sz w:val="32"/>
          <w:szCs w:val="32"/>
        </w:rPr>
        <w:t>“</w:t>
      </w:r>
      <w:r w:rsidRPr="00EA5D32">
        <w:rPr>
          <w:rFonts w:eastAsia="仿宋_GB2312"/>
          <w:sz w:val="32"/>
          <w:szCs w:val="32"/>
        </w:rPr>
        <w:t>一岗一表</w:t>
      </w:r>
      <w:r w:rsidRPr="00EA5D32">
        <w:rPr>
          <w:rFonts w:eastAsia="微软雅黑"/>
          <w:sz w:val="32"/>
          <w:szCs w:val="32"/>
        </w:rPr>
        <w:t>”</w:t>
      </w:r>
      <w:r w:rsidRPr="00EA5D32">
        <w:rPr>
          <w:rFonts w:eastAsia="仿宋_GB2312"/>
          <w:sz w:val="32"/>
          <w:szCs w:val="32"/>
        </w:rPr>
        <w:t>制度，根据不同的施工作业项目，业务部、站段应制</w:t>
      </w:r>
      <w:proofErr w:type="gramStart"/>
      <w:r w:rsidRPr="00EA5D32">
        <w:rPr>
          <w:rFonts w:eastAsia="仿宋_GB2312"/>
          <w:sz w:val="32"/>
          <w:szCs w:val="32"/>
        </w:rPr>
        <w:t>定施工</w:t>
      </w:r>
      <w:proofErr w:type="gramEnd"/>
      <w:r w:rsidRPr="00EA5D32">
        <w:rPr>
          <w:rFonts w:eastAsia="仿宋_GB2312"/>
          <w:sz w:val="32"/>
          <w:szCs w:val="32"/>
        </w:rPr>
        <w:t>监控表，逐项监控。</w:t>
      </w:r>
    </w:p>
    <w:p w14:paraId="588F00AF" w14:textId="77777777" w:rsidR="00392D08" w:rsidRPr="00EA5D32" w:rsidRDefault="00392D08" w:rsidP="00AF713D">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1.</w:t>
      </w:r>
      <w:r w:rsidRPr="00EA5D32">
        <w:rPr>
          <w:rFonts w:eastAsia="仿宋_GB2312"/>
          <w:sz w:val="32"/>
          <w:szCs w:val="28"/>
        </w:rPr>
        <w:t>施工安全管理。重点检查《施工组织设计》和《施工安全措施》是否制定并审批</w:t>
      </w:r>
      <w:r w:rsidR="00DF19E1" w:rsidRPr="00EA5D32">
        <w:rPr>
          <w:rFonts w:eastAsia="仿宋_GB2312"/>
          <w:sz w:val="32"/>
          <w:szCs w:val="28"/>
        </w:rPr>
        <w:t>；</w:t>
      </w:r>
      <w:r w:rsidRPr="00EA5D32">
        <w:rPr>
          <w:rFonts w:eastAsia="仿宋_GB2312"/>
          <w:sz w:val="32"/>
          <w:szCs w:val="28"/>
        </w:rPr>
        <w:t>相关单位是否制定非正常情况下行车组织办法和应急措施</w:t>
      </w:r>
      <w:r w:rsidR="00DF19E1" w:rsidRPr="00EA5D32">
        <w:rPr>
          <w:rFonts w:eastAsia="仿宋_GB2312"/>
          <w:sz w:val="32"/>
          <w:szCs w:val="28"/>
        </w:rPr>
        <w:t>；</w:t>
      </w:r>
      <w:r w:rsidRPr="00EA5D32">
        <w:rPr>
          <w:rFonts w:eastAsia="仿宋_GB2312"/>
          <w:sz w:val="32"/>
          <w:szCs w:val="28"/>
        </w:rPr>
        <w:t>是否签订施工安全协议</w:t>
      </w:r>
      <w:r w:rsidR="00DF19E1" w:rsidRPr="00EA5D32">
        <w:rPr>
          <w:rFonts w:eastAsia="仿宋_GB2312"/>
          <w:sz w:val="32"/>
          <w:szCs w:val="28"/>
        </w:rPr>
        <w:t>；</w:t>
      </w:r>
      <w:r w:rsidRPr="00EA5D32">
        <w:rPr>
          <w:rFonts w:eastAsia="仿宋_GB2312"/>
          <w:sz w:val="32"/>
          <w:szCs w:val="28"/>
        </w:rPr>
        <w:t>施工计划是否审批</w:t>
      </w:r>
      <w:r w:rsidR="00DF19E1" w:rsidRPr="00EA5D32">
        <w:rPr>
          <w:rFonts w:eastAsia="仿宋_GB2312"/>
          <w:sz w:val="32"/>
          <w:szCs w:val="28"/>
        </w:rPr>
        <w:t>；</w:t>
      </w:r>
      <w:r w:rsidRPr="00EA5D32">
        <w:rPr>
          <w:rFonts w:eastAsia="仿宋_GB2312"/>
          <w:sz w:val="32"/>
          <w:szCs w:val="28"/>
        </w:rPr>
        <w:t>是否召开施工</w:t>
      </w:r>
      <w:r w:rsidR="000B2217" w:rsidRPr="00EA5D32">
        <w:rPr>
          <w:rFonts w:eastAsia="仿宋_GB2312"/>
          <w:sz w:val="32"/>
          <w:szCs w:val="28"/>
        </w:rPr>
        <w:t>预备会</w:t>
      </w:r>
      <w:r w:rsidR="00DF19E1" w:rsidRPr="00EA5D32">
        <w:rPr>
          <w:rFonts w:eastAsia="仿宋_GB2312"/>
          <w:sz w:val="32"/>
          <w:szCs w:val="28"/>
        </w:rPr>
        <w:t>；</w:t>
      </w:r>
      <w:r w:rsidRPr="00EA5D32">
        <w:rPr>
          <w:rFonts w:eastAsia="仿宋_GB2312"/>
          <w:sz w:val="32"/>
          <w:szCs w:val="28"/>
        </w:rPr>
        <w:t>施工负责人、安全负责人是否具备应有资质</w:t>
      </w:r>
      <w:r w:rsidR="008764CA" w:rsidRPr="00EA5D32">
        <w:rPr>
          <w:rFonts w:eastAsia="仿宋_GB2312"/>
          <w:sz w:val="32"/>
          <w:szCs w:val="28"/>
        </w:rPr>
        <w:t>，施工（维修）负责人和施工项目经理、副经理，安全、技术、质量等主要负责人及安全员、防护员、联络员、带班人员、工班长是否经过营业线施工安全培训并取得合格证书；</w:t>
      </w:r>
      <w:r w:rsidRPr="00EA5D32">
        <w:rPr>
          <w:rFonts w:eastAsia="仿宋_GB2312"/>
          <w:sz w:val="32"/>
          <w:szCs w:val="28"/>
        </w:rPr>
        <w:t>施工单位、监理单位、设备管理单位、行车组织部门相关管理人员、监督检查人员是否到岗到位等。</w:t>
      </w:r>
    </w:p>
    <w:p w14:paraId="011A1C09"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2.</w:t>
      </w:r>
      <w:r w:rsidRPr="00EA5D32">
        <w:rPr>
          <w:rFonts w:eastAsia="仿宋_GB2312"/>
          <w:sz w:val="32"/>
          <w:szCs w:val="28"/>
        </w:rPr>
        <w:t>施工准备工作。重点检查是否准备好必需、充分、质量合格的施工料具，堆码是否侵限；施工人员</w:t>
      </w:r>
      <w:r w:rsidR="00376E37" w:rsidRPr="00EA5D32">
        <w:rPr>
          <w:rFonts w:eastAsia="仿宋_GB2312" w:hint="eastAsia"/>
          <w:sz w:val="32"/>
          <w:szCs w:val="28"/>
        </w:rPr>
        <w:t>、</w:t>
      </w:r>
      <w:r w:rsidRPr="00EA5D32">
        <w:rPr>
          <w:rFonts w:eastAsia="仿宋_GB2312"/>
          <w:sz w:val="32"/>
          <w:szCs w:val="28"/>
        </w:rPr>
        <w:t>配合人员</w:t>
      </w:r>
      <w:r w:rsidR="00376E37" w:rsidRPr="00EA5D32">
        <w:rPr>
          <w:rFonts w:eastAsia="仿宋_GB2312" w:hint="eastAsia"/>
          <w:sz w:val="32"/>
          <w:szCs w:val="28"/>
        </w:rPr>
        <w:t>、防护人员</w:t>
      </w:r>
      <w:r w:rsidRPr="00EA5D32">
        <w:rPr>
          <w:rFonts w:eastAsia="仿宋_GB2312"/>
          <w:sz w:val="32"/>
          <w:szCs w:val="28"/>
        </w:rPr>
        <w:t>是否到位；是否在准备阶段</w:t>
      </w:r>
      <w:r w:rsidR="00376E37" w:rsidRPr="00EA5D32">
        <w:rPr>
          <w:rFonts w:eastAsia="仿宋_GB2312" w:hint="eastAsia"/>
          <w:sz w:val="32"/>
          <w:szCs w:val="28"/>
        </w:rPr>
        <w:t>人员</w:t>
      </w:r>
      <w:r w:rsidRPr="00EA5D32">
        <w:rPr>
          <w:rFonts w:eastAsia="仿宋_GB2312"/>
          <w:sz w:val="32"/>
          <w:szCs w:val="28"/>
        </w:rPr>
        <w:t>提前</w:t>
      </w:r>
      <w:r w:rsidR="00376E37" w:rsidRPr="00EA5D32">
        <w:rPr>
          <w:rFonts w:eastAsia="仿宋_GB2312" w:hint="eastAsia"/>
          <w:sz w:val="32"/>
          <w:szCs w:val="28"/>
        </w:rPr>
        <w:t>上道进行</w:t>
      </w:r>
      <w:r w:rsidRPr="00EA5D32">
        <w:rPr>
          <w:rFonts w:eastAsia="仿宋_GB2312"/>
          <w:sz w:val="32"/>
          <w:szCs w:val="28"/>
        </w:rPr>
        <w:t>影响行车的施工作业；封锁前区间是否空闲，相关接发列车、调车作业是否完毕或按规定停止，相关进路、道岔是否按要求锁定等。</w:t>
      </w:r>
    </w:p>
    <w:p w14:paraId="61B22C4E"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3.</w:t>
      </w:r>
      <w:proofErr w:type="gramStart"/>
      <w:r w:rsidRPr="00EA5D32">
        <w:rPr>
          <w:rFonts w:eastAsia="仿宋_GB2312"/>
          <w:sz w:val="32"/>
          <w:szCs w:val="28"/>
        </w:rPr>
        <w:t>施工登销记</w:t>
      </w:r>
      <w:proofErr w:type="gramEnd"/>
      <w:r w:rsidRPr="00EA5D32">
        <w:rPr>
          <w:rFonts w:eastAsia="仿宋_GB2312"/>
          <w:sz w:val="32"/>
          <w:szCs w:val="28"/>
        </w:rPr>
        <w:t>及调度命令发布情况。重点检查</w:t>
      </w:r>
      <w:proofErr w:type="gramStart"/>
      <w:r w:rsidRPr="00EA5D32">
        <w:rPr>
          <w:rFonts w:eastAsia="仿宋_GB2312"/>
          <w:sz w:val="32"/>
          <w:szCs w:val="28"/>
        </w:rPr>
        <w:t>登销记情况</w:t>
      </w:r>
      <w:proofErr w:type="gramEnd"/>
      <w:r w:rsidRPr="00EA5D32">
        <w:rPr>
          <w:rFonts w:eastAsia="仿宋_GB2312"/>
          <w:sz w:val="32"/>
          <w:szCs w:val="28"/>
        </w:rPr>
        <w:t>是否规范，与施工计划是否相符；施工日计划、运行揭示调度命令、施工调度命令、开通调度命令的下达、传递是否符合规定；开通前施工单位、设备管理单位是否按要求签认等。</w:t>
      </w:r>
    </w:p>
    <w:p w14:paraId="0B5A9E88" w14:textId="77777777" w:rsidR="00392D08" w:rsidRPr="00EA5D32" w:rsidRDefault="00392D08" w:rsidP="00AF713D">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4.</w:t>
      </w:r>
      <w:r w:rsidRPr="00EA5D32">
        <w:rPr>
          <w:rFonts w:eastAsia="仿宋_GB2312"/>
          <w:sz w:val="32"/>
          <w:szCs w:val="28"/>
        </w:rPr>
        <w:t>施工现场作业控制。重点检查是否存在超范围施工、轨道</w:t>
      </w:r>
      <w:r w:rsidRPr="00EA5D32">
        <w:rPr>
          <w:rFonts w:eastAsia="仿宋_GB2312"/>
          <w:sz w:val="32"/>
          <w:szCs w:val="28"/>
        </w:rPr>
        <w:lastRenderedPageBreak/>
        <w:t>车违章行驶、违章使用封联线或手摇把、违章操纵施工机械等违章蛮干现象；慢行过程中</w:t>
      </w:r>
      <w:proofErr w:type="gramStart"/>
      <w:r w:rsidRPr="00EA5D32">
        <w:rPr>
          <w:rFonts w:eastAsia="仿宋_GB2312"/>
          <w:sz w:val="32"/>
          <w:szCs w:val="28"/>
        </w:rPr>
        <w:t>安全卡控</w:t>
      </w:r>
      <w:proofErr w:type="gramEnd"/>
      <w:r w:rsidRPr="00EA5D32">
        <w:rPr>
          <w:rFonts w:eastAsia="仿宋_GB2312"/>
          <w:sz w:val="32"/>
          <w:szCs w:val="28"/>
        </w:rPr>
        <w:t>措施是否落实；线路昼夜</w:t>
      </w:r>
      <w:proofErr w:type="gramStart"/>
      <w:r w:rsidRPr="00EA5D32">
        <w:rPr>
          <w:rFonts w:eastAsia="仿宋_GB2312"/>
          <w:sz w:val="32"/>
          <w:szCs w:val="28"/>
        </w:rPr>
        <w:t>巡养制度</w:t>
      </w:r>
      <w:proofErr w:type="gramEnd"/>
      <w:r w:rsidRPr="00EA5D32">
        <w:rPr>
          <w:rFonts w:eastAsia="仿宋_GB2312"/>
          <w:sz w:val="32"/>
          <w:szCs w:val="28"/>
        </w:rPr>
        <w:t>是否建立并严格执行；复线地段、慢行地段施工机械、</w:t>
      </w:r>
      <w:r w:rsidR="00376E37" w:rsidRPr="00EA5D32">
        <w:rPr>
          <w:rFonts w:eastAsia="仿宋_GB2312" w:hint="eastAsia"/>
          <w:sz w:val="32"/>
          <w:szCs w:val="28"/>
        </w:rPr>
        <w:t>材料、机具、弃土搬运和人员作业</w:t>
      </w:r>
      <w:r w:rsidRPr="00EA5D32">
        <w:rPr>
          <w:rFonts w:eastAsia="仿宋_GB2312"/>
          <w:sz w:val="32"/>
          <w:szCs w:val="28"/>
        </w:rPr>
        <w:t>是否侵限；非正常情况下接发列车作业是否标准；应急预案是否健全完善，施工过程中的突发问题是否及时有效处理</w:t>
      </w:r>
      <w:r w:rsidR="002F1AA4" w:rsidRPr="00EA5D32">
        <w:rPr>
          <w:rFonts w:eastAsia="仿宋_GB2312"/>
          <w:sz w:val="32"/>
          <w:szCs w:val="28"/>
        </w:rPr>
        <w:t>；防护工程、防护措施是否到位、是否符合设计</w:t>
      </w:r>
      <w:r w:rsidR="00826197" w:rsidRPr="00EA5D32">
        <w:rPr>
          <w:rFonts w:eastAsia="仿宋_GB2312"/>
          <w:sz w:val="32"/>
          <w:szCs w:val="28"/>
        </w:rPr>
        <w:t>要求</w:t>
      </w:r>
      <w:r w:rsidR="00376E37" w:rsidRPr="00EA5D32">
        <w:rPr>
          <w:rFonts w:eastAsia="仿宋_GB2312" w:hint="eastAsia"/>
          <w:sz w:val="32"/>
          <w:szCs w:val="28"/>
        </w:rPr>
        <w:t>；驻站联络员是否与现场防护员按规定联系等</w:t>
      </w:r>
      <w:r w:rsidRPr="00EA5D32">
        <w:rPr>
          <w:rFonts w:eastAsia="仿宋_GB2312"/>
          <w:sz w:val="32"/>
          <w:szCs w:val="28"/>
        </w:rPr>
        <w:t>。</w:t>
      </w:r>
    </w:p>
    <w:p w14:paraId="2E807F74" w14:textId="77777777" w:rsidR="00376E37" w:rsidRPr="00EA5D32" w:rsidRDefault="00392D08" w:rsidP="00AA4E98">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5.</w:t>
      </w:r>
      <w:r w:rsidRPr="00EA5D32">
        <w:rPr>
          <w:rFonts w:eastAsia="仿宋_GB2312"/>
          <w:sz w:val="32"/>
          <w:szCs w:val="28"/>
        </w:rPr>
        <w:t>放行列车条件。</w:t>
      </w:r>
      <w:r w:rsidR="00376E37" w:rsidRPr="00EA5D32">
        <w:rPr>
          <w:rFonts w:eastAsia="仿宋_GB2312" w:hint="eastAsia"/>
          <w:sz w:val="32"/>
          <w:szCs w:val="28"/>
        </w:rPr>
        <w:t>开通前放行列车条件检查、确认是否到位；材料、机具清理回收、人员返回防护是否执行到位；</w:t>
      </w:r>
      <w:r w:rsidRPr="00EA5D32">
        <w:rPr>
          <w:rFonts w:eastAsia="仿宋_GB2312"/>
          <w:sz w:val="32"/>
          <w:szCs w:val="28"/>
        </w:rPr>
        <w:t>施工单位作业完成后，督促施工单位、设备管理单位认真检查确认放行列车条件，按规定签认；</w:t>
      </w:r>
      <w:r w:rsidR="00376E37" w:rsidRPr="00EA5D32">
        <w:rPr>
          <w:rFonts w:eastAsia="仿宋_GB2312" w:hint="eastAsia"/>
          <w:sz w:val="32"/>
          <w:szCs w:val="28"/>
        </w:rPr>
        <w:t>按规定进行设备的巡、检、养作业；</w:t>
      </w:r>
      <w:r w:rsidRPr="00EA5D32">
        <w:rPr>
          <w:rFonts w:eastAsia="仿宋_GB2312"/>
          <w:sz w:val="32"/>
          <w:szCs w:val="28"/>
        </w:rPr>
        <w:t>封锁施工后新开通的线路，开通后列车运行速度</w:t>
      </w:r>
      <w:r w:rsidR="00A31A7B" w:rsidRPr="00EA5D32">
        <w:rPr>
          <w:rFonts w:eastAsia="仿宋_GB2312"/>
          <w:sz w:val="32"/>
          <w:szCs w:val="28"/>
        </w:rPr>
        <w:t>应</w:t>
      </w:r>
      <w:proofErr w:type="gramStart"/>
      <w:r w:rsidRPr="00EA5D32">
        <w:rPr>
          <w:rFonts w:eastAsia="仿宋_GB2312"/>
          <w:sz w:val="32"/>
          <w:szCs w:val="28"/>
        </w:rPr>
        <w:t>按速度</w:t>
      </w:r>
      <w:proofErr w:type="gramEnd"/>
      <w:r w:rsidRPr="00EA5D32">
        <w:rPr>
          <w:rFonts w:eastAsia="仿宋_GB2312"/>
          <w:sz w:val="32"/>
          <w:szCs w:val="28"/>
        </w:rPr>
        <w:t>阶梯逐步提高，放行第一列列车</w:t>
      </w:r>
      <w:r w:rsidR="00A31A7B" w:rsidRPr="00EA5D32">
        <w:rPr>
          <w:rFonts w:eastAsia="仿宋_GB2312"/>
          <w:sz w:val="32"/>
          <w:szCs w:val="28"/>
        </w:rPr>
        <w:t>应</w:t>
      </w:r>
      <w:r w:rsidRPr="00EA5D32">
        <w:rPr>
          <w:rFonts w:eastAsia="仿宋_GB2312"/>
          <w:sz w:val="32"/>
          <w:szCs w:val="28"/>
        </w:rPr>
        <w:t>严格按规定的列车类型办理；多工种、多单位联合施工、分步开通时，</w:t>
      </w:r>
      <w:r w:rsidR="00A31A7B" w:rsidRPr="00EA5D32">
        <w:rPr>
          <w:rFonts w:eastAsia="仿宋_GB2312"/>
          <w:sz w:val="32"/>
          <w:szCs w:val="28"/>
        </w:rPr>
        <w:t>应</w:t>
      </w:r>
      <w:r w:rsidRPr="00EA5D32">
        <w:rPr>
          <w:rFonts w:eastAsia="仿宋_GB2312"/>
          <w:sz w:val="32"/>
          <w:szCs w:val="28"/>
        </w:rPr>
        <w:t>督促相关单位明确该阶段恢复使用的范围和条件。对线路、道岔等主要行车设备的施工质量，</w:t>
      </w:r>
      <w:r w:rsidR="00A31A7B" w:rsidRPr="00EA5D32">
        <w:rPr>
          <w:rFonts w:eastAsia="仿宋_GB2312"/>
          <w:sz w:val="32"/>
          <w:szCs w:val="28"/>
        </w:rPr>
        <w:t>应</w:t>
      </w:r>
      <w:r w:rsidRPr="00EA5D32">
        <w:rPr>
          <w:rFonts w:eastAsia="仿宋_GB2312"/>
          <w:sz w:val="32"/>
          <w:szCs w:val="28"/>
        </w:rPr>
        <w:t>进行重点抽查。</w:t>
      </w:r>
    </w:p>
    <w:p w14:paraId="12A659E3" w14:textId="77777777" w:rsidR="00392D08" w:rsidRPr="00EA5D32" w:rsidRDefault="00392D08" w:rsidP="00AF713D">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6.</w:t>
      </w:r>
      <w:r w:rsidRPr="00EA5D32">
        <w:rPr>
          <w:rFonts w:eastAsia="仿宋_GB2312"/>
          <w:sz w:val="32"/>
          <w:szCs w:val="28"/>
        </w:rPr>
        <w:t>施工中的劳动安全。是否对作业人员（含劳务工）进行劳动安全培训及考试合格；安全防护员是否具备应有资质；施工前是否对施工机具进行安全检查；劳务工上道作业是否有带班人员带领；施工中防护人员是否到位，防护用品（备品）是否齐全有效，防护标志设立是否标准，作业人员是否加穿防护服（黄背心），是否及时下道避车以及相关劳动安全作业标准等。</w:t>
      </w:r>
    </w:p>
    <w:p w14:paraId="12D31DA7"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lastRenderedPageBreak/>
        <w:t>（</w:t>
      </w:r>
      <w:r w:rsidR="004C0A4C" w:rsidRPr="00EA5D32">
        <w:rPr>
          <w:rFonts w:eastAsia="仿宋_GB2312"/>
          <w:sz w:val="32"/>
          <w:szCs w:val="28"/>
        </w:rPr>
        <w:t>二</w:t>
      </w:r>
      <w:r w:rsidRPr="00EA5D32">
        <w:rPr>
          <w:rFonts w:eastAsia="仿宋_GB2312"/>
          <w:sz w:val="32"/>
          <w:szCs w:val="28"/>
        </w:rPr>
        <w:t>）检查发现问题的处理</w:t>
      </w:r>
      <w:r w:rsidR="003230F0" w:rsidRPr="00EA5D32">
        <w:rPr>
          <w:rFonts w:eastAsia="仿宋_GB2312"/>
          <w:sz w:val="32"/>
          <w:szCs w:val="28"/>
        </w:rPr>
        <w:t>。</w:t>
      </w:r>
    </w:p>
    <w:p w14:paraId="48254E62"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1</w:t>
      </w:r>
      <w:r w:rsidR="00C85477" w:rsidRPr="00EA5D32">
        <w:rPr>
          <w:rFonts w:eastAsia="仿宋_GB2312"/>
          <w:sz w:val="32"/>
          <w:szCs w:val="28"/>
        </w:rPr>
        <w:t>.</w:t>
      </w:r>
      <w:r w:rsidRPr="00EA5D32">
        <w:rPr>
          <w:rFonts w:eastAsia="仿宋_GB2312"/>
          <w:sz w:val="32"/>
          <w:szCs w:val="28"/>
        </w:rPr>
        <w:t>各级施工安全监督检查人员</w:t>
      </w:r>
      <w:r w:rsidR="00A31A7B" w:rsidRPr="00EA5D32">
        <w:rPr>
          <w:rFonts w:eastAsia="仿宋_GB2312"/>
          <w:sz w:val="32"/>
          <w:szCs w:val="28"/>
        </w:rPr>
        <w:t>应</w:t>
      </w:r>
      <w:r w:rsidRPr="00EA5D32">
        <w:rPr>
          <w:rFonts w:eastAsia="仿宋_GB2312"/>
          <w:sz w:val="32"/>
          <w:szCs w:val="28"/>
        </w:rPr>
        <w:t>切实履行监督检查职责，及时发现和纠正违法违章施工行为。凡发现违章蛮干的情况</w:t>
      </w:r>
      <w:r w:rsidR="00A31A7B" w:rsidRPr="00EA5D32">
        <w:rPr>
          <w:rFonts w:eastAsia="仿宋_GB2312"/>
          <w:sz w:val="32"/>
          <w:szCs w:val="28"/>
        </w:rPr>
        <w:t>应</w:t>
      </w:r>
      <w:r w:rsidRPr="00EA5D32">
        <w:rPr>
          <w:rFonts w:eastAsia="仿宋_GB2312"/>
          <w:sz w:val="32"/>
          <w:szCs w:val="28"/>
        </w:rPr>
        <w:t>立即纠正、制止、处理、汇报，对存在的问题没有发现或发现了问题不及时处理</w:t>
      </w:r>
      <w:r w:rsidR="00A31A7B" w:rsidRPr="00EA5D32">
        <w:rPr>
          <w:rFonts w:eastAsia="仿宋_GB2312"/>
          <w:sz w:val="32"/>
          <w:szCs w:val="28"/>
        </w:rPr>
        <w:t>应</w:t>
      </w:r>
      <w:r w:rsidRPr="00EA5D32">
        <w:rPr>
          <w:rFonts w:eastAsia="仿宋_GB2312"/>
          <w:sz w:val="32"/>
          <w:szCs w:val="28"/>
        </w:rPr>
        <w:t>追究监督不力的责任。</w:t>
      </w:r>
    </w:p>
    <w:p w14:paraId="5A3CE0B7"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2</w:t>
      </w:r>
      <w:r w:rsidR="00C85477" w:rsidRPr="00EA5D32">
        <w:rPr>
          <w:rFonts w:eastAsia="仿宋_GB2312"/>
          <w:sz w:val="32"/>
          <w:szCs w:val="28"/>
        </w:rPr>
        <w:t>.</w:t>
      </w:r>
      <w:r w:rsidR="00D71A16" w:rsidRPr="00EA5D32">
        <w:rPr>
          <w:rFonts w:eastAsia="仿宋_GB2312"/>
          <w:sz w:val="32"/>
          <w:szCs w:val="28"/>
        </w:rPr>
        <w:t>各级施工安全监督检查人员</w:t>
      </w:r>
      <w:r w:rsidR="00A31A7B" w:rsidRPr="00EA5D32">
        <w:rPr>
          <w:rFonts w:eastAsia="仿宋_GB2312"/>
          <w:sz w:val="32"/>
          <w:szCs w:val="28"/>
        </w:rPr>
        <w:t>应</w:t>
      </w:r>
      <w:r w:rsidR="00D71A16" w:rsidRPr="00EA5D32">
        <w:rPr>
          <w:rFonts w:eastAsia="仿宋_GB2312"/>
          <w:sz w:val="32"/>
          <w:szCs w:val="28"/>
        </w:rPr>
        <w:t>认真负责，秉公办事，对检查中发现的安全问题</w:t>
      </w:r>
      <w:r w:rsidR="00A31A7B" w:rsidRPr="00EA5D32">
        <w:rPr>
          <w:rFonts w:eastAsia="仿宋_GB2312"/>
          <w:sz w:val="32"/>
          <w:szCs w:val="28"/>
        </w:rPr>
        <w:t>应</w:t>
      </w:r>
      <w:r w:rsidR="00D71A16" w:rsidRPr="00EA5D32">
        <w:rPr>
          <w:rFonts w:eastAsia="仿宋_GB2312"/>
          <w:sz w:val="32"/>
          <w:szCs w:val="28"/>
        </w:rPr>
        <w:t>及时纠正。对严重</w:t>
      </w:r>
      <w:r w:rsidR="00D71A16" w:rsidRPr="00EA5D32">
        <w:rPr>
          <w:rFonts w:eastAsia="仿宋_GB2312"/>
          <w:sz w:val="32"/>
          <w:szCs w:val="28"/>
        </w:rPr>
        <w:t>“</w:t>
      </w:r>
      <w:r w:rsidR="00D71A16" w:rsidRPr="00EA5D32">
        <w:rPr>
          <w:rFonts w:eastAsia="仿宋_GB2312"/>
          <w:sz w:val="32"/>
          <w:szCs w:val="28"/>
        </w:rPr>
        <w:t>两违</w:t>
      </w:r>
      <w:r w:rsidR="00D71A16" w:rsidRPr="00EA5D32">
        <w:rPr>
          <w:rFonts w:eastAsia="仿宋_GB2312"/>
          <w:sz w:val="32"/>
          <w:szCs w:val="28"/>
        </w:rPr>
        <w:t>”</w:t>
      </w:r>
      <w:r w:rsidR="00D71A16" w:rsidRPr="00EA5D32">
        <w:rPr>
          <w:rFonts w:eastAsia="仿宋_GB2312"/>
          <w:sz w:val="32"/>
          <w:szCs w:val="28"/>
        </w:rPr>
        <w:t>、存在重大安全隐患、现场失控的施工点和个人，监督检查人员根据相关规定有权提出经济考核和处罚建议。</w:t>
      </w:r>
    </w:p>
    <w:p w14:paraId="6C85A186" w14:textId="77777777" w:rsidR="00392D08" w:rsidRPr="00EA5D32" w:rsidRDefault="00392D08"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3</w:t>
      </w:r>
      <w:r w:rsidR="00C85477" w:rsidRPr="00EA5D32">
        <w:rPr>
          <w:rFonts w:eastAsia="仿宋_GB2312"/>
          <w:sz w:val="32"/>
          <w:szCs w:val="28"/>
        </w:rPr>
        <w:t>.</w:t>
      </w:r>
      <w:r w:rsidRPr="00EA5D32">
        <w:rPr>
          <w:rFonts w:eastAsia="仿宋_GB2312"/>
          <w:sz w:val="32"/>
          <w:szCs w:val="28"/>
        </w:rPr>
        <w:t>发现较为严重的安全问题，应及时通知相关单位。安监人员填发《安全监察通知书》或《安全监察指令书》，其他部门人员填发《安全检查通知书》，并及时追踪问题整改及处理情况，必要时停工整顿。</w:t>
      </w:r>
    </w:p>
    <w:p w14:paraId="5D9271BC" w14:textId="77777777" w:rsidR="00042220" w:rsidRDefault="00392D08" w:rsidP="00042220">
      <w:pPr>
        <w:adjustRightInd w:val="0"/>
        <w:snapToGrid w:val="0"/>
        <w:spacing w:line="560" w:lineRule="exact"/>
        <w:ind w:firstLineChars="200" w:firstLine="640"/>
        <w:rPr>
          <w:rFonts w:eastAsia="仿宋_GB2312" w:hint="eastAsia"/>
          <w:sz w:val="32"/>
          <w:szCs w:val="28"/>
        </w:rPr>
      </w:pPr>
      <w:r w:rsidRPr="00EA5D32">
        <w:rPr>
          <w:rFonts w:eastAsia="仿宋_GB2312"/>
          <w:sz w:val="32"/>
          <w:szCs w:val="28"/>
        </w:rPr>
        <w:t>4</w:t>
      </w:r>
      <w:r w:rsidR="00C85477" w:rsidRPr="00EA5D32">
        <w:rPr>
          <w:rFonts w:eastAsia="仿宋_GB2312"/>
          <w:sz w:val="32"/>
          <w:szCs w:val="28"/>
        </w:rPr>
        <w:t>.</w:t>
      </w:r>
      <w:r w:rsidRPr="00EA5D32">
        <w:rPr>
          <w:rFonts w:eastAsia="仿宋_GB2312"/>
          <w:sz w:val="32"/>
          <w:szCs w:val="28"/>
        </w:rPr>
        <w:t>各单位对检查指出的问题，</w:t>
      </w:r>
      <w:r w:rsidR="00A31A7B" w:rsidRPr="00EA5D32">
        <w:rPr>
          <w:rFonts w:eastAsia="仿宋_GB2312"/>
          <w:sz w:val="32"/>
          <w:szCs w:val="28"/>
        </w:rPr>
        <w:t>应</w:t>
      </w:r>
      <w:r w:rsidRPr="00EA5D32">
        <w:rPr>
          <w:rFonts w:eastAsia="仿宋_GB2312"/>
          <w:sz w:val="32"/>
          <w:szCs w:val="28"/>
        </w:rPr>
        <w:t>高度重视，认真分析，切实整改。对收到的《安全监察通知书》和《安全监察指令书》</w:t>
      </w:r>
      <w:r w:rsidR="00A31A7B" w:rsidRPr="00EA5D32">
        <w:rPr>
          <w:rFonts w:eastAsia="仿宋_GB2312"/>
          <w:sz w:val="32"/>
          <w:szCs w:val="28"/>
        </w:rPr>
        <w:t>应</w:t>
      </w:r>
      <w:r w:rsidRPr="00EA5D32">
        <w:rPr>
          <w:rFonts w:eastAsia="仿宋_GB2312"/>
          <w:sz w:val="32"/>
          <w:szCs w:val="28"/>
        </w:rPr>
        <w:t>及时组织有关人员认真核实分析，对存在的问题制定整改措施，处理情况经单位主管领导签认后，于</w:t>
      </w:r>
      <w:r w:rsidRPr="00EA5D32">
        <w:rPr>
          <w:rFonts w:eastAsia="仿宋_GB2312"/>
          <w:sz w:val="32"/>
          <w:szCs w:val="28"/>
        </w:rPr>
        <w:t>7</w:t>
      </w:r>
      <w:r w:rsidRPr="00EA5D32">
        <w:rPr>
          <w:rFonts w:eastAsia="仿宋_GB2312"/>
          <w:sz w:val="32"/>
          <w:szCs w:val="28"/>
        </w:rPr>
        <w:t>日内反馈给填发部门。</w:t>
      </w:r>
    </w:p>
    <w:p w14:paraId="56223467" w14:textId="77777777" w:rsidR="00EA5D8D" w:rsidRPr="00042220" w:rsidRDefault="002F4ADE" w:rsidP="00042220">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B165AB" w:rsidRPr="00EA5D32">
        <w:rPr>
          <w:rFonts w:eastAsia="黑体" w:hint="eastAsia"/>
          <w:bCs/>
          <w:sz w:val="32"/>
        </w:rPr>
        <w:t>四十</w:t>
      </w:r>
      <w:r w:rsidR="00246380" w:rsidRPr="00EA5D32">
        <w:rPr>
          <w:rFonts w:eastAsia="黑体" w:hint="eastAsia"/>
          <w:bCs/>
          <w:sz w:val="32"/>
        </w:rPr>
        <w:t>四</w:t>
      </w:r>
      <w:r w:rsidR="006C5FD0" w:rsidRPr="00EA5D32">
        <w:rPr>
          <w:rFonts w:eastAsia="黑体"/>
          <w:bCs/>
          <w:sz w:val="32"/>
        </w:rPr>
        <w:t>条</w:t>
      </w:r>
      <w:r w:rsidR="006C5FD0" w:rsidRPr="00EA5D32">
        <w:rPr>
          <w:rFonts w:eastAsia="黑体"/>
          <w:bCs/>
          <w:sz w:val="32"/>
        </w:rPr>
        <w:t xml:space="preserve"> </w:t>
      </w:r>
      <w:r w:rsidR="006C5FD0" w:rsidRPr="00EA5D32">
        <w:rPr>
          <w:rFonts w:eastAsia="仿宋_GB2312"/>
          <w:sz w:val="32"/>
          <w:szCs w:val="36"/>
        </w:rPr>
        <w:t xml:space="preserve"> </w:t>
      </w:r>
      <w:r w:rsidR="00A97D1B" w:rsidRPr="00EA5D32">
        <w:rPr>
          <w:rFonts w:eastAsia="仿宋_GB2312"/>
          <w:sz w:val="32"/>
          <w:szCs w:val="28"/>
        </w:rPr>
        <w:t>集团公司营业线施工</w:t>
      </w:r>
      <w:bookmarkStart w:id="266" w:name="_Toc326566675"/>
      <w:bookmarkStart w:id="267" w:name="_Toc326647509"/>
      <w:bookmarkStart w:id="268" w:name="_Toc326650102"/>
      <w:bookmarkStart w:id="269" w:name="_Toc327770189"/>
      <w:bookmarkStart w:id="270" w:name="_Toc327772135"/>
      <w:bookmarkStart w:id="271" w:name="_Toc327778504"/>
      <w:bookmarkStart w:id="272" w:name="_Toc327967959"/>
      <w:bookmarkStart w:id="273" w:name="_Toc328029074"/>
      <w:bookmarkStart w:id="274" w:name="_Toc328400234"/>
      <w:bookmarkStart w:id="275" w:name="_Toc329607435"/>
      <w:bookmarkStart w:id="276" w:name="_Toc329607593"/>
      <w:bookmarkStart w:id="277" w:name="_Toc331400335"/>
      <w:bookmarkStart w:id="278" w:name="_Toc337622025"/>
      <w:bookmarkStart w:id="279" w:name="_Toc337622448"/>
      <w:bookmarkStart w:id="280" w:name="_第十八章__营业线施工安全专项管理"/>
      <w:bookmarkEnd w:id="280"/>
      <w:r w:rsidR="00EA5D8D" w:rsidRPr="00EA5D32">
        <w:rPr>
          <w:rFonts w:ascii="仿宋_GB2312" w:eastAsia="仿宋_GB2312" w:hAnsi="微软雅黑" w:hint="eastAsia"/>
          <w:sz w:val="32"/>
          <w:szCs w:val="32"/>
        </w:rPr>
        <w:t>严格执行</w:t>
      </w:r>
      <w:r w:rsidR="00EA5D8D" w:rsidRPr="00EA5D32">
        <w:rPr>
          <w:rFonts w:eastAsia="微软雅黑"/>
          <w:sz w:val="32"/>
          <w:szCs w:val="32"/>
        </w:rPr>
        <w:t>“</w:t>
      </w:r>
      <w:r w:rsidR="00EA5D8D" w:rsidRPr="00EA5D32">
        <w:rPr>
          <w:rFonts w:ascii="仿宋_GB2312" w:eastAsia="仿宋_GB2312" w:hAnsi="微软雅黑" w:hint="eastAsia"/>
          <w:sz w:val="32"/>
          <w:szCs w:val="32"/>
        </w:rPr>
        <w:t>施工管理八不准</w:t>
      </w:r>
      <w:r w:rsidR="00EA5D8D" w:rsidRPr="00EA5D32">
        <w:rPr>
          <w:rFonts w:eastAsia="微软雅黑"/>
          <w:sz w:val="32"/>
          <w:szCs w:val="32"/>
        </w:rPr>
        <w:t>”</w:t>
      </w:r>
      <w:r w:rsidR="00EA5D8D" w:rsidRPr="00EA5D32">
        <w:rPr>
          <w:rFonts w:ascii="仿宋_GB2312" w:eastAsia="仿宋_GB2312" w:hAnsi="微软雅黑" w:hint="eastAsia"/>
          <w:sz w:val="32"/>
          <w:szCs w:val="32"/>
        </w:rPr>
        <w:t>和</w:t>
      </w:r>
      <w:r w:rsidR="00EA5D8D" w:rsidRPr="00EA5D32">
        <w:rPr>
          <w:rFonts w:eastAsia="微软雅黑"/>
          <w:sz w:val="32"/>
          <w:szCs w:val="32"/>
        </w:rPr>
        <w:t>“</w:t>
      </w:r>
      <w:r w:rsidR="00EA5D8D" w:rsidRPr="00EA5D32">
        <w:rPr>
          <w:rFonts w:ascii="仿宋_GB2312" w:eastAsia="仿宋_GB2312" w:hAnsi="微软雅黑" w:hint="eastAsia"/>
          <w:sz w:val="32"/>
          <w:szCs w:val="32"/>
        </w:rPr>
        <w:t>施工作业八禁止</w:t>
      </w:r>
      <w:r w:rsidR="00EA5D8D" w:rsidRPr="00EA5D32">
        <w:rPr>
          <w:rFonts w:eastAsia="微软雅黑"/>
          <w:sz w:val="32"/>
          <w:szCs w:val="32"/>
        </w:rPr>
        <w:t>”</w:t>
      </w:r>
      <w:r w:rsidR="00EA5D8D" w:rsidRPr="00EA5D32">
        <w:rPr>
          <w:rFonts w:ascii="仿宋_GB2312" w:eastAsia="仿宋_GB2312" w:hAnsi="微软雅黑" w:hint="eastAsia"/>
          <w:sz w:val="32"/>
          <w:szCs w:val="32"/>
        </w:rPr>
        <w:t>。</w:t>
      </w:r>
    </w:p>
    <w:p w14:paraId="79413DF6" w14:textId="77777777" w:rsidR="00D50742" w:rsidRDefault="005114AF" w:rsidP="00D50742">
      <w:pPr>
        <w:adjustRightInd w:val="0"/>
        <w:snapToGrid w:val="0"/>
        <w:spacing w:line="560" w:lineRule="exact"/>
        <w:ind w:firstLineChars="200" w:firstLine="640"/>
        <w:rPr>
          <w:rFonts w:eastAsia="仿宋_GB2312" w:hint="eastAsia"/>
          <w:sz w:val="32"/>
          <w:szCs w:val="32"/>
        </w:rPr>
      </w:pPr>
      <w:r w:rsidRPr="002364B9">
        <w:rPr>
          <w:rFonts w:eastAsia="仿宋_GB2312"/>
          <w:sz w:val="32"/>
          <w:szCs w:val="32"/>
        </w:rPr>
        <w:t>“</w:t>
      </w:r>
      <w:r w:rsidRPr="002364B9">
        <w:rPr>
          <w:rFonts w:eastAsia="仿宋_GB2312"/>
          <w:sz w:val="32"/>
          <w:szCs w:val="32"/>
        </w:rPr>
        <w:t>施工管理八不准</w:t>
      </w:r>
      <w:r w:rsidRPr="002364B9">
        <w:rPr>
          <w:rFonts w:eastAsia="仿宋_GB2312"/>
          <w:sz w:val="32"/>
          <w:szCs w:val="32"/>
        </w:rPr>
        <w:t>”</w:t>
      </w:r>
      <w:r w:rsidRPr="002364B9">
        <w:rPr>
          <w:rFonts w:eastAsia="仿宋_GB2312"/>
          <w:sz w:val="32"/>
          <w:szCs w:val="32"/>
        </w:rPr>
        <w:t>：无计划不准施工；未按规定签订施工安全协议不准施工；没有合格的施工负责人不准施工；没有经过培训并考试合格的人员不准施工；没有召开施工预备会、没有准备</w:t>
      </w:r>
      <w:r w:rsidRPr="002364B9">
        <w:rPr>
          <w:rFonts w:eastAsia="仿宋_GB2312"/>
          <w:sz w:val="32"/>
          <w:szCs w:val="32"/>
        </w:rPr>
        <w:lastRenderedPageBreak/>
        <w:t>好必需、充分的施工料具及其他准备工作的不准施工；擅自降低施工等级或变更施工方案不准施工；配合单位人员不到位不准施工；没有制订安全应急措施不准施工。</w:t>
      </w:r>
    </w:p>
    <w:p w14:paraId="56F311CF" w14:textId="77777777" w:rsidR="00D50742" w:rsidRDefault="005114AF" w:rsidP="00D50742">
      <w:pPr>
        <w:adjustRightInd w:val="0"/>
        <w:snapToGrid w:val="0"/>
        <w:spacing w:line="560" w:lineRule="exact"/>
        <w:ind w:firstLineChars="200" w:firstLine="640"/>
        <w:rPr>
          <w:rFonts w:eastAsia="仿宋_GB2312" w:hint="eastAsia"/>
          <w:sz w:val="32"/>
          <w:szCs w:val="32"/>
        </w:rPr>
      </w:pPr>
      <w:r w:rsidRPr="002364B9">
        <w:rPr>
          <w:rFonts w:eastAsia="微软雅黑"/>
          <w:sz w:val="32"/>
          <w:szCs w:val="32"/>
        </w:rPr>
        <w:t>“</w:t>
      </w:r>
      <w:r w:rsidRPr="002364B9">
        <w:rPr>
          <w:rFonts w:eastAsia="仿宋_GB2312"/>
          <w:sz w:val="32"/>
          <w:szCs w:val="32"/>
        </w:rPr>
        <w:t>施工作业八禁止</w:t>
      </w:r>
      <w:r w:rsidRPr="002364B9">
        <w:rPr>
          <w:rFonts w:eastAsia="微软雅黑"/>
          <w:sz w:val="32"/>
          <w:szCs w:val="32"/>
        </w:rPr>
        <w:t>”</w:t>
      </w:r>
      <w:r w:rsidRPr="002364B9">
        <w:rPr>
          <w:rFonts w:eastAsia="仿宋_GB2312"/>
          <w:sz w:val="32"/>
          <w:szCs w:val="32"/>
        </w:rPr>
        <w:t>：禁止超范围、超项目或无命令作业；禁止点内作业点外干；禁止不登记要点进行施工；禁止无防护上道作业或防护中断冒险作业</w:t>
      </w:r>
      <w:r w:rsidRPr="002364B9">
        <w:rPr>
          <w:rFonts w:eastAsia="微软雅黑"/>
          <w:sz w:val="32"/>
          <w:szCs w:val="32"/>
        </w:rPr>
        <w:t>;</w:t>
      </w:r>
      <w:r w:rsidRPr="002364B9">
        <w:rPr>
          <w:rFonts w:eastAsia="仿宋_GB2312"/>
          <w:sz w:val="32"/>
          <w:szCs w:val="32"/>
        </w:rPr>
        <w:t>禁止业务外包作业人员无职工带领上道作业、单独使用小车；禁止违章指挥、强令冒险作业</w:t>
      </w:r>
      <w:r w:rsidRPr="002364B9">
        <w:rPr>
          <w:rFonts w:eastAsia="微软雅黑"/>
          <w:sz w:val="32"/>
          <w:szCs w:val="32"/>
        </w:rPr>
        <w:t>;</w:t>
      </w:r>
      <w:r w:rsidRPr="002364B9">
        <w:rPr>
          <w:rFonts w:eastAsia="仿宋_GB2312"/>
          <w:sz w:val="32"/>
          <w:szCs w:val="32"/>
        </w:rPr>
        <w:t>禁止擅自关闭施工路用列车运行监控设备或列车无线调度通信设备；禁止未确认开通条件放行列车。</w:t>
      </w:r>
    </w:p>
    <w:p w14:paraId="45FF0D63" w14:textId="77777777" w:rsidR="00C70AF7" w:rsidRPr="00D50742" w:rsidRDefault="00EA5D8D" w:rsidP="00D50742">
      <w:pPr>
        <w:adjustRightInd w:val="0"/>
        <w:snapToGrid w:val="0"/>
        <w:spacing w:line="560" w:lineRule="exact"/>
        <w:ind w:firstLineChars="200" w:firstLine="640"/>
        <w:rPr>
          <w:rFonts w:eastAsia="仿宋_GB2312"/>
          <w:sz w:val="32"/>
          <w:szCs w:val="32"/>
        </w:rPr>
      </w:pPr>
      <w:r w:rsidRPr="00EA5D32">
        <w:rPr>
          <w:rFonts w:ascii="仿宋_GB2312" w:eastAsia="仿宋_GB2312" w:hAnsi="微软雅黑" w:hint="eastAsia"/>
          <w:sz w:val="32"/>
          <w:szCs w:val="32"/>
        </w:rPr>
        <w:t>施工单位执行施工安全承诺制度，工班长及以上管理人员要对</w:t>
      </w:r>
      <w:r w:rsidRPr="00EA5D32">
        <w:rPr>
          <w:rFonts w:eastAsia="微软雅黑"/>
          <w:sz w:val="32"/>
          <w:szCs w:val="32"/>
        </w:rPr>
        <w:t>“</w:t>
      </w:r>
      <w:r w:rsidRPr="00EA5D32">
        <w:rPr>
          <w:rFonts w:ascii="仿宋_GB2312" w:eastAsia="仿宋_GB2312" w:hAnsi="微软雅黑" w:hint="eastAsia"/>
          <w:sz w:val="32"/>
          <w:szCs w:val="32"/>
        </w:rPr>
        <w:t>施工管理八不准</w:t>
      </w:r>
      <w:r w:rsidRPr="00EA5D32">
        <w:rPr>
          <w:rFonts w:eastAsia="微软雅黑"/>
          <w:sz w:val="32"/>
          <w:szCs w:val="32"/>
        </w:rPr>
        <w:t>”</w:t>
      </w:r>
      <w:r w:rsidRPr="00EA5D32">
        <w:rPr>
          <w:rFonts w:ascii="仿宋_GB2312" w:eastAsia="仿宋_GB2312" w:hAnsi="微软雅黑" w:hint="eastAsia"/>
          <w:sz w:val="32"/>
          <w:szCs w:val="32"/>
        </w:rPr>
        <w:t>和</w:t>
      </w:r>
      <w:r w:rsidRPr="00EA5D32">
        <w:rPr>
          <w:rFonts w:eastAsia="微软雅黑"/>
          <w:sz w:val="32"/>
          <w:szCs w:val="32"/>
        </w:rPr>
        <w:t>“</w:t>
      </w:r>
      <w:r w:rsidRPr="00EA5D32">
        <w:rPr>
          <w:rFonts w:ascii="仿宋_GB2312" w:eastAsia="仿宋_GB2312" w:hAnsi="微软雅黑" w:hint="eastAsia"/>
          <w:sz w:val="32"/>
          <w:szCs w:val="32"/>
        </w:rPr>
        <w:t>施工作业八禁止</w:t>
      </w:r>
      <w:r w:rsidRPr="00EA5D32">
        <w:rPr>
          <w:rFonts w:eastAsia="微软雅黑"/>
          <w:sz w:val="32"/>
          <w:szCs w:val="32"/>
        </w:rPr>
        <w:t>”</w:t>
      </w:r>
      <w:r w:rsidRPr="00EA5D32">
        <w:rPr>
          <w:rFonts w:ascii="仿宋_GB2312" w:eastAsia="仿宋_GB2312" w:hAnsi="微软雅黑" w:hint="eastAsia"/>
          <w:sz w:val="32"/>
          <w:szCs w:val="32"/>
        </w:rPr>
        <w:t>做出承诺并签</w:t>
      </w:r>
      <w:proofErr w:type="gramStart"/>
      <w:r w:rsidRPr="00EA5D32">
        <w:rPr>
          <w:rFonts w:ascii="仿宋_GB2312" w:eastAsia="仿宋_GB2312" w:hAnsi="微软雅黑" w:hint="eastAsia"/>
          <w:sz w:val="32"/>
          <w:szCs w:val="32"/>
        </w:rPr>
        <w:t>认承诺</w:t>
      </w:r>
      <w:proofErr w:type="gramEnd"/>
      <w:r w:rsidRPr="00EA5D32">
        <w:rPr>
          <w:rFonts w:ascii="仿宋_GB2312" w:eastAsia="仿宋_GB2312" w:hAnsi="微软雅黑" w:hint="eastAsia"/>
          <w:sz w:val="32"/>
          <w:szCs w:val="32"/>
        </w:rPr>
        <w:t>书。</w:t>
      </w:r>
    </w:p>
    <w:p w14:paraId="64B16AFA" w14:textId="77777777" w:rsidR="002668C1" w:rsidRPr="00EA5D32" w:rsidRDefault="002668C1" w:rsidP="00F71DEF">
      <w:pPr>
        <w:autoSpaceDE w:val="0"/>
        <w:autoSpaceDN w:val="0"/>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第十</w:t>
      </w:r>
      <w:r w:rsidR="00937A40" w:rsidRPr="00EA5D32">
        <w:rPr>
          <w:rFonts w:eastAsia="黑体" w:hint="eastAsia"/>
          <w:bCs/>
          <w:sz w:val="32"/>
          <w:szCs w:val="32"/>
        </w:rPr>
        <w:t>九</w:t>
      </w:r>
      <w:r w:rsidRPr="00EA5D32">
        <w:rPr>
          <w:rFonts w:eastAsia="黑体"/>
          <w:bCs/>
          <w:sz w:val="32"/>
          <w:szCs w:val="32"/>
        </w:rPr>
        <w:t>章</w:t>
      </w:r>
      <w:r w:rsidRPr="00EA5D32">
        <w:rPr>
          <w:rFonts w:eastAsia="黑体"/>
          <w:bCs/>
          <w:sz w:val="32"/>
          <w:szCs w:val="32"/>
        </w:rPr>
        <w:t xml:space="preserve">  </w:t>
      </w:r>
      <w:r w:rsidRPr="00EA5D32">
        <w:rPr>
          <w:rFonts w:eastAsia="黑体"/>
          <w:bCs/>
          <w:sz w:val="32"/>
          <w:szCs w:val="32"/>
        </w:rPr>
        <w:t>营业线施工安全专项管理</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0561D4C3" w14:textId="77777777" w:rsidR="007F0EB9" w:rsidRPr="00EA5D32" w:rsidRDefault="000728D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A14079" w:rsidRPr="00EA5D32">
        <w:rPr>
          <w:rFonts w:eastAsia="黑体" w:hint="eastAsia"/>
          <w:bCs/>
          <w:sz w:val="32"/>
        </w:rPr>
        <w:t>四十</w:t>
      </w:r>
      <w:r w:rsidR="00246380" w:rsidRPr="00EA5D32">
        <w:rPr>
          <w:rFonts w:eastAsia="黑体" w:hint="eastAsia"/>
          <w:bCs/>
          <w:sz w:val="32"/>
        </w:rPr>
        <w:t>五</w:t>
      </w:r>
      <w:r w:rsidR="007F0EB9" w:rsidRPr="00EA5D32">
        <w:rPr>
          <w:rFonts w:eastAsia="黑体"/>
          <w:bCs/>
          <w:sz w:val="32"/>
        </w:rPr>
        <w:t>条</w:t>
      </w:r>
      <w:r w:rsidR="007F0EB9" w:rsidRPr="00EA5D32">
        <w:rPr>
          <w:rFonts w:eastAsia="黑体"/>
          <w:bCs/>
          <w:sz w:val="32"/>
        </w:rPr>
        <w:t xml:space="preserve"> </w:t>
      </w:r>
      <w:r w:rsidR="007F0EB9" w:rsidRPr="00EA5D32">
        <w:rPr>
          <w:rFonts w:eastAsia="仿宋_GB2312"/>
          <w:sz w:val="32"/>
          <w:szCs w:val="36"/>
        </w:rPr>
        <w:t xml:space="preserve"> </w:t>
      </w:r>
      <w:r w:rsidR="002668C1" w:rsidRPr="00EA5D32">
        <w:rPr>
          <w:rFonts w:eastAsia="仿宋_GB2312"/>
          <w:sz w:val="32"/>
          <w:szCs w:val="28"/>
        </w:rPr>
        <w:t>施工单位</w:t>
      </w:r>
      <w:r w:rsidR="005B6415" w:rsidRPr="00EA5D32">
        <w:rPr>
          <w:rFonts w:eastAsia="仿宋_GB2312"/>
          <w:sz w:val="32"/>
          <w:szCs w:val="28"/>
        </w:rPr>
        <w:t>应</w:t>
      </w:r>
      <w:r w:rsidR="002668C1" w:rsidRPr="00EA5D32">
        <w:rPr>
          <w:rFonts w:eastAsia="仿宋_GB2312"/>
          <w:sz w:val="32"/>
          <w:szCs w:val="28"/>
        </w:rPr>
        <w:t>严格执行铁路安全生产各项规章制度。对于</w:t>
      </w:r>
      <w:proofErr w:type="gramStart"/>
      <w:r w:rsidR="002668C1" w:rsidRPr="00EA5D32">
        <w:rPr>
          <w:rFonts w:eastAsia="仿宋_GB2312"/>
          <w:sz w:val="32"/>
          <w:szCs w:val="28"/>
        </w:rPr>
        <w:t>施工前超范围</w:t>
      </w:r>
      <w:proofErr w:type="gramEnd"/>
      <w:r w:rsidR="002668C1" w:rsidRPr="00EA5D32">
        <w:rPr>
          <w:rFonts w:eastAsia="仿宋_GB2312"/>
          <w:sz w:val="32"/>
          <w:szCs w:val="28"/>
        </w:rPr>
        <w:t>准备、施工中挖断光电缆、爆破损坏行车设备、作业车辆溜逸、轨道车辆违章行驶、施工后线路未达到放行列车条件违章放行列车、开通后整修线路不及时、机械和料具侵限、使用封</w:t>
      </w:r>
      <w:r w:rsidR="008619D3" w:rsidRPr="00EA5D32">
        <w:rPr>
          <w:rFonts w:eastAsia="仿宋_GB2312"/>
          <w:sz w:val="32"/>
          <w:szCs w:val="28"/>
        </w:rPr>
        <w:t>连</w:t>
      </w:r>
      <w:r w:rsidR="002668C1" w:rsidRPr="00EA5D32">
        <w:rPr>
          <w:rFonts w:eastAsia="仿宋_GB2312"/>
          <w:sz w:val="32"/>
          <w:szCs w:val="28"/>
        </w:rPr>
        <w:t>线和违章使用手摇把等危及行车安全的问题，</w:t>
      </w:r>
      <w:r w:rsidR="005B6415" w:rsidRPr="00EA5D32">
        <w:rPr>
          <w:rFonts w:eastAsia="仿宋_GB2312"/>
          <w:sz w:val="32"/>
          <w:szCs w:val="28"/>
        </w:rPr>
        <w:t>应</w:t>
      </w:r>
      <w:r w:rsidR="002668C1" w:rsidRPr="00EA5D32">
        <w:rPr>
          <w:rFonts w:eastAsia="仿宋_GB2312"/>
          <w:sz w:val="32"/>
          <w:szCs w:val="28"/>
        </w:rPr>
        <w:t>制定管理制度，坚决杜绝此类问题发生。施工料具</w:t>
      </w:r>
      <w:r w:rsidR="005B6415" w:rsidRPr="00EA5D32">
        <w:rPr>
          <w:rFonts w:eastAsia="仿宋_GB2312"/>
          <w:sz w:val="32"/>
          <w:szCs w:val="28"/>
        </w:rPr>
        <w:t>应</w:t>
      </w:r>
      <w:r w:rsidR="002668C1" w:rsidRPr="00EA5D32">
        <w:rPr>
          <w:rFonts w:eastAsia="仿宋_GB2312"/>
          <w:sz w:val="32"/>
          <w:szCs w:val="28"/>
        </w:rPr>
        <w:t>集中管理，必要时派人看守。对影响行车的各个环节，必须加强管理，落实措施，严密防范，确保行车安全。</w:t>
      </w:r>
    </w:p>
    <w:p w14:paraId="152BEB73" w14:textId="77777777" w:rsidR="0039277C" w:rsidRPr="00EA5D32" w:rsidRDefault="000728D2" w:rsidP="00AF713D">
      <w:pPr>
        <w:adjustRightInd w:val="0"/>
        <w:snapToGrid w:val="0"/>
        <w:spacing w:line="560" w:lineRule="exact"/>
        <w:ind w:firstLineChars="200" w:firstLine="640"/>
        <w:rPr>
          <w:rFonts w:eastAsia="仿宋_GB2312"/>
          <w:sz w:val="32"/>
          <w:szCs w:val="28"/>
        </w:rPr>
      </w:pPr>
      <w:r w:rsidRPr="00EA5D32">
        <w:rPr>
          <w:rFonts w:eastAsia="黑体"/>
          <w:bCs/>
          <w:sz w:val="32"/>
        </w:rPr>
        <w:lastRenderedPageBreak/>
        <w:t>第一百</w:t>
      </w:r>
      <w:r w:rsidRPr="00EA5D32">
        <w:rPr>
          <w:rFonts w:eastAsia="黑体" w:hint="eastAsia"/>
          <w:bCs/>
          <w:sz w:val="32"/>
        </w:rPr>
        <w:t>四十</w:t>
      </w:r>
      <w:r w:rsidR="00246380" w:rsidRPr="00EA5D32">
        <w:rPr>
          <w:rFonts w:eastAsia="黑体" w:hint="eastAsia"/>
          <w:bCs/>
          <w:sz w:val="32"/>
        </w:rPr>
        <w:t>六</w:t>
      </w:r>
      <w:r w:rsidR="007F0EB9" w:rsidRPr="00EA5D32">
        <w:rPr>
          <w:rFonts w:eastAsia="黑体"/>
          <w:bCs/>
          <w:sz w:val="32"/>
        </w:rPr>
        <w:t>条</w:t>
      </w:r>
      <w:r w:rsidR="007F0EB9" w:rsidRPr="00EA5D32">
        <w:rPr>
          <w:rFonts w:eastAsia="黑体"/>
          <w:bCs/>
          <w:sz w:val="32"/>
        </w:rPr>
        <w:t xml:space="preserve"> </w:t>
      </w:r>
      <w:r w:rsidR="007F0EB9" w:rsidRPr="00EA5D32">
        <w:rPr>
          <w:rFonts w:eastAsia="仿宋_GB2312"/>
          <w:sz w:val="32"/>
          <w:szCs w:val="36"/>
        </w:rPr>
        <w:t xml:space="preserve"> </w:t>
      </w:r>
      <w:r w:rsidR="002668C1" w:rsidRPr="00EA5D32">
        <w:rPr>
          <w:rFonts w:eastAsia="仿宋_GB2312"/>
          <w:sz w:val="32"/>
          <w:szCs w:val="28"/>
        </w:rPr>
        <w:t>参加营业线施工的劳务</w:t>
      </w:r>
      <w:r w:rsidR="008619D3" w:rsidRPr="00EA5D32">
        <w:rPr>
          <w:rFonts w:eastAsia="仿宋_GB2312"/>
          <w:sz w:val="32"/>
          <w:szCs w:val="28"/>
        </w:rPr>
        <w:t>派遣</w:t>
      </w:r>
      <w:r w:rsidR="002668C1" w:rsidRPr="00EA5D32">
        <w:rPr>
          <w:rFonts w:eastAsia="仿宋_GB2312"/>
          <w:sz w:val="32"/>
          <w:szCs w:val="28"/>
        </w:rPr>
        <w:t>工</w:t>
      </w:r>
      <w:r w:rsidR="008619D3" w:rsidRPr="00EA5D32">
        <w:rPr>
          <w:rFonts w:eastAsia="仿宋_GB2312"/>
          <w:sz w:val="32"/>
          <w:szCs w:val="28"/>
        </w:rPr>
        <w:t>和业务外包用工</w:t>
      </w:r>
      <w:r w:rsidR="005B6415" w:rsidRPr="00EA5D32">
        <w:rPr>
          <w:rFonts w:eastAsia="仿宋_GB2312"/>
          <w:sz w:val="32"/>
          <w:szCs w:val="28"/>
        </w:rPr>
        <w:t>应</w:t>
      </w:r>
      <w:r w:rsidR="002668C1" w:rsidRPr="00EA5D32">
        <w:rPr>
          <w:rFonts w:eastAsia="仿宋_GB2312"/>
          <w:sz w:val="32"/>
          <w:szCs w:val="28"/>
        </w:rPr>
        <w:t>由具有带班资格的正式职工（即带班人员）带领，不准</w:t>
      </w:r>
      <w:r w:rsidR="008619D3" w:rsidRPr="00EA5D32">
        <w:rPr>
          <w:rFonts w:eastAsia="仿宋_GB2312"/>
          <w:sz w:val="32"/>
          <w:szCs w:val="28"/>
        </w:rPr>
        <w:t>上述</w:t>
      </w:r>
      <w:r w:rsidR="002668C1" w:rsidRPr="00EA5D32">
        <w:rPr>
          <w:rFonts w:eastAsia="仿宋_GB2312"/>
          <w:sz w:val="32"/>
          <w:szCs w:val="28"/>
        </w:rPr>
        <w:t>劳务</w:t>
      </w:r>
      <w:r w:rsidR="008619D3" w:rsidRPr="00EA5D32">
        <w:rPr>
          <w:rFonts w:eastAsia="仿宋_GB2312"/>
          <w:sz w:val="32"/>
          <w:szCs w:val="28"/>
        </w:rPr>
        <w:t>人员</w:t>
      </w:r>
      <w:r w:rsidR="002668C1" w:rsidRPr="00EA5D32">
        <w:rPr>
          <w:rFonts w:eastAsia="仿宋_GB2312"/>
          <w:sz w:val="32"/>
          <w:szCs w:val="28"/>
        </w:rPr>
        <w:t>单独上道作业。</w:t>
      </w:r>
      <w:r w:rsidR="008619D3" w:rsidRPr="00EA5D32">
        <w:rPr>
          <w:rFonts w:eastAsia="仿宋_GB2312"/>
          <w:sz w:val="32"/>
          <w:szCs w:val="28"/>
        </w:rPr>
        <w:t>劳务派遣工由劳务派遣单位进行必要的安全生产教育和培训，用工单位进行岗位安全操作规程和施工安全培训；</w:t>
      </w:r>
      <w:r w:rsidR="008619D3" w:rsidRPr="00EA5D32">
        <w:rPr>
          <w:rFonts w:eastAsia="仿宋_GB2312"/>
          <w:kern w:val="0"/>
          <w:sz w:val="32"/>
          <w:szCs w:val="28"/>
        </w:rPr>
        <w:t>业务外包用工由业务承包</w:t>
      </w:r>
      <w:r w:rsidR="008619D3" w:rsidRPr="00EA5D32">
        <w:rPr>
          <w:rFonts w:eastAsia="仿宋_GB2312"/>
          <w:sz w:val="32"/>
          <w:szCs w:val="28"/>
        </w:rPr>
        <w:t>单位负责施工安全培训，设备管理单位可提供师资支持，并对培训情况进行监管。上述劳务人员</w:t>
      </w:r>
      <w:r w:rsidR="005B6415" w:rsidRPr="00EA5D32">
        <w:rPr>
          <w:rFonts w:eastAsia="仿宋_GB2312"/>
          <w:sz w:val="32"/>
          <w:szCs w:val="28"/>
        </w:rPr>
        <w:t>应</w:t>
      </w:r>
      <w:r w:rsidR="002668C1" w:rsidRPr="00EA5D32">
        <w:rPr>
          <w:rFonts w:eastAsia="仿宋_GB2312"/>
          <w:sz w:val="32"/>
          <w:szCs w:val="28"/>
        </w:rPr>
        <w:t>先培训，培训合格后方可上岗。对营业线施工的轨道、桥隧、通信信号、接触网等技术复杂、可能危及行车安全的作业项目，严禁分包、转包。</w:t>
      </w:r>
      <w:r w:rsidR="008619D3" w:rsidRPr="00EA5D32">
        <w:rPr>
          <w:rFonts w:eastAsia="仿宋_GB2312"/>
          <w:sz w:val="32"/>
          <w:szCs w:val="28"/>
        </w:rPr>
        <w:t>上述劳务人员</w:t>
      </w:r>
      <w:r w:rsidR="005B6415" w:rsidRPr="00EA5D32">
        <w:rPr>
          <w:rFonts w:eastAsia="仿宋_GB2312"/>
          <w:sz w:val="32"/>
          <w:szCs w:val="28"/>
        </w:rPr>
        <w:t>不准</w:t>
      </w:r>
      <w:r w:rsidR="002668C1" w:rsidRPr="00EA5D32">
        <w:rPr>
          <w:rFonts w:eastAsia="仿宋_GB2312"/>
          <w:sz w:val="32"/>
          <w:szCs w:val="28"/>
        </w:rPr>
        <w:t>担任营业线施工的施工安全防护员和带班人员等工作，不准单独使用各类作业车辆。</w:t>
      </w:r>
    </w:p>
    <w:p w14:paraId="50F44D81" w14:textId="77777777" w:rsidR="0039277C" w:rsidRPr="00EA5D32" w:rsidRDefault="000728D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四十</w:t>
      </w:r>
      <w:r w:rsidR="00246380" w:rsidRPr="00EA5D32">
        <w:rPr>
          <w:rFonts w:eastAsia="黑体" w:hint="eastAsia"/>
          <w:bCs/>
          <w:sz w:val="32"/>
        </w:rPr>
        <w:t>七</w:t>
      </w:r>
      <w:r w:rsidR="007F0EB9" w:rsidRPr="00EA5D32">
        <w:rPr>
          <w:rFonts w:eastAsia="黑体"/>
          <w:bCs/>
          <w:sz w:val="32"/>
        </w:rPr>
        <w:t>条</w:t>
      </w:r>
      <w:r w:rsidR="007F0EB9" w:rsidRPr="00EA5D32">
        <w:rPr>
          <w:rFonts w:eastAsia="黑体"/>
          <w:bCs/>
          <w:sz w:val="32"/>
        </w:rPr>
        <w:t xml:space="preserve"> </w:t>
      </w:r>
      <w:r w:rsidR="007F0EB9" w:rsidRPr="00EA5D32">
        <w:rPr>
          <w:rFonts w:eastAsia="仿宋_GB2312"/>
          <w:sz w:val="32"/>
          <w:szCs w:val="36"/>
        </w:rPr>
        <w:t xml:space="preserve"> </w:t>
      </w:r>
      <w:r w:rsidR="002668C1" w:rsidRPr="00EA5D32">
        <w:rPr>
          <w:rFonts w:eastAsia="仿宋_GB2312"/>
          <w:sz w:val="32"/>
          <w:szCs w:val="28"/>
        </w:rPr>
        <w:t>加强</w:t>
      </w:r>
      <w:r w:rsidR="008619D3" w:rsidRPr="00EA5D32">
        <w:rPr>
          <w:rFonts w:eastAsia="仿宋_GB2312"/>
          <w:sz w:val="32"/>
          <w:szCs w:val="28"/>
        </w:rPr>
        <w:t>汛期施工</w:t>
      </w:r>
      <w:r w:rsidR="002668C1" w:rsidRPr="00EA5D32">
        <w:rPr>
          <w:rFonts w:eastAsia="仿宋_GB2312"/>
          <w:sz w:val="32"/>
          <w:szCs w:val="28"/>
        </w:rPr>
        <w:t>安全工作。营业线施工</w:t>
      </w:r>
      <w:r w:rsidR="00A73745" w:rsidRPr="00EA5D32">
        <w:rPr>
          <w:rFonts w:eastAsia="仿宋_GB2312"/>
          <w:sz w:val="32"/>
          <w:szCs w:val="28"/>
        </w:rPr>
        <w:t>应</w:t>
      </w:r>
      <w:r w:rsidR="002668C1" w:rsidRPr="00EA5D32">
        <w:rPr>
          <w:rFonts w:eastAsia="仿宋_GB2312"/>
          <w:sz w:val="32"/>
          <w:szCs w:val="28"/>
        </w:rPr>
        <w:t>认真执行</w:t>
      </w:r>
      <w:r w:rsidR="008619D3" w:rsidRPr="00EA5D32">
        <w:rPr>
          <w:rFonts w:eastAsia="仿宋_GB2312"/>
          <w:sz w:val="32"/>
          <w:szCs w:val="28"/>
        </w:rPr>
        <w:t>铁路防洪工作管理相关规定，</w:t>
      </w:r>
      <w:r w:rsidR="002668C1" w:rsidRPr="00EA5D32">
        <w:rPr>
          <w:rFonts w:eastAsia="仿宋_GB2312"/>
          <w:sz w:val="32"/>
          <w:szCs w:val="28"/>
        </w:rPr>
        <w:t>落实防洪措施。施工中</w:t>
      </w:r>
      <w:r w:rsidR="005B6415" w:rsidRPr="00EA5D32">
        <w:rPr>
          <w:rFonts w:eastAsia="仿宋_GB2312"/>
          <w:sz w:val="32"/>
          <w:szCs w:val="28"/>
        </w:rPr>
        <w:t>应</w:t>
      </w:r>
      <w:r w:rsidR="002668C1" w:rsidRPr="00EA5D32">
        <w:rPr>
          <w:rFonts w:eastAsia="仿宋_GB2312"/>
          <w:sz w:val="32"/>
          <w:szCs w:val="28"/>
        </w:rPr>
        <w:t>保持营业线排水系统的畅通，对可能影响营业线路基、桥涵、隧道等设施设备稳定的任何作业，</w:t>
      </w:r>
      <w:r w:rsidR="005B6415" w:rsidRPr="00EA5D32">
        <w:rPr>
          <w:rFonts w:eastAsia="仿宋_GB2312"/>
          <w:sz w:val="32"/>
          <w:szCs w:val="28"/>
        </w:rPr>
        <w:t>应</w:t>
      </w:r>
      <w:r w:rsidR="002668C1" w:rsidRPr="00EA5D32">
        <w:rPr>
          <w:rFonts w:eastAsia="仿宋_GB2312"/>
          <w:sz w:val="32"/>
          <w:szCs w:val="28"/>
        </w:rPr>
        <w:t>有足够可靠的安全防护措施，</w:t>
      </w:r>
      <w:r w:rsidR="008619D3" w:rsidRPr="00EA5D32">
        <w:rPr>
          <w:rFonts w:eastAsia="仿宋_GB2312"/>
          <w:sz w:val="32"/>
          <w:szCs w:val="28"/>
        </w:rPr>
        <w:t>制定汛期防洪专项预案，</w:t>
      </w:r>
      <w:r w:rsidR="005B6415" w:rsidRPr="00EA5D32">
        <w:rPr>
          <w:rFonts w:eastAsia="仿宋_GB2312"/>
          <w:sz w:val="32"/>
          <w:szCs w:val="28"/>
        </w:rPr>
        <w:t>有效应对突发事件</w:t>
      </w:r>
      <w:r w:rsidR="002668C1" w:rsidRPr="00EA5D32">
        <w:rPr>
          <w:rFonts w:eastAsia="仿宋_GB2312"/>
          <w:sz w:val="32"/>
          <w:szCs w:val="28"/>
        </w:rPr>
        <w:t>。</w:t>
      </w:r>
    </w:p>
    <w:p w14:paraId="474E2694" w14:textId="77777777" w:rsidR="0039277C"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建设单位</w:t>
      </w:r>
      <w:r w:rsidR="005B6415" w:rsidRPr="00EA5D32">
        <w:rPr>
          <w:rFonts w:eastAsia="仿宋_GB2312"/>
          <w:sz w:val="32"/>
          <w:szCs w:val="28"/>
        </w:rPr>
        <w:t>应</w:t>
      </w:r>
      <w:r w:rsidRPr="00EA5D32">
        <w:rPr>
          <w:rFonts w:eastAsia="仿宋_GB2312"/>
          <w:sz w:val="32"/>
          <w:szCs w:val="28"/>
        </w:rPr>
        <w:t>及时组织设计、施工、监理及设备管理等单位和部门，对施工地段联合进行汛前防洪检查，发现问题由设计、施工单位及时处理。</w:t>
      </w:r>
    </w:p>
    <w:p w14:paraId="1C2AD801" w14:textId="77777777" w:rsidR="0039277C"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凡可能影响安全</w:t>
      </w:r>
      <w:r w:rsidR="008619D3" w:rsidRPr="00EA5D32">
        <w:rPr>
          <w:rFonts w:eastAsia="仿宋_GB2312"/>
          <w:sz w:val="32"/>
          <w:szCs w:val="28"/>
        </w:rPr>
        <w:t>度</w:t>
      </w:r>
      <w:r w:rsidRPr="00EA5D32">
        <w:rPr>
          <w:rFonts w:eastAsia="仿宋_GB2312"/>
          <w:sz w:val="32"/>
          <w:szCs w:val="28"/>
        </w:rPr>
        <w:t>汛的施工地段，施工单位</w:t>
      </w:r>
      <w:r w:rsidR="005B6415" w:rsidRPr="00EA5D32">
        <w:rPr>
          <w:rFonts w:eastAsia="仿宋_GB2312"/>
          <w:sz w:val="32"/>
          <w:szCs w:val="28"/>
        </w:rPr>
        <w:t>应</w:t>
      </w:r>
      <w:r w:rsidRPr="00EA5D32">
        <w:rPr>
          <w:rFonts w:eastAsia="仿宋_GB2312"/>
          <w:sz w:val="32"/>
          <w:szCs w:val="28"/>
        </w:rPr>
        <w:t>认真接受防洪部门的防洪检查和指导，按要求认真落实责任，并制定防洪预案。</w:t>
      </w:r>
    </w:p>
    <w:p w14:paraId="32AD68D8" w14:textId="77777777" w:rsidR="002668C1" w:rsidRPr="00EA5D32" w:rsidRDefault="000728D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四十</w:t>
      </w:r>
      <w:r w:rsidR="00246380" w:rsidRPr="00EA5D32">
        <w:rPr>
          <w:rFonts w:eastAsia="黑体" w:hint="eastAsia"/>
          <w:bCs/>
          <w:sz w:val="32"/>
        </w:rPr>
        <w:t>八</w:t>
      </w:r>
      <w:r w:rsidR="0039277C" w:rsidRPr="00EA5D32">
        <w:rPr>
          <w:rFonts w:eastAsia="黑体"/>
          <w:bCs/>
          <w:sz w:val="32"/>
        </w:rPr>
        <w:t>条</w:t>
      </w:r>
      <w:r w:rsidR="0039277C" w:rsidRPr="00EA5D32">
        <w:rPr>
          <w:rFonts w:eastAsia="黑体"/>
          <w:bCs/>
          <w:sz w:val="32"/>
        </w:rPr>
        <w:t xml:space="preserve"> </w:t>
      </w:r>
      <w:r w:rsidR="0039277C" w:rsidRPr="00EA5D32">
        <w:rPr>
          <w:rFonts w:eastAsia="仿宋_GB2312"/>
          <w:sz w:val="32"/>
          <w:szCs w:val="36"/>
        </w:rPr>
        <w:t xml:space="preserve"> </w:t>
      </w:r>
      <w:r w:rsidR="008619D3" w:rsidRPr="00EA5D32">
        <w:rPr>
          <w:rFonts w:eastAsia="仿宋_GB2312"/>
          <w:sz w:val="32"/>
          <w:szCs w:val="28"/>
        </w:rPr>
        <w:t>高速铁路防护栅栏门和桥梁救援疏散通道门以关闭加锁为定位，具体按高速铁路防护栅栏管理相关规定</w:t>
      </w:r>
      <w:r w:rsidR="008619D3" w:rsidRPr="00EA5D32">
        <w:rPr>
          <w:rFonts w:eastAsia="仿宋_GB2312"/>
          <w:sz w:val="32"/>
          <w:szCs w:val="28"/>
        </w:rPr>
        <w:lastRenderedPageBreak/>
        <w:t>执行。</w:t>
      </w:r>
    </w:p>
    <w:p w14:paraId="419BEF13" w14:textId="77777777" w:rsidR="00C57FD4" w:rsidRPr="00EA5D32" w:rsidRDefault="002668C1" w:rsidP="00AF713D">
      <w:pPr>
        <w:adjustRightInd w:val="0"/>
        <w:snapToGrid w:val="0"/>
        <w:spacing w:line="560" w:lineRule="exact"/>
        <w:ind w:firstLineChars="200" w:firstLine="640"/>
        <w:rPr>
          <w:rFonts w:eastAsia="仿宋_GB2312"/>
          <w:sz w:val="32"/>
          <w:szCs w:val="28"/>
        </w:rPr>
      </w:pPr>
      <w:r w:rsidRPr="00EA5D32">
        <w:rPr>
          <w:rFonts w:eastAsia="仿宋_GB2312"/>
          <w:sz w:val="32"/>
          <w:szCs w:val="28"/>
        </w:rPr>
        <w:t>普</w:t>
      </w:r>
      <w:proofErr w:type="gramStart"/>
      <w:r w:rsidRPr="00EA5D32">
        <w:rPr>
          <w:rFonts w:eastAsia="仿宋_GB2312"/>
          <w:sz w:val="32"/>
          <w:szCs w:val="28"/>
        </w:rPr>
        <w:t>速铁路</w:t>
      </w:r>
      <w:proofErr w:type="gramEnd"/>
      <w:r w:rsidRPr="00EA5D32">
        <w:rPr>
          <w:rFonts w:eastAsia="仿宋_GB2312"/>
          <w:sz w:val="32"/>
          <w:szCs w:val="28"/>
        </w:rPr>
        <w:t>和高速铁路并行时，普</w:t>
      </w:r>
      <w:proofErr w:type="gramStart"/>
      <w:r w:rsidRPr="00EA5D32">
        <w:rPr>
          <w:rFonts w:eastAsia="仿宋_GB2312"/>
          <w:sz w:val="32"/>
          <w:szCs w:val="28"/>
        </w:rPr>
        <w:t>速铁路</w:t>
      </w:r>
      <w:proofErr w:type="gramEnd"/>
      <w:r w:rsidRPr="00EA5D32">
        <w:rPr>
          <w:rFonts w:eastAsia="仿宋_GB2312"/>
          <w:sz w:val="32"/>
          <w:szCs w:val="28"/>
        </w:rPr>
        <w:t>施工和维修作业</w:t>
      </w:r>
      <w:r w:rsidR="00507A79" w:rsidRPr="00EA5D32">
        <w:rPr>
          <w:rFonts w:eastAsia="仿宋_GB2312"/>
          <w:sz w:val="32"/>
          <w:szCs w:val="28"/>
        </w:rPr>
        <w:t>应</w:t>
      </w:r>
      <w:r w:rsidRPr="00EA5D32">
        <w:rPr>
          <w:rFonts w:eastAsia="仿宋_GB2312"/>
          <w:sz w:val="32"/>
          <w:szCs w:val="28"/>
        </w:rPr>
        <w:t>与高速铁路做好物理隔离，进出</w:t>
      </w:r>
      <w:r w:rsidR="00507A79" w:rsidRPr="00EA5D32">
        <w:rPr>
          <w:rFonts w:eastAsia="仿宋_GB2312"/>
          <w:sz w:val="32"/>
          <w:szCs w:val="28"/>
        </w:rPr>
        <w:t>防护栅栏门和桥梁救援疏散通道门</w:t>
      </w:r>
      <w:r w:rsidR="00826719" w:rsidRPr="00EA5D32">
        <w:rPr>
          <w:rFonts w:eastAsia="仿宋_GB2312"/>
          <w:sz w:val="32"/>
          <w:szCs w:val="28"/>
        </w:rPr>
        <w:t>应</w:t>
      </w:r>
      <w:r w:rsidRPr="00EA5D32">
        <w:rPr>
          <w:rFonts w:eastAsia="仿宋_GB2312"/>
          <w:sz w:val="32"/>
          <w:szCs w:val="28"/>
        </w:rPr>
        <w:t>严格执行</w:t>
      </w:r>
      <w:r w:rsidR="00507A79" w:rsidRPr="00EA5D32">
        <w:rPr>
          <w:rFonts w:eastAsia="仿宋_GB2312"/>
          <w:sz w:val="32"/>
          <w:szCs w:val="28"/>
        </w:rPr>
        <w:t>相关规定</w:t>
      </w:r>
      <w:r w:rsidRPr="00EA5D32">
        <w:rPr>
          <w:rFonts w:eastAsia="仿宋_GB2312"/>
          <w:sz w:val="32"/>
          <w:szCs w:val="28"/>
        </w:rPr>
        <w:t>。</w:t>
      </w:r>
      <w:r w:rsidR="00F945B5" w:rsidRPr="00EA5D32">
        <w:rPr>
          <w:rFonts w:ascii="仿宋_GB2312" w:eastAsia="仿宋_GB2312" w:hAnsi="仿宋_GB2312" w:cs="仿宋_GB2312" w:hint="eastAsia"/>
          <w:sz w:val="32"/>
          <w:szCs w:val="32"/>
        </w:rPr>
        <w:t>故障应急处置或抢险救援需临时破拆栅栏和桥梁救援疏散通道门时，破</w:t>
      </w:r>
      <w:proofErr w:type="gramStart"/>
      <w:r w:rsidR="00F945B5" w:rsidRPr="00EA5D32">
        <w:rPr>
          <w:rFonts w:ascii="仿宋_GB2312" w:eastAsia="仿宋_GB2312" w:hAnsi="仿宋_GB2312" w:cs="仿宋_GB2312" w:hint="eastAsia"/>
          <w:sz w:val="32"/>
          <w:szCs w:val="32"/>
        </w:rPr>
        <w:t>拆单位</w:t>
      </w:r>
      <w:proofErr w:type="gramEnd"/>
      <w:r w:rsidR="00F945B5" w:rsidRPr="00EA5D32">
        <w:rPr>
          <w:rFonts w:ascii="仿宋_GB2312" w:eastAsia="仿宋_GB2312" w:hAnsi="仿宋_GB2312" w:cs="仿宋_GB2312" w:hint="eastAsia"/>
          <w:sz w:val="32"/>
          <w:szCs w:val="32"/>
        </w:rPr>
        <w:t>负责及时恢复，未恢复时对栅栏缺口和桥梁救援疏散通道门处安排专人看守。</w:t>
      </w:r>
    </w:p>
    <w:p w14:paraId="162F861E" w14:textId="77777777" w:rsidR="00DA1F51" w:rsidRPr="00EA5D32" w:rsidRDefault="00555609" w:rsidP="00AF713D">
      <w:pPr>
        <w:adjustRightInd w:val="0"/>
        <w:snapToGrid w:val="0"/>
        <w:spacing w:line="560" w:lineRule="exact"/>
        <w:ind w:firstLineChars="200" w:firstLine="640"/>
        <w:rPr>
          <w:rFonts w:eastAsia="仿宋_GB2312"/>
          <w:sz w:val="32"/>
          <w:szCs w:val="32"/>
        </w:rPr>
      </w:pPr>
      <w:r w:rsidRPr="00EA5D32">
        <w:rPr>
          <w:rFonts w:eastAsia="黑体"/>
          <w:bCs/>
          <w:sz w:val="32"/>
        </w:rPr>
        <w:t>第一百</w:t>
      </w:r>
      <w:r w:rsidR="00246380" w:rsidRPr="00EA5D32">
        <w:rPr>
          <w:rFonts w:eastAsia="黑体" w:hint="eastAsia"/>
          <w:bCs/>
          <w:sz w:val="32"/>
        </w:rPr>
        <w:t>四十九</w:t>
      </w:r>
      <w:r w:rsidR="00C57FD4" w:rsidRPr="00EA5D32">
        <w:rPr>
          <w:rFonts w:eastAsia="黑体"/>
          <w:bCs/>
          <w:sz w:val="32"/>
        </w:rPr>
        <w:t>条</w:t>
      </w:r>
      <w:r w:rsidR="00C57FD4" w:rsidRPr="00EA5D32">
        <w:rPr>
          <w:rFonts w:eastAsia="黑体"/>
          <w:bCs/>
          <w:sz w:val="32"/>
        </w:rPr>
        <w:t xml:space="preserve"> </w:t>
      </w:r>
      <w:r w:rsidR="00C57FD4" w:rsidRPr="00EA5D32">
        <w:rPr>
          <w:rFonts w:eastAsia="仿宋_GB2312"/>
          <w:sz w:val="32"/>
          <w:szCs w:val="36"/>
        </w:rPr>
        <w:t xml:space="preserve"> </w:t>
      </w:r>
      <w:r w:rsidR="002668C1" w:rsidRPr="00EA5D32">
        <w:rPr>
          <w:rFonts w:eastAsia="仿宋_GB2312"/>
          <w:sz w:val="32"/>
          <w:szCs w:val="32"/>
        </w:rPr>
        <w:t>施工和维修作业安全防护</w:t>
      </w:r>
      <w:r w:rsidR="00DA1F51" w:rsidRPr="00EA5D32">
        <w:rPr>
          <w:rFonts w:eastAsia="仿宋_GB2312"/>
          <w:sz w:val="32"/>
          <w:szCs w:val="32"/>
        </w:rPr>
        <w:t>管理</w:t>
      </w:r>
      <w:r w:rsidR="002668C1" w:rsidRPr="00EA5D32">
        <w:rPr>
          <w:rFonts w:eastAsia="仿宋_GB2312"/>
          <w:sz w:val="32"/>
          <w:szCs w:val="32"/>
        </w:rPr>
        <w:t>。</w:t>
      </w:r>
    </w:p>
    <w:p w14:paraId="3838FB0D" w14:textId="77777777" w:rsidR="00D72E3C" w:rsidRPr="00EA5D32" w:rsidRDefault="00D72E3C" w:rsidP="005B3F0F">
      <w:pPr>
        <w:pStyle w:val="af4"/>
        <w:adjustRightInd w:val="0"/>
        <w:snapToGrid w:val="0"/>
        <w:spacing w:before="0" w:beforeAutospacing="0" w:after="0" w:afterAutospacing="0" w:line="560" w:lineRule="exact"/>
        <w:ind w:firstLineChars="200" w:firstLine="640"/>
        <w:jc w:val="both"/>
        <w:rPr>
          <w:rFonts w:ascii="微软雅黑" w:eastAsia="微软雅黑" w:hAnsi="微软雅黑"/>
          <w:sz w:val="27"/>
          <w:szCs w:val="27"/>
        </w:rPr>
      </w:pPr>
      <w:r w:rsidRPr="00EA5D32">
        <w:rPr>
          <w:rFonts w:ascii="仿宋_GB2312" w:eastAsia="仿宋_GB2312" w:hAnsi="微软雅黑" w:hint="eastAsia"/>
          <w:sz w:val="32"/>
          <w:szCs w:val="32"/>
        </w:rPr>
        <w:t>施工作业前，由施工负责人组织绘制当天防护体系示意图，包含防护体系设置、防护员站位、防护信号设置、限速牌设置、风险提示等内容，并在派班点名时进行分工安排。</w:t>
      </w:r>
    </w:p>
    <w:p w14:paraId="7D03E681" w14:textId="77777777" w:rsidR="00AD734D" w:rsidRPr="00EA5D32" w:rsidRDefault="002668C1" w:rsidP="005B3F0F">
      <w:pPr>
        <w:adjustRightInd w:val="0"/>
        <w:snapToGrid w:val="0"/>
        <w:spacing w:line="560" w:lineRule="exact"/>
        <w:ind w:firstLineChars="200" w:firstLine="640"/>
        <w:rPr>
          <w:rFonts w:eastAsia="仿宋_GB2312"/>
          <w:sz w:val="32"/>
          <w:szCs w:val="28"/>
        </w:rPr>
      </w:pPr>
      <w:r w:rsidRPr="00EA5D32">
        <w:rPr>
          <w:rFonts w:eastAsia="仿宋_GB2312"/>
          <w:sz w:val="32"/>
          <w:szCs w:val="32"/>
        </w:rPr>
        <w:t>施工和维修作业前</w:t>
      </w:r>
      <w:r w:rsidR="00826719" w:rsidRPr="00EA5D32">
        <w:rPr>
          <w:rFonts w:eastAsia="仿宋_GB2312"/>
          <w:sz w:val="32"/>
          <w:szCs w:val="32"/>
        </w:rPr>
        <w:t>应</w:t>
      </w:r>
      <w:r w:rsidRPr="00EA5D32">
        <w:rPr>
          <w:rFonts w:eastAsia="仿宋_GB2312"/>
          <w:sz w:val="32"/>
          <w:szCs w:val="32"/>
        </w:rPr>
        <w:t>按规定设置驻站（</w:t>
      </w:r>
      <w:r w:rsidR="00826719" w:rsidRPr="00EA5D32">
        <w:rPr>
          <w:rFonts w:eastAsia="仿宋_GB2312"/>
          <w:sz w:val="32"/>
          <w:szCs w:val="32"/>
        </w:rPr>
        <w:t>驻</w:t>
      </w:r>
      <w:r w:rsidRPr="00EA5D32">
        <w:rPr>
          <w:rFonts w:eastAsia="仿宋_GB2312"/>
          <w:sz w:val="32"/>
          <w:szCs w:val="32"/>
        </w:rPr>
        <w:t>调度所）联络员、</w:t>
      </w:r>
      <w:r w:rsidR="00826719" w:rsidRPr="00EA5D32">
        <w:rPr>
          <w:rFonts w:eastAsia="仿宋_GB2312"/>
          <w:sz w:val="32"/>
          <w:szCs w:val="32"/>
        </w:rPr>
        <w:t>现场</w:t>
      </w:r>
      <w:r w:rsidRPr="00EA5D32">
        <w:rPr>
          <w:rFonts w:eastAsia="仿宋_GB2312"/>
          <w:sz w:val="32"/>
          <w:szCs w:val="32"/>
        </w:rPr>
        <w:t>防护员，驻站（</w:t>
      </w:r>
      <w:r w:rsidR="00826719" w:rsidRPr="00EA5D32">
        <w:rPr>
          <w:rFonts w:eastAsia="仿宋_GB2312"/>
          <w:sz w:val="32"/>
          <w:szCs w:val="32"/>
        </w:rPr>
        <w:t>驻</w:t>
      </w:r>
      <w:r w:rsidRPr="00EA5D32">
        <w:rPr>
          <w:rFonts w:eastAsia="仿宋_GB2312"/>
          <w:sz w:val="32"/>
          <w:szCs w:val="32"/>
        </w:rPr>
        <w:t>调度所）联络员</w:t>
      </w:r>
      <w:r w:rsidR="00DA1F51" w:rsidRPr="00EA5D32">
        <w:rPr>
          <w:rFonts w:eastAsia="仿宋_GB2312"/>
          <w:sz w:val="32"/>
          <w:szCs w:val="32"/>
        </w:rPr>
        <w:t>和</w:t>
      </w:r>
      <w:r w:rsidRPr="00EA5D32">
        <w:rPr>
          <w:rFonts w:eastAsia="仿宋_GB2312"/>
          <w:sz w:val="32"/>
          <w:szCs w:val="32"/>
        </w:rPr>
        <w:t>现场防护员</w:t>
      </w:r>
      <w:r w:rsidR="00DA1F51" w:rsidRPr="00EA5D32">
        <w:rPr>
          <w:rFonts w:eastAsia="仿宋_GB2312"/>
          <w:sz w:val="32"/>
          <w:szCs w:val="32"/>
        </w:rPr>
        <w:t>施工维修期间</w:t>
      </w:r>
      <w:r w:rsidRPr="00EA5D32">
        <w:rPr>
          <w:rFonts w:eastAsia="仿宋_GB2312"/>
          <w:sz w:val="32"/>
          <w:szCs w:val="32"/>
        </w:rPr>
        <w:t>不得临时调换。</w:t>
      </w:r>
      <w:r w:rsidR="00D72E3C" w:rsidRPr="00EA5D32">
        <w:rPr>
          <w:rFonts w:ascii="仿宋_GB2312" w:eastAsia="仿宋_GB2312" w:hAnsi="微软雅黑" w:hint="eastAsia"/>
          <w:sz w:val="32"/>
          <w:szCs w:val="32"/>
        </w:rPr>
        <w:t>防护人员必须由从事本项专业工作不少于</w:t>
      </w:r>
      <w:r w:rsidR="00D72E3C" w:rsidRPr="00EA5D32">
        <w:rPr>
          <w:rFonts w:eastAsia="微软雅黑"/>
          <w:sz w:val="32"/>
          <w:szCs w:val="32"/>
        </w:rPr>
        <w:t>1</w:t>
      </w:r>
      <w:r w:rsidR="00D72E3C" w:rsidRPr="00EA5D32">
        <w:rPr>
          <w:rFonts w:ascii="仿宋_GB2312" w:eastAsia="仿宋_GB2312" w:hAnsi="微软雅黑" w:hint="eastAsia"/>
          <w:sz w:val="32"/>
          <w:szCs w:val="32"/>
        </w:rPr>
        <w:t>年且经过防护任职资格培训考试合格的正式职工担当。</w:t>
      </w:r>
    </w:p>
    <w:p w14:paraId="19AED954" w14:textId="77777777" w:rsidR="00AD734D" w:rsidRPr="00EA5D32" w:rsidRDefault="002668C1" w:rsidP="005B3F0F">
      <w:pPr>
        <w:adjustRightInd w:val="0"/>
        <w:snapToGrid w:val="0"/>
        <w:spacing w:line="560" w:lineRule="exact"/>
        <w:ind w:firstLineChars="200" w:firstLine="640"/>
        <w:rPr>
          <w:rFonts w:eastAsia="仿宋_GB2312"/>
          <w:sz w:val="32"/>
          <w:szCs w:val="28"/>
        </w:rPr>
      </w:pPr>
      <w:r w:rsidRPr="00EA5D32">
        <w:rPr>
          <w:rFonts w:eastAsia="仿宋_GB2312"/>
          <w:sz w:val="32"/>
          <w:szCs w:val="32"/>
        </w:rPr>
        <w:t>现场防护员应根据施工作业现场地形条件、列车运行特点、施工人员和机具布置等情况确定站位和移动路径，并做好自身防护。</w:t>
      </w:r>
    </w:p>
    <w:p w14:paraId="63D425BC" w14:textId="77777777" w:rsidR="008910A1" w:rsidRPr="00EA5D32" w:rsidRDefault="002668C1" w:rsidP="005B3F0F">
      <w:pPr>
        <w:adjustRightInd w:val="0"/>
        <w:snapToGrid w:val="0"/>
        <w:spacing w:line="560" w:lineRule="exact"/>
        <w:ind w:firstLineChars="200" w:firstLine="640"/>
        <w:rPr>
          <w:rFonts w:eastAsia="仿宋_GB2312" w:hint="eastAsia"/>
          <w:sz w:val="32"/>
          <w:szCs w:val="32"/>
        </w:rPr>
      </w:pPr>
      <w:r w:rsidRPr="00EA5D32">
        <w:rPr>
          <w:rFonts w:eastAsia="仿宋_GB2312"/>
          <w:sz w:val="32"/>
          <w:szCs w:val="32"/>
        </w:rPr>
        <w:t>作业过程中，驻站（</w:t>
      </w:r>
      <w:r w:rsidR="00826719" w:rsidRPr="00EA5D32">
        <w:rPr>
          <w:rFonts w:eastAsia="仿宋_GB2312"/>
          <w:sz w:val="32"/>
          <w:szCs w:val="32"/>
        </w:rPr>
        <w:t>驻</w:t>
      </w:r>
      <w:r w:rsidRPr="00EA5D32">
        <w:rPr>
          <w:rFonts w:eastAsia="仿宋_GB2312"/>
          <w:sz w:val="32"/>
          <w:szCs w:val="32"/>
        </w:rPr>
        <w:t>调度所）联络员与现场防护员必须保持通信畅通并定时联系，确认通信良好。一旦联控通信中断，</w:t>
      </w:r>
      <w:r w:rsidR="00DA1F51" w:rsidRPr="00EA5D32">
        <w:rPr>
          <w:rFonts w:eastAsia="仿宋_GB2312"/>
          <w:sz w:val="32"/>
          <w:szCs w:val="32"/>
        </w:rPr>
        <w:t>施工（维修）</w:t>
      </w:r>
      <w:r w:rsidRPr="00EA5D32">
        <w:rPr>
          <w:rFonts w:eastAsia="仿宋_GB2312"/>
          <w:sz w:val="32"/>
          <w:szCs w:val="32"/>
        </w:rPr>
        <w:t>负责人应立即命令所有作业人员下道。</w:t>
      </w:r>
      <w:r w:rsidR="008910A1" w:rsidRPr="00EA5D32">
        <w:rPr>
          <w:rFonts w:eastAsia="仿宋_GB2312" w:hint="eastAsia"/>
          <w:sz w:val="32"/>
          <w:szCs w:val="32"/>
        </w:rPr>
        <w:t>具体联控办法由相关业务部室</w:t>
      </w:r>
      <w:r w:rsidR="003750A5" w:rsidRPr="00EA5D32">
        <w:rPr>
          <w:rFonts w:eastAsia="仿宋_GB2312" w:hint="eastAsia"/>
          <w:sz w:val="32"/>
          <w:szCs w:val="32"/>
        </w:rPr>
        <w:t>制定</w:t>
      </w:r>
      <w:r w:rsidR="008910A1" w:rsidRPr="00EA5D32">
        <w:rPr>
          <w:rFonts w:eastAsia="仿宋_GB2312" w:hint="eastAsia"/>
          <w:sz w:val="32"/>
          <w:szCs w:val="32"/>
        </w:rPr>
        <w:t>并另行发布，并根据现场实施情况动态更新，办法中要对通信设备管理要求，联控时机、联控内容、联控</w:t>
      </w:r>
      <w:r w:rsidR="008910A1" w:rsidRPr="00EA5D32">
        <w:rPr>
          <w:rFonts w:eastAsia="仿宋_GB2312" w:hint="eastAsia"/>
          <w:sz w:val="32"/>
          <w:szCs w:val="32"/>
        </w:rPr>
        <w:lastRenderedPageBreak/>
        <w:t>对象、联控标准用语及复诵确认等环节进行规范。</w:t>
      </w:r>
    </w:p>
    <w:p w14:paraId="5CB87C4E" w14:textId="77777777" w:rsidR="002D35E3" w:rsidRPr="00EA5D32" w:rsidRDefault="00757F3E"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00A14CA6" w:rsidRPr="00EA5D32">
        <w:rPr>
          <w:rFonts w:eastAsia="黑体" w:hint="eastAsia"/>
          <w:bCs/>
          <w:sz w:val="32"/>
        </w:rPr>
        <w:t>五十</w:t>
      </w:r>
      <w:r w:rsidR="002243E8" w:rsidRPr="00EA5D32">
        <w:rPr>
          <w:rFonts w:eastAsia="黑体"/>
          <w:bCs/>
          <w:sz w:val="32"/>
        </w:rPr>
        <w:t>条</w:t>
      </w:r>
      <w:r w:rsidR="002243E8" w:rsidRPr="00EA5D32">
        <w:rPr>
          <w:rFonts w:eastAsia="黑体"/>
          <w:bCs/>
          <w:sz w:val="32"/>
        </w:rPr>
        <w:t xml:space="preserve"> </w:t>
      </w:r>
      <w:r w:rsidR="002243E8" w:rsidRPr="00EA5D32">
        <w:rPr>
          <w:rFonts w:eastAsia="仿宋_GB2312"/>
          <w:sz w:val="32"/>
          <w:szCs w:val="36"/>
        </w:rPr>
        <w:t xml:space="preserve"> </w:t>
      </w:r>
      <w:r w:rsidR="002668C1" w:rsidRPr="00EA5D32">
        <w:rPr>
          <w:rFonts w:eastAsia="仿宋_GB2312"/>
          <w:sz w:val="32"/>
          <w:szCs w:val="32"/>
        </w:rPr>
        <w:t>施工期间需设置临时道口时，</w:t>
      </w:r>
      <w:r w:rsidR="00826719" w:rsidRPr="00EA5D32">
        <w:rPr>
          <w:rFonts w:eastAsia="仿宋_GB2312"/>
          <w:sz w:val="32"/>
          <w:szCs w:val="32"/>
        </w:rPr>
        <w:t>应</w:t>
      </w:r>
      <w:r w:rsidR="002668C1" w:rsidRPr="00EA5D32">
        <w:rPr>
          <w:rFonts w:eastAsia="仿宋_GB2312"/>
          <w:sz w:val="32"/>
          <w:szCs w:val="32"/>
        </w:rPr>
        <w:t>依照</w:t>
      </w:r>
      <w:r w:rsidRPr="00EA5D32">
        <w:rPr>
          <w:rFonts w:eastAsia="仿宋_GB2312"/>
          <w:sz w:val="32"/>
          <w:szCs w:val="32"/>
        </w:rPr>
        <w:t>铁路道口管理规定</w:t>
      </w:r>
      <w:r w:rsidR="002668C1" w:rsidRPr="00EA5D32">
        <w:rPr>
          <w:rFonts w:eastAsia="仿宋_GB2312"/>
          <w:sz w:val="32"/>
          <w:szCs w:val="32"/>
        </w:rPr>
        <w:t>办理相关手续。施工单位在临时道口设置</w:t>
      </w:r>
      <w:r w:rsidR="002668C1" w:rsidRPr="00EA5D32">
        <w:rPr>
          <w:rFonts w:eastAsia="仿宋_GB2312"/>
          <w:sz w:val="32"/>
          <w:szCs w:val="28"/>
        </w:rPr>
        <w:t>期间</w:t>
      </w:r>
      <w:r w:rsidR="00826719" w:rsidRPr="00EA5D32">
        <w:rPr>
          <w:rFonts w:eastAsia="仿宋_GB2312"/>
          <w:sz w:val="32"/>
          <w:szCs w:val="28"/>
        </w:rPr>
        <w:t>应</w:t>
      </w:r>
      <w:r w:rsidR="002668C1" w:rsidRPr="00EA5D32">
        <w:rPr>
          <w:rFonts w:eastAsia="仿宋_GB2312"/>
          <w:sz w:val="32"/>
          <w:szCs w:val="28"/>
        </w:rPr>
        <w:t>设人看守，并按规定日期拆除。施工单位在施工中</w:t>
      </w:r>
      <w:r w:rsidR="00826719" w:rsidRPr="00EA5D32">
        <w:rPr>
          <w:rFonts w:eastAsia="仿宋_GB2312"/>
          <w:sz w:val="32"/>
          <w:szCs w:val="28"/>
        </w:rPr>
        <w:t>应</w:t>
      </w:r>
      <w:r w:rsidR="002668C1" w:rsidRPr="00EA5D32">
        <w:rPr>
          <w:rFonts w:eastAsia="仿宋_GB2312"/>
          <w:sz w:val="32"/>
          <w:szCs w:val="28"/>
        </w:rPr>
        <w:t>保证道口（</w:t>
      </w:r>
      <w:proofErr w:type="gramStart"/>
      <w:r w:rsidR="002668C1" w:rsidRPr="00EA5D32">
        <w:rPr>
          <w:rFonts w:eastAsia="仿宋_GB2312"/>
          <w:sz w:val="32"/>
          <w:szCs w:val="28"/>
        </w:rPr>
        <w:t>含临时</w:t>
      </w:r>
      <w:proofErr w:type="gramEnd"/>
      <w:r w:rsidR="002668C1" w:rsidRPr="00EA5D32">
        <w:rPr>
          <w:rFonts w:eastAsia="仿宋_GB2312"/>
          <w:sz w:val="32"/>
          <w:szCs w:val="28"/>
        </w:rPr>
        <w:t>道口）设备</w:t>
      </w:r>
      <w:r w:rsidR="00826719" w:rsidRPr="00EA5D32">
        <w:rPr>
          <w:rFonts w:eastAsia="仿宋_GB2312"/>
          <w:sz w:val="32"/>
          <w:szCs w:val="28"/>
        </w:rPr>
        <w:t>、标识</w:t>
      </w:r>
      <w:r w:rsidR="002668C1" w:rsidRPr="00EA5D32">
        <w:rPr>
          <w:rFonts w:eastAsia="仿宋_GB2312"/>
          <w:sz w:val="32"/>
          <w:szCs w:val="28"/>
        </w:rPr>
        <w:t>符合标准，并按铁路道口管理有关规定进行管理。</w:t>
      </w:r>
      <w:bookmarkStart w:id="281" w:name="_Toc326566676"/>
      <w:bookmarkStart w:id="282" w:name="_Toc326647510"/>
      <w:bookmarkStart w:id="283" w:name="_Toc326650103"/>
      <w:bookmarkStart w:id="284" w:name="_Toc327770190"/>
      <w:bookmarkStart w:id="285" w:name="_Toc327772136"/>
      <w:bookmarkStart w:id="286" w:name="_Toc327778505"/>
      <w:bookmarkStart w:id="287" w:name="_Toc327967960"/>
      <w:bookmarkStart w:id="288" w:name="_Toc328029075"/>
      <w:bookmarkStart w:id="289" w:name="_Toc328400235"/>
      <w:bookmarkStart w:id="290" w:name="_Toc329607436"/>
      <w:bookmarkStart w:id="291" w:name="_Toc329607594"/>
      <w:bookmarkStart w:id="292" w:name="_Toc331400336"/>
      <w:bookmarkStart w:id="293" w:name="_Toc337622026"/>
      <w:bookmarkStart w:id="294" w:name="_Toc337622449"/>
      <w:bookmarkStart w:id="295" w:name="_第十九章__营业线施工考核和安全奖惩制度_1"/>
      <w:bookmarkEnd w:id="295"/>
    </w:p>
    <w:p w14:paraId="2C85A277" w14:textId="77777777" w:rsidR="00770CB8" w:rsidRPr="00EA5D32" w:rsidRDefault="00555609" w:rsidP="00AF713D">
      <w:pPr>
        <w:adjustRightInd w:val="0"/>
        <w:snapToGrid w:val="0"/>
        <w:spacing w:line="560" w:lineRule="exact"/>
        <w:ind w:firstLineChars="200" w:firstLine="640"/>
        <w:rPr>
          <w:rFonts w:eastAsia="仿宋_GB2312" w:hint="eastAsia"/>
          <w:sz w:val="32"/>
          <w:szCs w:val="28"/>
        </w:rPr>
      </w:pPr>
      <w:r w:rsidRPr="00EA5D32">
        <w:rPr>
          <w:rFonts w:eastAsia="黑体"/>
          <w:bCs/>
          <w:sz w:val="32"/>
        </w:rPr>
        <w:t>第一百</w:t>
      </w:r>
      <w:r w:rsidR="00A14CA6" w:rsidRPr="00EA5D32">
        <w:rPr>
          <w:rFonts w:eastAsia="黑体" w:hint="eastAsia"/>
          <w:bCs/>
          <w:sz w:val="32"/>
        </w:rPr>
        <w:t>五十</w:t>
      </w:r>
      <w:r w:rsidR="00246380" w:rsidRPr="00EA5D32">
        <w:rPr>
          <w:rFonts w:eastAsia="黑体" w:hint="eastAsia"/>
          <w:bCs/>
          <w:sz w:val="32"/>
        </w:rPr>
        <w:t>一</w:t>
      </w:r>
      <w:r w:rsidR="007B7F96" w:rsidRPr="00EA5D32">
        <w:rPr>
          <w:rFonts w:eastAsia="黑体"/>
          <w:bCs/>
          <w:sz w:val="32"/>
        </w:rPr>
        <w:t>条</w:t>
      </w:r>
      <w:r w:rsidR="00051B14" w:rsidRPr="00EA5D32">
        <w:rPr>
          <w:rFonts w:eastAsia="黑体" w:hint="eastAsia"/>
          <w:bCs/>
          <w:sz w:val="32"/>
        </w:rPr>
        <w:t xml:space="preserve">  </w:t>
      </w:r>
      <w:r w:rsidR="009B05B1" w:rsidRPr="00EA5D32">
        <w:rPr>
          <w:rFonts w:eastAsia="仿宋_GB2312"/>
          <w:sz w:val="32"/>
          <w:szCs w:val="28"/>
        </w:rPr>
        <w:t>在线间距不足</w:t>
      </w:r>
      <w:r w:rsidR="009B05B1" w:rsidRPr="00EA5D32">
        <w:rPr>
          <w:rFonts w:eastAsia="仿宋_GB2312"/>
          <w:sz w:val="32"/>
          <w:szCs w:val="28"/>
        </w:rPr>
        <w:t>6.5m</w:t>
      </w:r>
      <w:r w:rsidR="009B05B1" w:rsidRPr="00EA5D32">
        <w:rPr>
          <w:rFonts w:eastAsia="仿宋_GB2312"/>
          <w:sz w:val="32"/>
          <w:szCs w:val="28"/>
        </w:rPr>
        <w:t>地段（两线间已有站台、栅栏等设施的除外）施工维修</w:t>
      </w:r>
      <w:proofErr w:type="gramStart"/>
      <w:r w:rsidR="009B05B1" w:rsidRPr="00EA5D32">
        <w:rPr>
          <w:rFonts w:eastAsia="仿宋_GB2312"/>
          <w:sz w:val="32"/>
          <w:szCs w:val="28"/>
        </w:rPr>
        <w:t>而邻线行车</w:t>
      </w:r>
      <w:proofErr w:type="gramEnd"/>
      <w:r w:rsidR="009B05B1" w:rsidRPr="00EA5D32">
        <w:rPr>
          <w:rFonts w:eastAsia="仿宋_GB2312"/>
          <w:sz w:val="32"/>
          <w:szCs w:val="28"/>
        </w:rPr>
        <w:t>时，更换道岔、道岔清筛等作业人员集中的施工项目，</w:t>
      </w:r>
      <w:r w:rsidR="009B05B1" w:rsidRPr="00EA5D32">
        <w:rPr>
          <w:rFonts w:eastAsia="仿宋_GB2312" w:hint="eastAsia"/>
          <w:sz w:val="32"/>
          <w:szCs w:val="28"/>
        </w:rPr>
        <w:t>应对施工时作业人员集中的作业区域两线间设置隔离措施。隔离措施分为线</w:t>
      </w:r>
      <w:proofErr w:type="gramStart"/>
      <w:r w:rsidR="009B05B1" w:rsidRPr="00EA5D32">
        <w:rPr>
          <w:rFonts w:eastAsia="仿宋_GB2312" w:hint="eastAsia"/>
          <w:sz w:val="32"/>
          <w:szCs w:val="28"/>
        </w:rPr>
        <w:t>间固定</w:t>
      </w:r>
      <w:proofErr w:type="gramEnd"/>
      <w:r w:rsidR="009B05B1" w:rsidRPr="00EA5D32">
        <w:rPr>
          <w:rFonts w:eastAsia="仿宋_GB2312" w:hint="eastAsia"/>
          <w:sz w:val="32"/>
          <w:szCs w:val="28"/>
        </w:rPr>
        <w:t>隔离措施和移动软隔离措施。</w:t>
      </w:r>
    </w:p>
    <w:p w14:paraId="1DB678D0"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（一）线</w:t>
      </w:r>
      <w:proofErr w:type="gramStart"/>
      <w:r w:rsidRPr="00EA5D32">
        <w:rPr>
          <w:rFonts w:eastAsia="仿宋_GB2312" w:hint="eastAsia"/>
          <w:sz w:val="32"/>
          <w:szCs w:val="28"/>
        </w:rPr>
        <w:t>间固定</w:t>
      </w:r>
      <w:proofErr w:type="gramEnd"/>
      <w:r w:rsidRPr="00EA5D32">
        <w:rPr>
          <w:rFonts w:eastAsia="仿宋_GB2312" w:hint="eastAsia"/>
          <w:sz w:val="32"/>
          <w:szCs w:val="28"/>
        </w:rPr>
        <w:t>隔离措施</w:t>
      </w:r>
      <w:r w:rsidR="003A3CB8" w:rsidRPr="00EA5D32">
        <w:rPr>
          <w:rFonts w:eastAsia="仿宋_GB2312" w:hint="eastAsia"/>
          <w:sz w:val="32"/>
          <w:szCs w:val="28"/>
        </w:rPr>
        <w:t>。</w:t>
      </w:r>
    </w:p>
    <w:p w14:paraId="7C458545"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1.</w:t>
      </w:r>
      <w:r w:rsidRPr="00EA5D32">
        <w:rPr>
          <w:rFonts w:eastAsia="仿宋_GB2312" w:hint="eastAsia"/>
          <w:sz w:val="32"/>
          <w:szCs w:val="28"/>
        </w:rPr>
        <w:t>线</w:t>
      </w:r>
      <w:proofErr w:type="gramStart"/>
      <w:r w:rsidRPr="00EA5D32">
        <w:rPr>
          <w:rFonts w:eastAsia="仿宋_GB2312" w:hint="eastAsia"/>
          <w:sz w:val="32"/>
          <w:szCs w:val="28"/>
        </w:rPr>
        <w:t>间固定</w:t>
      </w:r>
      <w:proofErr w:type="gramEnd"/>
      <w:r w:rsidRPr="00EA5D32">
        <w:rPr>
          <w:rFonts w:eastAsia="仿宋_GB2312" w:hint="eastAsia"/>
          <w:sz w:val="32"/>
          <w:szCs w:val="28"/>
        </w:rPr>
        <w:t>隔离措施分硬隔离和软隔离措施两种。</w:t>
      </w:r>
    </w:p>
    <w:p w14:paraId="1216B3BC"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2.</w:t>
      </w:r>
      <w:r w:rsidRPr="00EA5D32">
        <w:rPr>
          <w:rFonts w:eastAsia="仿宋_GB2312" w:hint="eastAsia"/>
          <w:sz w:val="32"/>
          <w:szCs w:val="28"/>
        </w:rPr>
        <w:t>硬隔离为长期固定隔离措施，采用金属、木、</w:t>
      </w:r>
      <w:r w:rsidRPr="00EA5D32">
        <w:rPr>
          <w:rFonts w:eastAsia="仿宋_GB2312" w:hint="eastAsia"/>
          <w:sz w:val="32"/>
          <w:szCs w:val="28"/>
        </w:rPr>
        <w:t>PVC</w:t>
      </w:r>
      <w:r w:rsidRPr="00EA5D32">
        <w:rPr>
          <w:rFonts w:eastAsia="仿宋_GB2312" w:hint="eastAsia"/>
          <w:sz w:val="32"/>
          <w:szCs w:val="28"/>
        </w:rPr>
        <w:t>等材料的板状、管网状等形式并捆扎在线间立柱上进行隔离，在施工项目开始前设置、施工项目结束后撤除。</w:t>
      </w:r>
    </w:p>
    <w:p w14:paraId="0BF9FCF4"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3.</w:t>
      </w:r>
      <w:r w:rsidRPr="00EA5D32">
        <w:rPr>
          <w:rFonts w:eastAsia="仿宋_GB2312" w:hint="eastAsia"/>
          <w:sz w:val="32"/>
          <w:szCs w:val="28"/>
        </w:rPr>
        <w:t>线间立柱应采用牢固可靠的材料，其中硬隔离的线间立柱应采用钢管，软隔离的线间立柱应采用圆钢或螺纹钢，其直径和埋设深度应满足隔离措施牢固稳定。线间立柱的间距，硬隔离的线间立柱间距应控制在</w:t>
      </w:r>
      <w:r w:rsidRPr="00EA5D32">
        <w:rPr>
          <w:rFonts w:eastAsia="仿宋_GB2312" w:hint="eastAsia"/>
          <w:sz w:val="32"/>
          <w:szCs w:val="28"/>
        </w:rPr>
        <w:t>5m</w:t>
      </w:r>
      <w:r w:rsidRPr="00EA5D32">
        <w:rPr>
          <w:rFonts w:eastAsia="仿宋_GB2312" w:hint="eastAsia"/>
          <w:sz w:val="32"/>
          <w:szCs w:val="28"/>
        </w:rPr>
        <w:t>以内、软隔离的线间立柱应控制在</w:t>
      </w:r>
      <w:r w:rsidRPr="00EA5D32">
        <w:rPr>
          <w:rFonts w:eastAsia="仿宋_GB2312" w:hint="eastAsia"/>
          <w:sz w:val="32"/>
          <w:szCs w:val="28"/>
        </w:rPr>
        <w:t>20m</w:t>
      </w:r>
      <w:r w:rsidRPr="00EA5D32">
        <w:rPr>
          <w:rFonts w:eastAsia="仿宋_GB2312" w:hint="eastAsia"/>
          <w:sz w:val="32"/>
          <w:szCs w:val="28"/>
        </w:rPr>
        <w:t>以内，其中曲线区段应结合曲线半径进行缩短。</w:t>
      </w:r>
    </w:p>
    <w:p w14:paraId="1069E553"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4.</w:t>
      </w:r>
      <w:r w:rsidRPr="00EA5D32">
        <w:rPr>
          <w:rFonts w:eastAsia="仿宋_GB2312" w:hint="eastAsia"/>
          <w:sz w:val="32"/>
          <w:szCs w:val="28"/>
        </w:rPr>
        <w:t>立柱和隔离措施应设置在线间中心位置，且距离两侧线路</w:t>
      </w:r>
      <w:r w:rsidRPr="00EA5D32">
        <w:rPr>
          <w:rFonts w:eastAsia="仿宋_GB2312" w:hint="eastAsia"/>
          <w:sz w:val="32"/>
          <w:szCs w:val="28"/>
        </w:rPr>
        <w:lastRenderedPageBreak/>
        <w:t>（</w:t>
      </w:r>
      <w:proofErr w:type="gramStart"/>
      <w:r w:rsidRPr="00EA5D32">
        <w:rPr>
          <w:rFonts w:eastAsia="仿宋_GB2312" w:hint="eastAsia"/>
          <w:sz w:val="32"/>
          <w:szCs w:val="28"/>
        </w:rPr>
        <w:t>含岔区</w:t>
      </w:r>
      <w:proofErr w:type="gramEnd"/>
      <w:r w:rsidRPr="00EA5D32">
        <w:rPr>
          <w:rFonts w:eastAsia="仿宋_GB2312" w:hint="eastAsia"/>
          <w:sz w:val="32"/>
          <w:szCs w:val="28"/>
        </w:rPr>
        <w:t>）中心线距离须满足</w:t>
      </w:r>
      <w:r w:rsidRPr="00EA5D32">
        <w:rPr>
          <w:rFonts w:eastAsia="仿宋_GB2312" w:hint="eastAsia"/>
          <w:sz w:val="32"/>
          <w:szCs w:val="28"/>
        </w:rPr>
        <w:t>1875mm</w:t>
      </w:r>
      <w:r w:rsidRPr="00EA5D32">
        <w:rPr>
          <w:rFonts w:eastAsia="仿宋_GB2312" w:hint="eastAsia"/>
          <w:sz w:val="32"/>
          <w:szCs w:val="28"/>
        </w:rPr>
        <w:t>，立柱和隔离措施的高度不得高于轨面</w:t>
      </w:r>
      <w:r w:rsidRPr="00EA5D32">
        <w:rPr>
          <w:rFonts w:eastAsia="仿宋_GB2312" w:hint="eastAsia"/>
          <w:sz w:val="32"/>
          <w:szCs w:val="28"/>
        </w:rPr>
        <w:t>350mm</w:t>
      </w:r>
      <w:r w:rsidRPr="00EA5D32">
        <w:rPr>
          <w:rFonts w:eastAsia="仿宋_GB2312" w:hint="eastAsia"/>
          <w:sz w:val="32"/>
          <w:szCs w:val="28"/>
        </w:rPr>
        <w:t>（以线间</w:t>
      </w:r>
      <w:proofErr w:type="gramStart"/>
      <w:r w:rsidRPr="00EA5D32">
        <w:rPr>
          <w:rFonts w:eastAsia="仿宋_GB2312" w:hint="eastAsia"/>
          <w:sz w:val="32"/>
          <w:szCs w:val="28"/>
        </w:rPr>
        <w:t>两侧股别最低</w:t>
      </w:r>
      <w:proofErr w:type="gramEnd"/>
      <w:r w:rsidRPr="00EA5D32">
        <w:rPr>
          <w:rFonts w:eastAsia="仿宋_GB2312" w:hint="eastAsia"/>
          <w:sz w:val="32"/>
          <w:szCs w:val="28"/>
        </w:rPr>
        <w:t>轨面来控制）。</w:t>
      </w:r>
    </w:p>
    <w:p w14:paraId="498F5BF9"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5.</w:t>
      </w:r>
      <w:r w:rsidRPr="00EA5D32">
        <w:rPr>
          <w:rFonts w:eastAsia="仿宋_GB2312" w:hint="eastAsia"/>
          <w:sz w:val="32"/>
          <w:szCs w:val="28"/>
        </w:rPr>
        <w:t>立柱和隔离措施的设置要考虑防倾倒和防风，主要采用埋设深度和缩短间距来实现。</w:t>
      </w:r>
    </w:p>
    <w:p w14:paraId="1BC8297D"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6.</w:t>
      </w:r>
      <w:r w:rsidRPr="00EA5D32">
        <w:rPr>
          <w:rFonts w:eastAsia="仿宋_GB2312" w:hint="eastAsia"/>
          <w:sz w:val="32"/>
          <w:szCs w:val="28"/>
        </w:rPr>
        <w:t>立柱的埋设位置要提前与设备管理单位进行确认、防止破坏电缆等设备。</w:t>
      </w:r>
    </w:p>
    <w:p w14:paraId="68EC6591"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7.</w:t>
      </w:r>
      <w:r w:rsidRPr="00EA5D32">
        <w:rPr>
          <w:rFonts w:eastAsia="仿宋_GB2312" w:hint="eastAsia"/>
          <w:sz w:val="32"/>
          <w:szCs w:val="28"/>
        </w:rPr>
        <w:t>软隔离为短期临时隔离措施，使用绳、带状等形式并捆扎在线间立柱上进行隔离，一般在施工当日设置并撤除。道床清筛、成组更换道岔、人工成段换枕、成段换轨等作业人员集中的线路施工，原则上采用软隔离措施。</w:t>
      </w:r>
    </w:p>
    <w:p w14:paraId="50015E9D"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（二）移动软隔离措施</w:t>
      </w:r>
      <w:r w:rsidR="003A3CB8" w:rsidRPr="00EA5D32">
        <w:rPr>
          <w:rFonts w:eastAsia="仿宋_GB2312" w:hint="eastAsia"/>
          <w:sz w:val="32"/>
          <w:szCs w:val="28"/>
        </w:rPr>
        <w:t>。</w:t>
      </w:r>
    </w:p>
    <w:p w14:paraId="5F979F4D"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1.</w:t>
      </w:r>
      <w:r w:rsidRPr="00EA5D32">
        <w:rPr>
          <w:rFonts w:eastAsia="仿宋_GB2312" w:hint="eastAsia"/>
          <w:sz w:val="32"/>
          <w:szCs w:val="28"/>
        </w:rPr>
        <w:t>大型养路机械移动作业时（钢轨、道岔打磨及钢轨</w:t>
      </w:r>
      <w:proofErr w:type="gramStart"/>
      <w:r w:rsidRPr="00EA5D32">
        <w:rPr>
          <w:rFonts w:eastAsia="仿宋_GB2312" w:hint="eastAsia"/>
          <w:sz w:val="32"/>
          <w:szCs w:val="28"/>
        </w:rPr>
        <w:t>铣磨车</w:t>
      </w:r>
      <w:proofErr w:type="gramEnd"/>
      <w:r w:rsidRPr="00EA5D32">
        <w:rPr>
          <w:rFonts w:eastAsia="仿宋_GB2312" w:hint="eastAsia"/>
          <w:sz w:val="32"/>
          <w:szCs w:val="28"/>
        </w:rPr>
        <w:t>除外），应设置移动软隔离措施对大型养路机械前后的集中作业人员进行防护。</w:t>
      </w:r>
    </w:p>
    <w:p w14:paraId="56C726E3" w14:textId="77777777" w:rsidR="009B05B1" w:rsidRPr="00EA5D32" w:rsidRDefault="009B05B1"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2.</w:t>
      </w:r>
      <w:r w:rsidRPr="00EA5D32">
        <w:rPr>
          <w:rFonts w:eastAsia="仿宋_GB2312" w:hint="eastAsia"/>
          <w:sz w:val="32"/>
          <w:szCs w:val="28"/>
        </w:rPr>
        <w:t>移动软隔离措施由施工单位安排专人在本线限界内靠近邻线侧使用绳、</w:t>
      </w:r>
      <w:proofErr w:type="gramStart"/>
      <w:r w:rsidRPr="00EA5D32">
        <w:rPr>
          <w:rFonts w:eastAsia="仿宋_GB2312" w:hint="eastAsia"/>
          <w:sz w:val="32"/>
          <w:szCs w:val="28"/>
        </w:rPr>
        <w:t>带方式</w:t>
      </w:r>
      <w:proofErr w:type="gramEnd"/>
      <w:r w:rsidRPr="00EA5D32">
        <w:rPr>
          <w:rFonts w:eastAsia="仿宋_GB2312" w:hint="eastAsia"/>
          <w:sz w:val="32"/>
          <w:szCs w:val="28"/>
        </w:rPr>
        <w:t>对大型养路机械前后的集中作业人员进行防护，以确保区域内作业人员不</w:t>
      </w:r>
      <w:proofErr w:type="gramStart"/>
      <w:r w:rsidRPr="00EA5D32">
        <w:rPr>
          <w:rFonts w:eastAsia="仿宋_GB2312" w:hint="eastAsia"/>
          <w:sz w:val="32"/>
          <w:szCs w:val="28"/>
        </w:rPr>
        <w:t>侵入邻线限界</w:t>
      </w:r>
      <w:proofErr w:type="gramEnd"/>
      <w:r w:rsidRPr="00EA5D32">
        <w:rPr>
          <w:rFonts w:eastAsia="仿宋_GB2312" w:hint="eastAsia"/>
          <w:sz w:val="32"/>
          <w:szCs w:val="28"/>
        </w:rPr>
        <w:t>。</w:t>
      </w:r>
    </w:p>
    <w:p w14:paraId="312BAB1B" w14:textId="77777777" w:rsidR="00051B14" w:rsidRPr="00EA5D32" w:rsidRDefault="00691552" w:rsidP="00AF713D">
      <w:pPr>
        <w:adjustRightInd w:val="0"/>
        <w:snapToGrid w:val="0"/>
        <w:spacing w:line="560" w:lineRule="exact"/>
        <w:ind w:firstLineChars="200" w:firstLine="640"/>
        <w:rPr>
          <w:rFonts w:eastAsia="仿宋_GB2312" w:hint="eastAsia"/>
          <w:sz w:val="32"/>
          <w:szCs w:val="28"/>
        </w:rPr>
      </w:pPr>
      <w:r w:rsidRPr="00EA5D32">
        <w:rPr>
          <w:rFonts w:eastAsia="仿宋_GB2312" w:hint="eastAsia"/>
          <w:sz w:val="32"/>
          <w:szCs w:val="28"/>
        </w:rPr>
        <w:t>3</w:t>
      </w:r>
      <w:r w:rsidR="009B05B1" w:rsidRPr="00EA5D32">
        <w:rPr>
          <w:rFonts w:eastAsia="仿宋_GB2312" w:hint="eastAsia"/>
          <w:sz w:val="32"/>
          <w:szCs w:val="28"/>
        </w:rPr>
        <w:t>.</w:t>
      </w:r>
      <w:proofErr w:type="gramStart"/>
      <w:r w:rsidR="009B05B1" w:rsidRPr="00EA5D32">
        <w:rPr>
          <w:rFonts w:eastAsia="仿宋_GB2312" w:hint="eastAsia"/>
          <w:sz w:val="32"/>
          <w:szCs w:val="28"/>
        </w:rPr>
        <w:t>邻线来车</w:t>
      </w:r>
      <w:proofErr w:type="gramEnd"/>
      <w:r w:rsidR="009B05B1" w:rsidRPr="00EA5D32">
        <w:rPr>
          <w:rFonts w:eastAsia="仿宋_GB2312" w:hint="eastAsia"/>
          <w:sz w:val="32"/>
          <w:szCs w:val="28"/>
        </w:rPr>
        <w:t>时，移动软隔离措施须将作业人员集中在本线钢轨内侧进行防护。</w:t>
      </w:r>
    </w:p>
    <w:p w14:paraId="73500013" w14:textId="77777777" w:rsidR="00CB76A9" w:rsidRPr="00EA5D32" w:rsidRDefault="00CB76A9" w:rsidP="00CB76A9">
      <w:pPr>
        <w:pStyle w:val="a4"/>
        <w:adjustRightInd w:val="0"/>
        <w:snapToGrid w:val="0"/>
        <w:spacing w:line="560" w:lineRule="exact"/>
        <w:ind w:firstLineChars="200" w:firstLine="640"/>
        <w:rPr>
          <w:rFonts w:ascii="Times New Roman" w:eastAsia="仿宋_GB2312" w:hAnsi="Times New Roman" w:hint="eastAsia"/>
          <w:sz w:val="32"/>
        </w:rPr>
      </w:pPr>
      <w:r w:rsidRPr="00EA5D32">
        <w:rPr>
          <w:rFonts w:ascii="Times New Roman" w:eastAsia="黑体" w:hAnsi="Times New Roman"/>
          <w:bCs/>
          <w:sz w:val="32"/>
        </w:rPr>
        <w:t>第</w:t>
      </w:r>
      <w:r w:rsidRPr="00EA5D32">
        <w:rPr>
          <w:rFonts w:ascii="Times New Roman" w:eastAsia="黑体" w:hAnsi="Times New Roman" w:hint="eastAsia"/>
          <w:bCs/>
          <w:sz w:val="32"/>
        </w:rPr>
        <w:t>一百</w:t>
      </w:r>
      <w:r w:rsidR="00246380" w:rsidRPr="00EA5D32">
        <w:rPr>
          <w:rFonts w:ascii="Times New Roman" w:eastAsia="黑体" w:hAnsi="Times New Roman" w:hint="eastAsia"/>
          <w:bCs/>
          <w:sz w:val="32"/>
        </w:rPr>
        <w:t>五十二</w:t>
      </w:r>
      <w:r w:rsidRPr="00EA5D32">
        <w:rPr>
          <w:rFonts w:ascii="Times New Roman" w:eastAsia="黑体" w:hAnsi="Times New Roman"/>
          <w:bCs/>
          <w:sz w:val="32"/>
        </w:rPr>
        <w:t>条</w:t>
      </w:r>
      <w:r w:rsidRPr="00EA5D32">
        <w:rPr>
          <w:rFonts w:ascii="Times New Roman" w:eastAsia="黑体" w:hAnsi="Times New Roman" w:hint="eastAsia"/>
          <w:bCs/>
          <w:sz w:val="32"/>
        </w:rPr>
        <w:t xml:space="preserve">  </w:t>
      </w:r>
      <w:r w:rsidRPr="00EA5D32">
        <w:rPr>
          <w:rFonts w:ascii="Times New Roman" w:eastAsia="仿宋_GB2312" w:hAnsi="Times New Roman" w:hint="eastAsia"/>
          <w:sz w:val="32"/>
        </w:rPr>
        <w:t>工</w:t>
      </w:r>
      <w:proofErr w:type="gramStart"/>
      <w:r w:rsidRPr="00EA5D32">
        <w:rPr>
          <w:rFonts w:ascii="Times New Roman" w:eastAsia="仿宋_GB2312" w:hAnsi="Times New Roman" w:hint="eastAsia"/>
          <w:sz w:val="32"/>
        </w:rPr>
        <w:t>务</w:t>
      </w:r>
      <w:proofErr w:type="gramEnd"/>
      <w:r w:rsidRPr="00EA5D32">
        <w:rPr>
          <w:rFonts w:ascii="Times New Roman" w:eastAsia="仿宋_GB2312" w:hAnsi="Times New Roman" w:hint="eastAsia"/>
          <w:sz w:val="32"/>
        </w:rPr>
        <w:t>、电务、供电专业要成立质检机构，质检员对施工、维修作业负责质量验收。质检人员未确认，不得销记。</w:t>
      </w:r>
    </w:p>
    <w:p w14:paraId="5F1FCDDD" w14:textId="77777777" w:rsidR="000E0714" w:rsidRPr="00EA5D32" w:rsidRDefault="000E0714" w:rsidP="00AF713D">
      <w:pPr>
        <w:adjustRightInd w:val="0"/>
        <w:snapToGrid w:val="0"/>
        <w:spacing w:line="560" w:lineRule="exact"/>
        <w:ind w:firstLineChars="200" w:firstLine="640"/>
        <w:rPr>
          <w:rFonts w:eastAsia="仿宋_GB2312" w:hint="eastAsia"/>
          <w:sz w:val="32"/>
          <w:szCs w:val="36"/>
        </w:rPr>
      </w:pPr>
      <w:r w:rsidRPr="00EA5D32">
        <w:rPr>
          <w:rFonts w:ascii="黑体" w:eastAsia="黑体" w:hAnsi="黑体" w:hint="eastAsia"/>
          <w:sz w:val="32"/>
          <w:szCs w:val="36"/>
        </w:rPr>
        <w:lastRenderedPageBreak/>
        <w:t>第一百</w:t>
      </w:r>
      <w:r w:rsidR="00A14CA6" w:rsidRPr="00EA5D32">
        <w:rPr>
          <w:rFonts w:ascii="黑体" w:eastAsia="黑体" w:hAnsi="黑体" w:hint="eastAsia"/>
          <w:sz w:val="32"/>
          <w:szCs w:val="36"/>
        </w:rPr>
        <w:t>五十三</w:t>
      </w:r>
      <w:r w:rsidRPr="00EA5D32">
        <w:rPr>
          <w:rFonts w:ascii="黑体" w:eastAsia="黑体" w:hAnsi="黑体" w:hint="eastAsia"/>
          <w:sz w:val="32"/>
          <w:szCs w:val="36"/>
        </w:rPr>
        <w:t>条</w:t>
      </w:r>
      <w:r w:rsidRPr="00EA5D32">
        <w:rPr>
          <w:rFonts w:eastAsia="仿宋_GB2312" w:hint="eastAsia"/>
          <w:sz w:val="32"/>
          <w:szCs w:val="36"/>
        </w:rPr>
        <w:t xml:space="preserve">  </w:t>
      </w:r>
      <w:r w:rsidRPr="00EA5D32">
        <w:rPr>
          <w:rFonts w:eastAsia="仿宋_GB2312" w:hint="eastAsia"/>
          <w:sz w:val="32"/>
          <w:szCs w:val="36"/>
        </w:rPr>
        <w:t>其他相关要求。</w:t>
      </w:r>
    </w:p>
    <w:p w14:paraId="622985F4" w14:textId="77777777" w:rsidR="000E0714" w:rsidRPr="00EA5D32" w:rsidRDefault="000E0714" w:rsidP="00AF713D">
      <w:pPr>
        <w:adjustRightInd w:val="0"/>
        <w:snapToGrid w:val="0"/>
        <w:spacing w:line="560" w:lineRule="exact"/>
        <w:ind w:firstLineChars="200" w:firstLine="640"/>
        <w:rPr>
          <w:rFonts w:eastAsia="仿宋_GB2312" w:hint="eastAsia"/>
          <w:sz w:val="32"/>
          <w:szCs w:val="36"/>
        </w:rPr>
      </w:pPr>
      <w:r w:rsidRPr="00EA5D32">
        <w:rPr>
          <w:rFonts w:eastAsia="仿宋_GB2312" w:hint="eastAsia"/>
          <w:sz w:val="32"/>
          <w:szCs w:val="36"/>
        </w:rPr>
        <w:t>（一）在机务段、车辆段、动车段（所）</w:t>
      </w:r>
      <w:proofErr w:type="gramStart"/>
      <w:r w:rsidRPr="00EA5D32">
        <w:rPr>
          <w:rFonts w:eastAsia="仿宋_GB2312" w:hint="eastAsia"/>
          <w:sz w:val="32"/>
          <w:szCs w:val="36"/>
        </w:rPr>
        <w:t>登销记</w:t>
      </w:r>
      <w:proofErr w:type="gramEnd"/>
      <w:r w:rsidRPr="00EA5D32">
        <w:rPr>
          <w:rFonts w:eastAsia="仿宋_GB2312" w:hint="eastAsia"/>
          <w:sz w:val="32"/>
          <w:szCs w:val="36"/>
        </w:rPr>
        <w:t>的施工（维修）作业，施工（维修）单位应在机务段、车辆段、动车段（所）设置驻站联络员。</w:t>
      </w:r>
    </w:p>
    <w:p w14:paraId="6E04C657" w14:textId="77777777" w:rsidR="000E0714" w:rsidRPr="00EA5D32" w:rsidRDefault="000E0714" w:rsidP="00AF713D">
      <w:pPr>
        <w:adjustRightInd w:val="0"/>
        <w:snapToGrid w:val="0"/>
        <w:spacing w:line="560" w:lineRule="exact"/>
        <w:ind w:firstLineChars="200" w:firstLine="640"/>
        <w:rPr>
          <w:rFonts w:eastAsia="仿宋_GB2312" w:hint="eastAsia"/>
          <w:sz w:val="32"/>
          <w:szCs w:val="36"/>
        </w:rPr>
      </w:pPr>
      <w:r w:rsidRPr="00EA5D32">
        <w:rPr>
          <w:rFonts w:eastAsia="仿宋_GB2312" w:hint="eastAsia"/>
          <w:sz w:val="32"/>
          <w:szCs w:val="36"/>
        </w:rPr>
        <w:t>（二）涉及机务段、车辆段、动车段（所）内接触网停电的维修作业时，供电部门应提前</w:t>
      </w:r>
      <w:r w:rsidR="00111829" w:rsidRPr="00EA5D32">
        <w:rPr>
          <w:rFonts w:eastAsia="仿宋_GB2312" w:hint="eastAsia"/>
          <w:sz w:val="32"/>
          <w:szCs w:val="36"/>
        </w:rPr>
        <w:t>72</w:t>
      </w:r>
      <w:r w:rsidR="00111829" w:rsidRPr="00EA5D32">
        <w:rPr>
          <w:rFonts w:eastAsia="仿宋_GB2312" w:hint="eastAsia"/>
          <w:sz w:val="32"/>
          <w:szCs w:val="36"/>
        </w:rPr>
        <w:t>小时</w:t>
      </w:r>
      <w:r w:rsidRPr="00EA5D32">
        <w:rPr>
          <w:rFonts w:eastAsia="仿宋_GB2312" w:hint="eastAsia"/>
          <w:sz w:val="32"/>
          <w:szCs w:val="36"/>
        </w:rPr>
        <w:t>通知机务段、车辆段、动车段（所）值班员，双方做好签认。</w:t>
      </w:r>
    </w:p>
    <w:p w14:paraId="4839FC9A" w14:textId="77777777" w:rsidR="003827BF" w:rsidRPr="00EA5D32" w:rsidRDefault="000E0714" w:rsidP="003827BF">
      <w:pPr>
        <w:adjustRightInd w:val="0"/>
        <w:snapToGrid w:val="0"/>
        <w:spacing w:line="560" w:lineRule="exact"/>
        <w:ind w:firstLineChars="200" w:firstLine="640"/>
        <w:rPr>
          <w:rFonts w:eastAsia="仿宋_GB2312" w:hint="eastAsia"/>
          <w:sz w:val="32"/>
          <w:szCs w:val="36"/>
        </w:rPr>
      </w:pPr>
      <w:r w:rsidRPr="00EA5D32">
        <w:rPr>
          <w:rFonts w:eastAsia="仿宋_GB2312" w:hint="eastAsia"/>
          <w:sz w:val="32"/>
          <w:szCs w:val="36"/>
        </w:rPr>
        <w:t>（三）电气化区段，需接触网停电配合的施工作业，施工负责人（驻站联络员）</w:t>
      </w:r>
      <w:r w:rsidR="00AB4801" w:rsidRPr="00EA5D32">
        <w:rPr>
          <w:rFonts w:eastAsia="仿宋_GB2312" w:hint="eastAsia"/>
          <w:sz w:val="32"/>
          <w:szCs w:val="36"/>
        </w:rPr>
        <w:t>接</w:t>
      </w:r>
      <w:r w:rsidRPr="00EA5D32">
        <w:rPr>
          <w:rFonts w:eastAsia="仿宋_GB2312" w:hint="eastAsia"/>
          <w:sz w:val="32"/>
          <w:szCs w:val="36"/>
        </w:rPr>
        <w:t>到列车调度员发布的</w:t>
      </w:r>
      <w:r w:rsidR="00AB4801" w:rsidRPr="00EA5D32">
        <w:rPr>
          <w:rFonts w:eastAsia="仿宋_GB2312" w:hint="eastAsia"/>
          <w:sz w:val="32"/>
          <w:szCs w:val="36"/>
        </w:rPr>
        <w:t>准许接触网</w:t>
      </w:r>
      <w:r w:rsidRPr="00EA5D32">
        <w:rPr>
          <w:rFonts w:eastAsia="仿宋_GB2312" w:hint="eastAsia"/>
          <w:sz w:val="32"/>
          <w:szCs w:val="36"/>
        </w:rPr>
        <w:t>停电的调度命令</w:t>
      </w:r>
      <w:r w:rsidR="00AB4801" w:rsidRPr="00EA5D32">
        <w:rPr>
          <w:rFonts w:eastAsia="仿宋_GB2312" w:hint="eastAsia"/>
          <w:sz w:val="32"/>
          <w:szCs w:val="36"/>
        </w:rPr>
        <w:t>后</w:t>
      </w:r>
      <w:r w:rsidRPr="00EA5D32">
        <w:rPr>
          <w:rFonts w:eastAsia="仿宋_GB2312" w:hint="eastAsia"/>
          <w:sz w:val="32"/>
          <w:szCs w:val="36"/>
        </w:rPr>
        <w:t>，</w:t>
      </w:r>
      <w:r w:rsidR="00AB4801" w:rsidRPr="00EA5D32">
        <w:rPr>
          <w:rFonts w:eastAsia="仿宋_GB2312" w:hint="eastAsia"/>
          <w:sz w:val="32"/>
          <w:szCs w:val="36"/>
        </w:rPr>
        <w:t>须与变电所值班员核对确认接触网已停电，</w:t>
      </w:r>
      <w:r w:rsidRPr="00EA5D32">
        <w:rPr>
          <w:rFonts w:eastAsia="仿宋_GB2312" w:hint="eastAsia"/>
          <w:sz w:val="32"/>
          <w:szCs w:val="36"/>
        </w:rPr>
        <w:t>并经供电驻站联络员签认后，方可进行需接触网停电后进行的施工作业。</w:t>
      </w:r>
    </w:p>
    <w:p w14:paraId="739C89AB" w14:textId="77777777" w:rsidR="00F93B7A" w:rsidRPr="00EA5D32" w:rsidRDefault="000E0714" w:rsidP="003827BF">
      <w:pPr>
        <w:adjustRightInd w:val="0"/>
        <w:snapToGrid w:val="0"/>
        <w:spacing w:line="560" w:lineRule="exact"/>
        <w:ind w:firstLineChars="200" w:firstLine="640"/>
        <w:rPr>
          <w:rFonts w:ascii="仿宋_GB2312" w:eastAsia="仿宋_GB2312" w:hAnsi="微软雅黑" w:hint="eastAsia"/>
          <w:sz w:val="32"/>
          <w:szCs w:val="32"/>
        </w:rPr>
      </w:pPr>
      <w:r w:rsidRPr="00EA5D32">
        <w:rPr>
          <w:rFonts w:eastAsia="仿宋_GB2312" w:hint="eastAsia"/>
          <w:sz w:val="32"/>
          <w:szCs w:val="36"/>
        </w:rPr>
        <w:t>（四）</w:t>
      </w:r>
      <w:r w:rsidR="005D0A76" w:rsidRPr="00EA5D32">
        <w:rPr>
          <w:rFonts w:ascii="仿宋_GB2312" w:eastAsia="仿宋_GB2312" w:hAnsi="微软雅黑" w:hint="eastAsia"/>
          <w:sz w:val="32"/>
          <w:szCs w:val="32"/>
        </w:rPr>
        <w:t>落实施工作业</w:t>
      </w:r>
      <w:r w:rsidR="005D0A76" w:rsidRPr="00EA5D32">
        <w:rPr>
          <w:rFonts w:eastAsia="微软雅黑"/>
          <w:sz w:val="32"/>
          <w:szCs w:val="32"/>
        </w:rPr>
        <w:t>“</w:t>
      </w:r>
      <w:r w:rsidR="005D0A76" w:rsidRPr="00EA5D32">
        <w:rPr>
          <w:rFonts w:ascii="仿宋_GB2312" w:eastAsia="仿宋_GB2312" w:hAnsi="微软雅黑" w:hint="eastAsia"/>
          <w:sz w:val="32"/>
          <w:szCs w:val="32"/>
        </w:rPr>
        <w:t>三清点、</w:t>
      </w:r>
      <w:proofErr w:type="gramStart"/>
      <w:r w:rsidR="005D0A76" w:rsidRPr="00EA5D32">
        <w:rPr>
          <w:rFonts w:ascii="仿宋_GB2312" w:eastAsia="仿宋_GB2312" w:hAnsi="微软雅黑" w:hint="eastAsia"/>
          <w:sz w:val="32"/>
          <w:szCs w:val="32"/>
        </w:rPr>
        <w:t>一</w:t>
      </w:r>
      <w:proofErr w:type="gramEnd"/>
      <w:r w:rsidR="005D0A76" w:rsidRPr="00EA5D32">
        <w:rPr>
          <w:rFonts w:ascii="仿宋_GB2312" w:eastAsia="仿宋_GB2312" w:hAnsi="微软雅黑" w:hint="eastAsia"/>
          <w:sz w:val="32"/>
          <w:szCs w:val="32"/>
        </w:rPr>
        <w:t>确认</w:t>
      </w:r>
      <w:r w:rsidR="005D0A76" w:rsidRPr="00EA5D32">
        <w:rPr>
          <w:rFonts w:eastAsia="微软雅黑"/>
          <w:sz w:val="32"/>
          <w:szCs w:val="32"/>
        </w:rPr>
        <w:t>”</w:t>
      </w:r>
      <w:r w:rsidR="005D0A76" w:rsidRPr="00EA5D32">
        <w:rPr>
          <w:rFonts w:ascii="仿宋_GB2312" w:eastAsia="仿宋_GB2312" w:hAnsi="微软雅黑" w:hint="eastAsia"/>
          <w:sz w:val="32"/>
          <w:szCs w:val="32"/>
        </w:rPr>
        <w:t>制度。所有上道作业实行</w:t>
      </w:r>
      <w:r w:rsidR="005D0A76" w:rsidRPr="00EA5D32">
        <w:rPr>
          <w:rFonts w:eastAsia="微软雅黑"/>
          <w:sz w:val="32"/>
          <w:szCs w:val="32"/>
        </w:rPr>
        <w:t>“</w:t>
      </w:r>
      <w:r w:rsidR="005D0A76" w:rsidRPr="00EA5D32">
        <w:rPr>
          <w:rFonts w:ascii="仿宋_GB2312" w:eastAsia="仿宋_GB2312" w:hAnsi="微软雅黑" w:hint="eastAsia"/>
          <w:sz w:val="32"/>
          <w:szCs w:val="32"/>
        </w:rPr>
        <w:t>三清点</w:t>
      </w:r>
      <w:r w:rsidR="005D0A76" w:rsidRPr="00EA5D32">
        <w:rPr>
          <w:rFonts w:eastAsia="微软雅黑"/>
          <w:sz w:val="32"/>
          <w:szCs w:val="32"/>
        </w:rPr>
        <w:t>”</w:t>
      </w:r>
      <w:r w:rsidR="005D0A76" w:rsidRPr="00EA5D32">
        <w:rPr>
          <w:rFonts w:ascii="仿宋_GB2312" w:eastAsia="仿宋_GB2312" w:hAnsi="微软雅黑" w:hint="eastAsia"/>
          <w:sz w:val="32"/>
          <w:szCs w:val="32"/>
        </w:rPr>
        <w:t>：入网前、作业完毕后、出网前要对工机具、材料、人员进行清点。</w:t>
      </w:r>
      <w:r w:rsidR="005D0A76" w:rsidRPr="00EA5D32">
        <w:rPr>
          <w:rFonts w:eastAsia="微软雅黑"/>
          <w:sz w:val="32"/>
          <w:szCs w:val="32"/>
        </w:rPr>
        <w:t>“</w:t>
      </w:r>
      <w:r w:rsidR="005D0A76" w:rsidRPr="00EA5D32">
        <w:rPr>
          <w:rFonts w:ascii="仿宋_GB2312" w:eastAsia="仿宋_GB2312" w:hAnsi="微软雅黑" w:hint="eastAsia"/>
          <w:sz w:val="32"/>
          <w:szCs w:val="32"/>
        </w:rPr>
        <w:t>一确认</w:t>
      </w:r>
      <w:r w:rsidR="005D0A76" w:rsidRPr="00EA5D32">
        <w:rPr>
          <w:rFonts w:eastAsia="微软雅黑"/>
          <w:sz w:val="32"/>
          <w:szCs w:val="32"/>
        </w:rPr>
        <w:t>”</w:t>
      </w:r>
      <w:r w:rsidR="005D0A76" w:rsidRPr="00EA5D32">
        <w:rPr>
          <w:rFonts w:ascii="仿宋_GB2312" w:eastAsia="仿宋_GB2312" w:hAnsi="微软雅黑" w:hint="eastAsia"/>
          <w:sz w:val="32"/>
          <w:szCs w:val="32"/>
        </w:rPr>
        <w:t>：作业完毕，施工负责人对设备状态、工机具清理、人员撤离、防护撤除等进行检查，确认开通条件。</w:t>
      </w:r>
      <w:r w:rsidR="00F10DFD" w:rsidRPr="00EA5D32">
        <w:rPr>
          <w:rFonts w:ascii="仿宋_GB2312" w:eastAsia="仿宋_GB2312" w:hAnsi="微软雅黑" w:hint="eastAsia"/>
          <w:sz w:val="32"/>
          <w:szCs w:val="32"/>
        </w:rPr>
        <w:t>现场非使用</w:t>
      </w:r>
      <w:proofErr w:type="gramStart"/>
      <w:r w:rsidR="00F10DFD" w:rsidRPr="00EA5D32">
        <w:rPr>
          <w:rFonts w:ascii="仿宋_GB2312" w:eastAsia="仿宋_GB2312" w:hAnsi="微软雅黑" w:hint="eastAsia"/>
          <w:sz w:val="32"/>
          <w:szCs w:val="32"/>
        </w:rPr>
        <w:t>状态工机具</w:t>
      </w:r>
      <w:proofErr w:type="gramEnd"/>
      <w:r w:rsidR="00F10DFD" w:rsidRPr="00EA5D32">
        <w:rPr>
          <w:rFonts w:ascii="仿宋_GB2312" w:eastAsia="仿宋_GB2312" w:hAnsi="微软雅黑" w:hint="eastAsia"/>
          <w:sz w:val="32"/>
          <w:szCs w:val="32"/>
        </w:rPr>
        <w:t>、未安装或已拆卸的路材路料必须指明存放地点，明确专人负责放置牢固、不得侵限，加强巡守。</w:t>
      </w:r>
    </w:p>
    <w:p w14:paraId="575A4A46" w14:textId="77777777" w:rsidR="00E95509" w:rsidRPr="00EA5D32" w:rsidRDefault="000E0714" w:rsidP="003827BF">
      <w:pPr>
        <w:adjustRightInd w:val="0"/>
        <w:snapToGrid w:val="0"/>
        <w:spacing w:line="560" w:lineRule="exact"/>
        <w:ind w:firstLineChars="200" w:firstLine="640"/>
        <w:rPr>
          <w:rFonts w:eastAsia="仿宋_GB2312"/>
          <w:sz w:val="32"/>
          <w:szCs w:val="36"/>
        </w:rPr>
      </w:pPr>
      <w:r w:rsidRPr="00EA5D32">
        <w:rPr>
          <w:rFonts w:eastAsia="仿宋_GB2312" w:hint="eastAsia"/>
          <w:sz w:val="32"/>
          <w:szCs w:val="36"/>
        </w:rPr>
        <w:t>普</w:t>
      </w:r>
      <w:proofErr w:type="gramStart"/>
      <w:r w:rsidRPr="00EA5D32">
        <w:rPr>
          <w:rFonts w:eastAsia="仿宋_GB2312" w:hint="eastAsia"/>
          <w:sz w:val="32"/>
          <w:szCs w:val="36"/>
        </w:rPr>
        <w:t>速铁路</w:t>
      </w:r>
      <w:proofErr w:type="gramEnd"/>
      <w:r w:rsidRPr="00EA5D32">
        <w:rPr>
          <w:rFonts w:eastAsia="仿宋_GB2312" w:hint="eastAsia"/>
          <w:sz w:val="32"/>
          <w:szCs w:val="36"/>
        </w:rPr>
        <w:t>施工结束后，施工单位要立即清理、回收路料和施工机具。非常备钢轨、轨枕及零散路料应在施工结束时及时回收，不得长时间在线路上存放（一周内应回收完毕），尤其不得在正线两线间或正线与到发线间存放（待使用钢轨、轨枕除外）。其他两线间，确需临时存放轨料（钢轨、轨枕）的应摆放整齐，在</w:t>
      </w:r>
      <w:r w:rsidRPr="00EA5D32">
        <w:rPr>
          <w:rFonts w:eastAsia="仿宋_GB2312" w:hint="eastAsia"/>
          <w:sz w:val="32"/>
          <w:szCs w:val="36"/>
        </w:rPr>
        <w:lastRenderedPageBreak/>
        <w:t>施工方案中明确具体使用和回收日期。</w:t>
      </w:r>
    </w:p>
    <w:p w14:paraId="3DE041A9" w14:textId="77777777" w:rsidR="000E0714" w:rsidRPr="00EA5D32" w:rsidRDefault="000E0714" w:rsidP="001D6447">
      <w:pPr>
        <w:adjustRightInd w:val="0"/>
        <w:snapToGrid w:val="0"/>
        <w:spacing w:line="560" w:lineRule="exact"/>
        <w:ind w:firstLineChars="200" w:firstLine="640"/>
        <w:rPr>
          <w:rFonts w:eastAsia="仿宋_GB2312" w:hint="eastAsia"/>
          <w:sz w:val="32"/>
          <w:szCs w:val="36"/>
        </w:rPr>
      </w:pPr>
      <w:r w:rsidRPr="00EA5D32">
        <w:rPr>
          <w:rFonts w:eastAsia="仿宋_GB2312" w:hint="eastAsia"/>
          <w:sz w:val="32"/>
          <w:szCs w:val="36"/>
        </w:rPr>
        <w:t>（五）高速铁路因站场改造、更换钢轨等临时封锁线路造成的分路不良区段，开通前，由施工单位采取打磨或轧道的方式消除分路不良。</w:t>
      </w:r>
    </w:p>
    <w:p w14:paraId="5F43CF41" w14:textId="77777777" w:rsidR="001D6447" w:rsidRPr="00EA5D32" w:rsidRDefault="00A71648" w:rsidP="001D6447">
      <w:pPr>
        <w:adjustRightInd w:val="0"/>
        <w:snapToGrid w:val="0"/>
        <w:spacing w:line="560" w:lineRule="exact"/>
        <w:ind w:firstLineChars="200" w:firstLine="640"/>
        <w:rPr>
          <w:rFonts w:eastAsia="仿宋_GB2312" w:hint="eastAsia"/>
          <w:sz w:val="32"/>
          <w:szCs w:val="36"/>
        </w:rPr>
      </w:pPr>
      <w:r w:rsidRPr="00EA5D32">
        <w:rPr>
          <w:rFonts w:eastAsia="仿宋_GB2312" w:hint="eastAsia"/>
          <w:sz w:val="32"/>
          <w:szCs w:val="36"/>
        </w:rPr>
        <w:t>（六）施工单位进行施工（维修）作业需要配合时，应提前</w:t>
      </w:r>
      <w:r w:rsidRPr="00EA5D32">
        <w:rPr>
          <w:rFonts w:eastAsia="仿宋_GB2312" w:hint="eastAsia"/>
          <w:sz w:val="32"/>
          <w:szCs w:val="36"/>
        </w:rPr>
        <w:t>72</w:t>
      </w:r>
      <w:r w:rsidRPr="00EA5D32">
        <w:rPr>
          <w:rFonts w:eastAsia="仿宋_GB2312" w:hint="eastAsia"/>
          <w:sz w:val="32"/>
          <w:szCs w:val="36"/>
        </w:rPr>
        <w:t>小时通知配合单位。施工（维修）作业配合通知书格式见附件</w:t>
      </w:r>
      <w:r w:rsidRPr="00EA5D32">
        <w:rPr>
          <w:rFonts w:eastAsia="仿宋_GB2312" w:hint="eastAsia"/>
          <w:sz w:val="32"/>
          <w:szCs w:val="36"/>
        </w:rPr>
        <w:t>25</w:t>
      </w:r>
      <w:r w:rsidRPr="00EA5D32">
        <w:rPr>
          <w:rFonts w:eastAsia="仿宋_GB2312" w:hint="eastAsia"/>
          <w:sz w:val="32"/>
          <w:szCs w:val="36"/>
        </w:rPr>
        <w:t>。</w:t>
      </w:r>
    </w:p>
    <w:p w14:paraId="4772C8CE" w14:textId="77777777" w:rsidR="001D6447" w:rsidRPr="00EA5D32" w:rsidRDefault="00272F81" w:rsidP="001D6447">
      <w:pPr>
        <w:adjustRightInd w:val="0"/>
        <w:snapToGrid w:val="0"/>
        <w:spacing w:line="560" w:lineRule="exact"/>
        <w:ind w:firstLineChars="200" w:firstLine="640"/>
        <w:rPr>
          <w:rFonts w:ascii="仿宋_GB2312" w:eastAsia="仿宋_GB2312" w:hAnsi="微软雅黑" w:hint="eastAsia"/>
          <w:sz w:val="32"/>
          <w:szCs w:val="32"/>
        </w:rPr>
      </w:pPr>
      <w:r w:rsidRPr="00EA5D32">
        <w:rPr>
          <w:rFonts w:eastAsia="仿宋_GB2312" w:hint="eastAsia"/>
          <w:sz w:val="32"/>
          <w:szCs w:val="36"/>
        </w:rPr>
        <w:t>（七）</w:t>
      </w:r>
      <w:r w:rsidRPr="00EA5D32">
        <w:rPr>
          <w:rFonts w:ascii="仿宋_GB2312" w:eastAsia="仿宋_GB2312" w:hAnsi="微软雅黑" w:hint="eastAsia"/>
          <w:sz w:val="32"/>
          <w:szCs w:val="32"/>
        </w:rPr>
        <w:t>严格</w:t>
      </w:r>
      <w:r w:rsidRPr="00EA5D32">
        <w:rPr>
          <w:rFonts w:eastAsia="微软雅黑"/>
          <w:sz w:val="32"/>
          <w:szCs w:val="32"/>
        </w:rPr>
        <w:t>“</w:t>
      </w:r>
      <w:r w:rsidRPr="00EA5D32">
        <w:rPr>
          <w:rFonts w:ascii="仿宋_GB2312" w:eastAsia="仿宋_GB2312" w:hAnsi="微软雅黑" w:hint="eastAsia"/>
          <w:sz w:val="32"/>
          <w:szCs w:val="32"/>
        </w:rPr>
        <w:t>四电</w:t>
      </w:r>
      <w:r w:rsidRPr="00EA5D32">
        <w:rPr>
          <w:rFonts w:eastAsia="微软雅黑"/>
          <w:sz w:val="32"/>
          <w:szCs w:val="32"/>
        </w:rPr>
        <w:t>”</w:t>
      </w:r>
      <w:r w:rsidRPr="00EA5D32">
        <w:rPr>
          <w:rFonts w:ascii="仿宋_GB2312" w:eastAsia="仿宋_GB2312" w:hAnsi="微软雅黑" w:hint="eastAsia"/>
          <w:sz w:val="32"/>
          <w:szCs w:val="32"/>
        </w:rPr>
        <w:t>工程线施工管理。</w:t>
      </w:r>
      <w:r w:rsidR="00610668" w:rsidRPr="00EA5D32">
        <w:rPr>
          <w:rFonts w:ascii="仿宋_GB2312" w:eastAsia="仿宋_GB2312" w:hAnsi="微软雅黑"/>
          <w:sz w:val="32"/>
          <w:szCs w:val="32"/>
        </w:rPr>
        <w:t>对工程线线路暂未开通，而</w:t>
      </w:r>
      <w:r w:rsidR="00EC1A11" w:rsidRPr="00EA5D32">
        <w:rPr>
          <w:rFonts w:ascii="仿宋_GB2312" w:eastAsia="仿宋_GB2312" w:hAnsi="微软雅黑" w:hint="eastAsia"/>
          <w:sz w:val="32"/>
          <w:szCs w:val="32"/>
        </w:rPr>
        <w:t>“</w:t>
      </w:r>
      <w:r w:rsidR="00EC1A11" w:rsidRPr="00EA5D32">
        <w:rPr>
          <w:rFonts w:ascii="仿宋_GB2312" w:eastAsia="仿宋_GB2312" w:hAnsi="微软雅黑"/>
          <w:sz w:val="32"/>
          <w:szCs w:val="32"/>
        </w:rPr>
        <w:t>四电</w:t>
      </w:r>
      <w:r w:rsidR="00EC1A11" w:rsidRPr="00EA5D32">
        <w:rPr>
          <w:rFonts w:ascii="仿宋_GB2312" w:eastAsia="仿宋_GB2312" w:hAnsi="微软雅黑" w:hint="eastAsia"/>
          <w:sz w:val="32"/>
          <w:szCs w:val="32"/>
        </w:rPr>
        <w:t>”</w:t>
      </w:r>
      <w:r w:rsidR="00610668" w:rsidRPr="00EA5D32">
        <w:rPr>
          <w:rFonts w:ascii="仿宋_GB2312" w:eastAsia="仿宋_GB2312" w:hAnsi="微软雅黑"/>
          <w:sz w:val="32"/>
          <w:szCs w:val="32"/>
        </w:rPr>
        <w:t>（接触网、信号、通信、电力设备）其中之一接入营业线的工程线</w:t>
      </w:r>
      <w:r w:rsidRPr="00EA5D32">
        <w:rPr>
          <w:rFonts w:ascii="仿宋_GB2312" w:eastAsia="仿宋_GB2312" w:hAnsi="微软雅黑" w:hint="eastAsia"/>
          <w:sz w:val="32"/>
          <w:szCs w:val="32"/>
        </w:rPr>
        <w:t>施工</w:t>
      </w:r>
      <w:r w:rsidR="00610668" w:rsidRPr="00EA5D32">
        <w:rPr>
          <w:rFonts w:ascii="仿宋_GB2312" w:eastAsia="仿宋_GB2312" w:hAnsi="微软雅黑" w:hint="eastAsia"/>
          <w:sz w:val="32"/>
          <w:szCs w:val="32"/>
        </w:rPr>
        <w:t>，</w:t>
      </w:r>
      <w:r w:rsidRPr="00EA5D32">
        <w:rPr>
          <w:rFonts w:ascii="仿宋_GB2312" w:eastAsia="仿宋_GB2312" w:hAnsi="微软雅黑" w:hint="eastAsia"/>
          <w:sz w:val="32"/>
          <w:szCs w:val="32"/>
        </w:rPr>
        <w:t>严格按营业线施工规定执行技术交底、方案编制、计划提报、</w:t>
      </w:r>
      <w:proofErr w:type="gramStart"/>
      <w:r w:rsidRPr="00EA5D32">
        <w:rPr>
          <w:rFonts w:ascii="仿宋_GB2312" w:eastAsia="仿宋_GB2312" w:hAnsi="微软雅黑" w:hint="eastAsia"/>
          <w:sz w:val="32"/>
          <w:szCs w:val="32"/>
        </w:rPr>
        <w:t>工艺工</w:t>
      </w:r>
      <w:proofErr w:type="gramEnd"/>
      <w:r w:rsidRPr="00EA5D32">
        <w:rPr>
          <w:rFonts w:ascii="仿宋_GB2312" w:eastAsia="仿宋_GB2312" w:hAnsi="微软雅黑" w:hint="eastAsia"/>
          <w:sz w:val="32"/>
          <w:szCs w:val="32"/>
        </w:rPr>
        <w:t>法、施工料具、施工盯控、施工监管配合，严把设备验收关、严管施工作业安全、严保设备安全、严防变化风险。</w:t>
      </w:r>
      <w:r w:rsidRPr="00EA5D32">
        <w:rPr>
          <w:rFonts w:eastAsia="微软雅黑"/>
          <w:sz w:val="32"/>
          <w:szCs w:val="32"/>
        </w:rPr>
        <w:t>“</w:t>
      </w:r>
      <w:r w:rsidRPr="00EA5D32">
        <w:rPr>
          <w:rFonts w:ascii="仿宋_GB2312" w:eastAsia="仿宋_GB2312" w:hAnsi="微软雅黑" w:hint="eastAsia"/>
          <w:sz w:val="32"/>
          <w:szCs w:val="32"/>
        </w:rPr>
        <w:t>四电</w:t>
      </w:r>
      <w:r w:rsidRPr="00EA5D32">
        <w:rPr>
          <w:rFonts w:eastAsia="微软雅黑"/>
          <w:sz w:val="32"/>
          <w:szCs w:val="32"/>
        </w:rPr>
        <w:t>”</w:t>
      </w:r>
      <w:r w:rsidRPr="00EA5D32">
        <w:rPr>
          <w:rFonts w:ascii="仿宋_GB2312" w:eastAsia="仿宋_GB2312" w:hAnsi="微软雅黑" w:hint="eastAsia"/>
          <w:sz w:val="32"/>
          <w:szCs w:val="32"/>
        </w:rPr>
        <w:t>工程线需经相关业务部门、设备管理单位组织交验后，方可接入营业线。</w:t>
      </w:r>
    </w:p>
    <w:p w14:paraId="198E58A9" w14:textId="77777777" w:rsidR="00395B56" w:rsidRPr="00EA5D32" w:rsidRDefault="00C95F8D" w:rsidP="00395B56">
      <w:pPr>
        <w:pStyle w:val="af4"/>
        <w:adjustRightInd w:val="0"/>
        <w:snapToGrid w:val="0"/>
        <w:spacing w:before="0" w:beforeAutospacing="0" w:after="0" w:afterAutospacing="0" w:line="560" w:lineRule="exact"/>
        <w:ind w:firstLineChars="200" w:firstLine="640"/>
        <w:jc w:val="both"/>
        <w:rPr>
          <w:rFonts w:ascii="仿宋_GB2312" w:eastAsia="仿宋_GB2312" w:hAnsi="微软雅黑"/>
          <w:sz w:val="32"/>
          <w:szCs w:val="32"/>
        </w:rPr>
      </w:pPr>
      <w:r w:rsidRPr="00EA5D32">
        <w:rPr>
          <w:rFonts w:ascii="仿宋_GB2312" w:eastAsia="仿宋_GB2312" w:hAnsi="微软雅黑" w:hint="eastAsia"/>
          <w:sz w:val="32"/>
          <w:szCs w:val="32"/>
        </w:rPr>
        <w:t>（八）集团公司以外单位在集团公司管内施工，施工前必须在施工现场设置具备实时传输功能的视频监控装置，将信息实时传输到设备管理单位调度指挥中心、建设管理单位。</w:t>
      </w:r>
      <w:r w:rsidR="000B7351" w:rsidRPr="00EA5D32">
        <w:rPr>
          <w:rFonts w:ascii="仿宋_GB2312" w:eastAsia="仿宋_GB2312" w:hAnsi="微软雅黑" w:hint="eastAsia"/>
          <w:sz w:val="32"/>
          <w:szCs w:val="32"/>
        </w:rPr>
        <w:t>集团公司以外单位所有参与作业人员（包括劳务从业人员）实行挂牌上岗制度，未挂牌的不准上岗作业。</w:t>
      </w:r>
      <w:r w:rsidR="00395B56" w:rsidRPr="00EA5D32">
        <w:rPr>
          <w:rFonts w:ascii="仿宋_GB2312" w:eastAsia="仿宋_GB2312" w:hAnsi="微软雅黑" w:hint="eastAsia"/>
          <w:sz w:val="32"/>
          <w:szCs w:val="32"/>
        </w:rPr>
        <w:t>设备管理单位、建设管理单位应加强集团公司以外单位施工监管，各业务部室切实履行施工专业管理职责。</w:t>
      </w:r>
    </w:p>
    <w:p w14:paraId="04EC0C5C" w14:textId="77777777" w:rsidR="001D6447" w:rsidRPr="00EA5D32" w:rsidRDefault="001D6447" w:rsidP="001D6447">
      <w:pPr>
        <w:adjustRightInd w:val="0"/>
        <w:snapToGrid w:val="0"/>
        <w:spacing w:line="560" w:lineRule="exact"/>
        <w:ind w:firstLineChars="200" w:firstLine="640"/>
        <w:rPr>
          <w:rFonts w:ascii="仿宋_GB2312" w:eastAsia="仿宋_GB2312" w:hAnsi="微软雅黑" w:hint="eastAsia"/>
          <w:sz w:val="32"/>
          <w:szCs w:val="32"/>
        </w:rPr>
      </w:pPr>
      <w:r w:rsidRPr="00EA5D32">
        <w:rPr>
          <w:rFonts w:ascii="仿宋_GB2312" w:eastAsia="仿宋_GB2312" w:hAnsi="微软雅黑" w:hint="eastAsia"/>
          <w:sz w:val="32"/>
          <w:szCs w:val="32"/>
        </w:rPr>
        <w:t>（九）加强外援施工安全管控。跨局、跨段外援施工，外援</w:t>
      </w:r>
      <w:r w:rsidRPr="00EA5D32">
        <w:rPr>
          <w:rFonts w:ascii="仿宋_GB2312" w:eastAsia="仿宋_GB2312" w:hAnsi="微软雅黑" w:hint="eastAsia"/>
          <w:sz w:val="32"/>
          <w:szCs w:val="32"/>
        </w:rPr>
        <w:lastRenderedPageBreak/>
        <w:t>施工单位和受援设备管理单位必须签订施工安全协议，明确各自的权利和义务。施工主体单位、施工负责人由受援设备管理单位担当（特殊情况可委托局管单位相应级别人员担当），受援设备管理单位按规定与其它设备管理单位和行车组织单位签订施工安全协议。受援单位在登记站派驻驻站联络员、</w:t>
      </w:r>
      <w:proofErr w:type="gramStart"/>
      <w:r w:rsidRPr="00EA5D32">
        <w:rPr>
          <w:rFonts w:ascii="仿宋_GB2312" w:eastAsia="仿宋_GB2312" w:hAnsi="微软雅黑" w:hint="eastAsia"/>
          <w:sz w:val="32"/>
          <w:szCs w:val="32"/>
        </w:rPr>
        <w:t>登销记</w:t>
      </w:r>
      <w:proofErr w:type="gramEnd"/>
      <w:r w:rsidRPr="00EA5D32">
        <w:rPr>
          <w:rFonts w:ascii="仿宋_GB2312" w:eastAsia="仿宋_GB2312" w:hAnsi="微软雅黑" w:hint="eastAsia"/>
          <w:sz w:val="32"/>
          <w:szCs w:val="32"/>
        </w:rPr>
        <w:t>，同时外援单位也必须在登记站派驻驻站联络员，便于现场联络，现场防护员可由外援单位担当。外援单位仅</w:t>
      </w:r>
      <w:proofErr w:type="gramStart"/>
      <w:r w:rsidRPr="00EA5D32">
        <w:rPr>
          <w:rFonts w:ascii="仿宋_GB2312" w:eastAsia="仿宋_GB2312" w:hAnsi="微软雅黑" w:hint="eastAsia"/>
          <w:sz w:val="32"/>
          <w:szCs w:val="32"/>
        </w:rPr>
        <w:t>支援自轮</w:t>
      </w:r>
      <w:proofErr w:type="gramEnd"/>
      <w:r w:rsidRPr="00EA5D32">
        <w:rPr>
          <w:rFonts w:ascii="仿宋_GB2312" w:eastAsia="仿宋_GB2312" w:hAnsi="微软雅黑" w:hint="eastAsia"/>
          <w:sz w:val="32"/>
          <w:szCs w:val="32"/>
        </w:rPr>
        <w:t>运转设备（</w:t>
      </w:r>
      <w:proofErr w:type="gramStart"/>
      <w:r w:rsidRPr="00EA5D32">
        <w:rPr>
          <w:rFonts w:ascii="仿宋_GB2312" w:eastAsia="仿宋_GB2312" w:hAnsi="微软雅黑" w:hint="eastAsia"/>
          <w:sz w:val="32"/>
          <w:szCs w:val="32"/>
        </w:rPr>
        <w:t>含操作</w:t>
      </w:r>
      <w:proofErr w:type="gramEnd"/>
      <w:r w:rsidRPr="00EA5D32">
        <w:rPr>
          <w:rFonts w:ascii="仿宋_GB2312" w:eastAsia="仿宋_GB2312" w:hAnsi="微软雅黑" w:hint="eastAsia"/>
          <w:sz w:val="32"/>
          <w:szCs w:val="32"/>
        </w:rPr>
        <w:t>人员）时，可不再单独设置驻站联络员。</w:t>
      </w:r>
    </w:p>
    <w:p w14:paraId="6EA2EB67" w14:textId="77777777" w:rsidR="001D6447" w:rsidRPr="00EA5D32" w:rsidRDefault="001D6447" w:rsidP="001D6447">
      <w:pPr>
        <w:adjustRightInd w:val="0"/>
        <w:snapToGrid w:val="0"/>
        <w:spacing w:line="560" w:lineRule="exact"/>
        <w:ind w:firstLineChars="200" w:firstLine="640"/>
        <w:rPr>
          <w:rFonts w:eastAsia="仿宋_GB2312"/>
          <w:sz w:val="32"/>
          <w:szCs w:val="36"/>
        </w:rPr>
      </w:pPr>
      <w:r w:rsidRPr="00EA5D32">
        <w:rPr>
          <w:rFonts w:ascii="仿宋_GB2312" w:eastAsia="仿宋_GB2312" w:hAnsi="微软雅黑" w:hint="eastAsia"/>
          <w:sz w:val="32"/>
          <w:szCs w:val="32"/>
        </w:rPr>
        <w:t>外援、受援单位共同按要求制定每日“</w:t>
      </w:r>
      <w:proofErr w:type="gramStart"/>
      <w:r w:rsidRPr="00EA5D32">
        <w:rPr>
          <w:rFonts w:ascii="仿宋_GB2312" w:eastAsia="仿宋_GB2312" w:hAnsi="微软雅黑" w:hint="eastAsia"/>
          <w:sz w:val="32"/>
          <w:szCs w:val="32"/>
        </w:rPr>
        <w:t>一</w:t>
      </w:r>
      <w:proofErr w:type="gramEnd"/>
      <w:r w:rsidRPr="00EA5D32">
        <w:rPr>
          <w:rFonts w:ascii="仿宋_GB2312" w:eastAsia="仿宋_GB2312" w:hAnsi="微软雅黑" w:hint="eastAsia"/>
          <w:sz w:val="32"/>
          <w:szCs w:val="32"/>
        </w:rPr>
        <w:t>施工三方案”，方案制定会、方案布置会由受援单位组织，施工负责人亲自主持，受援单位和外援单位施工安全、技术、带班人员参加，按规定召开。同时，受援单位施工负责人和外援单位现场负责人必须共同参加施工协调小组召开的施工预备会和总结会。</w:t>
      </w:r>
    </w:p>
    <w:p w14:paraId="7B2DC148" w14:textId="77777777" w:rsidR="002668C1" w:rsidRPr="00EA5D32" w:rsidRDefault="002668C1" w:rsidP="00F72FE3">
      <w:pPr>
        <w:adjustRightInd w:val="0"/>
        <w:snapToGrid w:val="0"/>
        <w:spacing w:beforeLines="100" w:before="289" w:afterLines="100" w:after="289" w:line="560" w:lineRule="exact"/>
        <w:jc w:val="center"/>
        <w:rPr>
          <w:rFonts w:eastAsia="仿宋_GB2312"/>
          <w:sz w:val="32"/>
          <w:szCs w:val="28"/>
        </w:rPr>
      </w:pPr>
      <w:r w:rsidRPr="00EA5D32">
        <w:rPr>
          <w:rFonts w:eastAsia="黑体"/>
          <w:bCs/>
          <w:sz w:val="32"/>
          <w:szCs w:val="32"/>
        </w:rPr>
        <w:t>第</w:t>
      </w:r>
      <w:r w:rsidR="00937A40" w:rsidRPr="00EA5D32">
        <w:rPr>
          <w:rFonts w:eastAsia="黑体" w:hint="eastAsia"/>
          <w:bCs/>
          <w:sz w:val="32"/>
          <w:szCs w:val="32"/>
        </w:rPr>
        <w:t>二十</w:t>
      </w:r>
      <w:r w:rsidRPr="00EA5D32">
        <w:rPr>
          <w:rFonts w:eastAsia="黑体"/>
          <w:bCs/>
          <w:sz w:val="32"/>
          <w:szCs w:val="32"/>
        </w:rPr>
        <w:t>章</w:t>
      </w:r>
      <w:r w:rsidR="00853530" w:rsidRPr="00EA5D32">
        <w:rPr>
          <w:rFonts w:eastAsia="黑体"/>
          <w:bCs/>
          <w:sz w:val="32"/>
          <w:szCs w:val="32"/>
        </w:rPr>
        <w:t xml:space="preserve">  </w:t>
      </w:r>
      <w:r w:rsidRPr="00EA5D32">
        <w:rPr>
          <w:rFonts w:eastAsia="黑体"/>
          <w:bCs/>
          <w:sz w:val="32"/>
          <w:szCs w:val="32"/>
        </w:rPr>
        <w:t>营业线施工考核和安全奖惩制度</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55CD288" w14:textId="77777777" w:rsidR="002D35E3" w:rsidRPr="00EA5D32" w:rsidRDefault="00730313" w:rsidP="00AF713D">
      <w:pPr>
        <w:adjustRightInd w:val="0"/>
        <w:snapToGrid w:val="0"/>
        <w:spacing w:line="560" w:lineRule="exact"/>
        <w:ind w:firstLineChars="200" w:firstLine="640"/>
        <w:rPr>
          <w:rFonts w:eastAsia="仿宋_GB2312"/>
          <w:sz w:val="32"/>
        </w:rPr>
      </w:pPr>
      <w:r w:rsidRPr="00EA5D32">
        <w:rPr>
          <w:rFonts w:eastAsia="黑体"/>
          <w:bCs/>
          <w:sz w:val="32"/>
        </w:rPr>
        <w:t>第一百</w:t>
      </w:r>
      <w:r w:rsidR="00A14CA6" w:rsidRPr="00EA5D32">
        <w:rPr>
          <w:rFonts w:eastAsia="黑体" w:hint="eastAsia"/>
          <w:bCs/>
          <w:sz w:val="32"/>
        </w:rPr>
        <w:t>五十四</w:t>
      </w:r>
      <w:r w:rsidR="002D35E3" w:rsidRPr="00EA5D32">
        <w:rPr>
          <w:rFonts w:eastAsia="黑体"/>
          <w:bCs/>
          <w:sz w:val="32"/>
        </w:rPr>
        <w:t>条</w:t>
      </w:r>
      <w:r w:rsidR="002D35E3" w:rsidRPr="00EA5D32">
        <w:rPr>
          <w:rFonts w:eastAsia="黑体"/>
          <w:bCs/>
          <w:sz w:val="32"/>
        </w:rPr>
        <w:t xml:space="preserve"> </w:t>
      </w:r>
      <w:r w:rsidR="002D35E3" w:rsidRPr="00EA5D32">
        <w:rPr>
          <w:rFonts w:eastAsia="仿宋_GB2312"/>
          <w:sz w:val="32"/>
          <w:szCs w:val="36"/>
        </w:rPr>
        <w:t xml:space="preserve"> </w:t>
      </w:r>
      <w:r w:rsidR="003C21C3" w:rsidRPr="00EA5D32">
        <w:rPr>
          <w:rFonts w:eastAsia="仿宋_GB2312"/>
          <w:sz w:val="32"/>
        </w:rPr>
        <w:t>集团公司</w:t>
      </w:r>
      <w:r w:rsidR="004A5BCF" w:rsidRPr="00EA5D32">
        <w:rPr>
          <w:rFonts w:eastAsia="仿宋_GB2312"/>
          <w:sz w:val="32"/>
          <w:szCs w:val="32"/>
        </w:rPr>
        <w:t>应</w:t>
      </w:r>
      <w:r w:rsidR="002668C1" w:rsidRPr="00EA5D32">
        <w:rPr>
          <w:rFonts w:eastAsia="仿宋_GB2312"/>
          <w:sz w:val="32"/>
          <w:szCs w:val="32"/>
        </w:rPr>
        <w:t>加强营业线施工考核工作，</w:t>
      </w:r>
      <w:r w:rsidR="002668C1" w:rsidRPr="00EA5D32">
        <w:rPr>
          <w:rFonts w:eastAsia="仿宋_GB2312"/>
          <w:sz w:val="32"/>
        </w:rPr>
        <w:t>建立经济考核制度和奖惩办法</w:t>
      </w:r>
      <w:r w:rsidR="002668C1" w:rsidRPr="00EA5D32">
        <w:rPr>
          <w:rFonts w:eastAsia="仿宋_GB2312"/>
          <w:sz w:val="32"/>
          <w:szCs w:val="32"/>
        </w:rPr>
        <w:t>，对施工计划</w:t>
      </w:r>
      <w:r w:rsidR="00A504B8" w:rsidRPr="00EA5D32">
        <w:rPr>
          <w:rFonts w:eastAsia="仿宋_GB2312"/>
          <w:sz w:val="32"/>
          <w:szCs w:val="32"/>
        </w:rPr>
        <w:t>质量</w:t>
      </w:r>
      <w:r w:rsidR="002668C1" w:rsidRPr="00EA5D32">
        <w:rPr>
          <w:rFonts w:eastAsia="仿宋_GB2312"/>
          <w:sz w:val="32"/>
          <w:szCs w:val="32"/>
        </w:rPr>
        <w:t>和施工、维修天窗兑现率、利用率进行考核。</w:t>
      </w:r>
      <w:r w:rsidR="002668C1" w:rsidRPr="00EA5D32">
        <w:rPr>
          <w:rFonts w:eastAsia="仿宋_GB2312"/>
          <w:sz w:val="32"/>
        </w:rPr>
        <w:t>运输部门考核兑现率，兑现率是</w:t>
      </w:r>
      <w:proofErr w:type="gramStart"/>
      <w:r w:rsidR="002668C1" w:rsidRPr="00EA5D32">
        <w:rPr>
          <w:rFonts w:eastAsia="仿宋_GB2312"/>
          <w:sz w:val="32"/>
        </w:rPr>
        <w:t>指运输</w:t>
      </w:r>
      <w:proofErr w:type="gramEnd"/>
      <w:r w:rsidR="002668C1" w:rsidRPr="00EA5D32">
        <w:rPr>
          <w:rFonts w:eastAsia="仿宋_GB2312"/>
          <w:sz w:val="32"/>
        </w:rPr>
        <w:t>组织部门实际给点时间、次数与计划时间、次数之比。主管业务</w:t>
      </w:r>
      <w:r w:rsidR="002507D2" w:rsidRPr="00EA5D32">
        <w:rPr>
          <w:rFonts w:eastAsia="仿宋_GB2312"/>
          <w:sz w:val="32"/>
        </w:rPr>
        <w:t>部</w:t>
      </w:r>
      <w:r w:rsidR="00D90D6E" w:rsidRPr="00EA5D32">
        <w:rPr>
          <w:rFonts w:eastAsia="仿宋_GB2312"/>
          <w:sz w:val="32"/>
        </w:rPr>
        <w:t>室</w:t>
      </w:r>
      <w:r w:rsidR="002668C1" w:rsidRPr="00EA5D32">
        <w:rPr>
          <w:rFonts w:eastAsia="仿宋_GB2312"/>
          <w:sz w:val="32"/>
        </w:rPr>
        <w:t>考核利用率，利用率是</w:t>
      </w:r>
      <w:proofErr w:type="gramStart"/>
      <w:r w:rsidR="002668C1" w:rsidRPr="00EA5D32">
        <w:rPr>
          <w:rFonts w:eastAsia="仿宋_GB2312"/>
          <w:sz w:val="32"/>
        </w:rPr>
        <w:t>指施工</w:t>
      </w:r>
      <w:proofErr w:type="gramEnd"/>
      <w:r w:rsidR="002668C1" w:rsidRPr="00EA5D32">
        <w:rPr>
          <w:rFonts w:eastAsia="仿宋_GB2312"/>
          <w:sz w:val="32"/>
        </w:rPr>
        <w:t>单位实际作业时间、次数、工作量完成与计划时间、次数、工作量之比。</w:t>
      </w:r>
    </w:p>
    <w:p w14:paraId="75056A1E" w14:textId="77777777" w:rsidR="002668C1" w:rsidRPr="00EA5D32" w:rsidRDefault="003C21C3" w:rsidP="00AF713D">
      <w:pPr>
        <w:adjustRightInd w:val="0"/>
        <w:snapToGrid w:val="0"/>
        <w:spacing w:line="560" w:lineRule="exact"/>
        <w:ind w:firstLineChars="200" w:firstLine="640"/>
        <w:rPr>
          <w:rFonts w:eastAsia="仿宋_GB2312"/>
          <w:sz w:val="32"/>
        </w:rPr>
      </w:pPr>
      <w:r w:rsidRPr="00EA5D32">
        <w:rPr>
          <w:rFonts w:eastAsia="仿宋_GB2312"/>
          <w:sz w:val="32"/>
        </w:rPr>
        <w:t>集团公司</w:t>
      </w:r>
      <w:r w:rsidR="002668C1" w:rsidRPr="00EA5D32">
        <w:rPr>
          <w:rFonts w:eastAsia="仿宋_GB2312"/>
          <w:sz w:val="32"/>
        </w:rPr>
        <w:t>根据实际情况，确定</w:t>
      </w:r>
      <w:r w:rsidR="00237783" w:rsidRPr="00EA5D32">
        <w:rPr>
          <w:rFonts w:eastAsia="仿宋_GB2312"/>
          <w:sz w:val="32"/>
        </w:rPr>
        <w:t>“</w:t>
      </w:r>
      <w:r w:rsidR="00237783" w:rsidRPr="00EA5D32">
        <w:rPr>
          <w:rFonts w:eastAsia="仿宋_GB2312"/>
          <w:sz w:val="32"/>
        </w:rPr>
        <w:t>两率</w:t>
      </w:r>
      <w:r w:rsidR="00237783" w:rsidRPr="00EA5D32">
        <w:rPr>
          <w:rFonts w:eastAsia="仿宋_GB2312"/>
          <w:sz w:val="32"/>
        </w:rPr>
        <w:t>”</w:t>
      </w:r>
      <w:r w:rsidR="002668C1" w:rsidRPr="00EA5D32">
        <w:rPr>
          <w:rFonts w:eastAsia="仿宋_GB2312"/>
          <w:sz w:val="32"/>
        </w:rPr>
        <w:t>基数，严格按月考核。</w:t>
      </w:r>
      <w:r w:rsidR="002668C1" w:rsidRPr="00EA5D32">
        <w:rPr>
          <w:rFonts w:eastAsia="仿宋_GB2312"/>
          <w:sz w:val="32"/>
        </w:rPr>
        <w:lastRenderedPageBreak/>
        <w:t>对超过</w:t>
      </w:r>
      <w:r w:rsidR="00F85F28" w:rsidRPr="00EA5D32">
        <w:rPr>
          <w:rFonts w:eastAsia="仿宋_GB2312"/>
          <w:sz w:val="32"/>
        </w:rPr>
        <w:t>“</w:t>
      </w:r>
      <w:r w:rsidR="00F85F28" w:rsidRPr="00EA5D32">
        <w:rPr>
          <w:rFonts w:eastAsia="仿宋_GB2312"/>
          <w:sz w:val="32"/>
        </w:rPr>
        <w:t>两率</w:t>
      </w:r>
      <w:r w:rsidR="00F85F28" w:rsidRPr="00EA5D32">
        <w:rPr>
          <w:rFonts w:eastAsia="仿宋_GB2312"/>
          <w:sz w:val="32"/>
        </w:rPr>
        <w:t>”</w:t>
      </w:r>
      <w:r w:rsidR="002668C1" w:rsidRPr="00EA5D32">
        <w:rPr>
          <w:rFonts w:eastAsia="仿宋_GB2312"/>
          <w:sz w:val="32"/>
        </w:rPr>
        <w:t>基数的给予奖励，对达不到</w:t>
      </w:r>
      <w:r w:rsidR="00634D84" w:rsidRPr="00EA5D32">
        <w:rPr>
          <w:rFonts w:eastAsia="仿宋_GB2312"/>
          <w:sz w:val="32"/>
        </w:rPr>
        <w:t>“</w:t>
      </w:r>
      <w:r w:rsidR="00634D84" w:rsidRPr="00EA5D32">
        <w:rPr>
          <w:rFonts w:eastAsia="仿宋_GB2312"/>
          <w:sz w:val="32"/>
        </w:rPr>
        <w:t>两率</w:t>
      </w:r>
      <w:r w:rsidR="00634D84" w:rsidRPr="00EA5D32">
        <w:rPr>
          <w:rFonts w:eastAsia="仿宋_GB2312"/>
          <w:sz w:val="32"/>
        </w:rPr>
        <w:t>”</w:t>
      </w:r>
      <w:r w:rsidR="002668C1" w:rsidRPr="00EA5D32">
        <w:rPr>
          <w:rFonts w:eastAsia="仿宋_GB2312"/>
          <w:sz w:val="32"/>
        </w:rPr>
        <w:t>基数的给予处罚。</w:t>
      </w:r>
    </w:p>
    <w:p w14:paraId="6BC5025F" w14:textId="77777777" w:rsidR="006D6FBB" w:rsidRPr="00EA5D32" w:rsidRDefault="009A58AD" w:rsidP="00AF713D">
      <w:pPr>
        <w:adjustRightInd w:val="0"/>
        <w:snapToGrid w:val="0"/>
        <w:spacing w:line="560" w:lineRule="exact"/>
        <w:ind w:firstLineChars="200" w:firstLine="640"/>
        <w:rPr>
          <w:rFonts w:eastAsia="仿宋_GB2312"/>
          <w:sz w:val="32"/>
        </w:rPr>
      </w:pPr>
      <w:r w:rsidRPr="00EA5D32">
        <w:rPr>
          <w:rFonts w:eastAsia="仿宋_GB2312"/>
          <w:sz w:val="32"/>
        </w:rPr>
        <w:t>单位天窗时间施工项目的工作量参考</w:t>
      </w:r>
      <w:r w:rsidR="006D6FBB" w:rsidRPr="00EA5D32">
        <w:rPr>
          <w:rFonts w:eastAsia="仿宋_GB2312"/>
          <w:sz w:val="32"/>
        </w:rPr>
        <w:t>标准按集团公司营业线施工天窗管理考核办法执行。</w:t>
      </w:r>
    </w:p>
    <w:p w14:paraId="7FF8F1EA" w14:textId="77777777" w:rsidR="000E1240" w:rsidRPr="00EA5D32" w:rsidRDefault="00235952" w:rsidP="00AF713D">
      <w:pPr>
        <w:adjustRightInd w:val="0"/>
        <w:snapToGrid w:val="0"/>
        <w:spacing w:line="560" w:lineRule="exact"/>
        <w:ind w:firstLineChars="200" w:firstLine="640"/>
        <w:textAlignment w:val="baseline"/>
        <w:rPr>
          <w:rFonts w:eastAsia="仿宋_GB2312"/>
          <w:sz w:val="32"/>
          <w:szCs w:val="28"/>
        </w:rPr>
      </w:pPr>
      <w:r w:rsidRPr="00EA5D32">
        <w:rPr>
          <w:rFonts w:eastAsia="黑体"/>
          <w:bCs/>
          <w:sz w:val="32"/>
        </w:rPr>
        <w:t>第一百</w:t>
      </w:r>
      <w:r w:rsidR="00A14CA6" w:rsidRPr="00EA5D32">
        <w:rPr>
          <w:rFonts w:eastAsia="黑体" w:hint="eastAsia"/>
          <w:bCs/>
          <w:sz w:val="32"/>
        </w:rPr>
        <w:t>五十五</w:t>
      </w:r>
      <w:r w:rsidR="005D4A44" w:rsidRPr="00EA5D32">
        <w:rPr>
          <w:rFonts w:eastAsia="黑体"/>
          <w:bCs/>
          <w:sz w:val="32"/>
        </w:rPr>
        <w:t>条</w:t>
      </w:r>
      <w:r w:rsidR="005D4A44" w:rsidRPr="00EA5D32">
        <w:rPr>
          <w:rFonts w:eastAsia="黑体"/>
          <w:bCs/>
          <w:sz w:val="32"/>
        </w:rPr>
        <w:t xml:space="preserve"> </w:t>
      </w:r>
      <w:r w:rsidR="005D4A44" w:rsidRPr="00EA5D32">
        <w:rPr>
          <w:rFonts w:eastAsia="仿宋_GB2312"/>
          <w:sz w:val="32"/>
          <w:szCs w:val="36"/>
        </w:rPr>
        <w:t xml:space="preserve"> </w:t>
      </w:r>
      <w:r w:rsidR="003C21C3" w:rsidRPr="00EA5D32">
        <w:rPr>
          <w:rFonts w:eastAsia="仿宋_GB2312"/>
          <w:sz w:val="32"/>
        </w:rPr>
        <w:t>集团公司</w:t>
      </w:r>
      <w:r w:rsidR="000E1240" w:rsidRPr="00EA5D32">
        <w:rPr>
          <w:rFonts w:eastAsia="仿宋_GB2312"/>
          <w:sz w:val="32"/>
        </w:rPr>
        <w:t>应</w:t>
      </w:r>
      <w:r w:rsidR="002668C1" w:rsidRPr="00EA5D32">
        <w:rPr>
          <w:rFonts w:eastAsia="仿宋_GB2312"/>
          <w:sz w:val="32"/>
          <w:szCs w:val="28"/>
        </w:rPr>
        <w:t>建立施工安全奖惩制度。</w:t>
      </w:r>
    </w:p>
    <w:p w14:paraId="0C65A482" w14:textId="77777777" w:rsidR="000E1240" w:rsidRPr="00EA5D32" w:rsidRDefault="002668C1" w:rsidP="00AF713D">
      <w:pPr>
        <w:adjustRightInd w:val="0"/>
        <w:snapToGrid w:val="0"/>
        <w:spacing w:line="560" w:lineRule="exact"/>
        <w:ind w:firstLineChars="200" w:firstLine="640"/>
        <w:textAlignment w:val="baseline"/>
        <w:rPr>
          <w:rFonts w:eastAsia="仿宋_GB2312"/>
          <w:sz w:val="32"/>
          <w:szCs w:val="28"/>
        </w:rPr>
      </w:pPr>
      <w:r w:rsidRPr="00EA5D32">
        <w:rPr>
          <w:rFonts w:eastAsia="仿宋_GB2312"/>
          <w:sz w:val="32"/>
          <w:szCs w:val="28"/>
        </w:rPr>
        <w:t>对在营业线施工保证行车安全中做出贡献的人员和单位，</w:t>
      </w:r>
      <w:r w:rsidR="009C4989" w:rsidRPr="00EA5D32">
        <w:rPr>
          <w:rFonts w:eastAsia="仿宋_GB2312"/>
          <w:sz w:val="32"/>
          <w:szCs w:val="28"/>
        </w:rPr>
        <w:t>应</w:t>
      </w:r>
      <w:r w:rsidRPr="00EA5D32">
        <w:rPr>
          <w:rFonts w:eastAsia="仿宋_GB2312"/>
          <w:sz w:val="32"/>
          <w:szCs w:val="28"/>
        </w:rPr>
        <w:t>给予奖励。对不遵守铁路施工安全规定，影响铁路行车安全及运输设施安全的施工单位，按照《</w:t>
      </w:r>
      <w:r w:rsidR="0087310A" w:rsidRPr="00EA5D32">
        <w:rPr>
          <w:rFonts w:eastAsia="仿宋_GB2312"/>
          <w:sz w:val="32"/>
          <w:szCs w:val="28"/>
        </w:rPr>
        <w:t>铁路安全管理条例</w:t>
      </w:r>
      <w:r w:rsidRPr="00EA5D32">
        <w:rPr>
          <w:rFonts w:eastAsia="仿宋_GB2312"/>
          <w:sz w:val="32"/>
          <w:szCs w:val="28"/>
        </w:rPr>
        <w:t>》有关规定进行处理</w:t>
      </w:r>
      <w:r w:rsidR="000E1240" w:rsidRPr="00EA5D32">
        <w:rPr>
          <w:rFonts w:eastAsia="仿宋_GB2312"/>
          <w:sz w:val="32"/>
          <w:szCs w:val="28"/>
        </w:rPr>
        <w:t>。</w:t>
      </w:r>
    </w:p>
    <w:p w14:paraId="3264C480" w14:textId="77777777" w:rsidR="002668C1" w:rsidRPr="00EA5D32" w:rsidRDefault="002668C1" w:rsidP="00AF713D">
      <w:pPr>
        <w:adjustRightInd w:val="0"/>
        <w:snapToGrid w:val="0"/>
        <w:spacing w:line="560" w:lineRule="exact"/>
        <w:ind w:firstLineChars="200" w:firstLine="640"/>
        <w:textAlignment w:val="baseline"/>
        <w:rPr>
          <w:rFonts w:eastAsia="仿宋_GB2312"/>
          <w:sz w:val="32"/>
          <w:szCs w:val="28"/>
        </w:rPr>
      </w:pPr>
      <w:r w:rsidRPr="00EA5D32">
        <w:rPr>
          <w:rFonts w:eastAsia="仿宋_GB2312"/>
          <w:sz w:val="32"/>
          <w:szCs w:val="28"/>
        </w:rPr>
        <w:t>对发生铁路交通责任事故的建设、设计、施工、监理等单位，根据事故性质，按《</w:t>
      </w:r>
      <w:r w:rsidR="0087310A" w:rsidRPr="00EA5D32">
        <w:rPr>
          <w:rFonts w:eastAsia="仿宋_GB2312"/>
          <w:sz w:val="32"/>
          <w:szCs w:val="28"/>
        </w:rPr>
        <w:t>铁路安全管理条例</w:t>
      </w:r>
      <w:r w:rsidR="001145C6" w:rsidRPr="00EA5D32">
        <w:rPr>
          <w:rFonts w:eastAsia="仿宋_GB2312"/>
          <w:sz w:val="32"/>
          <w:szCs w:val="28"/>
        </w:rPr>
        <w:t>》</w:t>
      </w:r>
      <w:r w:rsidRPr="00EA5D32">
        <w:rPr>
          <w:rFonts w:eastAsia="仿宋_GB2312"/>
          <w:sz w:val="32"/>
          <w:szCs w:val="28"/>
        </w:rPr>
        <w:t>《铁路交通事故调查处理规则》和</w:t>
      </w:r>
      <w:r w:rsidR="00352789" w:rsidRPr="00EA5D32">
        <w:rPr>
          <w:rFonts w:eastAsia="仿宋_GB2312"/>
          <w:sz w:val="32"/>
          <w:szCs w:val="28"/>
        </w:rPr>
        <w:t>国铁集团</w:t>
      </w:r>
      <w:r w:rsidRPr="00EA5D32">
        <w:rPr>
          <w:rFonts w:eastAsia="仿宋_GB2312"/>
          <w:sz w:val="32"/>
          <w:szCs w:val="28"/>
        </w:rPr>
        <w:t>营业线工程施工招标工作的有关规定进行处理，处理方式可采用停工整顿、责令改正、赔偿经济损失、辞退责任施工单位等；铁路运输企业在一定期限内不再委托</w:t>
      </w:r>
      <w:r w:rsidRPr="00EA5D32">
        <w:rPr>
          <w:rFonts w:eastAsia="仿宋_GB2312"/>
          <w:sz w:val="32"/>
          <w:szCs w:val="32"/>
        </w:rPr>
        <w:t>责任单位承担铁路营业线工</w:t>
      </w:r>
      <w:r w:rsidR="00E00AE1" w:rsidRPr="00EA5D32">
        <w:rPr>
          <w:rFonts w:eastAsia="仿宋_GB2312"/>
          <w:sz w:val="32"/>
          <w:szCs w:val="32"/>
        </w:rPr>
        <w:t>程项目，或在招投标时对其进行扣分。</w:t>
      </w:r>
    </w:p>
    <w:p w14:paraId="5ED341F5" w14:textId="77777777" w:rsidR="002668C1" w:rsidRPr="00EA5D32" w:rsidRDefault="002668C1" w:rsidP="00AF713D">
      <w:pPr>
        <w:pStyle w:val="20"/>
        <w:adjustRightInd w:val="0"/>
        <w:snapToGrid w:val="0"/>
        <w:rPr>
          <w:rFonts w:ascii="Times New Roman" w:hAnsi="Times New Roman" w:cs="Times New Roman"/>
          <w:szCs w:val="32"/>
        </w:rPr>
      </w:pPr>
      <w:r w:rsidRPr="00EA5D32">
        <w:rPr>
          <w:rFonts w:ascii="Times New Roman" w:hAnsi="Times New Roman" w:cs="Times New Roman"/>
          <w:szCs w:val="32"/>
        </w:rPr>
        <w:t>特别重大</w:t>
      </w:r>
      <w:r w:rsidRPr="00EA5D32">
        <w:rPr>
          <w:rFonts w:ascii="Times New Roman" w:hAnsi="Times New Roman" w:cs="Times New Roman"/>
          <w:szCs w:val="32"/>
        </w:rPr>
        <w:t>事故按照国家和</w:t>
      </w:r>
      <w:r w:rsidR="001F50D0" w:rsidRPr="00EA5D32">
        <w:rPr>
          <w:rFonts w:ascii="Times New Roman" w:hAnsi="Times New Roman" w:cs="Times New Roman"/>
          <w:szCs w:val="32"/>
        </w:rPr>
        <w:t>国铁集团</w:t>
      </w:r>
      <w:r w:rsidRPr="00EA5D32">
        <w:rPr>
          <w:rFonts w:ascii="Times New Roman" w:hAnsi="Times New Roman" w:cs="Times New Roman"/>
          <w:szCs w:val="32"/>
        </w:rPr>
        <w:t>有关规定办理。</w:t>
      </w:r>
    </w:p>
    <w:p w14:paraId="69963D93" w14:textId="77777777" w:rsidR="002668C1" w:rsidRPr="00EA5D32" w:rsidRDefault="00F00A17" w:rsidP="00AF713D">
      <w:pPr>
        <w:pStyle w:val="20"/>
        <w:adjustRightInd w:val="0"/>
        <w:snapToGrid w:val="0"/>
        <w:rPr>
          <w:rFonts w:ascii="Times New Roman" w:hAnsi="Times New Roman" w:cs="Times New Roman"/>
          <w:szCs w:val="28"/>
        </w:rPr>
      </w:pPr>
      <w:r w:rsidRPr="00EA5D32">
        <w:rPr>
          <w:rFonts w:ascii="Times New Roman" w:eastAsia="黑体" w:hAnsi="Times New Roman" w:cs="Times New Roman"/>
          <w:bCs/>
        </w:rPr>
        <w:t>第一百</w:t>
      </w:r>
      <w:r w:rsidR="00A14079" w:rsidRPr="00EA5D32">
        <w:rPr>
          <w:rFonts w:ascii="Times New Roman" w:eastAsia="黑体" w:hAnsi="Times New Roman" w:cs="Times New Roman" w:hint="eastAsia"/>
          <w:bCs/>
        </w:rPr>
        <w:t>五十</w:t>
      </w:r>
      <w:r w:rsidR="00A14CA6" w:rsidRPr="00EA5D32">
        <w:rPr>
          <w:rFonts w:ascii="Times New Roman" w:eastAsia="黑体" w:hAnsi="Times New Roman" w:cs="Times New Roman" w:hint="eastAsia"/>
          <w:bCs/>
        </w:rPr>
        <w:t>六</w:t>
      </w:r>
      <w:r w:rsidR="005D4A44" w:rsidRPr="00EA5D32">
        <w:rPr>
          <w:rFonts w:ascii="Times New Roman" w:eastAsia="黑体" w:hAnsi="Times New Roman" w:cs="Times New Roman"/>
          <w:bCs/>
        </w:rPr>
        <w:t>条</w:t>
      </w:r>
      <w:r w:rsidR="005D4A44" w:rsidRPr="00EA5D32">
        <w:rPr>
          <w:rFonts w:ascii="Times New Roman" w:eastAsia="黑体" w:hAnsi="Times New Roman" w:cs="Times New Roman"/>
          <w:bCs/>
        </w:rPr>
        <w:t xml:space="preserve"> </w:t>
      </w:r>
      <w:r w:rsidR="005D4A44" w:rsidRPr="00EA5D32">
        <w:rPr>
          <w:rFonts w:ascii="Times New Roman" w:hAnsi="Times New Roman" w:cs="Times New Roman"/>
          <w:szCs w:val="36"/>
        </w:rPr>
        <w:t xml:space="preserve"> </w:t>
      </w:r>
      <w:r w:rsidR="003C21C3" w:rsidRPr="00EA5D32">
        <w:rPr>
          <w:rFonts w:ascii="Times New Roman" w:hAnsi="Times New Roman" w:cs="Times New Roman"/>
        </w:rPr>
        <w:t>集团公司</w:t>
      </w:r>
      <w:r w:rsidR="005F0922" w:rsidRPr="00EA5D32">
        <w:rPr>
          <w:rFonts w:ascii="Times New Roman" w:hAnsi="Times New Roman" w:cs="Times New Roman"/>
          <w:szCs w:val="28"/>
        </w:rPr>
        <w:t>安全监</w:t>
      </w:r>
      <w:r w:rsidR="005F0922" w:rsidRPr="00EA5D32">
        <w:rPr>
          <w:rFonts w:ascii="Times New Roman" w:hAnsi="Times New Roman" w:cs="Times New Roman"/>
          <w:szCs w:val="32"/>
        </w:rPr>
        <w:t>察室</w:t>
      </w:r>
      <w:r w:rsidR="002668C1" w:rsidRPr="00EA5D32">
        <w:rPr>
          <w:rFonts w:ascii="Times New Roman" w:hAnsi="Times New Roman" w:cs="Times New Roman"/>
          <w:szCs w:val="32"/>
        </w:rPr>
        <w:t>每月将</w:t>
      </w:r>
      <w:r w:rsidR="003C21C3" w:rsidRPr="00EA5D32">
        <w:rPr>
          <w:rFonts w:ascii="Times New Roman" w:hAnsi="Times New Roman" w:cs="Times New Roman"/>
          <w:szCs w:val="32"/>
        </w:rPr>
        <w:t>集团公司</w:t>
      </w:r>
      <w:r w:rsidR="002668C1" w:rsidRPr="00EA5D32">
        <w:rPr>
          <w:rFonts w:ascii="Times New Roman" w:hAnsi="Times New Roman" w:cs="Times New Roman"/>
          <w:szCs w:val="32"/>
        </w:rPr>
        <w:t>管内上月有关施工单位发生事故调查处理和责任情况，上报</w:t>
      </w:r>
      <w:r w:rsidR="001F50D0" w:rsidRPr="00EA5D32">
        <w:rPr>
          <w:rFonts w:ascii="Times New Roman" w:hAnsi="Times New Roman" w:cs="Times New Roman"/>
          <w:szCs w:val="32"/>
        </w:rPr>
        <w:t>国铁集团</w:t>
      </w:r>
      <w:r w:rsidR="00143648" w:rsidRPr="00EA5D32">
        <w:rPr>
          <w:rFonts w:ascii="Times New Roman" w:hAnsi="Times New Roman" w:cs="Times New Roman"/>
          <w:szCs w:val="32"/>
        </w:rPr>
        <w:t>安监局</w:t>
      </w:r>
      <w:r w:rsidR="002668C1" w:rsidRPr="00EA5D32">
        <w:rPr>
          <w:rFonts w:ascii="Times New Roman" w:hAnsi="Times New Roman" w:cs="Times New Roman"/>
          <w:szCs w:val="32"/>
        </w:rPr>
        <w:t>。</w:t>
      </w:r>
      <w:r w:rsidR="001F50D0" w:rsidRPr="00EA5D32">
        <w:rPr>
          <w:rFonts w:ascii="Times New Roman" w:hAnsi="Times New Roman" w:cs="Times New Roman"/>
          <w:szCs w:val="32"/>
        </w:rPr>
        <w:t>国铁集团</w:t>
      </w:r>
      <w:r w:rsidR="002668C1" w:rsidRPr="00EA5D32">
        <w:rPr>
          <w:rFonts w:ascii="Times New Roman" w:hAnsi="Times New Roman" w:cs="Times New Roman"/>
          <w:szCs w:val="32"/>
        </w:rPr>
        <w:t>建设</w:t>
      </w:r>
      <w:r w:rsidR="00143648" w:rsidRPr="00EA5D32">
        <w:rPr>
          <w:rFonts w:ascii="Times New Roman" w:hAnsi="Times New Roman" w:cs="Times New Roman"/>
          <w:szCs w:val="32"/>
        </w:rPr>
        <w:t>部</w:t>
      </w:r>
      <w:r w:rsidR="002668C1" w:rsidRPr="00EA5D32">
        <w:rPr>
          <w:rFonts w:ascii="Times New Roman" w:hAnsi="Times New Roman" w:cs="Times New Roman"/>
          <w:szCs w:val="32"/>
        </w:rPr>
        <w:t>根据安监</w:t>
      </w:r>
      <w:r w:rsidR="00143648" w:rsidRPr="00EA5D32">
        <w:rPr>
          <w:rFonts w:ascii="Times New Roman" w:hAnsi="Times New Roman" w:cs="Times New Roman"/>
          <w:szCs w:val="32"/>
        </w:rPr>
        <w:t>局</w:t>
      </w:r>
      <w:r w:rsidR="002668C1" w:rsidRPr="00EA5D32">
        <w:rPr>
          <w:rFonts w:ascii="Times New Roman" w:hAnsi="Times New Roman" w:cs="Times New Roman"/>
          <w:szCs w:val="32"/>
        </w:rPr>
        <w:t>的事故统计报告按有关规定及时进行处理。铁路工程项目资格审查时</w:t>
      </w:r>
      <w:r w:rsidR="002668C1" w:rsidRPr="00EA5D32">
        <w:rPr>
          <w:rFonts w:ascii="Times New Roman" w:hAnsi="Times New Roman" w:cs="Times New Roman"/>
          <w:szCs w:val="28"/>
        </w:rPr>
        <w:t>，招标人</w:t>
      </w:r>
      <w:r w:rsidR="00CC5CD7" w:rsidRPr="00EA5D32">
        <w:rPr>
          <w:rFonts w:ascii="Times New Roman" w:hAnsi="Times New Roman" w:cs="Times New Roman"/>
          <w:szCs w:val="28"/>
        </w:rPr>
        <w:t>应</w:t>
      </w:r>
      <w:r w:rsidR="002668C1" w:rsidRPr="00EA5D32">
        <w:rPr>
          <w:rFonts w:ascii="Times New Roman" w:hAnsi="Times New Roman" w:cs="Times New Roman"/>
          <w:szCs w:val="28"/>
        </w:rPr>
        <w:t>将事故责任情况作为重要的评审条件。</w:t>
      </w:r>
    </w:p>
    <w:p w14:paraId="43C52DFB" w14:textId="77777777" w:rsidR="00A665B4" w:rsidRPr="00EA5D32" w:rsidRDefault="005A59B3" w:rsidP="00A533A3">
      <w:pPr>
        <w:pStyle w:val="af4"/>
        <w:adjustRightInd w:val="0"/>
        <w:snapToGrid w:val="0"/>
        <w:spacing w:before="0" w:beforeAutospacing="0" w:after="0" w:afterAutospacing="0" w:line="560" w:lineRule="exact"/>
        <w:ind w:firstLineChars="200" w:firstLine="640"/>
        <w:jc w:val="both"/>
        <w:rPr>
          <w:rFonts w:ascii="微软雅黑" w:eastAsia="微软雅黑" w:hAnsi="微软雅黑"/>
          <w:sz w:val="27"/>
          <w:szCs w:val="27"/>
        </w:rPr>
      </w:pPr>
      <w:r w:rsidRPr="00EA5D32">
        <w:rPr>
          <w:rFonts w:eastAsia="黑体"/>
          <w:bCs/>
          <w:sz w:val="32"/>
        </w:rPr>
        <w:lastRenderedPageBreak/>
        <w:t>第一百</w:t>
      </w:r>
      <w:r w:rsidRPr="00EA5D32">
        <w:rPr>
          <w:rFonts w:eastAsia="黑体" w:hint="eastAsia"/>
          <w:bCs/>
          <w:sz w:val="32"/>
        </w:rPr>
        <w:t>五十</w:t>
      </w:r>
      <w:r w:rsidR="00A14CA6" w:rsidRPr="00EA5D32">
        <w:rPr>
          <w:rFonts w:eastAsia="黑体" w:hint="eastAsia"/>
          <w:bCs/>
          <w:sz w:val="32"/>
        </w:rPr>
        <w:t>七</w:t>
      </w:r>
      <w:r w:rsidR="005D4A44" w:rsidRPr="00EA5D32">
        <w:rPr>
          <w:rFonts w:eastAsia="黑体"/>
          <w:bCs/>
          <w:sz w:val="32"/>
        </w:rPr>
        <w:t>条</w:t>
      </w:r>
      <w:r w:rsidR="005D4A44" w:rsidRPr="00EA5D32">
        <w:rPr>
          <w:rFonts w:eastAsia="黑体"/>
          <w:bCs/>
          <w:sz w:val="32"/>
        </w:rPr>
        <w:t xml:space="preserve"> </w:t>
      </w:r>
      <w:r w:rsidR="005D4A44" w:rsidRPr="00EA5D32">
        <w:rPr>
          <w:rFonts w:eastAsia="仿宋_GB2312"/>
          <w:sz w:val="32"/>
          <w:szCs w:val="36"/>
        </w:rPr>
        <w:t xml:space="preserve"> </w:t>
      </w:r>
      <w:r w:rsidR="002668C1" w:rsidRPr="00EA5D32">
        <w:rPr>
          <w:rFonts w:eastAsia="仿宋_GB2312"/>
          <w:sz w:val="32"/>
          <w:szCs w:val="28"/>
          <w:u w:color="000000"/>
        </w:rPr>
        <w:t>发生事故按照《铁路交通事故调查处理规则》对事故进行认真分析，查明原因；</w:t>
      </w:r>
      <w:r w:rsidR="00E80859" w:rsidRPr="00EA5D32">
        <w:rPr>
          <w:rFonts w:eastAsia="仿宋_GB2312"/>
          <w:sz w:val="32"/>
          <w:szCs w:val="28"/>
          <w:u w:color="000000"/>
        </w:rPr>
        <w:t>集团公司安监室</w:t>
      </w:r>
      <w:r w:rsidR="00CC5CD7" w:rsidRPr="00EA5D32">
        <w:rPr>
          <w:rFonts w:eastAsia="仿宋_GB2312"/>
          <w:sz w:val="32"/>
          <w:szCs w:val="28"/>
          <w:u w:color="000000"/>
        </w:rPr>
        <w:t>应将</w:t>
      </w:r>
      <w:r w:rsidR="002668C1" w:rsidRPr="00EA5D32">
        <w:rPr>
          <w:rFonts w:eastAsia="仿宋_GB2312"/>
          <w:sz w:val="32"/>
          <w:szCs w:val="28"/>
          <w:u w:color="000000"/>
        </w:rPr>
        <w:t>施工的责任事故调查处理和定责情况，及时通知建设、设计、施工、监理等有关单位，责成其对事故责任者、责任单位及有关领导进行严肃处理，追究其责任。</w:t>
      </w:r>
      <w:r w:rsidR="00A665B4" w:rsidRPr="00EA5D32">
        <w:rPr>
          <w:rFonts w:ascii="仿宋_GB2312" w:eastAsia="仿宋_GB2312" w:hAnsi="微软雅黑" w:hint="eastAsia"/>
          <w:sz w:val="32"/>
          <w:szCs w:val="32"/>
        </w:rPr>
        <w:t>集团公司以外单位在集团公司管内作业发生行车事故，同时追究建设管理和设备管理单位责任。</w:t>
      </w:r>
    </w:p>
    <w:p w14:paraId="7E81E081" w14:textId="77777777" w:rsidR="00436528" w:rsidRPr="00EA5D32" w:rsidRDefault="005A59B3" w:rsidP="00A533A3">
      <w:pPr>
        <w:pStyle w:val="a4"/>
        <w:adjustRightInd w:val="0"/>
        <w:snapToGrid w:val="0"/>
        <w:spacing w:line="560" w:lineRule="exact"/>
        <w:ind w:firstLineChars="200" w:firstLine="640"/>
        <w:rPr>
          <w:rFonts w:ascii="Times New Roman" w:eastAsia="仿宋_GB2312" w:hAnsi="Times New Roman"/>
          <w:sz w:val="32"/>
        </w:rPr>
      </w:pPr>
      <w:r w:rsidRPr="00EA5D32">
        <w:rPr>
          <w:rFonts w:ascii="Times New Roman" w:eastAsia="黑体" w:hAnsi="Times New Roman"/>
          <w:bCs/>
          <w:sz w:val="32"/>
        </w:rPr>
        <w:t>第一百</w:t>
      </w:r>
      <w:r w:rsidRPr="00EA5D32">
        <w:rPr>
          <w:rFonts w:ascii="Times New Roman" w:eastAsia="黑体" w:hAnsi="Times New Roman" w:hint="eastAsia"/>
          <w:bCs/>
          <w:sz w:val="32"/>
        </w:rPr>
        <w:t>五十</w:t>
      </w:r>
      <w:r w:rsidR="00A14CA6" w:rsidRPr="00EA5D32">
        <w:rPr>
          <w:rFonts w:ascii="Times New Roman" w:eastAsia="黑体" w:hAnsi="Times New Roman" w:hint="eastAsia"/>
          <w:bCs/>
          <w:sz w:val="32"/>
        </w:rPr>
        <w:t>八</w:t>
      </w:r>
      <w:r w:rsidR="00436528" w:rsidRPr="00EA5D32">
        <w:rPr>
          <w:rFonts w:ascii="Times New Roman" w:eastAsia="黑体" w:hAnsi="Times New Roman"/>
          <w:bCs/>
          <w:sz w:val="32"/>
        </w:rPr>
        <w:t>条</w:t>
      </w:r>
      <w:r w:rsidR="00436528" w:rsidRPr="00EA5D32">
        <w:rPr>
          <w:rFonts w:ascii="Times New Roman" w:eastAsia="黑体" w:hAnsi="Times New Roman"/>
          <w:bCs/>
          <w:sz w:val="32"/>
        </w:rPr>
        <w:t xml:space="preserve">  </w:t>
      </w:r>
      <w:r w:rsidR="00436528" w:rsidRPr="00EA5D32">
        <w:rPr>
          <w:rFonts w:ascii="Times New Roman" w:eastAsia="仿宋_GB2312" w:hAnsi="Times New Roman"/>
          <w:sz w:val="32"/>
          <w:szCs w:val="32"/>
        </w:rPr>
        <w:t>集团公司</w:t>
      </w:r>
      <w:r w:rsidR="00436528" w:rsidRPr="00EA5D32">
        <w:rPr>
          <w:rFonts w:ascii="Times New Roman" w:eastAsia="仿宋_GB2312" w:hAnsi="Times New Roman"/>
          <w:sz w:val="32"/>
        </w:rPr>
        <w:t>施工办每日对施工天窗兑现情况进行分析，对于未能按施工计划完成施工任务，特别是施工延点造成较大影响的，施工办</w:t>
      </w:r>
      <w:r w:rsidR="00CC5CD7" w:rsidRPr="00EA5D32">
        <w:rPr>
          <w:rFonts w:ascii="Times New Roman" w:eastAsia="仿宋_GB2312" w:hAnsi="Times New Roman"/>
          <w:sz w:val="32"/>
        </w:rPr>
        <w:t>应</w:t>
      </w:r>
      <w:r w:rsidR="00436528" w:rsidRPr="00EA5D32">
        <w:rPr>
          <w:rFonts w:ascii="Times New Roman" w:eastAsia="仿宋_GB2312" w:hAnsi="Times New Roman"/>
          <w:sz w:val="32"/>
        </w:rPr>
        <w:t>督促</w:t>
      </w:r>
      <w:r w:rsidR="00C12F44" w:rsidRPr="00EA5D32">
        <w:rPr>
          <w:rFonts w:ascii="Times New Roman" w:eastAsia="仿宋_GB2312" w:hAnsi="Times New Roman"/>
          <w:sz w:val="32"/>
        </w:rPr>
        <w:t>相关业务部室、</w:t>
      </w:r>
      <w:r w:rsidR="00765A6F" w:rsidRPr="00EA5D32">
        <w:rPr>
          <w:rFonts w:ascii="Times New Roman" w:eastAsia="仿宋_GB2312" w:hAnsi="Times New Roman"/>
          <w:sz w:val="32"/>
        </w:rPr>
        <w:t>建设管理单位、</w:t>
      </w:r>
      <w:r w:rsidR="00436528" w:rsidRPr="00EA5D32">
        <w:rPr>
          <w:rFonts w:ascii="Times New Roman" w:eastAsia="仿宋_GB2312" w:hAnsi="Times New Roman"/>
          <w:sz w:val="32"/>
        </w:rPr>
        <w:t>施工单位查找原因，制定整改措施并写出书面报告</w:t>
      </w:r>
      <w:r w:rsidR="00C12F44" w:rsidRPr="00EA5D32">
        <w:rPr>
          <w:rFonts w:ascii="Times New Roman" w:eastAsia="仿宋_GB2312" w:hAnsi="Times New Roman"/>
          <w:sz w:val="32"/>
        </w:rPr>
        <w:t>。书面报告由</w:t>
      </w:r>
      <w:r w:rsidR="00432BD3" w:rsidRPr="00EA5D32">
        <w:rPr>
          <w:rFonts w:ascii="Times New Roman" w:eastAsia="仿宋_GB2312" w:hAnsi="Times New Roman"/>
          <w:sz w:val="32"/>
        </w:rPr>
        <w:t>相关</w:t>
      </w:r>
      <w:r w:rsidR="00C12F44" w:rsidRPr="00EA5D32">
        <w:rPr>
          <w:rFonts w:ascii="Times New Roman" w:eastAsia="仿宋_GB2312" w:hAnsi="Times New Roman"/>
          <w:sz w:val="32"/>
        </w:rPr>
        <w:t>业务部室审核后</w:t>
      </w:r>
      <w:proofErr w:type="gramStart"/>
      <w:r w:rsidR="00C12F44" w:rsidRPr="00EA5D32">
        <w:rPr>
          <w:rFonts w:ascii="Times New Roman" w:eastAsia="仿宋_GB2312" w:hAnsi="Times New Roman"/>
          <w:sz w:val="32"/>
        </w:rPr>
        <w:t>报施工</w:t>
      </w:r>
      <w:proofErr w:type="gramEnd"/>
      <w:r w:rsidR="00C12F44" w:rsidRPr="00EA5D32">
        <w:rPr>
          <w:rFonts w:ascii="Times New Roman" w:eastAsia="仿宋_GB2312" w:hAnsi="Times New Roman"/>
          <w:sz w:val="32"/>
        </w:rPr>
        <w:t>办，施工办汇总后</w:t>
      </w:r>
      <w:r w:rsidR="00436528" w:rsidRPr="00EA5D32">
        <w:rPr>
          <w:rFonts w:ascii="Times New Roman" w:eastAsia="仿宋_GB2312" w:hAnsi="Times New Roman"/>
          <w:sz w:val="32"/>
        </w:rPr>
        <w:t>报国铁集团调度中心。</w:t>
      </w:r>
    </w:p>
    <w:p w14:paraId="578EAB66" w14:textId="77777777" w:rsidR="001F327D" w:rsidRPr="00EA5D32" w:rsidRDefault="001F327D" w:rsidP="005671DC">
      <w:pPr>
        <w:adjustRightInd w:val="0"/>
        <w:snapToGrid w:val="0"/>
        <w:spacing w:beforeLines="100" w:before="289" w:afterLines="100" w:after="289" w:line="560" w:lineRule="exact"/>
        <w:jc w:val="center"/>
        <w:rPr>
          <w:rFonts w:eastAsia="黑体"/>
          <w:bCs/>
          <w:sz w:val="32"/>
          <w:szCs w:val="32"/>
        </w:rPr>
      </w:pPr>
      <w:bookmarkStart w:id="296" w:name="_第二十章__施工管理信息系统"/>
      <w:bookmarkStart w:id="297" w:name="_Toc326566677"/>
      <w:bookmarkStart w:id="298" w:name="_Toc326647511"/>
      <w:bookmarkStart w:id="299" w:name="_Toc326650105"/>
      <w:bookmarkStart w:id="300" w:name="_Toc327770192"/>
      <w:bookmarkStart w:id="301" w:name="_Toc327772138"/>
      <w:bookmarkStart w:id="302" w:name="_Toc327778507"/>
      <w:bookmarkStart w:id="303" w:name="_Toc327967962"/>
      <w:bookmarkStart w:id="304" w:name="_Toc328029077"/>
      <w:bookmarkStart w:id="305" w:name="_Toc328400237"/>
      <w:bookmarkStart w:id="306" w:name="_Toc329607438"/>
      <w:bookmarkStart w:id="307" w:name="_Toc329607596"/>
      <w:bookmarkStart w:id="308" w:name="_Toc331400338"/>
      <w:bookmarkStart w:id="309" w:name="_Toc337622028"/>
      <w:bookmarkStart w:id="310" w:name="_Toc337622451"/>
      <w:bookmarkStart w:id="311" w:name="_第二十一章__附_则"/>
      <w:bookmarkEnd w:id="296"/>
      <w:bookmarkEnd w:id="311"/>
      <w:r w:rsidRPr="00EA5D32">
        <w:rPr>
          <w:rFonts w:eastAsia="黑体"/>
          <w:bCs/>
          <w:sz w:val="32"/>
          <w:szCs w:val="32"/>
        </w:rPr>
        <w:t>第二十</w:t>
      </w:r>
      <w:r w:rsidR="00937A40" w:rsidRPr="00EA5D32">
        <w:rPr>
          <w:rFonts w:eastAsia="黑体" w:hint="eastAsia"/>
          <w:bCs/>
          <w:sz w:val="32"/>
          <w:szCs w:val="32"/>
        </w:rPr>
        <w:t>一</w:t>
      </w:r>
      <w:r w:rsidRPr="00EA5D32">
        <w:rPr>
          <w:rFonts w:eastAsia="黑体"/>
          <w:bCs/>
          <w:sz w:val="32"/>
          <w:szCs w:val="32"/>
        </w:rPr>
        <w:t>章</w:t>
      </w:r>
      <w:r w:rsidRPr="00EA5D32">
        <w:rPr>
          <w:rFonts w:eastAsia="黑体"/>
          <w:bCs/>
          <w:sz w:val="32"/>
          <w:szCs w:val="32"/>
        </w:rPr>
        <w:t xml:space="preserve">  </w:t>
      </w:r>
      <w:r w:rsidR="00DE4D0E" w:rsidRPr="00EA5D32">
        <w:rPr>
          <w:rFonts w:eastAsia="黑体"/>
          <w:bCs/>
          <w:sz w:val="32"/>
          <w:szCs w:val="32"/>
        </w:rPr>
        <w:t>营业线</w:t>
      </w:r>
      <w:r w:rsidRPr="00EA5D32">
        <w:rPr>
          <w:rFonts w:eastAsia="黑体"/>
          <w:bCs/>
          <w:sz w:val="32"/>
          <w:szCs w:val="32"/>
        </w:rPr>
        <w:t>施工管理信息</w:t>
      </w:r>
      <w:r w:rsidR="00DE4D0E" w:rsidRPr="00EA5D32">
        <w:rPr>
          <w:rFonts w:eastAsia="黑体"/>
          <w:bCs/>
          <w:sz w:val="32"/>
          <w:szCs w:val="32"/>
        </w:rPr>
        <w:t>化</w:t>
      </w:r>
    </w:p>
    <w:p w14:paraId="17524FAF" w14:textId="77777777" w:rsidR="00CA45D5" w:rsidRPr="00EA5D32" w:rsidRDefault="00C74CEF"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第一百</w:t>
      </w:r>
      <w:r w:rsidRPr="00EA5D32">
        <w:rPr>
          <w:rFonts w:ascii="Times New Roman" w:eastAsia="黑体" w:hAnsi="Times New Roman" w:hint="eastAsia"/>
          <w:bCs/>
          <w:sz w:val="32"/>
        </w:rPr>
        <w:t>五十</w:t>
      </w:r>
      <w:r w:rsidR="00A14CA6" w:rsidRPr="00EA5D32">
        <w:rPr>
          <w:rFonts w:ascii="Times New Roman" w:eastAsia="黑体" w:hAnsi="Times New Roman" w:hint="eastAsia"/>
          <w:bCs/>
          <w:sz w:val="32"/>
        </w:rPr>
        <w:t>九</w:t>
      </w:r>
      <w:r w:rsidR="00D33631" w:rsidRPr="00EA5D32">
        <w:rPr>
          <w:rFonts w:ascii="Times New Roman" w:eastAsia="黑体" w:hAnsi="Times New Roman"/>
          <w:bCs/>
          <w:sz w:val="32"/>
        </w:rPr>
        <w:t>条</w:t>
      </w:r>
      <w:r w:rsidR="00D33631" w:rsidRPr="00EA5D32">
        <w:rPr>
          <w:rFonts w:ascii="Times New Roman" w:eastAsia="黑体" w:hAnsi="Times New Roman"/>
          <w:bCs/>
          <w:sz w:val="32"/>
        </w:rPr>
        <w:t xml:space="preserve"> </w:t>
      </w:r>
      <w:r w:rsidR="00D33631" w:rsidRPr="00EA5D32">
        <w:rPr>
          <w:rFonts w:ascii="Times New Roman" w:eastAsia="仿宋_GB2312" w:hAnsi="Times New Roman"/>
          <w:sz w:val="32"/>
          <w:szCs w:val="36"/>
        </w:rPr>
        <w:t xml:space="preserve"> </w:t>
      </w:r>
      <w:r w:rsidR="001F327D" w:rsidRPr="00EA5D32">
        <w:rPr>
          <w:rFonts w:ascii="Times New Roman" w:eastAsia="仿宋_GB2312" w:hAnsi="Times New Roman"/>
          <w:sz w:val="32"/>
          <w:szCs w:val="32"/>
        </w:rPr>
        <w:t>为提高</w:t>
      </w:r>
      <w:r w:rsidR="00DE4D0E" w:rsidRPr="00EA5D32">
        <w:rPr>
          <w:rFonts w:ascii="Times New Roman" w:eastAsia="仿宋_GB2312" w:hAnsi="Times New Roman"/>
          <w:sz w:val="32"/>
          <w:szCs w:val="32"/>
        </w:rPr>
        <w:t>营业线</w:t>
      </w:r>
      <w:r w:rsidR="001F327D" w:rsidRPr="00EA5D32">
        <w:rPr>
          <w:rFonts w:ascii="Times New Roman" w:eastAsia="仿宋_GB2312" w:hAnsi="Times New Roman"/>
          <w:sz w:val="32"/>
          <w:szCs w:val="32"/>
        </w:rPr>
        <w:t>施工管理信息化程度，应</w:t>
      </w:r>
      <w:r w:rsidR="00DE4D0E" w:rsidRPr="00EA5D32">
        <w:rPr>
          <w:rFonts w:ascii="Times New Roman" w:eastAsia="仿宋_GB2312" w:hAnsi="Times New Roman"/>
          <w:sz w:val="32"/>
          <w:szCs w:val="32"/>
        </w:rPr>
        <w:t>根据现状及发展需求，不断推进施工管理信息系统建设。</w:t>
      </w:r>
    </w:p>
    <w:p w14:paraId="4BC7A811" w14:textId="77777777" w:rsidR="00166C6B" w:rsidRPr="00EA5D32" w:rsidRDefault="00C74CEF"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第一百</w:t>
      </w:r>
      <w:r w:rsidR="00A14CA6" w:rsidRPr="00EA5D32">
        <w:rPr>
          <w:rFonts w:ascii="Times New Roman" w:eastAsia="黑体" w:hAnsi="Times New Roman" w:hint="eastAsia"/>
          <w:bCs/>
          <w:sz w:val="32"/>
        </w:rPr>
        <w:t>六十</w:t>
      </w:r>
      <w:r w:rsidR="00D33631" w:rsidRPr="00EA5D32">
        <w:rPr>
          <w:rFonts w:ascii="Times New Roman" w:eastAsia="黑体" w:hAnsi="Times New Roman"/>
          <w:bCs/>
          <w:sz w:val="32"/>
        </w:rPr>
        <w:t>条</w:t>
      </w:r>
      <w:r w:rsidR="00D33631" w:rsidRPr="00EA5D32">
        <w:rPr>
          <w:rFonts w:ascii="Times New Roman" w:eastAsia="黑体" w:hAnsi="Times New Roman"/>
          <w:bCs/>
          <w:sz w:val="32"/>
        </w:rPr>
        <w:t xml:space="preserve"> </w:t>
      </w:r>
      <w:r w:rsidR="00D33631" w:rsidRPr="00EA5D32">
        <w:rPr>
          <w:rFonts w:ascii="Times New Roman" w:eastAsia="仿宋_GB2312" w:hAnsi="Times New Roman"/>
          <w:sz w:val="32"/>
          <w:szCs w:val="36"/>
        </w:rPr>
        <w:t xml:space="preserve"> </w:t>
      </w:r>
      <w:r w:rsidR="00166C6B" w:rsidRPr="00EA5D32">
        <w:rPr>
          <w:rFonts w:ascii="Times New Roman" w:eastAsia="仿宋_GB2312" w:hAnsi="Times New Roman"/>
          <w:sz w:val="32"/>
          <w:szCs w:val="32"/>
        </w:rPr>
        <w:t>施工管理信息系统包括施工计划管理系统、运行揭示命令管理系统、综合维修天窗管理系统、施工一体化管理暨综合防护系统（</w:t>
      </w:r>
      <w:proofErr w:type="gramStart"/>
      <w:r w:rsidR="00166C6B" w:rsidRPr="00EA5D32">
        <w:rPr>
          <w:rFonts w:ascii="Times New Roman" w:eastAsia="仿宋_GB2312" w:hAnsi="Times New Roman"/>
          <w:sz w:val="32"/>
          <w:szCs w:val="32"/>
        </w:rPr>
        <w:t>电子登销记</w:t>
      </w:r>
      <w:proofErr w:type="gramEnd"/>
      <w:r w:rsidR="00166C6B" w:rsidRPr="00EA5D32">
        <w:rPr>
          <w:rFonts w:ascii="Times New Roman" w:eastAsia="仿宋_GB2312" w:hAnsi="Times New Roman"/>
          <w:sz w:val="32"/>
          <w:szCs w:val="32"/>
        </w:rPr>
        <w:t>系统）、施工安全协议管理系统</w:t>
      </w:r>
      <w:r w:rsidR="00F01A1B" w:rsidRPr="00EA5D32">
        <w:rPr>
          <w:rFonts w:ascii="Times New Roman" w:eastAsia="仿宋_GB2312" w:hAnsi="Times New Roman"/>
          <w:sz w:val="32"/>
          <w:szCs w:val="32"/>
        </w:rPr>
        <w:t>等</w:t>
      </w:r>
      <w:r w:rsidR="00166C6B" w:rsidRPr="00EA5D32">
        <w:rPr>
          <w:rFonts w:ascii="Times New Roman" w:eastAsia="仿宋_GB2312" w:hAnsi="Times New Roman"/>
          <w:sz w:val="32"/>
          <w:szCs w:val="32"/>
        </w:rPr>
        <w:t>。</w:t>
      </w:r>
      <w:r w:rsidR="00CC40D5" w:rsidRPr="00EA5D32">
        <w:rPr>
          <w:rFonts w:ascii="Times New Roman" w:eastAsia="仿宋_GB2312" w:hAnsi="Times New Roman"/>
          <w:sz w:val="32"/>
        </w:rPr>
        <w:t>施工管理信息系统应具备施工月计划、施工日计划、维修计划、邻近营业线施工安全监督计划提报、会签、审批、下达、签认、统计和施工调度命令管理等功能。</w:t>
      </w:r>
      <w:r w:rsidR="00166C6B" w:rsidRPr="00EA5D32">
        <w:rPr>
          <w:rFonts w:ascii="Times New Roman" w:eastAsia="仿宋_GB2312" w:hAnsi="Times New Roman"/>
          <w:sz w:val="32"/>
          <w:szCs w:val="32"/>
        </w:rPr>
        <w:t>施工管理信息系统的数据</w:t>
      </w:r>
      <w:r w:rsidR="00166C6B" w:rsidRPr="00EA5D32">
        <w:rPr>
          <w:rFonts w:ascii="Times New Roman" w:eastAsia="仿宋_GB2312" w:hAnsi="Times New Roman"/>
          <w:sz w:val="32"/>
          <w:szCs w:val="32"/>
        </w:rPr>
        <w:lastRenderedPageBreak/>
        <w:t>应保证安全、真实、完整、有效，</w:t>
      </w:r>
      <w:r w:rsidR="00F860CF" w:rsidRPr="00EA5D32">
        <w:rPr>
          <w:rFonts w:ascii="Times New Roman" w:eastAsia="仿宋_GB2312" w:hAnsi="Times New Roman"/>
          <w:sz w:val="32"/>
          <w:szCs w:val="32"/>
        </w:rPr>
        <w:t>应</w:t>
      </w:r>
      <w:r w:rsidR="00166C6B" w:rsidRPr="00EA5D32">
        <w:rPr>
          <w:rFonts w:ascii="Times New Roman" w:eastAsia="仿宋_GB2312" w:hAnsi="Times New Roman"/>
          <w:sz w:val="32"/>
          <w:szCs w:val="32"/>
        </w:rPr>
        <w:t>建立数据的保存、备份和查询制度</w:t>
      </w:r>
      <w:r w:rsidR="00F860CF" w:rsidRPr="00EA5D32">
        <w:rPr>
          <w:rFonts w:ascii="Times New Roman" w:eastAsia="仿宋_GB2312" w:hAnsi="Times New Roman"/>
          <w:sz w:val="32"/>
          <w:szCs w:val="32"/>
        </w:rPr>
        <w:t>，并</w:t>
      </w:r>
      <w:r w:rsidR="00166C6B" w:rsidRPr="00EA5D32">
        <w:rPr>
          <w:rFonts w:ascii="Times New Roman" w:eastAsia="仿宋_GB2312" w:hAnsi="Times New Roman"/>
          <w:sz w:val="32"/>
          <w:szCs w:val="32"/>
        </w:rPr>
        <w:t>具备以下规范</w:t>
      </w:r>
      <w:r w:rsidR="00D33631" w:rsidRPr="00EA5D32">
        <w:rPr>
          <w:rFonts w:ascii="Times New Roman" w:eastAsia="仿宋_GB2312" w:hAnsi="Times New Roman"/>
          <w:sz w:val="32"/>
          <w:szCs w:val="32"/>
        </w:rPr>
        <w:t>。</w:t>
      </w:r>
    </w:p>
    <w:p w14:paraId="4587768E" w14:textId="77777777" w:rsidR="00166C6B" w:rsidRPr="00EA5D32" w:rsidRDefault="00D33631" w:rsidP="00AF713D">
      <w:pPr>
        <w:adjustRightInd w:val="0"/>
        <w:snapToGrid w:val="0"/>
        <w:spacing w:line="560" w:lineRule="exact"/>
        <w:ind w:firstLineChars="200" w:firstLine="640"/>
        <w:rPr>
          <w:rFonts w:eastAsia="仿宋_GB2312"/>
          <w:sz w:val="32"/>
          <w:szCs w:val="32"/>
        </w:rPr>
      </w:pPr>
      <w:r w:rsidRPr="00EA5D32">
        <w:rPr>
          <w:rFonts w:eastAsia="仿宋_GB2312"/>
          <w:sz w:val="32"/>
          <w:szCs w:val="32"/>
        </w:rPr>
        <w:t>（一）</w:t>
      </w:r>
      <w:r w:rsidR="00166C6B" w:rsidRPr="00EA5D32">
        <w:rPr>
          <w:rFonts w:eastAsia="仿宋_GB2312"/>
          <w:sz w:val="32"/>
          <w:szCs w:val="32"/>
        </w:rPr>
        <w:t>软件系统。施工计划管理系统软件由国铁集团统一提供，属</w:t>
      </w:r>
      <w:r w:rsidR="0002017F" w:rsidRPr="00EA5D32">
        <w:rPr>
          <w:rFonts w:eastAsia="仿宋_GB2312"/>
          <w:sz w:val="32"/>
          <w:szCs w:val="32"/>
        </w:rPr>
        <w:t>国铁集团</w:t>
      </w:r>
      <w:r w:rsidR="00166C6B" w:rsidRPr="00EA5D32">
        <w:rPr>
          <w:rFonts w:eastAsia="仿宋_GB2312"/>
          <w:sz w:val="32"/>
          <w:szCs w:val="32"/>
        </w:rPr>
        <w:t>标准软件</w:t>
      </w:r>
      <w:r w:rsidR="00166C6B" w:rsidRPr="00EA5D32">
        <w:rPr>
          <w:rFonts w:eastAsia="仿宋_GB2312"/>
          <w:sz w:val="32"/>
          <w:szCs w:val="32"/>
        </w:rPr>
        <w:t>TDMS</w:t>
      </w:r>
      <w:r w:rsidR="00166C6B" w:rsidRPr="00EA5D32">
        <w:rPr>
          <w:rFonts w:eastAsia="仿宋_GB2312"/>
          <w:sz w:val="32"/>
          <w:szCs w:val="32"/>
        </w:rPr>
        <w:t>系统子系统。综合维修天窗管理系统、施工一体化管理暨综合防护系统（</w:t>
      </w:r>
      <w:proofErr w:type="gramStart"/>
      <w:r w:rsidR="00166C6B" w:rsidRPr="00EA5D32">
        <w:rPr>
          <w:rFonts w:eastAsia="仿宋_GB2312"/>
          <w:sz w:val="32"/>
          <w:szCs w:val="32"/>
        </w:rPr>
        <w:t>电子登销记</w:t>
      </w:r>
      <w:proofErr w:type="gramEnd"/>
      <w:r w:rsidR="00166C6B" w:rsidRPr="00EA5D32">
        <w:rPr>
          <w:rFonts w:eastAsia="仿宋_GB2312"/>
          <w:sz w:val="32"/>
          <w:szCs w:val="32"/>
        </w:rPr>
        <w:t>系统）、施工安全协议管理系统软件由集团公司信息所、科研所提供，属集团公司标准软件。</w:t>
      </w:r>
    </w:p>
    <w:p w14:paraId="78DC1261" w14:textId="77777777" w:rsidR="00166C6B" w:rsidRPr="00EA5D32" w:rsidRDefault="00D33631"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（二）</w:t>
      </w:r>
      <w:r w:rsidR="00166C6B" w:rsidRPr="00EA5D32">
        <w:rPr>
          <w:rFonts w:eastAsia="仿宋_GB2312"/>
          <w:sz w:val="32"/>
          <w:szCs w:val="32"/>
        </w:rPr>
        <w:t>系统规范性。不得随意改动本系统的数据字典等内容，确需修改和维护时，必须依据</w:t>
      </w:r>
      <w:r w:rsidR="0002017F" w:rsidRPr="00EA5D32">
        <w:rPr>
          <w:rFonts w:eastAsia="仿宋_GB2312"/>
          <w:sz w:val="32"/>
          <w:szCs w:val="32"/>
        </w:rPr>
        <w:t>国铁集团</w:t>
      </w:r>
      <w:r w:rsidR="00166C6B" w:rsidRPr="00EA5D32">
        <w:rPr>
          <w:rFonts w:eastAsia="仿宋_GB2312"/>
          <w:sz w:val="32"/>
          <w:szCs w:val="32"/>
        </w:rPr>
        <w:t>、集团公司业务主管部门发布的文电和有关规定，严格按权限进行。</w:t>
      </w:r>
    </w:p>
    <w:p w14:paraId="2DBA098D" w14:textId="77777777" w:rsidR="00166C6B" w:rsidRPr="00EA5D32" w:rsidRDefault="00D33631"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（三）</w:t>
      </w:r>
      <w:r w:rsidR="00166C6B" w:rsidRPr="00EA5D32">
        <w:rPr>
          <w:rFonts w:eastAsia="仿宋_GB2312"/>
          <w:sz w:val="32"/>
          <w:szCs w:val="32"/>
        </w:rPr>
        <w:t>系统保密性。有关数据文件的内容和数据库内的信息不得擅自公开、公布，严格按权限查询和使用。</w:t>
      </w:r>
    </w:p>
    <w:p w14:paraId="550D38DE" w14:textId="77777777" w:rsidR="00166C6B" w:rsidRPr="00EA5D32" w:rsidRDefault="00F860CF"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（四）</w:t>
      </w:r>
      <w:r w:rsidR="00166C6B" w:rsidRPr="00EA5D32">
        <w:rPr>
          <w:rFonts w:eastAsia="仿宋_GB2312"/>
          <w:sz w:val="32"/>
          <w:szCs w:val="32"/>
        </w:rPr>
        <w:t>系统管理和维护。施工管理信息系统字典的管理和维护采用集中管理、分级负责的方式，集团公司和站段设专人负责组织和管理所</w:t>
      </w:r>
      <w:proofErr w:type="gramStart"/>
      <w:r w:rsidR="00166C6B" w:rsidRPr="00EA5D32">
        <w:rPr>
          <w:rFonts w:eastAsia="仿宋_GB2312"/>
          <w:sz w:val="32"/>
          <w:szCs w:val="32"/>
        </w:rPr>
        <w:t>辖范围内本系统</w:t>
      </w:r>
      <w:proofErr w:type="gramEnd"/>
      <w:r w:rsidR="00166C6B" w:rsidRPr="00EA5D32">
        <w:rPr>
          <w:rFonts w:eastAsia="仿宋_GB2312"/>
          <w:sz w:val="32"/>
          <w:szCs w:val="32"/>
        </w:rPr>
        <w:t>的维护工作，施工管理信息系统的相关工作应纳入各部门有关人员岗位责任中，按规章文电进行基础数据和软件的更新、发布等维护工作。</w:t>
      </w:r>
    </w:p>
    <w:p w14:paraId="774B83E6" w14:textId="77777777" w:rsidR="002503EE" w:rsidRPr="00EA5D32" w:rsidRDefault="00941BBB"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黑体" w:hAnsi="Times New Roman"/>
          <w:bCs/>
          <w:sz w:val="32"/>
        </w:rPr>
        <w:t>第一百</w:t>
      </w:r>
      <w:r w:rsidR="00A14CA6" w:rsidRPr="00EA5D32">
        <w:rPr>
          <w:rFonts w:ascii="Times New Roman" w:eastAsia="黑体" w:hAnsi="Times New Roman" w:hint="eastAsia"/>
          <w:bCs/>
          <w:sz w:val="32"/>
        </w:rPr>
        <w:t>六十一</w:t>
      </w:r>
      <w:r w:rsidR="00F860CF" w:rsidRPr="00EA5D32">
        <w:rPr>
          <w:rFonts w:ascii="Times New Roman" w:eastAsia="黑体" w:hAnsi="Times New Roman"/>
          <w:bCs/>
          <w:sz w:val="32"/>
        </w:rPr>
        <w:t>条</w:t>
      </w:r>
      <w:r w:rsidR="00F860CF" w:rsidRPr="00EA5D32">
        <w:rPr>
          <w:rFonts w:ascii="Times New Roman" w:eastAsia="黑体" w:hAnsi="Times New Roman"/>
          <w:bCs/>
          <w:sz w:val="32"/>
        </w:rPr>
        <w:t xml:space="preserve"> </w:t>
      </w:r>
      <w:r w:rsidR="00F860CF" w:rsidRPr="00EA5D32">
        <w:rPr>
          <w:rFonts w:ascii="Times New Roman" w:eastAsia="仿宋_GB2312" w:hAnsi="Times New Roman"/>
          <w:sz w:val="32"/>
          <w:szCs w:val="36"/>
        </w:rPr>
        <w:t xml:space="preserve"> </w:t>
      </w:r>
      <w:r w:rsidR="002503EE" w:rsidRPr="00EA5D32">
        <w:rPr>
          <w:rFonts w:ascii="Times New Roman" w:eastAsia="仿宋_GB2312" w:hAnsi="Times New Roman"/>
          <w:sz w:val="32"/>
          <w:szCs w:val="32"/>
        </w:rPr>
        <w:t>施工管理信息系统由相应的系统维护单位负责系统维护、数据管理</w:t>
      </w:r>
      <w:r w:rsidR="00F860CF" w:rsidRPr="00EA5D32">
        <w:rPr>
          <w:rFonts w:ascii="Times New Roman" w:eastAsia="仿宋_GB2312" w:hAnsi="Times New Roman"/>
          <w:sz w:val="32"/>
          <w:szCs w:val="32"/>
        </w:rPr>
        <w:t>，</w:t>
      </w:r>
      <w:r w:rsidR="002503EE" w:rsidRPr="00EA5D32">
        <w:rPr>
          <w:rFonts w:ascii="Times New Roman" w:eastAsia="仿宋_GB2312" w:hAnsi="Times New Roman"/>
          <w:sz w:val="32"/>
          <w:szCs w:val="32"/>
        </w:rPr>
        <w:t>系统维护单位职责</w:t>
      </w:r>
      <w:r w:rsidR="00F860CF" w:rsidRPr="00EA5D32">
        <w:rPr>
          <w:rFonts w:ascii="Times New Roman" w:eastAsia="仿宋_GB2312" w:hAnsi="Times New Roman"/>
          <w:sz w:val="32"/>
          <w:szCs w:val="32"/>
        </w:rPr>
        <w:t>如下。</w:t>
      </w:r>
    </w:p>
    <w:p w14:paraId="270FF3EF" w14:textId="77777777" w:rsidR="00166C6B" w:rsidRPr="00EA5D32" w:rsidRDefault="00F860CF" w:rsidP="00AF713D">
      <w:pPr>
        <w:pStyle w:val="a4"/>
        <w:adjustRightInd w:val="0"/>
        <w:snapToGrid w:val="0"/>
        <w:spacing w:line="560" w:lineRule="exact"/>
        <w:ind w:firstLineChars="200" w:firstLine="640"/>
        <w:rPr>
          <w:rFonts w:ascii="Times New Roman" w:eastAsia="仿宋_GB2312" w:hAnsi="Times New Roman"/>
          <w:sz w:val="32"/>
          <w:szCs w:val="32"/>
        </w:rPr>
      </w:pPr>
      <w:r w:rsidRPr="00EA5D32">
        <w:rPr>
          <w:rFonts w:ascii="Times New Roman" w:eastAsia="仿宋_GB2312" w:hAnsi="Times New Roman"/>
          <w:sz w:val="32"/>
          <w:szCs w:val="32"/>
        </w:rPr>
        <w:t>（一）</w:t>
      </w:r>
      <w:r w:rsidR="00166C6B" w:rsidRPr="00EA5D32">
        <w:rPr>
          <w:rFonts w:ascii="Times New Roman" w:eastAsia="仿宋_GB2312" w:hAnsi="Times New Roman"/>
          <w:sz w:val="32"/>
          <w:szCs w:val="32"/>
        </w:rPr>
        <w:t>保证服务器的正常工作，负责对数据库进行定期备份，</w:t>
      </w:r>
      <w:proofErr w:type="gramStart"/>
      <w:r w:rsidR="00166C6B" w:rsidRPr="00EA5D32">
        <w:rPr>
          <w:rFonts w:ascii="Times New Roman" w:eastAsia="仿宋_GB2312" w:hAnsi="Times New Roman"/>
          <w:sz w:val="32"/>
          <w:szCs w:val="32"/>
        </w:rPr>
        <w:t>遇设备</w:t>
      </w:r>
      <w:proofErr w:type="gramEnd"/>
      <w:r w:rsidR="00166C6B" w:rsidRPr="00EA5D32">
        <w:rPr>
          <w:rFonts w:ascii="Times New Roman" w:eastAsia="仿宋_GB2312" w:hAnsi="Times New Roman"/>
          <w:sz w:val="32"/>
          <w:szCs w:val="32"/>
        </w:rPr>
        <w:t>检修或停机维护，必须提</w:t>
      </w:r>
      <w:r w:rsidR="00166C6B" w:rsidRPr="00EA5D32">
        <w:rPr>
          <w:rFonts w:ascii="Times New Roman" w:eastAsia="仿宋_GB2312" w:hAnsi="Times New Roman"/>
          <w:sz w:val="32"/>
          <w:szCs w:val="32"/>
        </w:rPr>
        <w:t>24</w:t>
      </w:r>
      <w:r w:rsidR="00166C6B" w:rsidRPr="00EA5D32">
        <w:rPr>
          <w:rFonts w:ascii="Times New Roman" w:eastAsia="仿宋_GB2312" w:hAnsi="Times New Roman"/>
          <w:sz w:val="32"/>
          <w:szCs w:val="32"/>
        </w:rPr>
        <w:t>小时以上通知相关单位。</w:t>
      </w:r>
    </w:p>
    <w:p w14:paraId="2A0DE886" w14:textId="77777777" w:rsidR="00166C6B" w:rsidRPr="00EA5D32" w:rsidRDefault="00F860CF"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（二）</w:t>
      </w:r>
      <w:r w:rsidR="00166C6B" w:rsidRPr="00EA5D32">
        <w:rPr>
          <w:rFonts w:eastAsia="仿宋_GB2312"/>
          <w:sz w:val="32"/>
          <w:szCs w:val="32"/>
        </w:rPr>
        <w:t>提供软件维护、技术咨询、使用培训，及时根据国铁</w:t>
      </w:r>
      <w:r w:rsidR="00166C6B" w:rsidRPr="00EA5D32">
        <w:rPr>
          <w:rFonts w:eastAsia="仿宋_GB2312"/>
          <w:sz w:val="32"/>
          <w:szCs w:val="32"/>
        </w:rPr>
        <w:lastRenderedPageBreak/>
        <w:t>集团要求，对软件进行发布更新，妥善管理集团公司软件及相关文档。</w:t>
      </w:r>
    </w:p>
    <w:p w14:paraId="729E2834" w14:textId="77777777" w:rsidR="00166C6B" w:rsidRPr="00EA5D32" w:rsidRDefault="00F860CF"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（三）</w:t>
      </w:r>
      <w:r w:rsidR="00166C6B" w:rsidRPr="00EA5D32">
        <w:rPr>
          <w:rFonts w:eastAsia="仿宋_GB2312"/>
          <w:sz w:val="32"/>
          <w:szCs w:val="32"/>
        </w:rPr>
        <w:t>将系统纳入日常生产运行体系，加强对系统软硬件运行、信息交换情况的监测，发现问题及时处理，保障系统运行。</w:t>
      </w:r>
    </w:p>
    <w:p w14:paraId="387956B1" w14:textId="77777777" w:rsidR="00166C6B" w:rsidRPr="00EA5D32" w:rsidRDefault="00F860CF" w:rsidP="00AF713D">
      <w:pPr>
        <w:tabs>
          <w:tab w:val="left" w:pos="2280"/>
        </w:tabs>
        <w:adjustRightInd w:val="0"/>
        <w:snapToGrid w:val="0"/>
        <w:spacing w:line="560" w:lineRule="exact"/>
        <w:ind w:firstLineChars="200" w:firstLine="640"/>
        <w:rPr>
          <w:rFonts w:eastAsia="仿宋_GB2312"/>
          <w:sz w:val="32"/>
          <w:szCs w:val="32"/>
        </w:rPr>
      </w:pPr>
      <w:r w:rsidRPr="00EA5D32">
        <w:rPr>
          <w:rFonts w:eastAsia="仿宋_GB2312"/>
          <w:sz w:val="32"/>
          <w:szCs w:val="32"/>
        </w:rPr>
        <w:t>（四）</w:t>
      </w:r>
      <w:r w:rsidR="00166C6B" w:rsidRPr="00EA5D32">
        <w:rPr>
          <w:rFonts w:eastAsia="仿宋_GB2312"/>
          <w:sz w:val="32"/>
          <w:szCs w:val="32"/>
        </w:rPr>
        <w:t>收集用户对优化软件的建议和补充需求，协调跟踪系统开发单位进行功能优化。</w:t>
      </w:r>
    </w:p>
    <w:p w14:paraId="21FF8B43" w14:textId="77777777" w:rsidR="00BB3812" w:rsidRPr="00EA5D32" w:rsidRDefault="00CC40D5" w:rsidP="00AF713D">
      <w:pPr>
        <w:adjustRightInd w:val="0"/>
        <w:snapToGrid w:val="0"/>
        <w:spacing w:line="560" w:lineRule="exact"/>
        <w:ind w:firstLineChars="200" w:firstLine="640"/>
        <w:rPr>
          <w:rFonts w:eastAsia="仿宋_GB2312" w:hint="eastAsia"/>
          <w:sz w:val="32"/>
          <w:szCs w:val="28"/>
        </w:rPr>
      </w:pPr>
      <w:r w:rsidRPr="00EA5D32">
        <w:rPr>
          <w:rFonts w:eastAsia="黑体"/>
          <w:bCs/>
          <w:sz w:val="32"/>
        </w:rPr>
        <w:t>第一百</w:t>
      </w:r>
      <w:r w:rsidR="00A14CA6" w:rsidRPr="00EA5D32">
        <w:rPr>
          <w:rFonts w:eastAsia="黑体" w:hint="eastAsia"/>
          <w:bCs/>
          <w:sz w:val="32"/>
        </w:rPr>
        <w:t>六十二</w:t>
      </w:r>
      <w:r w:rsidRPr="00EA5D32">
        <w:rPr>
          <w:rFonts w:eastAsia="黑体"/>
          <w:bCs/>
          <w:sz w:val="32"/>
        </w:rPr>
        <w:t>条</w:t>
      </w:r>
      <w:r w:rsidRPr="00EA5D32">
        <w:rPr>
          <w:rFonts w:eastAsia="黑体"/>
          <w:bCs/>
          <w:sz w:val="32"/>
        </w:rPr>
        <w:t xml:space="preserve"> </w:t>
      </w:r>
      <w:r w:rsidRPr="00EA5D32">
        <w:rPr>
          <w:rFonts w:eastAsia="仿宋_GB2312"/>
          <w:sz w:val="32"/>
          <w:szCs w:val="36"/>
        </w:rPr>
        <w:t xml:space="preserve"> </w:t>
      </w:r>
      <w:r w:rsidRPr="00EA5D32">
        <w:rPr>
          <w:rFonts w:eastAsia="仿宋_GB2312"/>
          <w:sz w:val="32"/>
        </w:rPr>
        <w:t>施工管理信息系统建设应推进</w:t>
      </w:r>
      <w:r w:rsidRPr="00EA5D32">
        <w:rPr>
          <w:rFonts w:eastAsia="仿宋_GB2312"/>
          <w:sz w:val="32"/>
          <w:szCs w:val="28"/>
        </w:rPr>
        <w:t>行车设备施工维修及</w:t>
      </w:r>
      <w:proofErr w:type="gramStart"/>
      <w:r w:rsidRPr="00EA5D32">
        <w:rPr>
          <w:rFonts w:eastAsia="仿宋_GB2312"/>
          <w:sz w:val="32"/>
          <w:szCs w:val="28"/>
        </w:rPr>
        <w:t>设备故障登销记</w:t>
      </w:r>
      <w:proofErr w:type="gramEnd"/>
      <w:r w:rsidRPr="00EA5D32">
        <w:rPr>
          <w:rFonts w:eastAsia="仿宋_GB2312"/>
          <w:sz w:val="32"/>
          <w:szCs w:val="28"/>
        </w:rPr>
        <w:t>等功能</w:t>
      </w:r>
      <w:r w:rsidRPr="00EA5D32">
        <w:rPr>
          <w:rFonts w:eastAsia="仿宋_GB2312"/>
          <w:sz w:val="32"/>
          <w:szCs w:val="32"/>
        </w:rPr>
        <w:t>研发</w:t>
      </w:r>
      <w:r w:rsidRPr="00EA5D32">
        <w:rPr>
          <w:rFonts w:eastAsia="仿宋_GB2312"/>
          <w:sz w:val="32"/>
          <w:szCs w:val="28"/>
        </w:rPr>
        <w:t>，实行</w:t>
      </w:r>
      <w:proofErr w:type="gramStart"/>
      <w:r w:rsidRPr="00EA5D32">
        <w:rPr>
          <w:rFonts w:eastAsia="仿宋_GB2312"/>
          <w:sz w:val="32"/>
          <w:szCs w:val="28"/>
        </w:rPr>
        <w:t>电子登销记</w:t>
      </w:r>
      <w:proofErr w:type="gramEnd"/>
      <w:r w:rsidRPr="00EA5D32">
        <w:rPr>
          <w:rFonts w:eastAsia="仿宋_GB2312"/>
          <w:sz w:val="32"/>
          <w:szCs w:val="28"/>
        </w:rPr>
        <w:t>。</w:t>
      </w:r>
    </w:p>
    <w:p w14:paraId="638E3D57" w14:textId="77777777" w:rsidR="00584487" w:rsidRPr="00EA5D32" w:rsidRDefault="009C2119" w:rsidP="00AF713D">
      <w:pPr>
        <w:adjustRightInd w:val="0"/>
        <w:snapToGrid w:val="0"/>
        <w:spacing w:line="560" w:lineRule="exact"/>
        <w:ind w:firstLineChars="200" w:firstLine="640"/>
        <w:rPr>
          <w:rFonts w:eastAsia="仿宋_GB2312"/>
          <w:sz w:val="32"/>
          <w:szCs w:val="32"/>
        </w:rPr>
      </w:pPr>
      <w:r w:rsidRPr="00EA5D32">
        <w:rPr>
          <w:rFonts w:eastAsia="黑体"/>
          <w:bCs/>
          <w:sz w:val="32"/>
        </w:rPr>
        <w:t>第一百</w:t>
      </w:r>
      <w:r w:rsidR="00A14CA6" w:rsidRPr="00EA5D32">
        <w:rPr>
          <w:rFonts w:eastAsia="黑体" w:hint="eastAsia"/>
          <w:bCs/>
          <w:sz w:val="32"/>
        </w:rPr>
        <w:t>六十三</w:t>
      </w:r>
      <w:r w:rsidR="00F860CF" w:rsidRPr="00EA5D32">
        <w:rPr>
          <w:rFonts w:eastAsia="黑体"/>
          <w:bCs/>
          <w:sz w:val="32"/>
        </w:rPr>
        <w:t>条</w:t>
      </w:r>
      <w:r w:rsidR="00F860CF" w:rsidRPr="00EA5D32">
        <w:rPr>
          <w:rFonts w:eastAsia="黑体"/>
          <w:bCs/>
          <w:sz w:val="32"/>
        </w:rPr>
        <w:t xml:space="preserve"> </w:t>
      </w:r>
      <w:r w:rsidR="00F860CF" w:rsidRPr="00EA5D32">
        <w:rPr>
          <w:rFonts w:eastAsia="仿宋_GB2312"/>
          <w:sz w:val="32"/>
          <w:szCs w:val="36"/>
        </w:rPr>
        <w:t xml:space="preserve"> </w:t>
      </w:r>
      <w:r w:rsidR="004450D6" w:rsidRPr="00EA5D32">
        <w:rPr>
          <w:rFonts w:eastAsia="仿宋_GB2312"/>
          <w:sz w:val="32"/>
          <w:szCs w:val="32"/>
        </w:rPr>
        <w:t>使用施工一体化管理暨综合防护（</w:t>
      </w:r>
      <w:proofErr w:type="gramStart"/>
      <w:r w:rsidR="004450D6" w:rsidRPr="00EA5D32">
        <w:rPr>
          <w:rFonts w:eastAsia="仿宋_GB2312"/>
          <w:sz w:val="32"/>
          <w:szCs w:val="32"/>
        </w:rPr>
        <w:t>电子登销记</w:t>
      </w:r>
      <w:proofErr w:type="gramEnd"/>
      <w:r w:rsidR="004450D6" w:rsidRPr="00EA5D32">
        <w:rPr>
          <w:rFonts w:eastAsia="仿宋_GB2312"/>
          <w:sz w:val="32"/>
          <w:szCs w:val="32"/>
        </w:rPr>
        <w:t>）</w:t>
      </w:r>
      <w:r w:rsidR="00CD31DF" w:rsidRPr="00EA5D32">
        <w:rPr>
          <w:rFonts w:eastAsia="仿宋_GB2312"/>
          <w:sz w:val="32"/>
          <w:szCs w:val="32"/>
        </w:rPr>
        <w:t>系统</w:t>
      </w:r>
      <w:r w:rsidR="004450D6" w:rsidRPr="00EA5D32">
        <w:rPr>
          <w:rFonts w:eastAsia="仿宋_GB2312"/>
          <w:sz w:val="32"/>
          <w:szCs w:val="32"/>
        </w:rPr>
        <w:t>操作人员应经集团公司或站段组织培训，经考试合格在</w:t>
      </w:r>
      <w:r w:rsidR="00BE22CC" w:rsidRPr="00EA5D32">
        <w:rPr>
          <w:rFonts w:eastAsia="仿宋_GB2312"/>
          <w:sz w:val="32"/>
          <w:szCs w:val="32"/>
        </w:rPr>
        <w:t>《铁路岗位培训电子证书》</w:t>
      </w:r>
      <w:r w:rsidR="004450D6" w:rsidRPr="00EA5D32">
        <w:rPr>
          <w:rFonts w:eastAsia="仿宋_GB2312"/>
          <w:sz w:val="32"/>
          <w:szCs w:val="32"/>
        </w:rPr>
        <w:t>内登记。</w:t>
      </w:r>
    </w:p>
    <w:p w14:paraId="62D40EB1" w14:textId="77777777" w:rsidR="00CC40D5" w:rsidRPr="00EA5D32" w:rsidRDefault="009C2119" w:rsidP="00AF713D">
      <w:pPr>
        <w:adjustRightInd w:val="0"/>
        <w:snapToGrid w:val="0"/>
        <w:spacing w:line="560" w:lineRule="exact"/>
        <w:ind w:firstLineChars="200" w:firstLine="640"/>
        <w:rPr>
          <w:rFonts w:eastAsia="仿宋_GB2312"/>
          <w:sz w:val="32"/>
          <w:szCs w:val="32"/>
        </w:rPr>
      </w:pPr>
      <w:r w:rsidRPr="00EA5D32">
        <w:rPr>
          <w:rFonts w:eastAsia="黑体"/>
          <w:bCs/>
          <w:sz w:val="32"/>
        </w:rPr>
        <w:t>第一百</w:t>
      </w:r>
      <w:r w:rsidR="00A14CA6" w:rsidRPr="00EA5D32">
        <w:rPr>
          <w:rFonts w:eastAsia="黑体" w:hint="eastAsia"/>
          <w:bCs/>
          <w:sz w:val="32"/>
        </w:rPr>
        <w:t>六十四</w:t>
      </w:r>
      <w:r w:rsidR="00CC40D5" w:rsidRPr="00EA5D32">
        <w:rPr>
          <w:rFonts w:eastAsia="黑体"/>
          <w:bCs/>
          <w:sz w:val="32"/>
        </w:rPr>
        <w:t>条</w:t>
      </w:r>
      <w:r w:rsidR="00CC40D5" w:rsidRPr="00EA5D32">
        <w:rPr>
          <w:rFonts w:eastAsia="黑体"/>
          <w:bCs/>
          <w:sz w:val="32"/>
        </w:rPr>
        <w:t xml:space="preserve"> </w:t>
      </w:r>
      <w:r w:rsidR="00A01B45" w:rsidRPr="00EA5D32">
        <w:rPr>
          <w:rFonts w:eastAsia="黑体" w:hint="eastAsia"/>
          <w:bCs/>
          <w:sz w:val="32"/>
        </w:rPr>
        <w:t xml:space="preserve"> </w:t>
      </w:r>
      <w:r w:rsidR="00CC40D5" w:rsidRPr="00EA5D32">
        <w:rPr>
          <w:rFonts w:eastAsia="仿宋_GB2312"/>
          <w:sz w:val="32"/>
        </w:rPr>
        <w:t>施工管理信息系统建设应</w:t>
      </w:r>
      <w:r w:rsidR="00CC40D5" w:rsidRPr="00EA5D32">
        <w:rPr>
          <w:rFonts w:eastAsia="仿宋_GB2312"/>
          <w:sz w:val="32"/>
          <w:szCs w:val="32"/>
        </w:rPr>
        <w:t>推进施工计划集中编制、施工视频会议召开、施工现场远程监控、施工安全防护等应用和功能研发。</w:t>
      </w:r>
    </w:p>
    <w:p w14:paraId="7C447F34" w14:textId="77777777" w:rsidR="00CC40D5" w:rsidRPr="00EA5D32" w:rsidRDefault="009C2119" w:rsidP="00AF713D">
      <w:pPr>
        <w:pStyle w:val="a4"/>
        <w:adjustRightInd w:val="0"/>
        <w:snapToGrid w:val="0"/>
        <w:spacing w:line="560" w:lineRule="exact"/>
        <w:ind w:firstLineChars="200" w:firstLine="640"/>
        <w:rPr>
          <w:rFonts w:ascii="Times New Roman" w:eastAsia="黑体" w:hAnsi="Times New Roman"/>
          <w:bCs/>
          <w:sz w:val="32"/>
        </w:rPr>
      </w:pPr>
      <w:r w:rsidRPr="00EA5D32">
        <w:rPr>
          <w:rFonts w:ascii="Times New Roman" w:eastAsia="黑体" w:hAnsi="Times New Roman"/>
          <w:bCs/>
          <w:sz w:val="32"/>
        </w:rPr>
        <w:t>第一百</w:t>
      </w:r>
      <w:r w:rsidR="00A14CA6" w:rsidRPr="00EA5D32">
        <w:rPr>
          <w:rFonts w:ascii="Times New Roman" w:eastAsia="黑体" w:hAnsi="Times New Roman" w:hint="eastAsia"/>
          <w:bCs/>
          <w:sz w:val="32"/>
        </w:rPr>
        <w:t>六十五</w:t>
      </w:r>
      <w:r w:rsidR="00CC40D5" w:rsidRPr="00EA5D32">
        <w:rPr>
          <w:rFonts w:ascii="Times New Roman" w:eastAsia="黑体" w:hAnsi="Times New Roman"/>
          <w:bCs/>
          <w:sz w:val="32"/>
        </w:rPr>
        <w:t>条</w:t>
      </w:r>
      <w:r w:rsidR="00CC40D5" w:rsidRPr="00EA5D32">
        <w:rPr>
          <w:rFonts w:ascii="Times New Roman" w:eastAsia="黑体" w:hAnsi="Times New Roman"/>
          <w:bCs/>
          <w:sz w:val="32"/>
        </w:rPr>
        <w:t xml:space="preserve"> </w:t>
      </w:r>
      <w:r w:rsidR="007E3AE8" w:rsidRPr="00EA5D32">
        <w:rPr>
          <w:rFonts w:ascii="Times New Roman" w:eastAsia="黑体" w:hAnsi="Times New Roman" w:hint="eastAsia"/>
          <w:bCs/>
          <w:sz w:val="32"/>
        </w:rPr>
        <w:t xml:space="preserve"> </w:t>
      </w:r>
      <w:r w:rsidR="00CC40D5" w:rsidRPr="00EA5D32">
        <w:rPr>
          <w:rFonts w:ascii="Times New Roman" w:eastAsia="仿宋_GB2312" w:hAnsi="Times New Roman"/>
          <w:sz w:val="32"/>
        </w:rPr>
        <w:t>施工管理信息系统建设</w:t>
      </w:r>
      <w:r w:rsidR="00CC40D5" w:rsidRPr="00EA5D32">
        <w:rPr>
          <w:rFonts w:ascii="Times New Roman" w:eastAsia="仿宋_GB2312" w:hAnsi="Times New Roman"/>
          <w:sz w:val="32"/>
          <w:szCs w:val="32"/>
        </w:rPr>
        <w:t>应推进施工方案、施工安全协议、行车设备施工登记簿、施工预备会和总结会记录、施工方案审查和审定记录等资料管理信息化。未实现信息化前，相关</w:t>
      </w:r>
      <w:r w:rsidR="00AA6675" w:rsidRPr="00EA5D32">
        <w:rPr>
          <w:rFonts w:ascii="Times New Roman" w:eastAsia="仿宋_GB2312" w:hAnsi="Times New Roman"/>
          <w:sz w:val="32"/>
          <w:szCs w:val="32"/>
        </w:rPr>
        <w:t>施工管理</w:t>
      </w:r>
      <w:proofErr w:type="gramStart"/>
      <w:r w:rsidR="00CC40D5" w:rsidRPr="00EA5D32">
        <w:rPr>
          <w:rFonts w:ascii="Times New Roman" w:eastAsia="仿宋_GB2312" w:hAnsi="Times New Roman"/>
          <w:sz w:val="32"/>
          <w:szCs w:val="32"/>
        </w:rPr>
        <w:t>台账及资料</w:t>
      </w:r>
      <w:proofErr w:type="gramEnd"/>
      <w:r w:rsidR="00CC40D5" w:rsidRPr="00EA5D32">
        <w:rPr>
          <w:rFonts w:ascii="Times New Roman" w:eastAsia="仿宋_GB2312" w:hAnsi="Times New Roman"/>
          <w:sz w:val="32"/>
          <w:szCs w:val="32"/>
        </w:rPr>
        <w:t>由施工协调小组组长单位保存，保存期限为一年。</w:t>
      </w:r>
    </w:p>
    <w:p w14:paraId="6AD0E519" w14:textId="77777777" w:rsidR="00F860CF" w:rsidRPr="00EA5D32" w:rsidRDefault="006A031B" w:rsidP="00AF713D">
      <w:pPr>
        <w:adjustRightInd w:val="0"/>
        <w:snapToGrid w:val="0"/>
        <w:spacing w:line="560" w:lineRule="exact"/>
        <w:ind w:firstLineChars="200" w:firstLine="640"/>
        <w:rPr>
          <w:rFonts w:eastAsia="仿宋_GB2312"/>
          <w:sz w:val="32"/>
          <w:szCs w:val="32"/>
        </w:rPr>
      </w:pPr>
      <w:r w:rsidRPr="00EA5D32">
        <w:rPr>
          <w:rFonts w:eastAsia="黑体"/>
          <w:bCs/>
          <w:sz w:val="32"/>
        </w:rPr>
        <w:t>第一百</w:t>
      </w:r>
      <w:r w:rsidR="00A14079" w:rsidRPr="00EA5D32">
        <w:rPr>
          <w:rFonts w:eastAsia="黑体" w:hint="eastAsia"/>
          <w:bCs/>
          <w:sz w:val="32"/>
        </w:rPr>
        <w:t>六十</w:t>
      </w:r>
      <w:r w:rsidR="00A14CA6" w:rsidRPr="00EA5D32">
        <w:rPr>
          <w:rFonts w:eastAsia="黑体" w:hint="eastAsia"/>
          <w:bCs/>
          <w:sz w:val="32"/>
        </w:rPr>
        <w:t>六</w:t>
      </w:r>
      <w:r w:rsidR="00F860CF" w:rsidRPr="00EA5D32">
        <w:rPr>
          <w:rFonts w:eastAsia="黑体"/>
          <w:bCs/>
          <w:sz w:val="32"/>
        </w:rPr>
        <w:t>条</w:t>
      </w:r>
      <w:r w:rsidR="00F860CF" w:rsidRPr="00EA5D32">
        <w:rPr>
          <w:rFonts w:eastAsia="黑体"/>
          <w:bCs/>
          <w:sz w:val="32"/>
        </w:rPr>
        <w:t xml:space="preserve"> </w:t>
      </w:r>
      <w:r w:rsidR="00F860CF" w:rsidRPr="00EA5D32">
        <w:rPr>
          <w:rFonts w:eastAsia="仿宋_GB2312"/>
          <w:sz w:val="32"/>
          <w:szCs w:val="36"/>
        </w:rPr>
        <w:t xml:space="preserve"> </w:t>
      </w:r>
      <w:r w:rsidR="004450D6" w:rsidRPr="00EA5D32">
        <w:rPr>
          <w:rFonts w:eastAsia="仿宋_GB2312"/>
          <w:sz w:val="32"/>
          <w:szCs w:val="32"/>
        </w:rPr>
        <w:t>实施</w:t>
      </w:r>
      <w:r w:rsidR="003212C2" w:rsidRPr="00EA5D32">
        <w:rPr>
          <w:rFonts w:eastAsia="仿宋_GB2312"/>
          <w:sz w:val="32"/>
          <w:szCs w:val="32"/>
        </w:rPr>
        <w:t>营业线</w:t>
      </w:r>
      <w:r w:rsidR="004450D6" w:rsidRPr="00EA5D32">
        <w:rPr>
          <w:rFonts w:eastAsia="仿宋_GB2312"/>
          <w:sz w:val="32"/>
          <w:szCs w:val="32"/>
        </w:rPr>
        <w:t>施工管理信息</w:t>
      </w:r>
      <w:r w:rsidR="003212C2" w:rsidRPr="00EA5D32">
        <w:rPr>
          <w:rFonts w:eastAsia="仿宋_GB2312"/>
          <w:sz w:val="32"/>
          <w:szCs w:val="32"/>
        </w:rPr>
        <w:t>化的单位</w:t>
      </w:r>
      <w:r w:rsidR="004450D6" w:rsidRPr="00EA5D32">
        <w:rPr>
          <w:rFonts w:eastAsia="仿宋_GB2312"/>
          <w:sz w:val="32"/>
          <w:szCs w:val="32"/>
        </w:rPr>
        <w:t>，</w:t>
      </w:r>
      <w:r w:rsidR="003212C2" w:rsidRPr="00EA5D32">
        <w:rPr>
          <w:rFonts w:eastAsia="仿宋_GB2312"/>
          <w:sz w:val="32"/>
          <w:szCs w:val="32"/>
        </w:rPr>
        <w:t>应</w:t>
      </w:r>
      <w:r w:rsidR="004450D6" w:rsidRPr="00EA5D32">
        <w:rPr>
          <w:rFonts w:eastAsia="仿宋_GB2312"/>
          <w:sz w:val="32"/>
          <w:szCs w:val="32"/>
        </w:rPr>
        <w:t>逐步取消相关纸质文档、文电。</w:t>
      </w:r>
    </w:p>
    <w:p w14:paraId="6AF1EFFB" w14:textId="77777777" w:rsidR="002668C1" w:rsidRPr="00EA5D32" w:rsidRDefault="002668C1" w:rsidP="009D6257">
      <w:pPr>
        <w:adjustRightInd w:val="0"/>
        <w:snapToGrid w:val="0"/>
        <w:spacing w:beforeLines="100" w:before="289" w:afterLines="100" w:after="289" w:line="560" w:lineRule="exact"/>
        <w:jc w:val="center"/>
        <w:rPr>
          <w:rFonts w:eastAsia="黑体"/>
          <w:bCs/>
          <w:sz w:val="32"/>
          <w:szCs w:val="32"/>
        </w:rPr>
      </w:pPr>
      <w:r w:rsidRPr="00EA5D32">
        <w:rPr>
          <w:rFonts w:eastAsia="黑体"/>
          <w:bCs/>
          <w:sz w:val="32"/>
          <w:szCs w:val="32"/>
        </w:rPr>
        <w:t>第二十</w:t>
      </w:r>
      <w:r w:rsidR="00937A40" w:rsidRPr="00EA5D32">
        <w:rPr>
          <w:rFonts w:eastAsia="黑体" w:hint="eastAsia"/>
          <w:bCs/>
          <w:sz w:val="32"/>
          <w:szCs w:val="32"/>
        </w:rPr>
        <w:t>二</w:t>
      </w:r>
      <w:r w:rsidRPr="00EA5D32">
        <w:rPr>
          <w:rFonts w:eastAsia="黑体"/>
          <w:bCs/>
          <w:sz w:val="32"/>
          <w:szCs w:val="32"/>
        </w:rPr>
        <w:t>章</w:t>
      </w:r>
      <w:r w:rsidRPr="00EA5D32">
        <w:rPr>
          <w:rFonts w:eastAsia="黑体"/>
          <w:bCs/>
          <w:sz w:val="32"/>
          <w:szCs w:val="32"/>
        </w:rPr>
        <w:t xml:space="preserve">  </w:t>
      </w:r>
      <w:r w:rsidRPr="00EA5D32">
        <w:rPr>
          <w:rFonts w:eastAsia="黑体"/>
          <w:bCs/>
          <w:sz w:val="32"/>
          <w:szCs w:val="32"/>
        </w:rPr>
        <w:t>附</w:t>
      </w:r>
      <w:r w:rsidR="00C409C1" w:rsidRPr="00EA5D32">
        <w:rPr>
          <w:rFonts w:eastAsia="黑体"/>
          <w:bCs/>
          <w:sz w:val="32"/>
          <w:szCs w:val="32"/>
        </w:rPr>
        <w:t xml:space="preserve"> </w:t>
      </w:r>
      <w:r w:rsidRPr="00EA5D32">
        <w:rPr>
          <w:rFonts w:eastAsia="黑体"/>
          <w:bCs/>
          <w:sz w:val="32"/>
          <w:szCs w:val="32"/>
        </w:rPr>
        <w:t>则</w:t>
      </w:r>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5E9072C8" w14:textId="77777777" w:rsidR="00DB555D" w:rsidRPr="00EA5D32" w:rsidRDefault="00E92D7A" w:rsidP="00AF713D">
      <w:pPr>
        <w:adjustRightInd w:val="0"/>
        <w:snapToGrid w:val="0"/>
        <w:spacing w:line="560" w:lineRule="exact"/>
        <w:ind w:firstLineChars="200" w:firstLine="640"/>
        <w:rPr>
          <w:rFonts w:eastAsia="仿宋_GB2312"/>
          <w:sz w:val="32"/>
          <w:szCs w:val="28"/>
        </w:rPr>
      </w:pPr>
      <w:r w:rsidRPr="00EA5D32">
        <w:rPr>
          <w:rFonts w:eastAsia="黑体"/>
          <w:bCs/>
          <w:sz w:val="32"/>
        </w:rPr>
        <w:lastRenderedPageBreak/>
        <w:t>第一百</w:t>
      </w:r>
      <w:r w:rsidRPr="00EA5D32">
        <w:rPr>
          <w:rFonts w:eastAsia="黑体" w:hint="eastAsia"/>
          <w:bCs/>
          <w:sz w:val="32"/>
        </w:rPr>
        <w:t>六十</w:t>
      </w:r>
      <w:r w:rsidR="00A14CA6" w:rsidRPr="00EA5D32">
        <w:rPr>
          <w:rFonts w:eastAsia="黑体" w:hint="eastAsia"/>
          <w:bCs/>
          <w:sz w:val="32"/>
        </w:rPr>
        <w:t>七</w:t>
      </w:r>
      <w:r w:rsidR="00F860CF" w:rsidRPr="00EA5D32">
        <w:rPr>
          <w:rFonts w:eastAsia="黑体"/>
          <w:bCs/>
          <w:sz w:val="32"/>
        </w:rPr>
        <w:t>条</w:t>
      </w:r>
      <w:r w:rsidR="00F860CF" w:rsidRPr="00EA5D32">
        <w:rPr>
          <w:rFonts w:eastAsia="黑体"/>
          <w:bCs/>
          <w:sz w:val="32"/>
        </w:rPr>
        <w:t xml:space="preserve"> </w:t>
      </w:r>
      <w:r w:rsidR="00F860CF" w:rsidRPr="00EA5D32">
        <w:rPr>
          <w:rFonts w:eastAsia="仿宋_GB2312"/>
          <w:sz w:val="32"/>
          <w:szCs w:val="36"/>
        </w:rPr>
        <w:t xml:space="preserve"> </w:t>
      </w:r>
      <w:r w:rsidR="00DB555D" w:rsidRPr="00EA5D32">
        <w:rPr>
          <w:rFonts w:eastAsia="仿宋_GB2312"/>
          <w:sz w:val="32"/>
          <w:szCs w:val="28"/>
        </w:rPr>
        <w:t>集团公司与地方铁路等其他铁路运输企业</w:t>
      </w:r>
      <w:proofErr w:type="gramStart"/>
      <w:r w:rsidR="00DB555D" w:rsidRPr="00EA5D32">
        <w:rPr>
          <w:rFonts w:eastAsia="仿宋_GB2312"/>
          <w:sz w:val="32"/>
          <w:szCs w:val="28"/>
        </w:rPr>
        <w:t>分界站</w:t>
      </w:r>
      <w:proofErr w:type="gramEnd"/>
      <w:r w:rsidR="00DB555D" w:rsidRPr="00EA5D32">
        <w:rPr>
          <w:rFonts w:eastAsia="仿宋_GB2312"/>
          <w:sz w:val="32"/>
          <w:szCs w:val="28"/>
        </w:rPr>
        <w:t>的施工维修，需协调配合时由集团公司与其他铁路运输企业签订施工运输组织协议，明确相关事项。</w:t>
      </w:r>
    </w:p>
    <w:p w14:paraId="66905392" w14:textId="77777777" w:rsidR="00B8277C" w:rsidRPr="00EA5D32" w:rsidRDefault="009E25D3"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六十</w:t>
      </w:r>
      <w:r w:rsidR="00A14CA6" w:rsidRPr="00EA5D32">
        <w:rPr>
          <w:rFonts w:eastAsia="黑体" w:hint="eastAsia"/>
          <w:bCs/>
          <w:sz w:val="32"/>
        </w:rPr>
        <w:t>八</w:t>
      </w:r>
      <w:r w:rsidR="00F860CF" w:rsidRPr="00EA5D32">
        <w:rPr>
          <w:rFonts w:eastAsia="黑体"/>
          <w:bCs/>
          <w:sz w:val="32"/>
        </w:rPr>
        <w:t>条</w:t>
      </w:r>
      <w:r w:rsidR="00F860CF" w:rsidRPr="00EA5D32">
        <w:rPr>
          <w:rFonts w:eastAsia="黑体"/>
          <w:bCs/>
          <w:sz w:val="32"/>
        </w:rPr>
        <w:t xml:space="preserve"> </w:t>
      </w:r>
      <w:r w:rsidR="00F860CF" w:rsidRPr="00EA5D32">
        <w:rPr>
          <w:rFonts w:eastAsia="仿宋_GB2312"/>
          <w:sz w:val="32"/>
          <w:szCs w:val="36"/>
        </w:rPr>
        <w:t xml:space="preserve"> </w:t>
      </w:r>
      <w:r w:rsidR="002668C1" w:rsidRPr="00EA5D32">
        <w:rPr>
          <w:rFonts w:eastAsia="仿宋_GB2312"/>
          <w:sz w:val="32"/>
          <w:szCs w:val="28"/>
        </w:rPr>
        <w:t>本</w:t>
      </w:r>
      <w:r w:rsidR="00A37331" w:rsidRPr="00EA5D32">
        <w:rPr>
          <w:rFonts w:eastAsia="仿宋_GB2312"/>
          <w:sz w:val="32"/>
          <w:szCs w:val="28"/>
        </w:rPr>
        <w:t>细则</w:t>
      </w:r>
      <w:r w:rsidR="002668C1" w:rsidRPr="00EA5D32">
        <w:rPr>
          <w:rFonts w:eastAsia="仿宋_GB2312"/>
          <w:sz w:val="32"/>
          <w:szCs w:val="28"/>
        </w:rPr>
        <w:t>由</w:t>
      </w:r>
      <w:r w:rsidR="001B53E3" w:rsidRPr="00EA5D32">
        <w:rPr>
          <w:rFonts w:eastAsia="仿宋_GB2312" w:hint="eastAsia"/>
          <w:sz w:val="32"/>
          <w:szCs w:val="28"/>
        </w:rPr>
        <w:t>集团公司</w:t>
      </w:r>
      <w:r w:rsidR="009B2501" w:rsidRPr="00EA5D32">
        <w:rPr>
          <w:rFonts w:eastAsia="仿宋_GB2312"/>
          <w:sz w:val="32"/>
          <w:szCs w:val="28"/>
        </w:rPr>
        <w:t>施工办</w:t>
      </w:r>
      <w:r w:rsidR="00073961" w:rsidRPr="00EA5D32">
        <w:rPr>
          <w:rFonts w:eastAsia="仿宋_GB2312"/>
          <w:sz w:val="32"/>
          <w:szCs w:val="28"/>
        </w:rPr>
        <w:t>牵头</w:t>
      </w:r>
      <w:r w:rsidR="002668C1" w:rsidRPr="00EA5D32">
        <w:rPr>
          <w:rFonts w:eastAsia="仿宋_GB2312"/>
          <w:sz w:val="32"/>
          <w:szCs w:val="28"/>
        </w:rPr>
        <w:t>负责解释。</w:t>
      </w:r>
    </w:p>
    <w:p w14:paraId="49E2FDFA" w14:textId="77777777" w:rsidR="004C3AEA" w:rsidRPr="00EA5D32" w:rsidRDefault="00CF7862" w:rsidP="00AF713D">
      <w:pPr>
        <w:adjustRightInd w:val="0"/>
        <w:snapToGrid w:val="0"/>
        <w:spacing w:line="560" w:lineRule="exact"/>
        <w:ind w:firstLineChars="200" w:firstLine="640"/>
        <w:rPr>
          <w:rFonts w:eastAsia="仿宋_GB2312"/>
          <w:sz w:val="32"/>
          <w:szCs w:val="28"/>
        </w:rPr>
      </w:pPr>
      <w:r w:rsidRPr="00EA5D32">
        <w:rPr>
          <w:rFonts w:eastAsia="黑体"/>
          <w:bCs/>
          <w:sz w:val="32"/>
        </w:rPr>
        <w:t>第一百</w:t>
      </w:r>
      <w:r w:rsidRPr="00EA5D32">
        <w:rPr>
          <w:rFonts w:eastAsia="黑体" w:hint="eastAsia"/>
          <w:bCs/>
          <w:sz w:val="32"/>
        </w:rPr>
        <w:t>六十</w:t>
      </w:r>
      <w:r w:rsidR="00A14CA6" w:rsidRPr="00EA5D32">
        <w:rPr>
          <w:rFonts w:eastAsia="黑体" w:hint="eastAsia"/>
          <w:bCs/>
          <w:sz w:val="32"/>
        </w:rPr>
        <w:t>九</w:t>
      </w:r>
      <w:r w:rsidR="00F860CF" w:rsidRPr="00EA5D32">
        <w:rPr>
          <w:rFonts w:eastAsia="黑体"/>
          <w:bCs/>
          <w:sz w:val="32"/>
        </w:rPr>
        <w:t>条</w:t>
      </w:r>
      <w:r w:rsidR="00F860CF" w:rsidRPr="00EA5D32">
        <w:rPr>
          <w:rFonts w:eastAsia="黑体"/>
          <w:bCs/>
          <w:sz w:val="32"/>
        </w:rPr>
        <w:t xml:space="preserve"> </w:t>
      </w:r>
      <w:r w:rsidR="00F860CF" w:rsidRPr="00EA5D32">
        <w:rPr>
          <w:rFonts w:eastAsia="仿宋_GB2312"/>
          <w:sz w:val="32"/>
          <w:szCs w:val="36"/>
        </w:rPr>
        <w:t xml:space="preserve"> </w:t>
      </w:r>
      <w:r w:rsidR="002668C1" w:rsidRPr="00EA5D32">
        <w:rPr>
          <w:rFonts w:eastAsia="仿宋_GB2312"/>
          <w:sz w:val="32"/>
          <w:szCs w:val="28"/>
        </w:rPr>
        <w:t>本</w:t>
      </w:r>
      <w:r w:rsidR="00A37331" w:rsidRPr="00EA5D32">
        <w:rPr>
          <w:rFonts w:eastAsia="仿宋_GB2312"/>
          <w:sz w:val="32"/>
          <w:szCs w:val="28"/>
        </w:rPr>
        <w:t>细则</w:t>
      </w:r>
      <w:r w:rsidR="002668C1" w:rsidRPr="00EA5D32">
        <w:rPr>
          <w:rFonts w:eastAsia="仿宋_GB2312"/>
          <w:sz w:val="32"/>
          <w:szCs w:val="28"/>
        </w:rPr>
        <w:t>自</w:t>
      </w:r>
      <w:r w:rsidR="00692FA7" w:rsidRPr="00EA5D32">
        <w:rPr>
          <w:rFonts w:eastAsia="仿宋_GB2312" w:hint="eastAsia"/>
          <w:sz w:val="32"/>
          <w:szCs w:val="28"/>
        </w:rPr>
        <w:t>202</w:t>
      </w:r>
      <w:r w:rsidR="00A14CA6" w:rsidRPr="00EA5D32">
        <w:rPr>
          <w:rFonts w:eastAsia="仿宋_GB2312" w:hint="eastAsia"/>
          <w:sz w:val="32"/>
          <w:szCs w:val="28"/>
        </w:rPr>
        <w:t>3</w:t>
      </w:r>
      <w:r w:rsidR="00285D23" w:rsidRPr="00EA5D32">
        <w:rPr>
          <w:rFonts w:eastAsia="仿宋_GB2312"/>
          <w:sz w:val="32"/>
          <w:szCs w:val="28"/>
        </w:rPr>
        <w:t>年</w:t>
      </w:r>
      <w:r w:rsidR="00ED18F9">
        <w:rPr>
          <w:rFonts w:eastAsia="仿宋_GB2312" w:hint="eastAsia"/>
          <w:sz w:val="32"/>
          <w:szCs w:val="28"/>
        </w:rPr>
        <w:t>5</w:t>
      </w:r>
      <w:r w:rsidR="00285D23" w:rsidRPr="00EA5D32">
        <w:rPr>
          <w:rFonts w:eastAsia="仿宋_GB2312"/>
          <w:sz w:val="32"/>
          <w:szCs w:val="28"/>
        </w:rPr>
        <w:t>月</w:t>
      </w:r>
      <w:r w:rsidR="002A24FB" w:rsidRPr="00EA5D32">
        <w:rPr>
          <w:rFonts w:eastAsia="仿宋_GB2312"/>
          <w:sz w:val="32"/>
          <w:szCs w:val="28"/>
        </w:rPr>
        <w:t>1</w:t>
      </w:r>
      <w:r w:rsidR="00285D23" w:rsidRPr="00EA5D32">
        <w:rPr>
          <w:rFonts w:eastAsia="仿宋_GB2312"/>
          <w:sz w:val="32"/>
          <w:szCs w:val="28"/>
        </w:rPr>
        <w:t>日</w:t>
      </w:r>
      <w:r w:rsidR="002668C1" w:rsidRPr="00EA5D32">
        <w:rPr>
          <w:rFonts w:eastAsia="仿宋_GB2312"/>
          <w:sz w:val="32"/>
          <w:szCs w:val="28"/>
        </w:rPr>
        <w:t>起施行</w:t>
      </w:r>
      <w:r w:rsidR="002668C1" w:rsidRPr="00EA5D32">
        <w:rPr>
          <w:rFonts w:eastAsia="仿宋_GB2312"/>
          <w:sz w:val="32"/>
          <w:szCs w:val="32"/>
        </w:rPr>
        <w:t>。</w:t>
      </w:r>
      <w:r w:rsidR="00137CC6" w:rsidRPr="00EA5D32">
        <w:rPr>
          <w:rFonts w:eastAsia="仿宋_GB2312"/>
          <w:sz w:val="32"/>
          <w:szCs w:val="28"/>
        </w:rPr>
        <w:t>前发</w:t>
      </w:r>
      <w:r w:rsidR="00D80ED4" w:rsidRPr="00EA5D32">
        <w:rPr>
          <w:rFonts w:eastAsia="仿宋_GB2312"/>
          <w:sz w:val="32"/>
          <w:szCs w:val="28"/>
        </w:rPr>
        <w:t>《</w:t>
      </w:r>
      <w:r w:rsidR="004C5FBE" w:rsidRPr="00EA5D32">
        <w:rPr>
          <w:rFonts w:eastAsia="仿宋_GB2312"/>
          <w:sz w:val="32"/>
          <w:szCs w:val="28"/>
        </w:rPr>
        <w:t>中国铁路</w:t>
      </w:r>
      <w:r w:rsidR="00D80ED4" w:rsidRPr="00EA5D32">
        <w:rPr>
          <w:rFonts w:eastAsia="仿宋_GB2312"/>
          <w:sz w:val="32"/>
          <w:szCs w:val="28"/>
        </w:rPr>
        <w:t>成都局集团</w:t>
      </w:r>
      <w:r w:rsidR="004C5FBE" w:rsidRPr="00EA5D32">
        <w:rPr>
          <w:rFonts w:eastAsia="仿宋_GB2312"/>
          <w:sz w:val="32"/>
          <w:szCs w:val="28"/>
        </w:rPr>
        <w:t>有限</w:t>
      </w:r>
      <w:r w:rsidR="00D80ED4" w:rsidRPr="00EA5D32">
        <w:rPr>
          <w:rFonts w:eastAsia="仿宋_GB2312"/>
          <w:sz w:val="32"/>
          <w:szCs w:val="28"/>
        </w:rPr>
        <w:t>公司营业线施工安全管理实施细则》（成铁施工</w:t>
      </w:r>
      <w:r w:rsidR="004C5FBE" w:rsidRPr="00EA5D32">
        <w:rPr>
          <w:rFonts w:eastAsia="仿宋_GB2312"/>
          <w:sz w:val="32"/>
          <w:szCs w:val="28"/>
        </w:rPr>
        <w:t>〔</w:t>
      </w:r>
      <w:r w:rsidR="004C5FBE" w:rsidRPr="00EA5D32">
        <w:rPr>
          <w:rFonts w:eastAsia="仿宋_GB2312"/>
          <w:sz w:val="32"/>
          <w:szCs w:val="28"/>
        </w:rPr>
        <w:t>2020</w:t>
      </w:r>
      <w:r w:rsidR="00D80ED4" w:rsidRPr="00EA5D32">
        <w:rPr>
          <w:rFonts w:eastAsia="仿宋_GB2312"/>
          <w:sz w:val="32"/>
          <w:szCs w:val="28"/>
        </w:rPr>
        <w:t>〕</w:t>
      </w:r>
      <w:r w:rsidR="004C5FBE" w:rsidRPr="00EA5D32">
        <w:rPr>
          <w:rFonts w:eastAsia="仿宋_GB2312"/>
          <w:sz w:val="32"/>
          <w:szCs w:val="28"/>
        </w:rPr>
        <w:t>236</w:t>
      </w:r>
      <w:r w:rsidR="00D80ED4" w:rsidRPr="00EA5D32">
        <w:rPr>
          <w:rFonts w:eastAsia="仿宋_GB2312"/>
          <w:sz w:val="32"/>
          <w:szCs w:val="28"/>
        </w:rPr>
        <w:t>号）、</w:t>
      </w:r>
      <w:r w:rsidR="0018448B" w:rsidRPr="00EA5D32">
        <w:rPr>
          <w:rFonts w:eastAsia="仿宋_GB2312"/>
          <w:sz w:val="32"/>
          <w:szCs w:val="28"/>
        </w:rPr>
        <w:t>《施工办关于明确下穿铁路路基工程施工等级及安全管理有关事项的通知》（施工电〔</w:t>
      </w:r>
      <w:r w:rsidR="0018448B" w:rsidRPr="00EA5D32">
        <w:rPr>
          <w:rFonts w:eastAsia="仿宋_GB2312"/>
          <w:sz w:val="32"/>
          <w:szCs w:val="28"/>
        </w:rPr>
        <w:t>2021</w:t>
      </w:r>
      <w:r w:rsidR="0018448B" w:rsidRPr="00EA5D32">
        <w:rPr>
          <w:rFonts w:eastAsia="仿宋_GB2312"/>
          <w:sz w:val="32"/>
          <w:szCs w:val="28"/>
        </w:rPr>
        <w:t>〕</w:t>
      </w:r>
      <w:r w:rsidR="007F7E32" w:rsidRPr="00EA5D32">
        <w:rPr>
          <w:rFonts w:eastAsia="仿宋_GB2312"/>
          <w:sz w:val="32"/>
          <w:szCs w:val="28"/>
        </w:rPr>
        <w:t>31</w:t>
      </w:r>
      <w:r w:rsidR="0018448B" w:rsidRPr="00EA5D32">
        <w:rPr>
          <w:rFonts w:eastAsia="仿宋_GB2312"/>
          <w:sz w:val="32"/>
          <w:szCs w:val="28"/>
        </w:rPr>
        <w:t>号）、</w:t>
      </w:r>
      <w:r w:rsidR="004C5FBE" w:rsidRPr="00EA5D32">
        <w:rPr>
          <w:rFonts w:eastAsia="仿宋_GB2312"/>
          <w:sz w:val="32"/>
          <w:szCs w:val="28"/>
        </w:rPr>
        <w:t>《施工办关于进一步规范营业线施工技术交底工作的通知》（施工电〔</w:t>
      </w:r>
      <w:r w:rsidR="004C5FBE" w:rsidRPr="00EA5D32">
        <w:rPr>
          <w:rFonts w:eastAsia="仿宋_GB2312"/>
          <w:sz w:val="32"/>
          <w:szCs w:val="28"/>
        </w:rPr>
        <w:t>2021</w:t>
      </w:r>
      <w:r w:rsidR="004C5FBE" w:rsidRPr="00EA5D32">
        <w:rPr>
          <w:rFonts w:eastAsia="仿宋_GB2312"/>
          <w:sz w:val="32"/>
          <w:szCs w:val="28"/>
        </w:rPr>
        <w:t>〕</w:t>
      </w:r>
      <w:r w:rsidR="004C5FBE" w:rsidRPr="00EA5D32">
        <w:rPr>
          <w:rFonts w:eastAsia="仿宋_GB2312"/>
          <w:sz w:val="32"/>
          <w:szCs w:val="28"/>
        </w:rPr>
        <w:t>43</w:t>
      </w:r>
      <w:r w:rsidR="004C5FBE" w:rsidRPr="00EA5D32">
        <w:rPr>
          <w:rFonts w:eastAsia="仿宋_GB2312"/>
          <w:sz w:val="32"/>
          <w:szCs w:val="28"/>
        </w:rPr>
        <w:t>号）、《施工办关于明确营业线</w:t>
      </w:r>
      <w:r w:rsidR="004C5FBE" w:rsidRPr="00EA5D32">
        <w:rPr>
          <w:rFonts w:ascii="宋体"/>
          <w:sz w:val="32"/>
          <w:szCs w:val="28"/>
        </w:rPr>
        <w:t>Ⅲ</w:t>
      </w:r>
      <w:r w:rsidR="004C5FBE" w:rsidRPr="00EA5D32">
        <w:rPr>
          <w:rFonts w:eastAsia="仿宋_GB2312"/>
          <w:sz w:val="32"/>
          <w:szCs w:val="28"/>
        </w:rPr>
        <w:t>级施工领导干部现场</w:t>
      </w:r>
      <w:r w:rsidR="008B260D" w:rsidRPr="00EA5D32">
        <w:rPr>
          <w:rFonts w:eastAsia="仿宋_GB2312"/>
          <w:sz w:val="32"/>
          <w:szCs w:val="28"/>
        </w:rPr>
        <w:t>盯控的通知</w:t>
      </w:r>
      <w:r w:rsidR="004C5FBE" w:rsidRPr="00EA5D32">
        <w:rPr>
          <w:rFonts w:eastAsia="仿宋_GB2312"/>
          <w:sz w:val="32"/>
          <w:szCs w:val="28"/>
        </w:rPr>
        <w:t>》（施工电〔</w:t>
      </w:r>
      <w:r w:rsidR="004C5FBE" w:rsidRPr="00EA5D32">
        <w:rPr>
          <w:rFonts w:eastAsia="仿宋_GB2312"/>
          <w:sz w:val="32"/>
          <w:szCs w:val="28"/>
        </w:rPr>
        <w:t>2021</w:t>
      </w:r>
      <w:r w:rsidR="004C5FBE" w:rsidRPr="00EA5D32">
        <w:rPr>
          <w:rFonts w:eastAsia="仿宋_GB2312"/>
          <w:sz w:val="32"/>
          <w:szCs w:val="28"/>
        </w:rPr>
        <w:t>〕</w:t>
      </w:r>
      <w:r w:rsidR="004C5FBE" w:rsidRPr="00EA5D32">
        <w:rPr>
          <w:rFonts w:eastAsia="仿宋_GB2312"/>
          <w:sz w:val="32"/>
          <w:szCs w:val="28"/>
        </w:rPr>
        <w:t>61</w:t>
      </w:r>
      <w:r w:rsidR="004C5FBE" w:rsidRPr="00EA5D32">
        <w:rPr>
          <w:rFonts w:eastAsia="仿宋_GB2312"/>
          <w:sz w:val="32"/>
          <w:szCs w:val="28"/>
        </w:rPr>
        <w:t>号）</w:t>
      </w:r>
      <w:r w:rsidR="00BC7990" w:rsidRPr="00EA5D32">
        <w:rPr>
          <w:rFonts w:eastAsia="仿宋_GB2312"/>
          <w:sz w:val="32"/>
          <w:szCs w:val="28"/>
        </w:rPr>
        <w:t>、《施工办</w:t>
      </w:r>
      <w:r w:rsidR="00BC7990" w:rsidRPr="00EA5D32">
        <w:rPr>
          <w:rFonts w:eastAsia="仿宋_GB2312"/>
          <w:sz w:val="32"/>
          <w:szCs w:val="28"/>
        </w:rPr>
        <w:t xml:space="preserve"> </w:t>
      </w:r>
      <w:r w:rsidR="00BC7990" w:rsidRPr="00EA5D32">
        <w:rPr>
          <w:rFonts w:eastAsia="仿宋_GB2312"/>
          <w:sz w:val="32"/>
          <w:szCs w:val="28"/>
        </w:rPr>
        <w:t>工务部</w:t>
      </w:r>
      <w:r w:rsidR="00BC7990" w:rsidRPr="00EA5D32">
        <w:rPr>
          <w:rFonts w:eastAsia="仿宋_GB2312"/>
          <w:sz w:val="32"/>
          <w:szCs w:val="28"/>
        </w:rPr>
        <w:t xml:space="preserve"> </w:t>
      </w:r>
      <w:r w:rsidR="00BC7990" w:rsidRPr="00EA5D32">
        <w:rPr>
          <w:rFonts w:eastAsia="仿宋_GB2312"/>
          <w:sz w:val="32"/>
          <w:szCs w:val="28"/>
        </w:rPr>
        <w:t>建设部关于加强营业线施工盯控和邻线限速管理的通知》（施工电〔</w:t>
      </w:r>
      <w:r w:rsidR="00BC7990" w:rsidRPr="00EA5D32">
        <w:rPr>
          <w:rFonts w:eastAsia="仿宋_GB2312"/>
          <w:sz w:val="32"/>
          <w:szCs w:val="28"/>
        </w:rPr>
        <w:t>2021</w:t>
      </w:r>
      <w:r w:rsidR="00BC7990" w:rsidRPr="00EA5D32">
        <w:rPr>
          <w:rFonts w:eastAsia="仿宋_GB2312"/>
          <w:sz w:val="32"/>
          <w:szCs w:val="28"/>
        </w:rPr>
        <w:t>〕</w:t>
      </w:r>
      <w:r w:rsidR="00BC7990" w:rsidRPr="00EA5D32">
        <w:rPr>
          <w:rFonts w:eastAsia="仿宋_GB2312"/>
          <w:sz w:val="32"/>
          <w:szCs w:val="28"/>
        </w:rPr>
        <w:t>100</w:t>
      </w:r>
      <w:r w:rsidR="00BC7990" w:rsidRPr="00EA5D32">
        <w:rPr>
          <w:rFonts w:eastAsia="仿宋_GB2312"/>
          <w:sz w:val="32"/>
          <w:szCs w:val="28"/>
        </w:rPr>
        <w:t>号）</w:t>
      </w:r>
      <w:r w:rsidR="007A2DF6" w:rsidRPr="00EA5D32">
        <w:rPr>
          <w:rFonts w:eastAsia="仿宋_GB2312" w:hint="eastAsia"/>
          <w:sz w:val="32"/>
          <w:szCs w:val="28"/>
        </w:rPr>
        <w:t>、《施工办关于明确邻近营业线施工防护有关要求的通知》（施工电〔</w:t>
      </w:r>
      <w:r w:rsidR="007A2DF6" w:rsidRPr="00EA5D32">
        <w:rPr>
          <w:rFonts w:eastAsia="仿宋_GB2312" w:hint="eastAsia"/>
          <w:sz w:val="32"/>
          <w:szCs w:val="28"/>
        </w:rPr>
        <w:t>2021</w:t>
      </w:r>
      <w:r w:rsidR="007A2DF6" w:rsidRPr="00EA5D32">
        <w:rPr>
          <w:rFonts w:eastAsia="仿宋_GB2312" w:hint="eastAsia"/>
          <w:sz w:val="32"/>
          <w:szCs w:val="28"/>
        </w:rPr>
        <w:t>〕</w:t>
      </w:r>
      <w:r w:rsidR="007A2DF6" w:rsidRPr="00EA5D32">
        <w:rPr>
          <w:rFonts w:eastAsia="仿宋_GB2312" w:hint="eastAsia"/>
          <w:sz w:val="32"/>
          <w:szCs w:val="28"/>
        </w:rPr>
        <w:t>123</w:t>
      </w:r>
      <w:r w:rsidR="007A2DF6" w:rsidRPr="00EA5D32">
        <w:rPr>
          <w:rFonts w:eastAsia="仿宋_GB2312" w:hint="eastAsia"/>
          <w:sz w:val="32"/>
          <w:szCs w:val="28"/>
        </w:rPr>
        <w:t>号）、</w:t>
      </w:r>
      <w:r w:rsidR="00137A60" w:rsidRPr="00EA5D32">
        <w:rPr>
          <w:rFonts w:eastAsia="仿宋_GB2312" w:hint="eastAsia"/>
          <w:sz w:val="32"/>
          <w:szCs w:val="28"/>
        </w:rPr>
        <w:t>《施工办关于加强路外单位施工日计划审核的通知》（施工电〔</w:t>
      </w:r>
      <w:r w:rsidR="00137A60" w:rsidRPr="00EA5D32">
        <w:rPr>
          <w:rFonts w:eastAsia="仿宋_GB2312" w:hint="eastAsia"/>
          <w:sz w:val="32"/>
          <w:szCs w:val="28"/>
        </w:rPr>
        <w:t>2022</w:t>
      </w:r>
      <w:r w:rsidR="00137A60" w:rsidRPr="00EA5D32">
        <w:rPr>
          <w:rFonts w:eastAsia="仿宋_GB2312" w:hint="eastAsia"/>
          <w:sz w:val="32"/>
          <w:szCs w:val="28"/>
        </w:rPr>
        <w:t>〕</w:t>
      </w:r>
      <w:r w:rsidR="00137A60" w:rsidRPr="00EA5D32">
        <w:rPr>
          <w:rFonts w:eastAsia="仿宋_GB2312" w:hint="eastAsia"/>
          <w:sz w:val="32"/>
          <w:szCs w:val="28"/>
        </w:rPr>
        <w:t>25</w:t>
      </w:r>
      <w:r w:rsidR="00137A60" w:rsidRPr="00EA5D32">
        <w:rPr>
          <w:rFonts w:eastAsia="仿宋_GB2312" w:hint="eastAsia"/>
          <w:sz w:val="32"/>
          <w:szCs w:val="28"/>
        </w:rPr>
        <w:t>号）、</w:t>
      </w:r>
      <w:r w:rsidR="007A2DF6" w:rsidRPr="00EA5D32">
        <w:rPr>
          <w:rFonts w:eastAsia="仿宋_GB2312" w:hint="eastAsia"/>
          <w:sz w:val="32"/>
          <w:szCs w:val="28"/>
        </w:rPr>
        <w:t>《施工办</w:t>
      </w:r>
      <w:r w:rsidR="007A2DF6" w:rsidRPr="00EA5D32">
        <w:rPr>
          <w:rFonts w:eastAsia="仿宋_GB2312" w:hint="eastAsia"/>
          <w:sz w:val="32"/>
          <w:szCs w:val="28"/>
        </w:rPr>
        <w:t xml:space="preserve"> </w:t>
      </w:r>
      <w:r w:rsidR="007A2DF6" w:rsidRPr="00EA5D32">
        <w:rPr>
          <w:rFonts w:eastAsia="仿宋_GB2312" w:hint="eastAsia"/>
          <w:sz w:val="32"/>
          <w:szCs w:val="28"/>
        </w:rPr>
        <w:t>运输部关于优化普速铁路调度集中区段施工登销记规定的通知》（施工电〔</w:t>
      </w:r>
      <w:r w:rsidR="007A2DF6" w:rsidRPr="00EA5D32">
        <w:rPr>
          <w:rFonts w:eastAsia="仿宋_GB2312" w:hint="eastAsia"/>
          <w:sz w:val="32"/>
          <w:szCs w:val="28"/>
        </w:rPr>
        <w:t>2022</w:t>
      </w:r>
      <w:r w:rsidR="007A2DF6" w:rsidRPr="00EA5D32">
        <w:rPr>
          <w:rFonts w:eastAsia="仿宋_GB2312" w:hint="eastAsia"/>
          <w:sz w:val="32"/>
          <w:szCs w:val="28"/>
        </w:rPr>
        <w:t>〕</w:t>
      </w:r>
      <w:r w:rsidR="007A2DF6" w:rsidRPr="00EA5D32">
        <w:rPr>
          <w:rFonts w:eastAsia="仿宋_GB2312" w:hint="eastAsia"/>
          <w:sz w:val="32"/>
          <w:szCs w:val="28"/>
        </w:rPr>
        <w:t>28</w:t>
      </w:r>
      <w:r w:rsidR="007A2DF6" w:rsidRPr="00EA5D32">
        <w:rPr>
          <w:rFonts w:eastAsia="仿宋_GB2312" w:hint="eastAsia"/>
          <w:sz w:val="32"/>
          <w:szCs w:val="28"/>
        </w:rPr>
        <w:t>号）</w:t>
      </w:r>
      <w:r w:rsidR="00525B58" w:rsidRPr="00EA5D32">
        <w:rPr>
          <w:rFonts w:eastAsia="仿宋_GB2312" w:hint="eastAsia"/>
          <w:sz w:val="32"/>
          <w:szCs w:val="28"/>
        </w:rPr>
        <w:t>、《施工办关于加强集团公司管内高速铁路施工管理的通知》（施工电〔</w:t>
      </w:r>
      <w:r w:rsidR="00525B58" w:rsidRPr="00EA5D32">
        <w:rPr>
          <w:rFonts w:eastAsia="仿宋_GB2312" w:hint="eastAsia"/>
          <w:sz w:val="32"/>
          <w:szCs w:val="28"/>
        </w:rPr>
        <w:t>2022</w:t>
      </w:r>
      <w:r w:rsidR="00525B58" w:rsidRPr="00EA5D32">
        <w:rPr>
          <w:rFonts w:eastAsia="仿宋_GB2312" w:hint="eastAsia"/>
          <w:sz w:val="32"/>
          <w:szCs w:val="28"/>
        </w:rPr>
        <w:t>〕</w:t>
      </w:r>
      <w:r w:rsidR="00525B58" w:rsidRPr="00EA5D32">
        <w:rPr>
          <w:rFonts w:eastAsia="仿宋_GB2312" w:hint="eastAsia"/>
          <w:sz w:val="32"/>
          <w:szCs w:val="28"/>
        </w:rPr>
        <w:t>72</w:t>
      </w:r>
      <w:r w:rsidR="00525B58" w:rsidRPr="00EA5D32">
        <w:rPr>
          <w:rFonts w:eastAsia="仿宋_GB2312" w:hint="eastAsia"/>
          <w:sz w:val="32"/>
          <w:szCs w:val="28"/>
        </w:rPr>
        <w:t>号）</w:t>
      </w:r>
      <w:r w:rsidR="00DD07D0" w:rsidRPr="00EA5D32">
        <w:rPr>
          <w:rFonts w:eastAsia="仿宋_GB2312"/>
          <w:sz w:val="32"/>
          <w:szCs w:val="28"/>
        </w:rPr>
        <w:t>同时废止。</w:t>
      </w:r>
    </w:p>
    <w:p w14:paraId="243635EA" w14:textId="77777777" w:rsidR="00312B7C" w:rsidRPr="00EA5D32" w:rsidRDefault="007900E5" w:rsidP="00AF713D">
      <w:pPr>
        <w:adjustRightInd w:val="0"/>
        <w:snapToGrid w:val="0"/>
        <w:spacing w:line="560" w:lineRule="exact"/>
        <w:ind w:firstLineChars="200" w:firstLine="640"/>
        <w:rPr>
          <w:rFonts w:eastAsia="仿宋_GB2312"/>
          <w:snapToGrid w:val="0"/>
          <w:kern w:val="0"/>
          <w:sz w:val="32"/>
          <w:szCs w:val="32"/>
        </w:rPr>
      </w:pPr>
      <w:r w:rsidRPr="00EA5D32">
        <w:rPr>
          <w:rFonts w:eastAsia="仿宋_GB2312"/>
          <w:kern w:val="0"/>
          <w:sz w:val="32"/>
          <w:szCs w:val="32"/>
        </w:rPr>
        <w:t>附件</w:t>
      </w:r>
      <w:r w:rsidRPr="00EA5D32">
        <w:rPr>
          <w:rFonts w:eastAsia="仿宋_GB2312"/>
          <w:kern w:val="0"/>
          <w:sz w:val="28"/>
          <w:szCs w:val="28"/>
        </w:rPr>
        <w:t>：</w:t>
      </w:r>
      <w:r w:rsidRPr="00EA5D32">
        <w:rPr>
          <w:rFonts w:eastAsia="仿宋_GB2312"/>
          <w:snapToGrid w:val="0"/>
          <w:kern w:val="0"/>
          <w:sz w:val="32"/>
          <w:szCs w:val="32"/>
        </w:rPr>
        <w:t>1</w:t>
      </w:r>
      <w:r w:rsidR="002A4BA9" w:rsidRPr="00EA5D32">
        <w:rPr>
          <w:rFonts w:eastAsia="仿宋_GB2312"/>
          <w:snapToGrid w:val="0"/>
          <w:kern w:val="0"/>
          <w:sz w:val="32"/>
          <w:szCs w:val="32"/>
        </w:rPr>
        <w:t>.</w:t>
      </w:r>
      <w:r w:rsidR="00BD7E4E" w:rsidRPr="00EA5D32">
        <w:rPr>
          <w:rFonts w:eastAsia="仿宋_GB2312"/>
          <w:snapToGrid w:val="0"/>
          <w:kern w:val="0"/>
          <w:sz w:val="32"/>
          <w:szCs w:val="32"/>
        </w:rPr>
        <w:t>集团公司高速铁路、繁忙干线及干线名称</w:t>
      </w:r>
    </w:p>
    <w:p w14:paraId="4EBF2088" w14:textId="77777777" w:rsidR="00EE6B9F" w:rsidRPr="00EA5D32" w:rsidRDefault="007900E5"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2</w:t>
      </w:r>
      <w:r w:rsidR="00312B7C" w:rsidRPr="00EA5D32">
        <w:rPr>
          <w:rFonts w:eastAsia="仿宋_GB2312"/>
          <w:snapToGrid w:val="0"/>
          <w:kern w:val="0"/>
          <w:sz w:val="32"/>
          <w:szCs w:val="32"/>
        </w:rPr>
        <w:t>.</w:t>
      </w:r>
      <w:r w:rsidR="007236C6" w:rsidRPr="00EA5D32">
        <w:rPr>
          <w:rFonts w:eastAsia="仿宋_GB2312" w:hint="eastAsia"/>
          <w:snapToGrid w:val="0"/>
          <w:kern w:val="0"/>
          <w:sz w:val="32"/>
          <w:szCs w:val="32"/>
        </w:rPr>
        <w:t>集团公司</w:t>
      </w:r>
      <w:r w:rsidRPr="00EA5D32">
        <w:rPr>
          <w:rFonts w:eastAsia="仿宋_GB2312"/>
          <w:snapToGrid w:val="0"/>
          <w:kern w:val="0"/>
          <w:sz w:val="32"/>
          <w:szCs w:val="32"/>
        </w:rPr>
        <w:t>施工慢行区段划分</w:t>
      </w:r>
    </w:p>
    <w:p w14:paraId="154FE909" w14:textId="77777777" w:rsidR="00EE6B9F" w:rsidRPr="00EA5D32" w:rsidRDefault="00EE6B9F"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3</w:t>
      </w:r>
      <w:r w:rsidR="00AB2418" w:rsidRPr="00EA5D32">
        <w:rPr>
          <w:rFonts w:eastAsia="仿宋_GB2312"/>
          <w:snapToGrid w:val="0"/>
          <w:kern w:val="0"/>
          <w:sz w:val="32"/>
          <w:szCs w:val="32"/>
        </w:rPr>
        <w:t>.</w:t>
      </w:r>
      <w:r w:rsidRPr="00EA5D32">
        <w:rPr>
          <w:rFonts w:eastAsia="仿宋_GB2312"/>
          <w:snapToGrid w:val="0"/>
          <w:kern w:val="0"/>
          <w:sz w:val="32"/>
          <w:szCs w:val="32"/>
        </w:rPr>
        <w:t>施工慢行审批表</w:t>
      </w:r>
    </w:p>
    <w:p w14:paraId="35ABB9C3" w14:textId="77777777" w:rsidR="007900E5" w:rsidRPr="00EA5D32" w:rsidRDefault="00EE6B9F" w:rsidP="008C7C0C">
      <w:pPr>
        <w:adjustRightInd w:val="0"/>
        <w:snapToGrid w:val="0"/>
        <w:spacing w:line="560" w:lineRule="exact"/>
        <w:ind w:firstLineChars="487" w:firstLine="1558"/>
        <w:rPr>
          <w:rFonts w:eastAsia="仿宋_GB2312"/>
          <w:bCs/>
          <w:snapToGrid w:val="0"/>
          <w:kern w:val="0"/>
          <w:sz w:val="32"/>
          <w:szCs w:val="32"/>
        </w:rPr>
      </w:pPr>
      <w:bookmarkStart w:id="312" w:name="_Toc326566681"/>
      <w:bookmarkStart w:id="313" w:name="_Toc326647515"/>
      <w:bookmarkStart w:id="314" w:name="_Toc326650109"/>
      <w:bookmarkStart w:id="315" w:name="_Toc327770196"/>
      <w:bookmarkStart w:id="316" w:name="_Toc327772142"/>
      <w:bookmarkStart w:id="317" w:name="_Toc327778511"/>
      <w:bookmarkStart w:id="318" w:name="_Toc327967965"/>
      <w:bookmarkStart w:id="319" w:name="_Toc328029080"/>
      <w:bookmarkStart w:id="320" w:name="_Toc328400240"/>
      <w:bookmarkStart w:id="321" w:name="_Toc329607441"/>
      <w:bookmarkStart w:id="322" w:name="_Toc329607599"/>
      <w:bookmarkStart w:id="323" w:name="_Toc331400341"/>
      <w:bookmarkStart w:id="324" w:name="_Toc337622031"/>
      <w:bookmarkStart w:id="325" w:name="_Toc337622454"/>
      <w:r w:rsidRPr="00EA5D32">
        <w:rPr>
          <w:rFonts w:eastAsia="仿宋_GB2312"/>
          <w:snapToGrid w:val="0"/>
          <w:kern w:val="0"/>
          <w:sz w:val="32"/>
          <w:szCs w:val="32"/>
        </w:rPr>
        <w:t>4</w:t>
      </w:r>
      <w:r w:rsidR="006A419B" w:rsidRPr="00EA5D32">
        <w:rPr>
          <w:rFonts w:eastAsia="仿宋_GB2312"/>
          <w:snapToGrid w:val="0"/>
          <w:kern w:val="0"/>
          <w:sz w:val="32"/>
          <w:szCs w:val="32"/>
        </w:rPr>
        <w:t>.</w:t>
      </w:r>
      <w:r w:rsidR="007900E5" w:rsidRPr="00EA5D32">
        <w:rPr>
          <w:rFonts w:eastAsia="仿宋_GB2312"/>
          <w:bCs/>
          <w:snapToGrid w:val="0"/>
          <w:kern w:val="0"/>
          <w:sz w:val="32"/>
          <w:szCs w:val="32"/>
        </w:rPr>
        <w:t>高速铁路维修项目</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18025039" w14:textId="77777777" w:rsidR="007900E5" w:rsidRPr="00EA5D32" w:rsidRDefault="00EE6B9F" w:rsidP="008C7C0C">
      <w:pPr>
        <w:adjustRightInd w:val="0"/>
        <w:snapToGrid w:val="0"/>
        <w:spacing w:line="560" w:lineRule="exact"/>
        <w:ind w:firstLineChars="487" w:firstLine="1558"/>
        <w:rPr>
          <w:rFonts w:eastAsia="仿宋_GB2312"/>
          <w:snapToGrid w:val="0"/>
          <w:kern w:val="0"/>
          <w:sz w:val="32"/>
          <w:szCs w:val="32"/>
        </w:rPr>
      </w:pPr>
      <w:bookmarkStart w:id="326" w:name="_Toc326566680"/>
      <w:bookmarkStart w:id="327" w:name="_Toc326647514"/>
      <w:bookmarkStart w:id="328" w:name="_Toc326650108"/>
      <w:bookmarkStart w:id="329" w:name="_Toc327770195"/>
      <w:bookmarkStart w:id="330" w:name="_Toc327772141"/>
      <w:bookmarkStart w:id="331" w:name="_Toc327778510"/>
      <w:bookmarkStart w:id="332" w:name="_Toc327967966"/>
      <w:bookmarkStart w:id="333" w:name="_Toc328029081"/>
      <w:bookmarkStart w:id="334" w:name="_Toc328400241"/>
      <w:bookmarkStart w:id="335" w:name="_Toc329607442"/>
      <w:bookmarkStart w:id="336" w:name="_Toc329607600"/>
      <w:bookmarkStart w:id="337" w:name="_Toc331400342"/>
      <w:bookmarkStart w:id="338" w:name="_Toc337622032"/>
      <w:bookmarkStart w:id="339" w:name="_Toc337622455"/>
      <w:r w:rsidRPr="00EA5D32">
        <w:rPr>
          <w:rFonts w:eastAsia="仿宋_GB2312"/>
          <w:snapToGrid w:val="0"/>
          <w:kern w:val="0"/>
          <w:sz w:val="32"/>
          <w:szCs w:val="32"/>
        </w:rPr>
        <w:lastRenderedPageBreak/>
        <w:t>5</w:t>
      </w:r>
      <w:r w:rsidR="006A419B" w:rsidRPr="00EA5D32">
        <w:rPr>
          <w:rFonts w:eastAsia="仿宋_GB2312"/>
          <w:snapToGrid w:val="0"/>
          <w:kern w:val="0"/>
          <w:sz w:val="32"/>
          <w:szCs w:val="32"/>
        </w:rPr>
        <w:t>.</w:t>
      </w:r>
      <w:r w:rsidR="007900E5" w:rsidRPr="00EA5D32">
        <w:rPr>
          <w:rFonts w:eastAsia="仿宋_GB2312"/>
          <w:snapToGrid w:val="0"/>
          <w:kern w:val="0"/>
          <w:sz w:val="32"/>
          <w:szCs w:val="32"/>
        </w:rPr>
        <w:t>普</w:t>
      </w:r>
      <w:proofErr w:type="gramStart"/>
      <w:r w:rsidR="007900E5" w:rsidRPr="00EA5D32">
        <w:rPr>
          <w:rFonts w:eastAsia="仿宋_GB2312"/>
          <w:snapToGrid w:val="0"/>
          <w:kern w:val="0"/>
          <w:sz w:val="32"/>
          <w:szCs w:val="32"/>
        </w:rPr>
        <w:t>速铁路</w:t>
      </w:r>
      <w:proofErr w:type="gramEnd"/>
      <w:r w:rsidR="007900E5" w:rsidRPr="00EA5D32">
        <w:rPr>
          <w:rFonts w:eastAsia="仿宋_GB2312"/>
          <w:snapToGrid w:val="0"/>
          <w:kern w:val="0"/>
          <w:sz w:val="32"/>
          <w:szCs w:val="32"/>
        </w:rPr>
        <w:t>维修项目</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2BCC6124" w14:textId="77777777" w:rsidR="00C1169D" w:rsidRPr="00EA5D32" w:rsidRDefault="00EE6B9F" w:rsidP="008C7C0C">
      <w:pPr>
        <w:adjustRightInd w:val="0"/>
        <w:snapToGrid w:val="0"/>
        <w:spacing w:line="560" w:lineRule="exact"/>
        <w:ind w:firstLineChars="487" w:firstLine="1558"/>
        <w:rPr>
          <w:rFonts w:eastAsia="仿宋_GB2312" w:hint="eastAsia"/>
          <w:snapToGrid w:val="0"/>
          <w:kern w:val="0"/>
          <w:sz w:val="32"/>
          <w:szCs w:val="32"/>
        </w:rPr>
      </w:pPr>
      <w:r w:rsidRPr="00EA5D32">
        <w:rPr>
          <w:rFonts w:eastAsia="仿宋_GB2312"/>
          <w:snapToGrid w:val="0"/>
          <w:kern w:val="0"/>
          <w:sz w:val="32"/>
          <w:szCs w:val="32"/>
        </w:rPr>
        <w:t>6</w:t>
      </w:r>
      <w:r w:rsidR="006A419B" w:rsidRPr="00EA5D32">
        <w:rPr>
          <w:rFonts w:eastAsia="仿宋_GB2312"/>
          <w:snapToGrid w:val="0"/>
          <w:kern w:val="0"/>
          <w:sz w:val="32"/>
          <w:szCs w:val="32"/>
        </w:rPr>
        <w:t>.</w:t>
      </w:r>
      <w:r w:rsidR="00C1169D" w:rsidRPr="00EA5D32">
        <w:rPr>
          <w:rFonts w:eastAsia="仿宋_GB2312" w:hint="eastAsia"/>
          <w:snapToGrid w:val="0"/>
          <w:kern w:val="0"/>
          <w:sz w:val="32"/>
          <w:szCs w:val="32"/>
        </w:rPr>
        <w:t>施工协调小组组长（副组长）书面委托书</w:t>
      </w:r>
    </w:p>
    <w:p w14:paraId="5AB77206" w14:textId="77777777" w:rsidR="007900E5" w:rsidRPr="00EA5D32" w:rsidRDefault="00A1487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7.</w:t>
      </w:r>
      <w:r w:rsidR="006674FD" w:rsidRPr="00EA5D32">
        <w:rPr>
          <w:rFonts w:eastAsia="仿宋_GB2312" w:hint="eastAsia"/>
          <w:snapToGrid w:val="0"/>
          <w:kern w:val="0"/>
          <w:sz w:val="32"/>
          <w:szCs w:val="32"/>
        </w:rPr>
        <w:t>施工到岗</w:t>
      </w:r>
      <w:r w:rsidR="00611A27" w:rsidRPr="00EA5D32">
        <w:rPr>
          <w:rFonts w:eastAsia="仿宋_GB2312" w:hint="eastAsia"/>
          <w:snapToGrid w:val="0"/>
          <w:kern w:val="0"/>
          <w:sz w:val="32"/>
          <w:szCs w:val="32"/>
        </w:rPr>
        <w:t>监</w:t>
      </w:r>
      <w:r w:rsidR="006674FD" w:rsidRPr="00EA5D32">
        <w:rPr>
          <w:rFonts w:eastAsia="仿宋_GB2312" w:hint="eastAsia"/>
          <w:snapToGrid w:val="0"/>
          <w:kern w:val="0"/>
          <w:sz w:val="32"/>
          <w:szCs w:val="32"/>
        </w:rPr>
        <w:t>控规定</w:t>
      </w:r>
    </w:p>
    <w:p w14:paraId="4A9E491D" w14:textId="77777777" w:rsidR="00C1169D" w:rsidRPr="00EA5D32" w:rsidRDefault="00A1487C" w:rsidP="008C7C0C">
      <w:pPr>
        <w:adjustRightInd w:val="0"/>
        <w:snapToGrid w:val="0"/>
        <w:spacing w:line="560" w:lineRule="exact"/>
        <w:ind w:firstLineChars="487" w:firstLine="1558"/>
        <w:rPr>
          <w:rFonts w:eastAsia="仿宋_GB2312" w:hint="eastAsia"/>
          <w:snapToGrid w:val="0"/>
          <w:kern w:val="0"/>
          <w:sz w:val="32"/>
          <w:szCs w:val="32"/>
        </w:rPr>
      </w:pPr>
      <w:r w:rsidRPr="00EA5D32">
        <w:rPr>
          <w:rFonts w:eastAsia="仿宋_GB2312" w:hint="eastAsia"/>
          <w:snapToGrid w:val="0"/>
          <w:kern w:val="0"/>
          <w:sz w:val="32"/>
          <w:szCs w:val="32"/>
        </w:rPr>
        <w:t>8</w:t>
      </w:r>
      <w:r w:rsidR="006A419B" w:rsidRPr="00EA5D32">
        <w:rPr>
          <w:rFonts w:eastAsia="仿宋_GB2312"/>
          <w:snapToGrid w:val="0"/>
          <w:kern w:val="0"/>
          <w:sz w:val="32"/>
          <w:szCs w:val="32"/>
        </w:rPr>
        <w:t>.</w:t>
      </w:r>
      <w:r w:rsidR="00C1169D" w:rsidRPr="00EA5D32">
        <w:rPr>
          <w:rFonts w:eastAsia="仿宋_GB2312"/>
          <w:snapToGrid w:val="0"/>
          <w:kern w:val="0"/>
          <w:sz w:val="32"/>
          <w:szCs w:val="32"/>
        </w:rPr>
        <w:t>施工负责人变更通知书</w:t>
      </w:r>
    </w:p>
    <w:p w14:paraId="3567BDD2" w14:textId="77777777" w:rsidR="007900E5" w:rsidRPr="00EA5D32" w:rsidRDefault="00C1169D"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9.</w:t>
      </w:r>
      <w:r w:rsidR="00312B7C" w:rsidRPr="00EA5D32">
        <w:rPr>
          <w:rFonts w:eastAsia="仿宋_GB2312"/>
          <w:snapToGrid w:val="0"/>
          <w:kern w:val="0"/>
          <w:sz w:val="32"/>
          <w:szCs w:val="32"/>
        </w:rPr>
        <w:t>施工现场设备调查表</w:t>
      </w:r>
      <w:r w:rsidR="00742E16" w:rsidRPr="00EA5D32">
        <w:rPr>
          <w:rFonts w:eastAsia="仿宋_GB2312"/>
          <w:snapToGrid w:val="0"/>
          <w:kern w:val="0"/>
          <w:sz w:val="32"/>
          <w:szCs w:val="32"/>
        </w:rPr>
        <w:t>格式</w:t>
      </w:r>
    </w:p>
    <w:p w14:paraId="67E9E46C" w14:textId="77777777" w:rsidR="003E558C" w:rsidRPr="00EA5D32" w:rsidRDefault="00C1169D"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10</w:t>
      </w:r>
      <w:r w:rsidR="003E558C" w:rsidRPr="00EA5D32">
        <w:rPr>
          <w:rFonts w:eastAsia="仿宋_GB2312"/>
          <w:snapToGrid w:val="0"/>
          <w:kern w:val="0"/>
          <w:sz w:val="32"/>
          <w:szCs w:val="32"/>
        </w:rPr>
        <w:t>.</w:t>
      </w:r>
      <w:r w:rsidR="00312B7C" w:rsidRPr="00EA5D32">
        <w:rPr>
          <w:rFonts w:eastAsia="仿宋_GB2312"/>
          <w:snapToGrid w:val="0"/>
          <w:kern w:val="0"/>
          <w:sz w:val="32"/>
          <w:szCs w:val="32"/>
        </w:rPr>
        <w:t>月度施工计划格式</w:t>
      </w:r>
    </w:p>
    <w:p w14:paraId="12ECF9D9" w14:textId="77777777" w:rsidR="00312B7C" w:rsidRPr="00EA5D32" w:rsidRDefault="001643CC" w:rsidP="008C7C0C">
      <w:pPr>
        <w:adjustRightInd w:val="0"/>
        <w:snapToGrid w:val="0"/>
        <w:spacing w:line="560" w:lineRule="exact"/>
        <w:ind w:firstLineChars="487" w:firstLine="1558"/>
        <w:rPr>
          <w:rFonts w:eastAsia="仿宋_GB2312"/>
          <w:snapToGrid w:val="0"/>
          <w:kern w:val="0"/>
          <w:sz w:val="32"/>
          <w:szCs w:val="32"/>
        </w:rPr>
      </w:pPr>
      <w:bookmarkStart w:id="340" w:name="_Toc331400345"/>
      <w:bookmarkStart w:id="341" w:name="_Toc337622035"/>
      <w:bookmarkStart w:id="342" w:name="_Toc337622458"/>
      <w:r w:rsidRPr="00EA5D32">
        <w:rPr>
          <w:rFonts w:eastAsia="仿宋_GB2312"/>
          <w:snapToGrid w:val="0"/>
          <w:kern w:val="0"/>
          <w:sz w:val="32"/>
          <w:szCs w:val="32"/>
        </w:rPr>
        <w:t>1</w:t>
      </w:r>
      <w:r w:rsidR="00C1169D" w:rsidRPr="00EA5D32">
        <w:rPr>
          <w:rFonts w:eastAsia="仿宋_GB2312" w:hint="eastAsia"/>
          <w:snapToGrid w:val="0"/>
          <w:kern w:val="0"/>
          <w:sz w:val="32"/>
          <w:szCs w:val="32"/>
        </w:rPr>
        <w:t>1</w:t>
      </w:r>
      <w:r w:rsidR="006A419B" w:rsidRPr="00EA5D32">
        <w:rPr>
          <w:rFonts w:eastAsia="仿宋_GB2312"/>
          <w:snapToGrid w:val="0"/>
          <w:kern w:val="0"/>
          <w:sz w:val="32"/>
          <w:szCs w:val="32"/>
        </w:rPr>
        <w:t>.</w:t>
      </w:r>
      <w:r w:rsidR="00312B7C" w:rsidRPr="00EA5D32">
        <w:rPr>
          <w:rFonts w:eastAsia="仿宋_GB2312"/>
          <w:snapToGrid w:val="0"/>
          <w:kern w:val="0"/>
          <w:sz w:val="32"/>
          <w:szCs w:val="32"/>
        </w:rPr>
        <w:t>施工现场准备情况核实表</w:t>
      </w:r>
    </w:p>
    <w:p w14:paraId="2839C1EA" w14:textId="77777777" w:rsidR="00742E16"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1</w:t>
      </w:r>
      <w:r w:rsidR="00C1169D" w:rsidRPr="00EA5D32">
        <w:rPr>
          <w:rFonts w:eastAsia="仿宋_GB2312" w:hint="eastAsia"/>
          <w:snapToGrid w:val="0"/>
          <w:kern w:val="0"/>
          <w:sz w:val="32"/>
          <w:szCs w:val="32"/>
        </w:rPr>
        <w:t>2</w:t>
      </w:r>
      <w:r w:rsidR="00742E16" w:rsidRPr="00EA5D32">
        <w:rPr>
          <w:rFonts w:eastAsia="仿宋_GB2312"/>
          <w:snapToGrid w:val="0"/>
          <w:kern w:val="0"/>
          <w:sz w:val="32"/>
          <w:szCs w:val="32"/>
        </w:rPr>
        <w:t>.</w:t>
      </w:r>
      <w:proofErr w:type="gramStart"/>
      <w:r w:rsidR="00742E16" w:rsidRPr="00EA5D32">
        <w:rPr>
          <w:rFonts w:eastAsia="仿宋_GB2312"/>
          <w:snapToGrid w:val="0"/>
          <w:kern w:val="0"/>
          <w:sz w:val="32"/>
          <w:szCs w:val="32"/>
        </w:rPr>
        <w:t>工电段计划</w:t>
      </w:r>
      <w:proofErr w:type="gramEnd"/>
      <w:r w:rsidR="00742E16" w:rsidRPr="00EA5D32">
        <w:rPr>
          <w:rFonts w:eastAsia="仿宋_GB2312"/>
          <w:snapToGrid w:val="0"/>
          <w:kern w:val="0"/>
          <w:sz w:val="32"/>
          <w:szCs w:val="32"/>
        </w:rPr>
        <w:t>编制有关要求</w:t>
      </w:r>
    </w:p>
    <w:p w14:paraId="4AD0FDCE"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1</w:t>
      </w:r>
      <w:r w:rsidR="00C1169D" w:rsidRPr="00EA5D32">
        <w:rPr>
          <w:rFonts w:eastAsia="仿宋_GB2312" w:hint="eastAsia"/>
          <w:snapToGrid w:val="0"/>
          <w:kern w:val="0"/>
          <w:sz w:val="32"/>
          <w:szCs w:val="32"/>
        </w:rPr>
        <w:t>3</w:t>
      </w:r>
      <w:r w:rsidR="00742E16" w:rsidRPr="00EA5D32">
        <w:rPr>
          <w:rFonts w:eastAsia="仿宋_GB2312"/>
          <w:snapToGrid w:val="0"/>
          <w:kern w:val="0"/>
          <w:sz w:val="32"/>
          <w:szCs w:val="32"/>
        </w:rPr>
        <w:t>.</w:t>
      </w:r>
      <w:r w:rsidR="007900E5" w:rsidRPr="00EA5D32">
        <w:rPr>
          <w:rFonts w:eastAsia="仿宋_GB2312"/>
          <w:snapToGrid w:val="0"/>
          <w:kern w:val="0"/>
          <w:sz w:val="32"/>
          <w:szCs w:val="32"/>
        </w:rPr>
        <w:t>邻近营业线施工安全监督计划格式</w:t>
      </w:r>
      <w:bookmarkEnd w:id="340"/>
      <w:bookmarkEnd w:id="341"/>
      <w:bookmarkEnd w:id="342"/>
    </w:p>
    <w:p w14:paraId="4EA5B2D5"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1</w:t>
      </w:r>
      <w:r w:rsidR="00C1169D" w:rsidRPr="00EA5D32">
        <w:rPr>
          <w:rFonts w:eastAsia="仿宋_GB2312" w:hint="eastAsia"/>
          <w:snapToGrid w:val="0"/>
          <w:kern w:val="0"/>
          <w:sz w:val="32"/>
          <w:szCs w:val="32"/>
        </w:rPr>
        <w:t>4</w:t>
      </w:r>
      <w:r w:rsidR="006A419B" w:rsidRPr="00EA5D32">
        <w:rPr>
          <w:rFonts w:eastAsia="仿宋_GB2312"/>
          <w:snapToGrid w:val="0"/>
          <w:kern w:val="0"/>
          <w:sz w:val="32"/>
          <w:szCs w:val="32"/>
        </w:rPr>
        <w:t>.</w:t>
      </w:r>
      <w:r w:rsidR="007900E5" w:rsidRPr="00EA5D32">
        <w:rPr>
          <w:rFonts w:eastAsia="仿宋_GB2312"/>
          <w:snapToGrid w:val="0"/>
          <w:kern w:val="0"/>
          <w:sz w:val="32"/>
          <w:szCs w:val="32"/>
        </w:rPr>
        <w:t>邻近营业线施工现场安全重点监控表</w:t>
      </w:r>
    </w:p>
    <w:p w14:paraId="45CA7DE7"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1</w:t>
      </w:r>
      <w:r w:rsidR="00C1169D" w:rsidRPr="00EA5D32">
        <w:rPr>
          <w:rFonts w:eastAsia="仿宋_GB2312" w:hint="eastAsia"/>
          <w:snapToGrid w:val="0"/>
          <w:kern w:val="0"/>
          <w:sz w:val="32"/>
          <w:szCs w:val="32"/>
        </w:rPr>
        <w:t>5</w:t>
      </w:r>
      <w:r w:rsidR="006A419B" w:rsidRPr="00EA5D32">
        <w:rPr>
          <w:rFonts w:eastAsia="仿宋_GB2312"/>
          <w:snapToGrid w:val="0"/>
          <w:kern w:val="0"/>
          <w:sz w:val="32"/>
          <w:szCs w:val="32"/>
        </w:rPr>
        <w:t>.</w:t>
      </w:r>
      <w:r w:rsidR="007900E5" w:rsidRPr="00EA5D32">
        <w:rPr>
          <w:rFonts w:eastAsia="仿宋_GB2312"/>
          <w:snapToGrid w:val="0"/>
          <w:kern w:val="0"/>
          <w:sz w:val="32"/>
          <w:szCs w:val="32"/>
        </w:rPr>
        <w:t>天窗点外维修作业计划格式</w:t>
      </w:r>
    </w:p>
    <w:p w14:paraId="044CEFAC" w14:textId="77777777" w:rsidR="00312B7C"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snapToGrid w:val="0"/>
          <w:kern w:val="0"/>
          <w:sz w:val="32"/>
          <w:szCs w:val="32"/>
        </w:rPr>
        <w:t>1</w:t>
      </w:r>
      <w:r w:rsidR="00C1169D" w:rsidRPr="00EA5D32">
        <w:rPr>
          <w:rFonts w:eastAsia="仿宋_GB2312" w:hint="eastAsia"/>
          <w:snapToGrid w:val="0"/>
          <w:kern w:val="0"/>
          <w:sz w:val="32"/>
          <w:szCs w:val="32"/>
        </w:rPr>
        <w:t>6</w:t>
      </w:r>
      <w:r w:rsidR="00312B7C" w:rsidRPr="00EA5D32">
        <w:rPr>
          <w:rFonts w:eastAsia="仿宋_GB2312"/>
          <w:snapToGrid w:val="0"/>
          <w:kern w:val="0"/>
          <w:sz w:val="32"/>
          <w:szCs w:val="32"/>
        </w:rPr>
        <w:t>.</w:t>
      </w:r>
      <w:r w:rsidR="00312B7C" w:rsidRPr="00EA5D32">
        <w:rPr>
          <w:rFonts w:eastAsia="仿宋_GB2312"/>
          <w:snapToGrid w:val="0"/>
          <w:kern w:val="0"/>
          <w:sz w:val="32"/>
          <w:szCs w:val="32"/>
        </w:rPr>
        <w:t>电</w:t>
      </w:r>
      <w:proofErr w:type="gramStart"/>
      <w:r w:rsidR="00312B7C" w:rsidRPr="00EA5D32">
        <w:rPr>
          <w:rFonts w:eastAsia="仿宋_GB2312"/>
          <w:snapToGrid w:val="0"/>
          <w:kern w:val="0"/>
          <w:sz w:val="32"/>
          <w:szCs w:val="32"/>
        </w:rPr>
        <w:t>务需</w:t>
      </w:r>
      <w:proofErr w:type="gramEnd"/>
      <w:r w:rsidR="00312B7C" w:rsidRPr="00EA5D32">
        <w:rPr>
          <w:rFonts w:eastAsia="仿宋_GB2312"/>
          <w:snapToGrid w:val="0"/>
          <w:kern w:val="0"/>
          <w:sz w:val="32"/>
          <w:szCs w:val="32"/>
        </w:rPr>
        <w:t>车务配合的点外作业项目有关要求</w:t>
      </w:r>
    </w:p>
    <w:p w14:paraId="16934A6A"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bookmarkStart w:id="343" w:name="_Toc327778512"/>
      <w:bookmarkStart w:id="344" w:name="_Toc327967967"/>
      <w:bookmarkStart w:id="345" w:name="_Toc328029082"/>
      <w:bookmarkStart w:id="346" w:name="_Toc328400242"/>
      <w:bookmarkStart w:id="347" w:name="_Toc329607443"/>
      <w:bookmarkStart w:id="348" w:name="_Toc329607601"/>
      <w:bookmarkStart w:id="349" w:name="_Toc331400343"/>
      <w:bookmarkStart w:id="350" w:name="_Toc337622033"/>
      <w:bookmarkStart w:id="351" w:name="_Toc337622456"/>
      <w:r w:rsidRPr="00EA5D32">
        <w:rPr>
          <w:rFonts w:eastAsia="仿宋_GB2312" w:hint="eastAsia"/>
          <w:snapToGrid w:val="0"/>
          <w:kern w:val="0"/>
          <w:sz w:val="32"/>
          <w:szCs w:val="32"/>
        </w:rPr>
        <w:t>1</w:t>
      </w:r>
      <w:r w:rsidR="00C1169D" w:rsidRPr="00EA5D32">
        <w:rPr>
          <w:rFonts w:eastAsia="仿宋_GB2312" w:hint="eastAsia"/>
          <w:snapToGrid w:val="0"/>
          <w:kern w:val="0"/>
          <w:sz w:val="32"/>
          <w:szCs w:val="32"/>
        </w:rPr>
        <w:t>7</w:t>
      </w:r>
      <w:r w:rsidR="006A419B" w:rsidRPr="00EA5D32">
        <w:rPr>
          <w:rFonts w:eastAsia="仿宋_GB2312"/>
          <w:snapToGrid w:val="0"/>
          <w:kern w:val="0"/>
          <w:sz w:val="32"/>
          <w:szCs w:val="32"/>
        </w:rPr>
        <w:t>.</w:t>
      </w:r>
      <w:r w:rsidR="007900E5" w:rsidRPr="00EA5D32">
        <w:rPr>
          <w:rFonts w:eastAsia="仿宋_GB2312"/>
          <w:snapToGrid w:val="0"/>
          <w:kern w:val="0"/>
          <w:sz w:val="32"/>
          <w:szCs w:val="32"/>
        </w:rPr>
        <w:t>行车设备施工登记簿</w:t>
      </w:r>
      <w:bookmarkEnd w:id="343"/>
      <w:bookmarkEnd w:id="344"/>
      <w:bookmarkEnd w:id="345"/>
      <w:bookmarkEnd w:id="346"/>
      <w:bookmarkEnd w:id="347"/>
      <w:bookmarkEnd w:id="348"/>
      <w:bookmarkEnd w:id="349"/>
      <w:r w:rsidR="007900E5" w:rsidRPr="00EA5D32">
        <w:rPr>
          <w:rFonts w:eastAsia="仿宋_GB2312"/>
          <w:snapToGrid w:val="0"/>
          <w:kern w:val="0"/>
          <w:sz w:val="32"/>
          <w:szCs w:val="32"/>
        </w:rPr>
        <w:t>格式</w:t>
      </w:r>
      <w:bookmarkEnd w:id="350"/>
      <w:bookmarkEnd w:id="351"/>
    </w:p>
    <w:p w14:paraId="2B9A8F70"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1</w:t>
      </w:r>
      <w:r w:rsidR="00C1169D" w:rsidRPr="00EA5D32">
        <w:rPr>
          <w:rFonts w:eastAsia="仿宋_GB2312" w:hint="eastAsia"/>
          <w:snapToGrid w:val="0"/>
          <w:kern w:val="0"/>
          <w:sz w:val="32"/>
          <w:szCs w:val="32"/>
        </w:rPr>
        <w:t>8</w:t>
      </w:r>
      <w:r w:rsidR="006A419B" w:rsidRPr="00EA5D32">
        <w:rPr>
          <w:rFonts w:eastAsia="仿宋_GB2312"/>
          <w:snapToGrid w:val="0"/>
          <w:kern w:val="0"/>
          <w:sz w:val="32"/>
          <w:szCs w:val="32"/>
        </w:rPr>
        <w:t>.</w:t>
      </w:r>
      <w:r w:rsidR="007900E5" w:rsidRPr="00EA5D32">
        <w:rPr>
          <w:rFonts w:eastAsia="仿宋_GB2312"/>
          <w:snapToGrid w:val="0"/>
          <w:kern w:val="0"/>
          <w:sz w:val="32"/>
          <w:szCs w:val="32"/>
        </w:rPr>
        <w:t>《行车设备施工登记簿》填记要求、填记格式</w:t>
      </w:r>
    </w:p>
    <w:p w14:paraId="637D87BD" w14:textId="77777777" w:rsidR="00F9550D" w:rsidRPr="00EA5D32" w:rsidRDefault="001643CC"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1</w:t>
      </w:r>
      <w:r w:rsidR="00C1169D" w:rsidRPr="00EA5D32">
        <w:rPr>
          <w:rFonts w:eastAsia="仿宋_GB2312" w:hint="eastAsia"/>
          <w:snapToGrid w:val="0"/>
          <w:kern w:val="0"/>
          <w:sz w:val="32"/>
          <w:szCs w:val="32"/>
        </w:rPr>
        <w:t>9</w:t>
      </w:r>
      <w:r w:rsidR="00F9550D" w:rsidRPr="00EA5D32">
        <w:rPr>
          <w:rFonts w:eastAsia="仿宋_GB2312"/>
          <w:snapToGrid w:val="0"/>
          <w:kern w:val="0"/>
          <w:sz w:val="32"/>
          <w:szCs w:val="32"/>
        </w:rPr>
        <w:t>.</w:t>
      </w:r>
      <w:r w:rsidR="00F9550D" w:rsidRPr="00EA5D32">
        <w:rPr>
          <w:rFonts w:eastAsia="仿宋_GB2312"/>
          <w:snapToGrid w:val="0"/>
          <w:kern w:val="0"/>
          <w:sz w:val="32"/>
          <w:szCs w:val="32"/>
        </w:rPr>
        <w:t>营业线施工技术交底有关要求</w:t>
      </w:r>
    </w:p>
    <w:p w14:paraId="61CD4582" w14:textId="77777777" w:rsidR="007900E5" w:rsidRPr="00EA5D32" w:rsidRDefault="00C1169D"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20</w:t>
      </w:r>
      <w:r w:rsidR="006A419B" w:rsidRPr="00EA5D32">
        <w:rPr>
          <w:rFonts w:eastAsia="仿宋_GB2312"/>
          <w:snapToGrid w:val="0"/>
          <w:kern w:val="0"/>
          <w:sz w:val="32"/>
          <w:szCs w:val="32"/>
        </w:rPr>
        <w:t>.</w:t>
      </w:r>
      <w:r w:rsidR="007900E5" w:rsidRPr="00EA5D32">
        <w:rPr>
          <w:rFonts w:eastAsia="仿宋_GB2312"/>
          <w:snapToGrid w:val="0"/>
          <w:kern w:val="0"/>
          <w:sz w:val="32"/>
          <w:szCs w:val="32"/>
        </w:rPr>
        <w:t>高速铁路各项施工作业放行列车条件</w:t>
      </w:r>
    </w:p>
    <w:p w14:paraId="1AF082FE" w14:textId="77777777" w:rsidR="007900E5" w:rsidRPr="00EA5D32" w:rsidRDefault="001643CC" w:rsidP="008C7C0C">
      <w:pPr>
        <w:adjustRightInd w:val="0"/>
        <w:snapToGrid w:val="0"/>
        <w:spacing w:line="560" w:lineRule="exact"/>
        <w:ind w:firstLineChars="487" w:firstLine="1558"/>
        <w:rPr>
          <w:rFonts w:eastAsia="仿宋_GB2312"/>
          <w:snapToGrid w:val="0"/>
          <w:kern w:val="0"/>
          <w:sz w:val="32"/>
          <w:szCs w:val="32"/>
        </w:rPr>
      </w:pPr>
      <w:bookmarkStart w:id="352" w:name="_Toc327778514"/>
      <w:bookmarkStart w:id="353" w:name="_Toc327967969"/>
      <w:bookmarkStart w:id="354" w:name="_Toc328029085"/>
      <w:bookmarkStart w:id="355" w:name="_Toc328400245"/>
      <w:bookmarkStart w:id="356" w:name="_Toc329607446"/>
      <w:bookmarkStart w:id="357" w:name="_Toc329607604"/>
      <w:bookmarkStart w:id="358" w:name="_Toc331400347"/>
      <w:bookmarkStart w:id="359" w:name="_Toc337622037"/>
      <w:bookmarkStart w:id="360" w:name="_Toc337622460"/>
      <w:r w:rsidRPr="00EA5D32">
        <w:rPr>
          <w:rFonts w:eastAsia="仿宋_GB2312" w:hint="eastAsia"/>
          <w:snapToGrid w:val="0"/>
          <w:kern w:val="0"/>
          <w:sz w:val="32"/>
          <w:szCs w:val="32"/>
        </w:rPr>
        <w:t>2</w:t>
      </w:r>
      <w:r w:rsidR="00C1169D" w:rsidRPr="00EA5D32">
        <w:rPr>
          <w:rFonts w:eastAsia="仿宋_GB2312" w:hint="eastAsia"/>
          <w:snapToGrid w:val="0"/>
          <w:kern w:val="0"/>
          <w:sz w:val="32"/>
          <w:szCs w:val="32"/>
        </w:rPr>
        <w:t>1</w:t>
      </w:r>
      <w:r w:rsidR="006A419B" w:rsidRPr="00EA5D32">
        <w:rPr>
          <w:rFonts w:eastAsia="仿宋_GB2312"/>
          <w:snapToGrid w:val="0"/>
          <w:kern w:val="0"/>
          <w:sz w:val="32"/>
          <w:szCs w:val="32"/>
        </w:rPr>
        <w:t>.</w:t>
      </w:r>
      <w:r w:rsidR="007900E5" w:rsidRPr="00EA5D32">
        <w:rPr>
          <w:rFonts w:eastAsia="仿宋_GB2312"/>
          <w:snapToGrid w:val="0"/>
          <w:kern w:val="0"/>
          <w:sz w:val="32"/>
          <w:szCs w:val="32"/>
        </w:rPr>
        <w:t>普</w:t>
      </w:r>
      <w:proofErr w:type="gramStart"/>
      <w:r w:rsidR="007900E5" w:rsidRPr="00EA5D32">
        <w:rPr>
          <w:rFonts w:eastAsia="仿宋_GB2312"/>
          <w:snapToGrid w:val="0"/>
          <w:kern w:val="0"/>
          <w:sz w:val="32"/>
          <w:szCs w:val="32"/>
        </w:rPr>
        <w:t>速铁路</w:t>
      </w:r>
      <w:proofErr w:type="gramEnd"/>
      <w:r w:rsidR="007900E5" w:rsidRPr="00EA5D32">
        <w:rPr>
          <w:rFonts w:eastAsia="仿宋_GB2312"/>
          <w:snapToGrid w:val="0"/>
          <w:kern w:val="0"/>
          <w:sz w:val="32"/>
          <w:szCs w:val="32"/>
        </w:rPr>
        <w:t>各项施工作业放行列车条件</w:t>
      </w:r>
      <w:bookmarkEnd w:id="352"/>
      <w:bookmarkEnd w:id="353"/>
      <w:bookmarkEnd w:id="354"/>
      <w:bookmarkEnd w:id="355"/>
      <w:bookmarkEnd w:id="356"/>
      <w:bookmarkEnd w:id="357"/>
      <w:bookmarkEnd w:id="358"/>
      <w:bookmarkEnd w:id="359"/>
      <w:bookmarkEnd w:id="360"/>
    </w:p>
    <w:p w14:paraId="17DDF9EE" w14:textId="77777777" w:rsidR="00C1169D" w:rsidRPr="00EA5D32" w:rsidRDefault="00C1169D" w:rsidP="008C7C0C">
      <w:pPr>
        <w:adjustRightInd w:val="0"/>
        <w:snapToGrid w:val="0"/>
        <w:spacing w:line="560" w:lineRule="exact"/>
        <w:ind w:firstLineChars="487" w:firstLine="1558"/>
        <w:rPr>
          <w:rFonts w:eastAsia="仿宋_GB2312" w:hint="eastAsia"/>
          <w:snapToGrid w:val="0"/>
          <w:kern w:val="0"/>
          <w:sz w:val="32"/>
          <w:szCs w:val="32"/>
        </w:rPr>
      </w:pPr>
      <w:r w:rsidRPr="00EA5D32">
        <w:rPr>
          <w:rFonts w:eastAsia="仿宋_GB2312" w:hint="eastAsia"/>
          <w:snapToGrid w:val="0"/>
          <w:kern w:val="0"/>
          <w:sz w:val="32"/>
          <w:szCs w:val="32"/>
        </w:rPr>
        <w:t>22.</w:t>
      </w:r>
      <w:r w:rsidRPr="00EA5D32">
        <w:rPr>
          <w:rFonts w:eastAsia="仿宋_GB2312" w:hint="eastAsia"/>
          <w:snapToGrid w:val="0"/>
          <w:kern w:val="0"/>
          <w:sz w:val="32"/>
          <w:szCs w:val="32"/>
        </w:rPr>
        <w:t>施工安全整改通知书</w:t>
      </w:r>
    </w:p>
    <w:p w14:paraId="39C9E705" w14:textId="77777777" w:rsidR="00C1169D" w:rsidRPr="00EA5D32" w:rsidRDefault="00C1169D" w:rsidP="008C7C0C">
      <w:pPr>
        <w:adjustRightInd w:val="0"/>
        <w:snapToGrid w:val="0"/>
        <w:spacing w:line="560" w:lineRule="exact"/>
        <w:ind w:firstLineChars="487" w:firstLine="1558"/>
        <w:rPr>
          <w:rFonts w:eastAsia="仿宋_GB2312" w:hint="eastAsia"/>
          <w:snapToGrid w:val="0"/>
          <w:kern w:val="0"/>
          <w:sz w:val="32"/>
          <w:szCs w:val="32"/>
        </w:rPr>
      </w:pPr>
      <w:r w:rsidRPr="00EA5D32">
        <w:rPr>
          <w:rFonts w:eastAsia="仿宋_GB2312" w:hint="eastAsia"/>
          <w:snapToGrid w:val="0"/>
          <w:kern w:val="0"/>
          <w:sz w:val="32"/>
          <w:szCs w:val="32"/>
        </w:rPr>
        <w:t>23.</w:t>
      </w:r>
      <w:r w:rsidRPr="00EA5D32">
        <w:rPr>
          <w:rFonts w:eastAsia="仿宋_GB2312" w:hint="eastAsia"/>
          <w:snapToGrid w:val="0"/>
          <w:kern w:val="0"/>
          <w:sz w:val="32"/>
          <w:szCs w:val="32"/>
        </w:rPr>
        <w:t>营业线施工停工通知书</w:t>
      </w:r>
    </w:p>
    <w:p w14:paraId="11B07034" w14:textId="77777777" w:rsidR="002668C1" w:rsidRPr="00EA5D32" w:rsidRDefault="00C1169D" w:rsidP="008C7C0C">
      <w:pPr>
        <w:adjustRightInd w:val="0"/>
        <w:snapToGrid w:val="0"/>
        <w:spacing w:line="560" w:lineRule="exact"/>
        <w:ind w:firstLineChars="487" w:firstLine="1558"/>
        <w:rPr>
          <w:rFonts w:eastAsia="仿宋_GB2312"/>
          <w:snapToGrid w:val="0"/>
          <w:kern w:val="0"/>
          <w:sz w:val="32"/>
          <w:szCs w:val="32"/>
        </w:rPr>
      </w:pPr>
      <w:r w:rsidRPr="00EA5D32">
        <w:rPr>
          <w:rFonts w:eastAsia="仿宋_GB2312" w:hint="eastAsia"/>
          <w:snapToGrid w:val="0"/>
          <w:kern w:val="0"/>
          <w:sz w:val="32"/>
          <w:szCs w:val="32"/>
        </w:rPr>
        <w:t>24.</w:t>
      </w:r>
      <w:r w:rsidR="007900E5" w:rsidRPr="00EA5D32">
        <w:rPr>
          <w:rFonts w:eastAsia="仿宋_GB2312"/>
          <w:snapToGrid w:val="0"/>
          <w:kern w:val="0"/>
          <w:sz w:val="32"/>
          <w:szCs w:val="32"/>
        </w:rPr>
        <w:t>施工现场安全重点监控表</w:t>
      </w:r>
    </w:p>
    <w:p w14:paraId="38CD3603" w14:textId="77777777" w:rsidR="001407A3" w:rsidRDefault="001643CC" w:rsidP="008C7C0C">
      <w:pPr>
        <w:adjustRightInd w:val="0"/>
        <w:snapToGrid w:val="0"/>
        <w:spacing w:line="560" w:lineRule="exact"/>
        <w:ind w:firstLineChars="487" w:firstLine="1558"/>
        <w:rPr>
          <w:rFonts w:eastAsia="仿宋_GB2312" w:hint="eastAsia"/>
          <w:snapToGrid w:val="0"/>
          <w:kern w:val="0"/>
          <w:sz w:val="32"/>
          <w:szCs w:val="32"/>
        </w:rPr>
      </w:pPr>
      <w:r w:rsidRPr="00EA5D32">
        <w:rPr>
          <w:rFonts w:eastAsia="仿宋_GB2312" w:hint="eastAsia"/>
          <w:snapToGrid w:val="0"/>
          <w:kern w:val="0"/>
          <w:sz w:val="32"/>
          <w:szCs w:val="32"/>
        </w:rPr>
        <w:t>25</w:t>
      </w:r>
      <w:r w:rsidR="00B67800" w:rsidRPr="00EA5D32">
        <w:rPr>
          <w:rFonts w:eastAsia="仿宋_GB2312" w:hint="eastAsia"/>
          <w:snapToGrid w:val="0"/>
          <w:kern w:val="0"/>
          <w:sz w:val="32"/>
          <w:szCs w:val="32"/>
        </w:rPr>
        <w:t>.</w:t>
      </w:r>
      <w:r w:rsidR="00B67800" w:rsidRPr="00EA5D32">
        <w:rPr>
          <w:rFonts w:eastAsia="仿宋_GB2312" w:hint="eastAsia"/>
          <w:snapToGrid w:val="0"/>
          <w:kern w:val="0"/>
          <w:sz w:val="32"/>
          <w:szCs w:val="32"/>
        </w:rPr>
        <w:t>施工（维修）作业配合通知书</w:t>
      </w:r>
    </w:p>
    <w:p w14:paraId="339DD0A1" w14:textId="77777777" w:rsidR="003E5211" w:rsidRPr="00A0100B" w:rsidRDefault="003E5211" w:rsidP="008C7C0C">
      <w:pPr>
        <w:adjustRightInd w:val="0"/>
        <w:snapToGrid w:val="0"/>
        <w:spacing w:line="560" w:lineRule="exact"/>
        <w:ind w:firstLineChars="487" w:firstLine="1558"/>
        <w:rPr>
          <w:rFonts w:eastAsia="仿宋_GB2312"/>
          <w:snapToGrid w:val="0"/>
          <w:kern w:val="0"/>
          <w:sz w:val="32"/>
          <w:szCs w:val="32"/>
        </w:rPr>
      </w:pPr>
      <w:r w:rsidRPr="00A0100B">
        <w:rPr>
          <w:rFonts w:eastAsia="仿宋_GB2312" w:hint="eastAsia"/>
          <w:snapToGrid w:val="0"/>
          <w:kern w:val="0"/>
          <w:sz w:val="32"/>
          <w:szCs w:val="32"/>
        </w:rPr>
        <w:t>26.</w:t>
      </w:r>
      <w:r w:rsidRPr="00A0100B">
        <w:rPr>
          <w:rFonts w:eastAsia="仿宋_GB2312" w:hint="eastAsia"/>
          <w:snapToGrid w:val="0"/>
          <w:kern w:val="0"/>
          <w:sz w:val="32"/>
          <w:szCs w:val="32"/>
        </w:rPr>
        <w:t>施工方案会签表</w:t>
      </w:r>
    </w:p>
    <w:p w14:paraId="48598B87" w14:textId="77777777" w:rsidR="001407A3" w:rsidRPr="00EA5D32" w:rsidRDefault="001407A3" w:rsidP="001407A3">
      <w:pPr>
        <w:pStyle w:val="20"/>
        <w:adjustRightInd w:val="0"/>
        <w:snapToGrid w:val="0"/>
        <w:ind w:firstLineChars="0" w:firstLine="0"/>
        <w:jc w:val="left"/>
        <w:rPr>
          <w:rFonts w:ascii="黑体" w:eastAsia="黑体" w:hAnsi="黑体" w:cs="Times New Roman"/>
          <w:bCs/>
        </w:rPr>
      </w:pPr>
      <w:r w:rsidRPr="00EA5D32">
        <w:rPr>
          <w:snapToGrid w:val="0"/>
          <w:kern w:val="0"/>
          <w:szCs w:val="32"/>
        </w:rPr>
        <w:br w:type="page"/>
      </w:r>
      <w:r w:rsidRPr="00EA5D32">
        <w:rPr>
          <w:rFonts w:ascii="黑体" w:eastAsia="黑体" w:hAnsi="黑体" w:cs="Times New Roman"/>
          <w:bCs/>
        </w:rPr>
        <w:lastRenderedPageBreak/>
        <w:t>附件1</w:t>
      </w:r>
    </w:p>
    <w:p w14:paraId="2E4A881F" w14:textId="77777777" w:rsidR="001407A3" w:rsidRPr="00EA5D32" w:rsidRDefault="001407A3" w:rsidP="001407A3">
      <w:pPr>
        <w:adjustRightInd w:val="0"/>
        <w:snapToGrid w:val="0"/>
        <w:spacing w:beforeLines="100" w:before="289" w:afterLines="100" w:after="289" w:line="560" w:lineRule="exact"/>
        <w:jc w:val="center"/>
        <w:rPr>
          <w:bCs/>
        </w:rPr>
      </w:pPr>
      <w:bookmarkStart w:id="361" w:name="_Toc326566678"/>
      <w:bookmarkStart w:id="362" w:name="_Toc326647512"/>
      <w:bookmarkStart w:id="363" w:name="_Toc326650106"/>
      <w:bookmarkStart w:id="364" w:name="_Toc327770193"/>
      <w:bookmarkStart w:id="365" w:name="_Toc327772139"/>
      <w:bookmarkStart w:id="366" w:name="_Toc327778508"/>
      <w:bookmarkStart w:id="367" w:name="_Toc327967963"/>
      <w:bookmarkStart w:id="368" w:name="_Toc328029078"/>
      <w:bookmarkStart w:id="369" w:name="_Toc328400238"/>
      <w:bookmarkStart w:id="370" w:name="_Toc329607439"/>
      <w:bookmarkStart w:id="371" w:name="_Toc329607597"/>
      <w:bookmarkStart w:id="372" w:name="_Toc331400339"/>
      <w:bookmarkStart w:id="373" w:name="_Toc337622029"/>
      <w:bookmarkStart w:id="374" w:name="_Toc337622452"/>
      <w:r w:rsidRPr="00EA5D32">
        <w:rPr>
          <w:rFonts w:eastAsia="华文中宋"/>
          <w:b/>
          <w:kern w:val="0"/>
          <w:sz w:val="36"/>
          <w:szCs w:val="36"/>
        </w:rPr>
        <w:t>集团公司高速铁路、繁忙干线及干线名称</w:t>
      </w:r>
    </w:p>
    <w:p w14:paraId="7C54CB13" w14:textId="77777777" w:rsidR="001407A3" w:rsidRPr="00EA5D32" w:rsidRDefault="001407A3" w:rsidP="001407A3">
      <w:pPr>
        <w:autoSpaceDE w:val="0"/>
        <w:autoSpaceDN w:val="0"/>
        <w:adjustRightInd w:val="0"/>
        <w:snapToGrid w:val="0"/>
        <w:spacing w:line="560" w:lineRule="exact"/>
        <w:ind w:firstLineChars="200" w:firstLine="640"/>
        <w:jc w:val="left"/>
        <w:rPr>
          <w:rFonts w:eastAsia="黑体"/>
          <w:sz w:val="32"/>
          <w:szCs w:val="32"/>
        </w:rPr>
      </w:pPr>
      <w:r w:rsidRPr="00EA5D32">
        <w:rPr>
          <w:rFonts w:eastAsia="黑体" w:hAnsi="黑体"/>
          <w:sz w:val="32"/>
          <w:szCs w:val="32"/>
        </w:rPr>
        <w:t>一、高速铁路</w:t>
      </w:r>
    </w:p>
    <w:p w14:paraId="5BFF927C" w14:textId="77777777" w:rsidR="001407A3" w:rsidRPr="00EA5D32" w:rsidRDefault="001407A3" w:rsidP="001407A3">
      <w:pPr>
        <w:autoSpaceDE w:val="0"/>
        <w:autoSpaceDN w:val="0"/>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以</w:t>
      </w:r>
      <w:r w:rsidRPr="00EA5D32">
        <w:rPr>
          <w:rFonts w:eastAsia="仿宋_GB2312"/>
          <w:sz w:val="32"/>
        </w:rPr>
        <w:t>集团公司</w:t>
      </w:r>
      <w:r w:rsidRPr="00EA5D32">
        <w:rPr>
          <w:rFonts w:eastAsia="仿宋_GB2312"/>
          <w:sz w:val="32"/>
          <w:szCs w:val="32"/>
        </w:rPr>
        <w:t>公布的高速铁路技术资料为准。</w:t>
      </w:r>
    </w:p>
    <w:p w14:paraId="76A37F2D"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hAnsi="黑体"/>
          <w:sz w:val="32"/>
          <w:szCs w:val="32"/>
        </w:rPr>
        <w:t>二、繁忙干线</w:t>
      </w:r>
    </w:p>
    <w:p w14:paraId="7952E34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襄渝线（达州</w:t>
      </w:r>
      <w:r w:rsidRPr="00EA5D32">
        <w:rPr>
          <w:rFonts w:eastAsia="仿宋_GB2312"/>
          <w:sz w:val="32"/>
          <w:szCs w:val="32"/>
        </w:rPr>
        <w:t>-</w:t>
      </w:r>
      <w:r w:rsidRPr="00EA5D32">
        <w:rPr>
          <w:rFonts w:eastAsia="仿宋_GB2312"/>
          <w:sz w:val="32"/>
          <w:szCs w:val="32"/>
        </w:rPr>
        <w:t>三汇镇）</w:t>
      </w:r>
      <w:r w:rsidRPr="00EA5D32">
        <w:rPr>
          <w:rFonts w:eastAsia="仿宋_GB2312" w:hint="eastAsia"/>
          <w:sz w:val="32"/>
          <w:szCs w:val="32"/>
        </w:rPr>
        <w:t>。</w:t>
      </w:r>
    </w:p>
    <w:p w14:paraId="7BE5CD11" w14:textId="77777777" w:rsidR="001407A3" w:rsidRPr="00EA5D32" w:rsidRDefault="001407A3" w:rsidP="001407A3">
      <w:pPr>
        <w:adjustRightInd w:val="0"/>
        <w:snapToGrid w:val="0"/>
        <w:spacing w:line="560" w:lineRule="exact"/>
        <w:ind w:firstLineChars="200" w:firstLine="640"/>
        <w:jc w:val="left"/>
        <w:rPr>
          <w:rFonts w:eastAsia="黑体"/>
          <w:sz w:val="32"/>
        </w:rPr>
      </w:pPr>
      <w:r w:rsidRPr="00EA5D32">
        <w:rPr>
          <w:rFonts w:eastAsia="黑体" w:hAnsi="黑体"/>
          <w:sz w:val="32"/>
          <w:szCs w:val="32"/>
        </w:rPr>
        <w:t>三、干</w:t>
      </w:r>
      <w:r w:rsidRPr="00EA5D32">
        <w:rPr>
          <w:rFonts w:eastAsia="黑体" w:hAnsi="黑体"/>
          <w:sz w:val="32"/>
        </w:rPr>
        <w:t>线</w:t>
      </w:r>
    </w:p>
    <w:p w14:paraId="39F900E2" w14:textId="77777777" w:rsidR="001407A3" w:rsidRPr="00EA5D32" w:rsidRDefault="001407A3" w:rsidP="001407A3">
      <w:pPr>
        <w:adjustRightInd w:val="0"/>
        <w:snapToGrid w:val="0"/>
        <w:spacing w:line="560" w:lineRule="exact"/>
        <w:ind w:firstLineChars="200" w:firstLine="640"/>
        <w:jc w:val="left"/>
        <w:rPr>
          <w:rFonts w:eastAsia="仿宋_GB2312"/>
          <w:sz w:val="32"/>
        </w:rPr>
        <w:sectPr w:rsidR="001407A3" w:rsidRPr="00EA5D32" w:rsidSect="008873D9">
          <w:headerReference w:type="default" r:id="rId8"/>
          <w:footerReference w:type="default" r:id="rId9"/>
          <w:pgSz w:w="11906" w:h="16838" w:code="9"/>
          <w:pgMar w:top="2098" w:right="1474" w:bottom="1985" w:left="1588" w:header="851" w:footer="992" w:gutter="0"/>
          <w:cols w:space="425"/>
          <w:docGrid w:type="lines" w:linePitch="289"/>
        </w:sectPr>
      </w:pPr>
      <w:r w:rsidRPr="00EA5D32">
        <w:rPr>
          <w:rFonts w:eastAsia="仿宋_GB2312"/>
          <w:sz w:val="32"/>
        </w:rPr>
        <w:t>宝成、襄渝（三汇镇</w:t>
      </w:r>
      <w:r w:rsidRPr="00EA5D32">
        <w:rPr>
          <w:rFonts w:eastAsia="仿宋_GB2312"/>
          <w:sz w:val="32"/>
        </w:rPr>
        <w:t>-</w:t>
      </w:r>
      <w:r w:rsidRPr="00EA5D32">
        <w:rPr>
          <w:rFonts w:eastAsia="仿宋_GB2312"/>
          <w:sz w:val="32"/>
        </w:rPr>
        <w:t>兴隆场）、沪蓉（新桥线路所</w:t>
      </w:r>
      <w:r w:rsidRPr="00EA5D32">
        <w:rPr>
          <w:rFonts w:eastAsia="仿宋_GB2312"/>
          <w:sz w:val="32"/>
        </w:rPr>
        <w:t>-</w:t>
      </w:r>
      <w:r w:rsidRPr="00EA5D32">
        <w:rPr>
          <w:rFonts w:eastAsia="仿宋_GB2312"/>
          <w:sz w:val="32"/>
        </w:rPr>
        <w:t>渭</w:t>
      </w:r>
      <w:proofErr w:type="gramStart"/>
      <w:r w:rsidRPr="00EA5D32">
        <w:rPr>
          <w:rFonts w:eastAsia="仿宋_GB2312"/>
          <w:sz w:val="32"/>
        </w:rPr>
        <w:t>沱</w:t>
      </w:r>
      <w:proofErr w:type="gramEnd"/>
      <w:r w:rsidRPr="00EA5D32">
        <w:rPr>
          <w:rFonts w:eastAsia="仿宋_GB2312"/>
          <w:sz w:val="32"/>
        </w:rPr>
        <w:t>）沪昆、黔桂、渝怀、川黔、成昆、</w:t>
      </w:r>
      <w:proofErr w:type="gramStart"/>
      <w:r w:rsidRPr="00EA5D32">
        <w:rPr>
          <w:rFonts w:eastAsia="仿宋_GB2312"/>
          <w:sz w:val="32"/>
        </w:rPr>
        <w:t>峨</w:t>
      </w:r>
      <w:proofErr w:type="gramEnd"/>
      <w:r w:rsidRPr="00EA5D32">
        <w:rPr>
          <w:rFonts w:eastAsia="仿宋_GB2312"/>
          <w:sz w:val="32"/>
        </w:rPr>
        <w:t>广、成渝、内六、达成、兰渝线。</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20A3B3BF" w14:textId="77777777" w:rsidR="001407A3" w:rsidRPr="00EA5D32" w:rsidRDefault="001407A3" w:rsidP="001407A3">
      <w:pPr>
        <w:adjustRightInd w:val="0"/>
        <w:snapToGrid w:val="0"/>
        <w:spacing w:line="560" w:lineRule="exact"/>
        <w:jc w:val="left"/>
        <w:rPr>
          <w:rFonts w:ascii="黑体" w:eastAsia="黑体" w:hAnsi="黑体"/>
          <w:kern w:val="0"/>
          <w:sz w:val="28"/>
          <w:szCs w:val="28"/>
        </w:rPr>
      </w:pPr>
      <w:r w:rsidRPr="00EA5D32">
        <w:rPr>
          <w:rFonts w:ascii="黑体" w:eastAsia="黑体" w:hAnsi="黑体"/>
          <w:kern w:val="0"/>
          <w:sz w:val="32"/>
          <w:szCs w:val="32"/>
        </w:rPr>
        <w:lastRenderedPageBreak/>
        <w:t>附件2</w:t>
      </w:r>
    </w:p>
    <w:p w14:paraId="43337177" w14:textId="77777777" w:rsidR="001407A3" w:rsidRPr="00EA5D32" w:rsidRDefault="001407A3" w:rsidP="001407A3">
      <w:pPr>
        <w:adjustRightInd w:val="0"/>
        <w:snapToGrid w:val="0"/>
        <w:spacing w:beforeLines="100" w:before="289" w:afterLines="100" w:after="289" w:line="560" w:lineRule="exact"/>
        <w:jc w:val="center"/>
        <w:rPr>
          <w:rFonts w:eastAsia="华文中宋"/>
          <w:b/>
          <w:kern w:val="0"/>
          <w:sz w:val="36"/>
          <w:szCs w:val="36"/>
        </w:rPr>
      </w:pPr>
      <w:r w:rsidRPr="00EA5D32">
        <w:rPr>
          <w:rFonts w:eastAsia="华文中宋" w:hint="eastAsia"/>
          <w:b/>
          <w:kern w:val="0"/>
          <w:sz w:val="36"/>
          <w:szCs w:val="36"/>
        </w:rPr>
        <w:t>集团公司</w:t>
      </w:r>
      <w:r w:rsidRPr="00EA5D32">
        <w:rPr>
          <w:rFonts w:eastAsia="华文中宋"/>
          <w:b/>
          <w:kern w:val="0"/>
          <w:sz w:val="36"/>
          <w:szCs w:val="36"/>
        </w:rPr>
        <w:t>施工慢行区段划分</w:t>
      </w:r>
    </w:p>
    <w:p w14:paraId="2794BC3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r w:rsidRPr="00EA5D32">
        <w:rPr>
          <w:rFonts w:eastAsia="仿宋_GB2312"/>
          <w:sz w:val="32"/>
          <w:szCs w:val="32"/>
        </w:rPr>
        <w:t>宝成线：广元兰渝</w:t>
      </w:r>
      <w:proofErr w:type="gramStart"/>
      <w:r w:rsidRPr="00EA5D32">
        <w:rPr>
          <w:rFonts w:eastAsia="仿宋_GB2312"/>
          <w:sz w:val="32"/>
          <w:szCs w:val="32"/>
        </w:rPr>
        <w:t>宝成场</w:t>
      </w:r>
      <w:proofErr w:type="gramEnd"/>
      <w:r w:rsidRPr="00EA5D32">
        <w:rPr>
          <w:rFonts w:eastAsia="仿宋_GB2312"/>
          <w:sz w:val="32"/>
          <w:szCs w:val="32"/>
        </w:rPr>
        <w:t>-</w:t>
      </w:r>
      <w:r w:rsidRPr="00EA5D32">
        <w:rPr>
          <w:rFonts w:eastAsia="仿宋_GB2312"/>
          <w:sz w:val="32"/>
          <w:szCs w:val="32"/>
        </w:rPr>
        <w:t>马角坝，马角坝</w:t>
      </w:r>
      <w:r w:rsidRPr="00EA5D32">
        <w:rPr>
          <w:rFonts w:eastAsia="仿宋_GB2312"/>
          <w:sz w:val="32"/>
          <w:szCs w:val="32"/>
        </w:rPr>
        <w:t>-</w:t>
      </w:r>
      <w:r w:rsidRPr="00EA5D32">
        <w:rPr>
          <w:rFonts w:eastAsia="仿宋_GB2312"/>
          <w:sz w:val="32"/>
          <w:szCs w:val="32"/>
        </w:rPr>
        <w:t>绵阳、绵阳</w:t>
      </w:r>
      <w:r w:rsidRPr="00EA5D32">
        <w:rPr>
          <w:rFonts w:eastAsia="仿宋_GB2312"/>
          <w:sz w:val="32"/>
          <w:szCs w:val="32"/>
        </w:rPr>
        <w:t>-</w:t>
      </w:r>
      <w:r w:rsidRPr="00EA5D32">
        <w:rPr>
          <w:rFonts w:eastAsia="仿宋_GB2312"/>
          <w:sz w:val="32"/>
          <w:szCs w:val="32"/>
        </w:rPr>
        <w:t>成都。</w:t>
      </w:r>
    </w:p>
    <w:p w14:paraId="10058FF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r w:rsidRPr="00EA5D32">
        <w:rPr>
          <w:rFonts w:eastAsia="仿宋_GB2312"/>
          <w:sz w:val="32"/>
          <w:szCs w:val="32"/>
        </w:rPr>
        <w:t>成昆线：成都南</w:t>
      </w:r>
      <w:r w:rsidRPr="00EA5D32">
        <w:rPr>
          <w:rFonts w:eastAsia="仿宋_GB2312"/>
          <w:sz w:val="32"/>
          <w:szCs w:val="32"/>
        </w:rPr>
        <w:t>-</w:t>
      </w:r>
      <w:r w:rsidRPr="00EA5D32">
        <w:rPr>
          <w:rFonts w:eastAsia="仿宋_GB2312"/>
          <w:sz w:val="32"/>
          <w:szCs w:val="32"/>
        </w:rPr>
        <w:t>峨眉、峨眉</w:t>
      </w:r>
      <w:r w:rsidRPr="00EA5D32">
        <w:rPr>
          <w:rFonts w:eastAsia="仿宋_GB2312"/>
          <w:sz w:val="32"/>
          <w:szCs w:val="32"/>
        </w:rPr>
        <w:t>-</w:t>
      </w:r>
      <w:r w:rsidRPr="00EA5D32">
        <w:rPr>
          <w:rFonts w:eastAsia="仿宋_GB2312"/>
          <w:sz w:val="32"/>
          <w:szCs w:val="32"/>
        </w:rPr>
        <w:t>汉源、汉源</w:t>
      </w:r>
      <w:r w:rsidRPr="00EA5D32">
        <w:rPr>
          <w:rFonts w:eastAsia="仿宋_GB2312"/>
          <w:sz w:val="32"/>
          <w:szCs w:val="32"/>
        </w:rPr>
        <w:t>-</w:t>
      </w:r>
      <w:r w:rsidRPr="00EA5D32">
        <w:rPr>
          <w:rFonts w:eastAsia="仿宋_GB2312"/>
          <w:sz w:val="32"/>
          <w:szCs w:val="32"/>
        </w:rPr>
        <w:t>普雄、</w:t>
      </w:r>
      <w:proofErr w:type="gramStart"/>
      <w:r w:rsidRPr="00EA5D32">
        <w:rPr>
          <w:rFonts w:eastAsia="仿宋_GB2312"/>
          <w:sz w:val="32"/>
          <w:szCs w:val="32"/>
        </w:rPr>
        <w:t>普雄</w:t>
      </w:r>
      <w:proofErr w:type="gramEnd"/>
      <w:r w:rsidRPr="00EA5D32">
        <w:rPr>
          <w:rFonts w:eastAsia="仿宋_GB2312"/>
          <w:sz w:val="32"/>
          <w:szCs w:val="32"/>
        </w:rPr>
        <w:t>-</w:t>
      </w:r>
      <w:r w:rsidRPr="00EA5D32">
        <w:rPr>
          <w:rFonts w:eastAsia="仿宋_GB2312"/>
          <w:sz w:val="32"/>
          <w:szCs w:val="32"/>
        </w:rPr>
        <w:t>西昌南、西昌南</w:t>
      </w:r>
      <w:r w:rsidRPr="00EA5D32">
        <w:rPr>
          <w:rFonts w:eastAsia="仿宋_GB2312"/>
          <w:sz w:val="32"/>
          <w:szCs w:val="32"/>
        </w:rPr>
        <w:t>-</w:t>
      </w:r>
      <w:r w:rsidRPr="00EA5D32">
        <w:rPr>
          <w:rFonts w:eastAsia="仿宋_GB2312"/>
          <w:sz w:val="32"/>
          <w:szCs w:val="32"/>
        </w:rPr>
        <w:t>攀枝花。</w:t>
      </w:r>
    </w:p>
    <w:p w14:paraId="407054CA"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3.</w:t>
      </w:r>
      <w:proofErr w:type="gramStart"/>
      <w:r w:rsidRPr="00EA5D32">
        <w:rPr>
          <w:rFonts w:eastAsia="仿宋_GB2312"/>
          <w:sz w:val="32"/>
          <w:szCs w:val="32"/>
        </w:rPr>
        <w:t>峨</w:t>
      </w:r>
      <w:proofErr w:type="gramEnd"/>
      <w:r w:rsidRPr="00EA5D32">
        <w:rPr>
          <w:rFonts w:eastAsia="仿宋_GB2312"/>
          <w:sz w:val="32"/>
          <w:szCs w:val="32"/>
        </w:rPr>
        <w:t>广线：</w:t>
      </w:r>
      <w:proofErr w:type="gramStart"/>
      <w:r w:rsidRPr="00EA5D32">
        <w:rPr>
          <w:rFonts w:eastAsia="仿宋_GB2312"/>
          <w:sz w:val="32"/>
          <w:szCs w:val="32"/>
        </w:rPr>
        <w:t>燕岗</w:t>
      </w:r>
      <w:proofErr w:type="gramEnd"/>
      <w:r w:rsidRPr="00EA5D32">
        <w:rPr>
          <w:rFonts w:eastAsia="仿宋_GB2312"/>
          <w:sz w:val="32"/>
          <w:szCs w:val="32"/>
        </w:rPr>
        <w:t>-</w:t>
      </w:r>
      <w:r w:rsidRPr="00EA5D32">
        <w:rPr>
          <w:rFonts w:eastAsia="仿宋_GB2312"/>
          <w:sz w:val="32"/>
          <w:szCs w:val="32"/>
        </w:rPr>
        <w:t>甘洛南、甘洛南</w:t>
      </w:r>
      <w:r w:rsidRPr="00EA5D32">
        <w:rPr>
          <w:rFonts w:eastAsia="仿宋_GB2312"/>
          <w:sz w:val="32"/>
          <w:szCs w:val="32"/>
        </w:rPr>
        <w:t>-</w:t>
      </w:r>
      <w:r w:rsidRPr="00EA5D32">
        <w:rPr>
          <w:rFonts w:eastAsia="仿宋_GB2312"/>
          <w:sz w:val="32"/>
          <w:szCs w:val="32"/>
        </w:rPr>
        <w:t>冕宁、冕宁</w:t>
      </w:r>
      <w:r w:rsidRPr="00EA5D32">
        <w:rPr>
          <w:rFonts w:eastAsia="仿宋_GB2312"/>
          <w:sz w:val="32"/>
          <w:szCs w:val="32"/>
        </w:rPr>
        <w:t>-</w:t>
      </w:r>
      <w:r w:rsidRPr="00EA5D32">
        <w:rPr>
          <w:rFonts w:eastAsia="仿宋_GB2312"/>
          <w:sz w:val="32"/>
          <w:szCs w:val="32"/>
        </w:rPr>
        <w:t>米易东、米易东</w:t>
      </w:r>
      <w:r w:rsidRPr="00EA5D32">
        <w:rPr>
          <w:rFonts w:eastAsia="仿宋_GB2312"/>
          <w:sz w:val="32"/>
          <w:szCs w:val="32"/>
        </w:rPr>
        <w:t>-</w:t>
      </w:r>
      <w:r w:rsidRPr="00EA5D32">
        <w:rPr>
          <w:rFonts w:eastAsia="仿宋_GB2312"/>
          <w:sz w:val="32"/>
          <w:szCs w:val="32"/>
        </w:rPr>
        <w:t>永仁。</w:t>
      </w:r>
    </w:p>
    <w:p w14:paraId="3071985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4.</w:t>
      </w:r>
      <w:r w:rsidRPr="00EA5D32">
        <w:rPr>
          <w:rFonts w:eastAsia="仿宋_GB2312"/>
          <w:sz w:val="32"/>
          <w:szCs w:val="32"/>
        </w:rPr>
        <w:t>成渝线：成都</w:t>
      </w:r>
      <w:r w:rsidRPr="00EA5D32">
        <w:rPr>
          <w:rFonts w:eastAsia="仿宋_GB2312"/>
          <w:sz w:val="32"/>
          <w:szCs w:val="32"/>
        </w:rPr>
        <w:t>-</w:t>
      </w:r>
      <w:r w:rsidRPr="00EA5D32">
        <w:rPr>
          <w:rFonts w:eastAsia="仿宋_GB2312"/>
          <w:sz w:val="32"/>
          <w:szCs w:val="32"/>
        </w:rPr>
        <w:t>资阳、资阳</w:t>
      </w:r>
      <w:r w:rsidRPr="00EA5D32">
        <w:rPr>
          <w:rFonts w:eastAsia="仿宋_GB2312"/>
          <w:sz w:val="32"/>
          <w:szCs w:val="32"/>
        </w:rPr>
        <w:t>-</w:t>
      </w:r>
      <w:r w:rsidRPr="00EA5D32">
        <w:rPr>
          <w:rFonts w:eastAsia="仿宋_GB2312"/>
          <w:sz w:val="32"/>
          <w:szCs w:val="32"/>
        </w:rPr>
        <w:t>内江、内江</w:t>
      </w:r>
      <w:r w:rsidRPr="00EA5D32">
        <w:rPr>
          <w:rFonts w:eastAsia="仿宋_GB2312"/>
          <w:sz w:val="32"/>
          <w:szCs w:val="32"/>
        </w:rPr>
        <w:t>-</w:t>
      </w:r>
      <w:r w:rsidRPr="00EA5D32">
        <w:rPr>
          <w:rFonts w:eastAsia="仿宋_GB2312"/>
          <w:sz w:val="32"/>
          <w:szCs w:val="32"/>
        </w:rPr>
        <w:t>永川、永川</w:t>
      </w:r>
      <w:r w:rsidRPr="00EA5D32">
        <w:rPr>
          <w:rFonts w:eastAsia="仿宋_GB2312"/>
          <w:sz w:val="32"/>
          <w:szCs w:val="32"/>
        </w:rPr>
        <w:t>-</w:t>
      </w:r>
      <w:r w:rsidRPr="00EA5D32">
        <w:rPr>
          <w:rFonts w:eastAsia="仿宋_GB2312"/>
          <w:sz w:val="32"/>
          <w:szCs w:val="32"/>
        </w:rPr>
        <w:t>重庆。</w:t>
      </w:r>
    </w:p>
    <w:p w14:paraId="10EEC622"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5.</w:t>
      </w:r>
      <w:r w:rsidRPr="00EA5D32">
        <w:rPr>
          <w:rFonts w:eastAsia="仿宋_GB2312"/>
          <w:sz w:val="32"/>
          <w:szCs w:val="32"/>
        </w:rPr>
        <w:t>达成线：三汇镇</w:t>
      </w:r>
      <w:r w:rsidRPr="00EA5D32">
        <w:rPr>
          <w:rFonts w:eastAsia="仿宋_GB2312"/>
          <w:sz w:val="32"/>
          <w:szCs w:val="32"/>
        </w:rPr>
        <w:t>-</w:t>
      </w:r>
      <w:r w:rsidRPr="00EA5D32">
        <w:rPr>
          <w:rFonts w:eastAsia="仿宋_GB2312"/>
          <w:sz w:val="32"/>
          <w:szCs w:val="32"/>
        </w:rPr>
        <w:t>遂宁、遂宁</w:t>
      </w:r>
      <w:r w:rsidRPr="00EA5D32">
        <w:rPr>
          <w:rFonts w:eastAsia="仿宋_GB2312"/>
          <w:sz w:val="32"/>
          <w:szCs w:val="32"/>
        </w:rPr>
        <w:t>-</w:t>
      </w:r>
      <w:r w:rsidRPr="00EA5D32">
        <w:rPr>
          <w:rFonts w:eastAsia="仿宋_GB2312"/>
          <w:sz w:val="32"/>
          <w:szCs w:val="32"/>
        </w:rPr>
        <w:t>成都。</w:t>
      </w:r>
    </w:p>
    <w:p w14:paraId="3333CF7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6.</w:t>
      </w:r>
      <w:r w:rsidRPr="00EA5D32">
        <w:rPr>
          <w:rFonts w:eastAsia="仿宋_GB2312"/>
          <w:sz w:val="32"/>
          <w:szCs w:val="32"/>
        </w:rPr>
        <w:t>襄渝线：达州</w:t>
      </w:r>
      <w:r w:rsidRPr="00EA5D32">
        <w:rPr>
          <w:rFonts w:eastAsia="仿宋_GB2312"/>
          <w:sz w:val="32"/>
          <w:szCs w:val="32"/>
        </w:rPr>
        <w:t>-</w:t>
      </w:r>
      <w:r w:rsidRPr="00EA5D32">
        <w:rPr>
          <w:rFonts w:eastAsia="仿宋_GB2312"/>
          <w:sz w:val="32"/>
          <w:szCs w:val="32"/>
        </w:rPr>
        <w:t>三汇镇</w:t>
      </w:r>
      <w:r w:rsidRPr="00EA5D32">
        <w:rPr>
          <w:rFonts w:eastAsia="仿宋_GB2312"/>
          <w:sz w:val="32"/>
          <w:szCs w:val="32"/>
        </w:rPr>
        <w:t>*</w:t>
      </w:r>
      <w:r w:rsidRPr="00EA5D32">
        <w:rPr>
          <w:rFonts w:eastAsia="仿宋_GB2312"/>
          <w:sz w:val="32"/>
          <w:szCs w:val="32"/>
        </w:rPr>
        <w:t>、三汇镇</w:t>
      </w:r>
      <w:r w:rsidRPr="00EA5D32">
        <w:rPr>
          <w:rFonts w:eastAsia="仿宋_GB2312"/>
          <w:sz w:val="32"/>
          <w:szCs w:val="32"/>
        </w:rPr>
        <w:t>-</w:t>
      </w:r>
      <w:r w:rsidRPr="00EA5D32">
        <w:rPr>
          <w:rFonts w:eastAsia="仿宋_GB2312"/>
          <w:sz w:val="32"/>
          <w:szCs w:val="32"/>
        </w:rPr>
        <w:t>广安、广安</w:t>
      </w:r>
      <w:r w:rsidRPr="00EA5D32">
        <w:rPr>
          <w:rFonts w:eastAsia="仿宋_GB2312"/>
          <w:sz w:val="32"/>
          <w:szCs w:val="32"/>
        </w:rPr>
        <w:t>-</w:t>
      </w:r>
      <w:r w:rsidRPr="00EA5D32">
        <w:rPr>
          <w:rFonts w:eastAsia="仿宋_GB2312"/>
          <w:sz w:val="32"/>
          <w:szCs w:val="32"/>
        </w:rPr>
        <w:t>兴隆场。</w:t>
      </w:r>
    </w:p>
    <w:p w14:paraId="65AB864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7.</w:t>
      </w:r>
      <w:proofErr w:type="gramStart"/>
      <w:r w:rsidRPr="00EA5D32">
        <w:rPr>
          <w:rFonts w:eastAsia="仿宋_GB2312"/>
          <w:sz w:val="32"/>
          <w:szCs w:val="32"/>
        </w:rPr>
        <w:t>渭井线</w:t>
      </w:r>
      <w:proofErr w:type="gramEnd"/>
      <w:r w:rsidRPr="00EA5D32">
        <w:rPr>
          <w:rFonts w:eastAsia="仿宋_GB2312"/>
          <w:sz w:val="32"/>
          <w:szCs w:val="32"/>
        </w:rPr>
        <w:t>：渭</w:t>
      </w:r>
      <w:proofErr w:type="gramStart"/>
      <w:r w:rsidRPr="00EA5D32">
        <w:rPr>
          <w:rFonts w:eastAsia="仿宋_GB2312"/>
          <w:sz w:val="32"/>
          <w:szCs w:val="32"/>
        </w:rPr>
        <w:t>沱</w:t>
      </w:r>
      <w:proofErr w:type="gramEnd"/>
      <w:r w:rsidRPr="00EA5D32">
        <w:rPr>
          <w:rFonts w:eastAsia="仿宋_GB2312"/>
          <w:sz w:val="32"/>
          <w:szCs w:val="32"/>
        </w:rPr>
        <w:t>-</w:t>
      </w:r>
      <w:r w:rsidRPr="00EA5D32">
        <w:rPr>
          <w:rFonts w:eastAsia="仿宋_GB2312"/>
          <w:sz w:val="32"/>
          <w:szCs w:val="32"/>
        </w:rPr>
        <w:t>井口。</w:t>
      </w:r>
    </w:p>
    <w:p w14:paraId="004C82B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8.</w:t>
      </w:r>
      <w:proofErr w:type="gramStart"/>
      <w:r w:rsidRPr="00EA5D32">
        <w:rPr>
          <w:rFonts w:eastAsia="仿宋_GB2312"/>
          <w:sz w:val="32"/>
          <w:szCs w:val="32"/>
        </w:rPr>
        <w:t>渝怀线</w:t>
      </w:r>
      <w:proofErr w:type="gramEnd"/>
      <w:r w:rsidRPr="00EA5D32">
        <w:rPr>
          <w:rFonts w:eastAsia="仿宋_GB2312"/>
          <w:sz w:val="32"/>
          <w:szCs w:val="32"/>
        </w:rPr>
        <w:t>：井口</w:t>
      </w:r>
      <w:r w:rsidRPr="00EA5D32">
        <w:rPr>
          <w:rFonts w:eastAsia="仿宋_GB2312"/>
          <w:sz w:val="32"/>
          <w:szCs w:val="32"/>
        </w:rPr>
        <w:t>-</w:t>
      </w:r>
      <w:r w:rsidRPr="00EA5D32">
        <w:rPr>
          <w:rFonts w:eastAsia="仿宋_GB2312"/>
          <w:sz w:val="32"/>
          <w:szCs w:val="32"/>
        </w:rPr>
        <w:t>涪陵、涪陵</w:t>
      </w:r>
      <w:r w:rsidRPr="00EA5D32">
        <w:rPr>
          <w:rFonts w:eastAsia="仿宋_GB2312"/>
          <w:sz w:val="32"/>
          <w:szCs w:val="32"/>
        </w:rPr>
        <w:t>-</w:t>
      </w:r>
      <w:r w:rsidRPr="00EA5D32">
        <w:rPr>
          <w:rFonts w:eastAsia="仿宋_GB2312"/>
          <w:sz w:val="32"/>
          <w:szCs w:val="32"/>
        </w:rPr>
        <w:t>黔江、黔江</w:t>
      </w:r>
      <w:r w:rsidRPr="00EA5D32">
        <w:rPr>
          <w:rFonts w:eastAsia="仿宋_GB2312"/>
          <w:sz w:val="32"/>
          <w:szCs w:val="32"/>
        </w:rPr>
        <w:t>-</w:t>
      </w:r>
      <w:r w:rsidRPr="00EA5D32">
        <w:rPr>
          <w:rFonts w:eastAsia="仿宋_GB2312"/>
          <w:sz w:val="32"/>
          <w:szCs w:val="32"/>
        </w:rPr>
        <w:t>秀山。</w:t>
      </w:r>
    </w:p>
    <w:p w14:paraId="1240075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9.</w:t>
      </w:r>
      <w:r w:rsidRPr="00EA5D32">
        <w:rPr>
          <w:rFonts w:eastAsia="仿宋_GB2312"/>
          <w:sz w:val="32"/>
          <w:szCs w:val="32"/>
        </w:rPr>
        <w:t>达万线：达州</w:t>
      </w:r>
      <w:r w:rsidRPr="00EA5D32">
        <w:rPr>
          <w:rFonts w:eastAsia="仿宋_GB2312"/>
          <w:sz w:val="32"/>
          <w:szCs w:val="32"/>
        </w:rPr>
        <w:t>-</w:t>
      </w:r>
      <w:r w:rsidRPr="00EA5D32">
        <w:rPr>
          <w:rFonts w:eastAsia="仿宋_GB2312"/>
          <w:sz w:val="32"/>
          <w:szCs w:val="32"/>
        </w:rPr>
        <w:t>万州。</w:t>
      </w:r>
    </w:p>
    <w:p w14:paraId="3D66726B"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10.</w:t>
      </w:r>
      <w:proofErr w:type="gramStart"/>
      <w:r w:rsidRPr="00EA5D32">
        <w:rPr>
          <w:rFonts w:eastAsia="仿宋_GB2312"/>
          <w:sz w:val="32"/>
          <w:szCs w:val="32"/>
        </w:rPr>
        <w:t>万凉线</w:t>
      </w:r>
      <w:proofErr w:type="gramEnd"/>
      <w:r w:rsidRPr="00EA5D32">
        <w:rPr>
          <w:rFonts w:eastAsia="仿宋_GB2312"/>
          <w:sz w:val="32"/>
          <w:szCs w:val="32"/>
        </w:rPr>
        <w:t>：万州</w:t>
      </w:r>
      <w:r w:rsidRPr="00EA5D32">
        <w:rPr>
          <w:rFonts w:eastAsia="仿宋_GB2312"/>
          <w:sz w:val="32"/>
          <w:szCs w:val="32"/>
        </w:rPr>
        <w:t>-</w:t>
      </w:r>
      <w:r w:rsidRPr="00EA5D32">
        <w:rPr>
          <w:rFonts w:eastAsia="仿宋_GB2312"/>
          <w:sz w:val="32"/>
          <w:szCs w:val="32"/>
        </w:rPr>
        <w:t>凉雾。</w:t>
      </w:r>
    </w:p>
    <w:p w14:paraId="1E40449A"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11.</w:t>
      </w:r>
      <w:r w:rsidRPr="00EA5D32">
        <w:rPr>
          <w:rFonts w:eastAsia="仿宋_GB2312"/>
          <w:sz w:val="32"/>
          <w:szCs w:val="32"/>
        </w:rPr>
        <w:t>高南线：高兴</w:t>
      </w:r>
      <w:r w:rsidRPr="00EA5D32">
        <w:rPr>
          <w:rFonts w:eastAsia="仿宋_GB2312"/>
          <w:sz w:val="32"/>
          <w:szCs w:val="32"/>
        </w:rPr>
        <w:t>-</w:t>
      </w:r>
      <w:r w:rsidRPr="00EA5D32">
        <w:rPr>
          <w:rFonts w:eastAsia="仿宋_GB2312"/>
          <w:sz w:val="32"/>
          <w:szCs w:val="32"/>
        </w:rPr>
        <w:t>南充东。</w:t>
      </w:r>
    </w:p>
    <w:p w14:paraId="229489C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12.</w:t>
      </w:r>
      <w:r w:rsidRPr="00EA5D32">
        <w:rPr>
          <w:rFonts w:eastAsia="仿宋_GB2312"/>
          <w:sz w:val="32"/>
          <w:szCs w:val="32"/>
        </w:rPr>
        <w:t>湖</w:t>
      </w:r>
      <w:proofErr w:type="gramStart"/>
      <w:r w:rsidRPr="00EA5D32">
        <w:rPr>
          <w:rFonts w:eastAsia="仿宋_GB2312"/>
          <w:sz w:val="32"/>
          <w:szCs w:val="32"/>
        </w:rPr>
        <w:t>雍</w:t>
      </w:r>
      <w:proofErr w:type="gramEnd"/>
      <w:r w:rsidRPr="00EA5D32">
        <w:rPr>
          <w:rFonts w:eastAsia="仿宋_GB2312"/>
          <w:sz w:val="32"/>
          <w:szCs w:val="32"/>
        </w:rPr>
        <w:t>线：湖潮</w:t>
      </w:r>
      <w:r w:rsidRPr="00EA5D32">
        <w:rPr>
          <w:rFonts w:eastAsia="仿宋_GB2312"/>
          <w:sz w:val="32"/>
          <w:szCs w:val="32"/>
        </w:rPr>
        <w:t>-</w:t>
      </w:r>
      <w:r w:rsidRPr="00EA5D32">
        <w:rPr>
          <w:rFonts w:eastAsia="仿宋_GB2312"/>
          <w:sz w:val="32"/>
          <w:szCs w:val="32"/>
        </w:rPr>
        <w:t>纳雍西。</w:t>
      </w:r>
    </w:p>
    <w:p w14:paraId="37779714"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13.</w:t>
      </w:r>
      <w:proofErr w:type="gramStart"/>
      <w:r w:rsidRPr="00EA5D32">
        <w:rPr>
          <w:rFonts w:eastAsia="仿宋_GB2312"/>
          <w:sz w:val="32"/>
          <w:szCs w:val="32"/>
        </w:rPr>
        <w:t>毕织线</w:t>
      </w:r>
      <w:proofErr w:type="gramEnd"/>
      <w:r w:rsidRPr="00EA5D32">
        <w:rPr>
          <w:rFonts w:eastAsia="仿宋_GB2312"/>
          <w:sz w:val="32"/>
          <w:szCs w:val="32"/>
        </w:rPr>
        <w:t>：毕节东</w:t>
      </w:r>
      <w:r w:rsidRPr="00EA5D32">
        <w:rPr>
          <w:rFonts w:eastAsia="仿宋_GB2312"/>
          <w:sz w:val="32"/>
          <w:szCs w:val="32"/>
        </w:rPr>
        <w:t>-</w:t>
      </w:r>
      <w:r w:rsidRPr="00EA5D32">
        <w:rPr>
          <w:rFonts w:eastAsia="仿宋_GB2312"/>
          <w:sz w:val="32"/>
          <w:szCs w:val="32"/>
        </w:rPr>
        <w:t>织金北。</w:t>
      </w:r>
    </w:p>
    <w:p w14:paraId="01EB9BA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14.</w:t>
      </w:r>
      <w:r w:rsidRPr="00EA5D32">
        <w:rPr>
          <w:rFonts w:eastAsia="仿宋_GB2312"/>
          <w:sz w:val="32"/>
          <w:szCs w:val="32"/>
        </w:rPr>
        <w:t>黄织、毕织线：黄桶</w:t>
      </w:r>
      <w:r w:rsidRPr="00EA5D32">
        <w:rPr>
          <w:rFonts w:eastAsia="仿宋_GB2312"/>
          <w:sz w:val="32"/>
          <w:szCs w:val="32"/>
        </w:rPr>
        <w:t>-</w:t>
      </w:r>
      <w:r w:rsidRPr="00EA5D32">
        <w:rPr>
          <w:rFonts w:eastAsia="仿宋_GB2312"/>
          <w:sz w:val="32"/>
          <w:szCs w:val="32"/>
        </w:rPr>
        <w:t>毕节东。</w:t>
      </w:r>
    </w:p>
    <w:p w14:paraId="46C02BA4"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15.</w:t>
      </w:r>
      <w:r w:rsidRPr="00EA5D32">
        <w:rPr>
          <w:rFonts w:eastAsia="仿宋_GB2312"/>
          <w:sz w:val="32"/>
          <w:szCs w:val="32"/>
        </w:rPr>
        <w:t>林新线：林</w:t>
      </w:r>
      <w:proofErr w:type="gramStart"/>
      <w:r w:rsidRPr="00EA5D32">
        <w:rPr>
          <w:rFonts w:eastAsia="仿宋_GB2312"/>
          <w:sz w:val="32"/>
          <w:szCs w:val="32"/>
        </w:rPr>
        <w:t>歹</w:t>
      </w:r>
      <w:proofErr w:type="gramEnd"/>
      <w:r w:rsidRPr="00EA5D32">
        <w:rPr>
          <w:rFonts w:eastAsia="仿宋_GB2312"/>
          <w:sz w:val="32"/>
          <w:szCs w:val="32"/>
        </w:rPr>
        <w:t>南</w:t>
      </w:r>
      <w:r w:rsidRPr="00EA5D32">
        <w:rPr>
          <w:rFonts w:eastAsia="仿宋_GB2312"/>
          <w:sz w:val="32"/>
          <w:szCs w:val="32"/>
        </w:rPr>
        <w:t>-</w:t>
      </w:r>
      <w:r w:rsidRPr="00EA5D32">
        <w:rPr>
          <w:rFonts w:eastAsia="仿宋_GB2312"/>
          <w:sz w:val="32"/>
          <w:szCs w:val="32"/>
        </w:rPr>
        <w:t>新店镇</w:t>
      </w:r>
      <w:r w:rsidRPr="00EA5D32">
        <w:rPr>
          <w:rFonts w:eastAsia="仿宋_GB2312"/>
          <w:sz w:val="32"/>
          <w:szCs w:val="32"/>
        </w:rPr>
        <w:t>*</w:t>
      </w:r>
      <w:r w:rsidRPr="00EA5D32">
        <w:rPr>
          <w:rFonts w:eastAsia="仿宋_GB2312"/>
          <w:sz w:val="32"/>
          <w:szCs w:val="32"/>
        </w:rPr>
        <w:t>。</w:t>
      </w:r>
    </w:p>
    <w:p w14:paraId="55570CB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16.</w:t>
      </w:r>
      <w:r w:rsidRPr="00EA5D32">
        <w:rPr>
          <w:rFonts w:eastAsia="仿宋_GB2312"/>
          <w:sz w:val="32"/>
          <w:szCs w:val="32"/>
        </w:rPr>
        <w:t>德天线：德阳</w:t>
      </w:r>
      <w:r w:rsidRPr="00EA5D32">
        <w:rPr>
          <w:rFonts w:eastAsia="仿宋_GB2312"/>
          <w:sz w:val="32"/>
          <w:szCs w:val="32"/>
        </w:rPr>
        <w:t>-</w:t>
      </w:r>
      <w:r w:rsidRPr="00EA5D32">
        <w:rPr>
          <w:rFonts w:eastAsia="仿宋_GB2312"/>
          <w:sz w:val="32"/>
          <w:szCs w:val="32"/>
        </w:rPr>
        <w:t>汉旺。</w:t>
      </w:r>
    </w:p>
    <w:p w14:paraId="078FCD0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lastRenderedPageBreak/>
        <w:t>17.</w:t>
      </w:r>
      <w:proofErr w:type="gramStart"/>
      <w:r w:rsidRPr="00EA5D32">
        <w:rPr>
          <w:rFonts w:eastAsia="仿宋_GB2312"/>
          <w:sz w:val="32"/>
          <w:szCs w:val="32"/>
        </w:rPr>
        <w:t>成汶线</w:t>
      </w:r>
      <w:proofErr w:type="gramEnd"/>
      <w:r w:rsidRPr="00EA5D32">
        <w:rPr>
          <w:rFonts w:eastAsia="仿宋_GB2312"/>
          <w:sz w:val="32"/>
          <w:szCs w:val="32"/>
        </w:rPr>
        <w:t>：</w:t>
      </w:r>
      <w:proofErr w:type="gramStart"/>
      <w:r w:rsidRPr="00EA5D32">
        <w:rPr>
          <w:rFonts w:eastAsia="仿宋_GB2312"/>
          <w:sz w:val="32"/>
          <w:szCs w:val="32"/>
        </w:rPr>
        <w:t>青白江</w:t>
      </w:r>
      <w:proofErr w:type="gramEnd"/>
      <w:r w:rsidRPr="00EA5D32">
        <w:rPr>
          <w:rFonts w:eastAsia="仿宋_GB2312"/>
          <w:sz w:val="32"/>
          <w:szCs w:val="32"/>
        </w:rPr>
        <w:t>-</w:t>
      </w:r>
      <w:r w:rsidRPr="00EA5D32">
        <w:rPr>
          <w:rFonts w:eastAsia="仿宋_GB2312"/>
          <w:sz w:val="32"/>
          <w:szCs w:val="32"/>
        </w:rPr>
        <w:t>蒲阳。</w:t>
      </w:r>
    </w:p>
    <w:p w14:paraId="32B96BB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18.</w:t>
      </w:r>
      <w:r w:rsidRPr="00EA5D32">
        <w:rPr>
          <w:rFonts w:eastAsia="仿宋_GB2312"/>
          <w:sz w:val="32"/>
          <w:szCs w:val="32"/>
        </w:rPr>
        <w:t>广岳线：广汉</w:t>
      </w:r>
      <w:r w:rsidRPr="00EA5D32">
        <w:rPr>
          <w:rFonts w:eastAsia="仿宋_GB2312"/>
          <w:sz w:val="32"/>
          <w:szCs w:val="32"/>
        </w:rPr>
        <w:t>-</w:t>
      </w:r>
      <w:r w:rsidRPr="00EA5D32">
        <w:rPr>
          <w:rFonts w:eastAsia="仿宋_GB2312"/>
          <w:sz w:val="32"/>
          <w:szCs w:val="32"/>
        </w:rPr>
        <w:t>穿心店。</w:t>
      </w:r>
    </w:p>
    <w:p w14:paraId="0E674EF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19.</w:t>
      </w:r>
      <w:r w:rsidRPr="00EA5D32">
        <w:rPr>
          <w:rFonts w:eastAsia="仿宋_GB2312"/>
          <w:sz w:val="32"/>
          <w:szCs w:val="32"/>
        </w:rPr>
        <w:t>内六线：内江</w:t>
      </w:r>
      <w:r w:rsidRPr="00EA5D32">
        <w:rPr>
          <w:rFonts w:eastAsia="仿宋_GB2312"/>
          <w:sz w:val="32"/>
          <w:szCs w:val="32"/>
        </w:rPr>
        <w:t>-</w:t>
      </w:r>
      <w:r w:rsidRPr="00EA5D32">
        <w:rPr>
          <w:rFonts w:eastAsia="仿宋_GB2312"/>
          <w:sz w:val="32"/>
          <w:szCs w:val="32"/>
        </w:rPr>
        <w:t>宜宾南、</w:t>
      </w:r>
      <w:proofErr w:type="gramStart"/>
      <w:r w:rsidRPr="00EA5D32">
        <w:rPr>
          <w:rFonts w:eastAsia="仿宋_GB2312"/>
          <w:sz w:val="32"/>
          <w:szCs w:val="32"/>
        </w:rPr>
        <w:t>宜宾南</w:t>
      </w:r>
      <w:proofErr w:type="gramEnd"/>
      <w:r w:rsidRPr="00EA5D32">
        <w:rPr>
          <w:rFonts w:eastAsia="仿宋_GB2312"/>
          <w:sz w:val="32"/>
          <w:szCs w:val="32"/>
        </w:rPr>
        <w:t>-</w:t>
      </w:r>
      <w:r w:rsidRPr="00EA5D32">
        <w:rPr>
          <w:rFonts w:eastAsia="仿宋_GB2312"/>
          <w:sz w:val="32"/>
          <w:szCs w:val="32"/>
        </w:rPr>
        <w:t>盐津、盐津</w:t>
      </w:r>
      <w:r w:rsidRPr="00EA5D32">
        <w:rPr>
          <w:rFonts w:eastAsia="仿宋_GB2312"/>
          <w:sz w:val="32"/>
          <w:szCs w:val="32"/>
        </w:rPr>
        <w:t>-</w:t>
      </w:r>
      <w:r w:rsidRPr="00EA5D32">
        <w:rPr>
          <w:rFonts w:eastAsia="仿宋_GB2312"/>
          <w:sz w:val="32"/>
          <w:szCs w:val="32"/>
        </w:rPr>
        <w:t>昭通、昭通</w:t>
      </w:r>
      <w:r w:rsidRPr="00EA5D32">
        <w:rPr>
          <w:rFonts w:eastAsia="仿宋_GB2312"/>
          <w:sz w:val="32"/>
          <w:szCs w:val="32"/>
        </w:rPr>
        <w:t>-</w:t>
      </w:r>
      <w:r w:rsidRPr="00EA5D32">
        <w:rPr>
          <w:rFonts w:eastAsia="仿宋_GB2312"/>
          <w:sz w:val="32"/>
          <w:szCs w:val="32"/>
        </w:rPr>
        <w:t>梅花山。</w:t>
      </w:r>
    </w:p>
    <w:p w14:paraId="2C4C0AC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20.</w:t>
      </w:r>
      <w:r w:rsidRPr="00EA5D32">
        <w:rPr>
          <w:rFonts w:eastAsia="仿宋_GB2312"/>
          <w:sz w:val="32"/>
          <w:szCs w:val="32"/>
        </w:rPr>
        <w:t>川黔线：小南海</w:t>
      </w:r>
      <w:r w:rsidRPr="00EA5D32">
        <w:rPr>
          <w:rFonts w:eastAsia="仿宋_GB2312"/>
          <w:sz w:val="32"/>
          <w:szCs w:val="32"/>
        </w:rPr>
        <w:t>-</w:t>
      </w:r>
      <w:r w:rsidRPr="00EA5D32">
        <w:rPr>
          <w:rFonts w:eastAsia="仿宋_GB2312"/>
          <w:sz w:val="32"/>
          <w:szCs w:val="32"/>
        </w:rPr>
        <w:t>石门坎、石门坎</w:t>
      </w:r>
      <w:r w:rsidRPr="00EA5D32">
        <w:rPr>
          <w:rFonts w:eastAsia="仿宋_GB2312"/>
          <w:sz w:val="32"/>
          <w:szCs w:val="32"/>
        </w:rPr>
        <w:t>-</w:t>
      </w:r>
      <w:r w:rsidRPr="00EA5D32">
        <w:rPr>
          <w:rFonts w:eastAsia="仿宋_GB2312"/>
          <w:sz w:val="32"/>
          <w:szCs w:val="32"/>
        </w:rPr>
        <w:t>遵义川黔场、遵义川黔场</w:t>
      </w:r>
      <w:r w:rsidRPr="00EA5D32">
        <w:rPr>
          <w:rFonts w:eastAsia="仿宋_GB2312"/>
          <w:sz w:val="32"/>
          <w:szCs w:val="32"/>
        </w:rPr>
        <w:t>-</w:t>
      </w:r>
      <w:r w:rsidRPr="00EA5D32">
        <w:rPr>
          <w:rFonts w:eastAsia="仿宋_GB2312"/>
          <w:sz w:val="32"/>
          <w:szCs w:val="32"/>
        </w:rPr>
        <w:t>贵阳南。</w:t>
      </w:r>
    </w:p>
    <w:p w14:paraId="7C4659F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21.</w:t>
      </w:r>
      <w:proofErr w:type="gramStart"/>
      <w:r w:rsidRPr="00EA5D32">
        <w:rPr>
          <w:rFonts w:eastAsia="仿宋_GB2312"/>
          <w:sz w:val="32"/>
          <w:szCs w:val="32"/>
        </w:rPr>
        <w:t>沪昆线</w:t>
      </w:r>
      <w:proofErr w:type="gramEnd"/>
      <w:r w:rsidRPr="00EA5D32">
        <w:rPr>
          <w:rFonts w:eastAsia="仿宋_GB2312"/>
          <w:sz w:val="32"/>
          <w:szCs w:val="32"/>
        </w:rPr>
        <w:t>：大龙</w:t>
      </w:r>
      <w:r w:rsidRPr="00EA5D32">
        <w:rPr>
          <w:rFonts w:eastAsia="仿宋_GB2312"/>
          <w:sz w:val="32"/>
          <w:szCs w:val="32"/>
        </w:rPr>
        <w:t>-</w:t>
      </w:r>
      <w:r w:rsidRPr="00EA5D32">
        <w:rPr>
          <w:rFonts w:eastAsia="仿宋_GB2312"/>
          <w:sz w:val="32"/>
          <w:szCs w:val="32"/>
        </w:rPr>
        <w:t>凯里、凯里</w:t>
      </w:r>
      <w:r w:rsidRPr="00EA5D32">
        <w:rPr>
          <w:rFonts w:eastAsia="仿宋_GB2312"/>
          <w:sz w:val="32"/>
          <w:szCs w:val="32"/>
        </w:rPr>
        <w:t>-</w:t>
      </w:r>
      <w:r w:rsidRPr="00EA5D32">
        <w:rPr>
          <w:rFonts w:eastAsia="仿宋_GB2312"/>
          <w:sz w:val="32"/>
          <w:szCs w:val="32"/>
        </w:rPr>
        <w:t>贵阳、湖潮</w:t>
      </w:r>
      <w:r w:rsidRPr="00EA5D32">
        <w:rPr>
          <w:rFonts w:eastAsia="仿宋_GB2312"/>
          <w:sz w:val="32"/>
          <w:szCs w:val="32"/>
        </w:rPr>
        <w:t>-</w:t>
      </w:r>
      <w:r w:rsidRPr="00EA5D32">
        <w:rPr>
          <w:rFonts w:eastAsia="仿宋_GB2312"/>
          <w:sz w:val="32"/>
          <w:szCs w:val="32"/>
        </w:rPr>
        <w:t>六枝、六枝</w:t>
      </w:r>
      <w:r w:rsidRPr="00EA5D32">
        <w:rPr>
          <w:rFonts w:eastAsia="仿宋_GB2312"/>
          <w:sz w:val="32"/>
          <w:szCs w:val="32"/>
        </w:rPr>
        <w:t>-</w:t>
      </w:r>
      <w:r w:rsidRPr="00EA5D32">
        <w:rPr>
          <w:rFonts w:eastAsia="仿宋_GB2312"/>
          <w:sz w:val="32"/>
          <w:szCs w:val="32"/>
        </w:rPr>
        <w:t>六盘水、六盘水</w:t>
      </w:r>
      <w:r w:rsidRPr="00EA5D32">
        <w:rPr>
          <w:rFonts w:eastAsia="仿宋_GB2312"/>
          <w:sz w:val="32"/>
          <w:szCs w:val="32"/>
        </w:rPr>
        <w:t>-</w:t>
      </w:r>
      <w:r w:rsidRPr="00EA5D32">
        <w:rPr>
          <w:rFonts w:eastAsia="仿宋_GB2312"/>
          <w:sz w:val="32"/>
          <w:szCs w:val="32"/>
        </w:rPr>
        <w:t>凤凰山。</w:t>
      </w:r>
    </w:p>
    <w:p w14:paraId="31F66B9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22.</w:t>
      </w:r>
      <w:r w:rsidRPr="00EA5D32">
        <w:rPr>
          <w:rFonts w:eastAsia="仿宋_GB2312"/>
          <w:sz w:val="32"/>
          <w:szCs w:val="32"/>
        </w:rPr>
        <w:t>黔桂线：龙里</w:t>
      </w:r>
      <w:r w:rsidRPr="00EA5D32">
        <w:rPr>
          <w:rFonts w:eastAsia="仿宋_GB2312"/>
          <w:sz w:val="32"/>
          <w:szCs w:val="32"/>
        </w:rPr>
        <w:t>-</w:t>
      </w:r>
      <w:r w:rsidRPr="00EA5D32">
        <w:rPr>
          <w:rFonts w:eastAsia="仿宋_GB2312"/>
          <w:sz w:val="32"/>
          <w:szCs w:val="32"/>
        </w:rPr>
        <w:t>麻尾。</w:t>
      </w:r>
    </w:p>
    <w:p w14:paraId="558A5A4B"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23.</w:t>
      </w:r>
      <w:r w:rsidRPr="00EA5D32">
        <w:rPr>
          <w:rFonts w:eastAsia="仿宋_GB2312"/>
          <w:sz w:val="32"/>
          <w:szCs w:val="32"/>
        </w:rPr>
        <w:t>广达线：广元南</w:t>
      </w:r>
      <w:r w:rsidRPr="00EA5D32">
        <w:rPr>
          <w:rFonts w:eastAsia="仿宋_GB2312"/>
          <w:sz w:val="32"/>
          <w:szCs w:val="32"/>
        </w:rPr>
        <w:t>-</w:t>
      </w:r>
      <w:r w:rsidRPr="00EA5D32">
        <w:rPr>
          <w:rFonts w:eastAsia="仿宋_GB2312"/>
          <w:sz w:val="32"/>
          <w:szCs w:val="32"/>
        </w:rPr>
        <w:t>巴中、巴中</w:t>
      </w:r>
      <w:r w:rsidRPr="00EA5D32">
        <w:rPr>
          <w:rFonts w:eastAsia="仿宋_GB2312"/>
          <w:sz w:val="32"/>
          <w:szCs w:val="32"/>
        </w:rPr>
        <w:t>-</w:t>
      </w:r>
      <w:r w:rsidRPr="00EA5D32">
        <w:rPr>
          <w:rFonts w:eastAsia="仿宋_GB2312"/>
          <w:sz w:val="32"/>
          <w:szCs w:val="32"/>
        </w:rPr>
        <w:t>渡市。</w:t>
      </w:r>
    </w:p>
    <w:p w14:paraId="37B6D24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24.</w:t>
      </w:r>
      <w:r w:rsidRPr="00EA5D32">
        <w:rPr>
          <w:rFonts w:eastAsia="仿宋_GB2312"/>
          <w:sz w:val="32"/>
          <w:szCs w:val="32"/>
        </w:rPr>
        <w:t>兰渝线：广元西</w:t>
      </w:r>
      <w:r w:rsidRPr="00EA5D32">
        <w:rPr>
          <w:rFonts w:eastAsia="仿宋_GB2312"/>
          <w:sz w:val="32"/>
          <w:szCs w:val="32"/>
        </w:rPr>
        <w:t>-</w:t>
      </w:r>
      <w:r w:rsidRPr="00EA5D32">
        <w:rPr>
          <w:rFonts w:eastAsia="仿宋_GB2312"/>
          <w:sz w:val="32"/>
          <w:szCs w:val="32"/>
        </w:rPr>
        <w:t>南部、南部</w:t>
      </w:r>
      <w:r w:rsidRPr="00EA5D32">
        <w:rPr>
          <w:rFonts w:eastAsia="仿宋_GB2312"/>
          <w:sz w:val="32"/>
          <w:szCs w:val="32"/>
        </w:rPr>
        <w:t>-</w:t>
      </w:r>
      <w:r w:rsidRPr="00EA5D32">
        <w:rPr>
          <w:rFonts w:eastAsia="仿宋_GB2312"/>
          <w:sz w:val="32"/>
          <w:szCs w:val="32"/>
        </w:rPr>
        <w:t>渭</w:t>
      </w:r>
      <w:proofErr w:type="gramStart"/>
      <w:r w:rsidRPr="00EA5D32">
        <w:rPr>
          <w:rFonts w:eastAsia="仿宋_GB2312"/>
          <w:sz w:val="32"/>
          <w:szCs w:val="32"/>
        </w:rPr>
        <w:t>沱</w:t>
      </w:r>
      <w:proofErr w:type="gramEnd"/>
      <w:r w:rsidRPr="00EA5D32">
        <w:rPr>
          <w:rFonts w:eastAsia="仿宋_GB2312"/>
          <w:sz w:val="32"/>
          <w:szCs w:val="32"/>
        </w:rPr>
        <w:t>。</w:t>
      </w:r>
    </w:p>
    <w:p w14:paraId="7BAEB2C1"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25.</w:t>
      </w:r>
      <w:proofErr w:type="gramStart"/>
      <w:r w:rsidRPr="00EA5D32">
        <w:rPr>
          <w:rFonts w:eastAsia="仿宋_GB2312"/>
          <w:sz w:val="32"/>
          <w:szCs w:val="32"/>
        </w:rPr>
        <w:t>沪蓉线</w:t>
      </w:r>
      <w:proofErr w:type="gramEnd"/>
      <w:r w:rsidRPr="00EA5D32">
        <w:rPr>
          <w:rFonts w:eastAsia="仿宋_GB2312"/>
          <w:sz w:val="32"/>
          <w:szCs w:val="32"/>
        </w:rPr>
        <w:t>：</w:t>
      </w:r>
      <w:r w:rsidRPr="00EA5D32">
        <w:rPr>
          <w:rFonts w:eastAsia="仿宋_GB2312"/>
          <w:sz w:val="32"/>
        </w:rPr>
        <w:t>新桥线路所</w:t>
      </w:r>
      <w:r w:rsidRPr="00EA5D32">
        <w:rPr>
          <w:rFonts w:eastAsia="仿宋_GB2312"/>
          <w:sz w:val="32"/>
        </w:rPr>
        <w:t>-</w:t>
      </w:r>
      <w:r w:rsidRPr="00EA5D32">
        <w:rPr>
          <w:rFonts w:eastAsia="仿宋_GB2312"/>
          <w:sz w:val="32"/>
        </w:rPr>
        <w:t>渭</w:t>
      </w:r>
      <w:proofErr w:type="gramStart"/>
      <w:r w:rsidRPr="00EA5D32">
        <w:rPr>
          <w:rFonts w:eastAsia="仿宋_GB2312"/>
          <w:sz w:val="32"/>
        </w:rPr>
        <w:t>沱</w:t>
      </w:r>
      <w:proofErr w:type="gramEnd"/>
    </w:p>
    <w:p w14:paraId="780C8DB2"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26.</w:t>
      </w:r>
      <w:r w:rsidRPr="00EA5D32">
        <w:rPr>
          <w:rFonts w:eastAsia="仿宋_GB2312"/>
          <w:sz w:val="32"/>
          <w:szCs w:val="32"/>
        </w:rPr>
        <w:t>各枢纽环线</w:t>
      </w:r>
      <w:r w:rsidRPr="00EA5D32">
        <w:rPr>
          <w:rFonts w:eastAsia="仿宋_GB2312"/>
          <w:sz w:val="32"/>
          <w:szCs w:val="32"/>
        </w:rPr>
        <w:t>*</w:t>
      </w:r>
      <w:r w:rsidRPr="00EA5D32">
        <w:rPr>
          <w:rFonts w:eastAsia="仿宋_GB2312"/>
          <w:sz w:val="32"/>
          <w:szCs w:val="32"/>
        </w:rPr>
        <w:t>、支线</w:t>
      </w:r>
      <w:r w:rsidRPr="00EA5D32">
        <w:rPr>
          <w:rFonts w:eastAsia="仿宋_GB2312"/>
          <w:sz w:val="32"/>
          <w:szCs w:val="32"/>
        </w:rPr>
        <w:t>*</w:t>
      </w:r>
      <w:r w:rsidRPr="00EA5D32">
        <w:rPr>
          <w:rFonts w:eastAsia="仿宋_GB2312"/>
          <w:sz w:val="32"/>
          <w:szCs w:val="32"/>
        </w:rPr>
        <w:t>、联络线</w:t>
      </w:r>
      <w:r w:rsidRPr="00EA5D32">
        <w:rPr>
          <w:rFonts w:eastAsia="仿宋_GB2312"/>
          <w:sz w:val="32"/>
          <w:szCs w:val="32"/>
        </w:rPr>
        <w:t>*</w:t>
      </w:r>
      <w:r w:rsidRPr="00EA5D32">
        <w:rPr>
          <w:rFonts w:eastAsia="仿宋_GB2312"/>
          <w:sz w:val="32"/>
          <w:szCs w:val="32"/>
        </w:rPr>
        <w:t>。</w:t>
      </w:r>
    </w:p>
    <w:p w14:paraId="14A4E1F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sectPr w:rsidR="001407A3" w:rsidRPr="00EA5D32" w:rsidSect="008873D9">
          <w:pgSz w:w="11906" w:h="16838" w:code="9"/>
          <w:pgMar w:top="2098" w:right="1474" w:bottom="1985" w:left="1588" w:header="851" w:footer="992" w:gutter="0"/>
          <w:cols w:space="425"/>
          <w:docGrid w:type="linesAndChars" w:linePitch="289"/>
        </w:sectPr>
      </w:pPr>
      <w:r w:rsidRPr="00EA5D32">
        <w:rPr>
          <w:rFonts w:eastAsia="仿宋_GB2312"/>
          <w:sz w:val="32"/>
          <w:szCs w:val="32"/>
        </w:rPr>
        <w:t>（注：标明</w:t>
      </w:r>
      <w:r w:rsidRPr="00EA5D32">
        <w:rPr>
          <w:rFonts w:eastAsia="仿宋_GB2312"/>
          <w:sz w:val="32"/>
          <w:szCs w:val="32"/>
        </w:rPr>
        <w:t>*</w:t>
      </w:r>
      <w:r w:rsidRPr="00EA5D32">
        <w:rPr>
          <w:rFonts w:eastAsia="仿宋_GB2312"/>
          <w:sz w:val="32"/>
          <w:szCs w:val="32"/>
        </w:rPr>
        <w:t>区段安排一处慢行。）</w:t>
      </w:r>
    </w:p>
    <w:p w14:paraId="147DCE20" w14:textId="77777777" w:rsidR="001407A3" w:rsidRPr="00EA5D32" w:rsidRDefault="001407A3" w:rsidP="001407A3">
      <w:pPr>
        <w:snapToGrid w:val="0"/>
        <w:ind w:leftChars="-270" w:left="-567" w:firstLineChars="50" w:firstLine="160"/>
        <w:rPr>
          <w:rFonts w:ascii="黑体" w:eastAsia="黑体" w:hAnsi="黑体"/>
          <w:kern w:val="0"/>
          <w:sz w:val="28"/>
          <w:szCs w:val="28"/>
        </w:rPr>
      </w:pPr>
      <w:r w:rsidRPr="00EA5D32">
        <w:rPr>
          <w:rFonts w:ascii="黑体" w:eastAsia="黑体" w:hAnsi="黑体"/>
          <w:kern w:val="0"/>
          <w:sz w:val="32"/>
          <w:szCs w:val="32"/>
        </w:rPr>
        <w:lastRenderedPageBreak/>
        <w:t>附件3</w:t>
      </w:r>
    </w:p>
    <w:tbl>
      <w:tblPr>
        <w:tblW w:w="9678" w:type="dxa"/>
        <w:tblInd w:w="-214" w:type="dxa"/>
        <w:tblLook w:val="04A0" w:firstRow="1" w:lastRow="0" w:firstColumn="1" w:lastColumn="0" w:noHBand="0" w:noVBand="1"/>
      </w:tblPr>
      <w:tblGrid>
        <w:gridCol w:w="1862"/>
        <w:gridCol w:w="728"/>
        <w:gridCol w:w="714"/>
        <w:gridCol w:w="966"/>
        <w:gridCol w:w="896"/>
        <w:gridCol w:w="1110"/>
        <w:gridCol w:w="1134"/>
        <w:gridCol w:w="850"/>
        <w:gridCol w:w="709"/>
        <w:gridCol w:w="709"/>
      </w:tblGrid>
      <w:tr w:rsidR="001407A3" w:rsidRPr="00EA5D32" w14:paraId="31BB4849" w14:textId="77777777" w:rsidTr="008873D9">
        <w:trPr>
          <w:trHeight w:val="624"/>
        </w:trPr>
        <w:tc>
          <w:tcPr>
            <w:tcW w:w="9678" w:type="dxa"/>
            <w:gridSpan w:val="10"/>
            <w:tcBorders>
              <w:top w:val="nil"/>
              <w:left w:val="nil"/>
              <w:bottom w:val="single" w:sz="4" w:space="0" w:color="000000"/>
              <w:right w:val="nil"/>
            </w:tcBorders>
            <w:vAlign w:val="center"/>
            <w:hideMark/>
          </w:tcPr>
          <w:p w14:paraId="39594BBC" w14:textId="77777777" w:rsidR="001407A3" w:rsidRPr="00EA5D32" w:rsidRDefault="001407A3" w:rsidP="008873D9">
            <w:pPr>
              <w:widowControl/>
              <w:jc w:val="center"/>
              <w:rPr>
                <w:rFonts w:eastAsia="华文中宋"/>
                <w:b/>
                <w:bCs/>
                <w:kern w:val="0"/>
                <w:sz w:val="32"/>
                <w:szCs w:val="32"/>
              </w:rPr>
            </w:pPr>
            <w:r w:rsidRPr="00EA5D32">
              <w:rPr>
                <w:rFonts w:eastAsia="华文中宋"/>
                <w:b/>
                <w:kern w:val="0"/>
                <w:sz w:val="36"/>
                <w:szCs w:val="36"/>
              </w:rPr>
              <w:t>施工慢行审批表</w:t>
            </w:r>
          </w:p>
        </w:tc>
      </w:tr>
      <w:tr w:rsidR="001407A3" w:rsidRPr="00EA5D32" w14:paraId="3FA22C9F" w14:textId="77777777" w:rsidTr="008873D9">
        <w:trPr>
          <w:trHeight w:val="931"/>
        </w:trPr>
        <w:tc>
          <w:tcPr>
            <w:tcW w:w="1862" w:type="dxa"/>
            <w:tcBorders>
              <w:top w:val="nil"/>
              <w:left w:val="single" w:sz="4" w:space="0" w:color="auto"/>
              <w:bottom w:val="single" w:sz="4" w:space="0" w:color="auto"/>
              <w:right w:val="single" w:sz="4" w:space="0" w:color="auto"/>
            </w:tcBorders>
            <w:vAlign w:val="center"/>
            <w:hideMark/>
          </w:tcPr>
          <w:p w14:paraId="78D0DBF4" w14:textId="77777777" w:rsidR="001407A3" w:rsidRPr="00EA5D32" w:rsidRDefault="001407A3" w:rsidP="008873D9">
            <w:pPr>
              <w:widowControl/>
              <w:jc w:val="center"/>
              <w:rPr>
                <w:kern w:val="0"/>
                <w:szCs w:val="21"/>
              </w:rPr>
            </w:pPr>
            <w:r w:rsidRPr="00EA5D32">
              <w:rPr>
                <w:rFonts w:hAnsi="宋体"/>
                <w:kern w:val="0"/>
                <w:szCs w:val="21"/>
              </w:rPr>
              <w:t>方案审查号</w:t>
            </w:r>
          </w:p>
        </w:tc>
        <w:tc>
          <w:tcPr>
            <w:tcW w:w="1442" w:type="dxa"/>
            <w:gridSpan w:val="2"/>
            <w:tcBorders>
              <w:top w:val="single" w:sz="4" w:space="0" w:color="auto"/>
              <w:left w:val="nil"/>
              <w:bottom w:val="single" w:sz="4" w:space="0" w:color="auto"/>
              <w:right w:val="single" w:sz="4" w:space="0" w:color="000000"/>
            </w:tcBorders>
            <w:vAlign w:val="center"/>
            <w:hideMark/>
          </w:tcPr>
          <w:p w14:paraId="7F930BC2"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966" w:type="dxa"/>
            <w:tcBorders>
              <w:top w:val="nil"/>
              <w:left w:val="nil"/>
              <w:bottom w:val="single" w:sz="4" w:space="0" w:color="auto"/>
              <w:right w:val="single" w:sz="4" w:space="0" w:color="auto"/>
            </w:tcBorders>
            <w:vAlign w:val="center"/>
            <w:hideMark/>
          </w:tcPr>
          <w:p w14:paraId="473715E0" w14:textId="77777777" w:rsidR="001407A3" w:rsidRPr="00EA5D32" w:rsidRDefault="001407A3" w:rsidP="008873D9">
            <w:pPr>
              <w:widowControl/>
              <w:jc w:val="center"/>
              <w:rPr>
                <w:kern w:val="0"/>
                <w:szCs w:val="21"/>
              </w:rPr>
            </w:pPr>
            <w:r w:rsidRPr="00EA5D32">
              <w:rPr>
                <w:rFonts w:hAnsi="宋体"/>
                <w:kern w:val="0"/>
                <w:szCs w:val="21"/>
              </w:rPr>
              <w:t>月计划编号</w:t>
            </w:r>
          </w:p>
        </w:tc>
        <w:tc>
          <w:tcPr>
            <w:tcW w:w="2006" w:type="dxa"/>
            <w:gridSpan w:val="2"/>
            <w:tcBorders>
              <w:top w:val="single" w:sz="4" w:space="0" w:color="auto"/>
              <w:left w:val="nil"/>
              <w:bottom w:val="single" w:sz="4" w:space="0" w:color="auto"/>
              <w:right w:val="single" w:sz="4" w:space="0" w:color="000000"/>
            </w:tcBorders>
            <w:vAlign w:val="center"/>
            <w:hideMark/>
          </w:tcPr>
          <w:p w14:paraId="274F0AB8"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1134" w:type="dxa"/>
            <w:tcBorders>
              <w:top w:val="nil"/>
              <w:left w:val="nil"/>
              <w:bottom w:val="single" w:sz="4" w:space="0" w:color="auto"/>
              <w:right w:val="single" w:sz="4" w:space="0" w:color="auto"/>
            </w:tcBorders>
            <w:vAlign w:val="center"/>
            <w:hideMark/>
          </w:tcPr>
          <w:p w14:paraId="1E5AEE3E" w14:textId="77777777" w:rsidR="001407A3" w:rsidRPr="00EA5D32" w:rsidRDefault="001407A3" w:rsidP="008873D9">
            <w:pPr>
              <w:widowControl/>
              <w:jc w:val="center"/>
              <w:rPr>
                <w:kern w:val="0"/>
                <w:szCs w:val="21"/>
              </w:rPr>
            </w:pPr>
            <w:r w:rsidRPr="00EA5D32">
              <w:rPr>
                <w:rFonts w:hAnsi="宋体"/>
                <w:kern w:val="0"/>
                <w:szCs w:val="21"/>
              </w:rPr>
              <w:t>施工负责人手机号</w:t>
            </w:r>
          </w:p>
        </w:tc>
        <w:tc>
          <w:tcPr>
            <w:tcW w:w="2268" w:type="dxa"/>
            <w:gridSpan w:val="3"/>
            <w:tcBorders>
              <w:top w:val="single" w:sz="4" w:space="0" w:color="auto"/>
              <w:left w:val="nil"/>
              <w:bottom w:val="single" w:sz="4" w:space="0" w:color="auto"/>
              <w:right w:val="single" w:sz="4" w:space="0" w:color="auto"/>
            </w:tcBorders>
            <w:vAlign w:val="center"/>
            <w:hideMark/>
          </w:tcPr>
          <w:p w14:paraId="2172793F"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4E5D2441" w14:textId="77777777" w:rsidTr="008873D9">
        <w:trPr>
          <w:trHeight w:val="703"/>
        </w:trPr>
        <w:tc>
          <w:tcPr>
            <w:tcW w:w="1862" w:type="dxa"/>
            <w:tcBorders>
              <w:top w:val="nil"/>
              <w:left w:val="single" w:sz="4" w:space="0" w:color="auto"/>
              <w:bottom w:val="single" w:sz="4" w:space="0" w:color="auto"/>
              <w:right w:val="single" w:sz="4" w:space="0" w:color="auto"/>
            </w:tcBorders>
            <w:vAlign w:val="center"/>
            <w:hideMark/>
          </w:tcPr>
          <w:p w14:paraId="4B969538" w14:textId="77777777" w:rsidR="001407A3" w:rsidRPr="00EA5D32" w:rsidRDefault="001407A3" w:rsidP="008873D9">
            <w:pPr>
              <w:widowControl/>
              <w:jc w:val="center"/>
              <w:rPr>
                <w:kern w:val="0"/>
                <w:szCs w:val="21"/>
              </w:rPr>
            </w:pPr>
            <w:proofErr w:type="gramStart"/>
            <w:r w:rsidRPr="00EA5D32">
              <w:rPr>
                <w:rFonts w:hAnsi="宋体"/>
                <w:kern w:val="0"/>
                <w:szCs w:val="21"/>
              </w:rPr>
              <w:t>线别</w:t>
            </w:r>
            <w:proofErr w:type="gramEnd"/>
          </w:p>
        </w:tc>
        <w:tc>
          <w:tcPr>
            <w:tcW w:w="728" w:type="dxa"/>
            <w:tcBorders>
              <w:top w:val="nil"/>
              <w:left w:val="nil"/>
              <w:bottom w:val="single" w:sz="4" w:space="0" w:color="auto"/>
              <w:right w:val="single" w:sz="4" w:space="0" w:color="auto"/>
            </w:tcBorders>
            <w:vAlign w:val="center"/>
            <w:hideMark/>
          </w:tcPr>
          <w:p w14:paraId="6AE76DCB"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714" w:type="dxa"/>
            <w:tcBorders>
              <w:top w:val="nil"/>
              <w:left w:val="nil"/>
              <w:bottom w:val="single" w:sz="4" w:space="0" w:color="auto"/>
              <w:right w:val="single" w:sz="4" w:space="0" w:color="auto"/>
            </w:tcBorders>
            <w:vAlign w:val="center"/>
            <w:hideMark/>
          </w:tcPr>
          <w:p w14:paraId="4B6BE687" w14:textId="77777777" w:rsidR="001407A3" w:rsidRPr="00EA5D32" w:rsidRDefault="001407A3" w:rsidP="008873D9">
            <w:pPr>
              <w:widowControl/>
              <w:jc w:val="center"/>
              <w:rPr>
                <w:kern w:val="0"/>
                <w:szCs w:val="21"/>
              </w:rPr>
            </w:pPr>
            <w:r w:rsidRPr="00EA5D32">
              <w:rPr>
                <w:rFonts w:hAnsi="宋体"/>
                <w:kern w:val="0"/>
                <w:szCs w:val="21"/>
              </w:rPr>
              <w:t>施工等级</w:t>
            </w:r>
          </w:p>
        </w:tc>
        <w:tc>
          <w:tcPr>
            <w:tcW w:w="966" w:type="dxa"/>
            <w:tcBorders>
              <w:top w:val="nil"/>
              <w:left w:val="nil"/>
              <w:bottom w:val="single" w:sz="4" w:space="0" w:color="auto"/>
              <w:right w:val="single" w:sz="4" w:space="0" w:color="auto"/>
            </w:tcBorders>
            <w:vAlign w:val="center"/>
            <w:hideMark/>
          </w:tcPr>
          <w:p w14:paraId="0577A489"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896" w:type="dxa"/>
            <w:tcBorders>
              <w:top w:val="nil"/>
              <w:left w:val="nil"/>
              <w:bottom w:val="single" w:sz="4" w:space="0" w:color="auto"/>
              <w:right w:val="single" w:sz="4" w:space="0" w:color="auto"/>
            </w:tcBorders>
            <w:vAlign w:val="center"/>
            <w:hideMark/>
          </w:tcPr>
          <w:p w14:paraId="59EFC6ED" w14:textId="77777777" w:rsidR="001407A3" w:rsidRPr="00EA5D32" w:rsidRDefault="001407A3" w:rsidP="008873D9">
            <w:pPr>
              <w:widowControl/>
              <w:jc w:val="center"/>
              <w:rPr>
                <w:kern w:val="0"/>
                <w:szCs w:val="21"/>
              </w:rPr>
            </w:pPr>
            <w:r w:rsidRPr="00EA5D32">
              <w:rPr>
                <w:rFonts w:hAnsi="宋体"/>
                <w:kern w:val="0"/>
                <w:szCs w:val="21"/>
              </w:rPr>
              <w:t>施工起始日期</w:t>
            </w:r>
          </w:p>
        </w:tc>
        <w:tc>
          <w:tcPr>
            <w:tcW w:w="1110" w:type="dxa"/>
            <w:tcBorders>
              <w:top w:val="nil"/>
              <w:left w:val="nil"/>
              <w:bottom w:val="single" w:sz="4" w:space="0" w:color="auto"/>
              <w:right w:val="single" w:sz="4" w:space="0" w:color="auto"/>
            </w:tcBorders>
            <w:vAlign w:val="center"/>
            <w:hideMark/>
          </w:tcPr>
          <w:p w14:paraId="5EAF63EA"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1134" w:type="dxa"/>
            <w:tcBorders>
              <w:top w:val="nil"/>
              <w:left w:val="nil"/>
              <w:bottom w:val="single" w:sz="4" w:space="0" w:color="auto"/>
              <w:right w:val="single" w:sz="4" w:space="0" w:color="auto"/>
            </w:tcBorders>
            <w:vAlign w:val="center"/>
            <w:hideMark/>
          </w:tcPr>
          <w:p w14:paraId="0998DE7B" w14:textId="77777777" w:rsidR="001407A3" w:rsidRPr="00EA5D32" w:rsidRDefault="001407A3" w:rsidP="008873D9">
            <w:pPr>
              <w:widowControl/>
              <w:jc w:val="center"/>
              <w:rPr>
                <w:kern w:val="0"/>
                <w:szCs w:val="21"/>
              </w:rPr>
            </w:pPr>
            <w:r w:rsidRPr="00EA5D32">
              <w:rPr>
                <w:rFonts w:hAnsi="宋体"/>
                <w:kern w:val="0"/>
                <w:szCs w:val="21"/>
              </w:rPr>
              <w:t>施工结束日期</w:t>
            </w:r>
          </w:p>
        </w:tc>
        <w:tc>
          <w:tcPr>
            <w:tcW w:w="850" w:type="dxa"/>
            <w:tcBorders>
              <w:top w:val="nil"/>
              <w:left w:val="nil"/>
              <w:bottom w:val="single" w:sz="4" w:space="0" w:color="auto"/>
              <w:right w:val="single" w:sz="4" w:space="0" w:color="auto"/>
            </w:tcBorders>
            <w:vAlign w:val="center"/>
            <w:hideMark/>
          </w:tcPr>
          <w:p w14:paraId="489BB953"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709" w:type="dxa"/>
            <w:tcBorders>
              <w:top w:val="nil"/>
              <w:left w:val="nil"/>
              <w:bottom w:val="single" w:sz="4" w:space="0" w:color="auto"/>
              <w:right w:val="single" w:sz="4" w:space="0" w:color="auto"/>
            </w:tcBorders>
            <w:vAlign w:val="center"/>
            <w:hideMark/>
          </w:tcPr>
          <w:p w14:paraId="1921782D" w14:textId="77777777" w:rsidR="001407A3" w:rsidRPr="00EA5D32" w:rsidRDefault="001407A3" w:rsidP="008873D9">
            <w:pPr>
              <w:widowControl/>
              <w:jc w:val="center"/>
              <w:rPr>
                <w:kern w:val="0"/>
                <w:szCs w:val="21"/>
              </w:rPr>
            </w:pPr>
            <w:r w:rsidRPr="00EA5D32">
              <w:rPr>
                <w:rFonts w:hAnsi="宋体"/>
                <w:kern w:val="0"/>
                <w:szCs w:val="21"/>
              </w:rPr>
              <w:t>限速天数</w:t>
            </w:r>
          </w:p>
        </w:tc>
        <w:tc>
          <w:tcPr>
            <w:tcW w:w="709" w:type="dxa"/>
            <w:tcBorders>
              <w:top w:val="nil"/>
              <w:left w:val="nil"/>
              <w:bottom w:val="single" w:sz="4" w:space="0" w:color="auto"/>
              <w:right w:val="single" w:sz="4" w:space="0" w:color="auto"/>
            </w:tcBorders>
            <w:vAlign w:val="center"/>
            <w:hideMark/>
          </w:tcPr>
          <w:p w14:paraId="340C13B7"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52A76380" w14:textId="77777777" w:rsidTr="008873D9">
        <w:trPr>
          <w:trHeight w:val="1685"/>
        </w:trPr>
        <w:tc>
          <w:tcPr>
            <w:tcW w:w="1862" w:type="dxa"/>
            <w:tcBorders>
              <w:top w:val="nil"/>
              <w:left w:val="single" w:sz="4" w:space="0" w:color="auto"/>
              <w:bottom w:val="single" w:sz="4" w:space="0" w:color="auto"/>
              <w:right w:val="single" w:sz="4" w:space="0" w:color="auto"/>
            </w:tcBorders>
            <w:vAlign w:val="center"/>
            <w:hideMark/>
          </w:tcPr>
          <w:p w14:paraId="6644A41B" w14:textId="77777777" w:rsidR="001407A3" w:rsidRPr="00EA5D32" w:rsidRDefault="001407A3" w:rsidP="008873D9">
            <w:pPr>
              <w:widowControl/>
              <w:jc w:val="center"/>
              <w:rPr>
                <w:kern w:val="0"/>
                <w:szCs w:val="21"/>
              </w:rPr>
            </w:pPr>
            <w:r w:rsidRPr="00EA5D32">
              <w:rPr>
                <w:rFonts w:hAnsi="宋体"/>
                <w:kern w:val="0"/>
                <w:szCs w:val="21"/>
              </w:rPr>
              <w:t>施工地点</w:t>
            </w:r>
          </w:p>
        </w:tc>
        <w:tc>
          <w:tcPr>
            <w:tcW w:w="2408" w:type="dxa"/>
            <w:gridSpan w:val="3"/>
            <w:tcBorders>
              <w:top w:val="single" w:sz="4" w:space="0" w:color="auto"/>
              <w:left w:val="nil"/>
              <w:bottom w:val="single" w:sz="4" w:space="0" w:color="auto"/>
              <w:right w:val="single" w:sz="4" w:space="0" w:color="000000"/>
            </w:tcBorders>
            <w:vAlign w:val="center"/>
            <w:hideMark/>
          </w:tcPr>
          <w:p w14:paraId="72589F7C"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896" w:type="dxa"/>
            <w:tcBorders>
              <w:top w:val="nil"/>
              <w:left w:val="nil"/>
              <w:bottom w:val="single" w:sz="4" w:space="0" w:color="auto"/>
              <w:right w:val="single" w:sz="4" w:space="0" w:color="auto"/>
            </w:tcBorders>
            <w:vAlign w:val="center"/>
            <w:hideMark/>
          </w:tcPr>
          <w:p w14:paraId="4CEB45AB" w14:textId="77777777" w:rsidR="001407A3" w:rsidRPr="00EA5D32" w:rsidRDefault="001407A3" w:rsidP="008873D9">
            <w:pPr>
              <w:widowControl/>
              <w:jc w:val="center"/>
              <w:rPr>
                <w:kern w:val="0"/>
                <w:szCs w:val="21"/>
              </w:rPr>
            </w:pPr>
            <w:r w:rsidRPr="00EA5D32">
              <w:rPr>
                <w:rFonts w:hAnsi="宋体"/>
                <w:kern w:val="0"/>
                <w:szCs w:val="21"/>
              </w:rPr>
              <w:t>施工起始里程</w:t>
            </w:r>
          </w:p>
        </w:tc>
        <w:tc>
          <w:tcPr>
            <w:tcW w:w="1110" w:type="dxa"/>
            <w:tcBorders>
              <w:top w:val="nil"/>
              <w:left w:val="nil"/>
              <w:bottom w:val="single" w:sz="4" w:space="0" w:color="auto"/>
              <w:right w:val="single" w:sz="4" w:space="0" w:color="auto"/>
            </w:tcBorders>
            <w:vAlign w:val="center"/>
            <w:hideMark/>
          </w:tcPr>
          <w:p w14:paraId="78DC8111"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1134" w:type="dxa"/>
            <w:tcBorders>
              <w:top w:val="nil"/>
              <w:left w:val="nil"/>
              <w:bottom w:val="single" w:sz="4" w:space="0" w:color="auto"/>
              <w:right w:val="single" w:sz="4" w:space="0" w:color="auto"/>
            </w:tcBorders>
            <w:vAlign w:val="center"/>
            <w:hideMark/>
          </w:tcPr>
          <w:p w14:paraId="3E50621C" w14:textId="77777777" w:rsidR="001407A3" w:rsidRPr="00EA5D32" w:rsidRDefault="001407A3" w:rsidP="008873D9">
            <w:pPr>
              <w:widowControl/>
              <w:jc w:val="center"/>
              <w:rPr>
                <w:kern w:val="0"/>
                <w:szCs w:val="21"/>
              </w:rPr>
            </w:pPr>
            <w:r w:rsidRPr="00EA5D32">
              <w:rPr>
                <w:rFonts w:hAnsi="宋体"/>
                <w:kern w:val="0"/>
                <w:szCs w:val="21"/>
              </w:rPr>
              <w:t>施工终止里程</w:t>
            </w:r>
          </w:p>
        </w:tc>
        <w:tc>
          <w:tcPr>
            <w:tcW w:w="850" w:type="dxa"/>
            <w:tcBorders>
              <w:top w:val="nil"/>
              <w:left w:val="nil"/>
              <w:bottom w:val="single" w:sz="4" w:space="0" w:color="auto"/>
              <w:right w:val="single" w:sz="4" w:space="0" w:color="auto"/>
            </w:tcBorders>
            <w:vAlign w:val="center"/>
            <w:hideMark/>
          </w:tcPr>
          <w:p w14:paraId="2CD0AC9B"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709" w:type="dxa"/>
            <w:tcBorders>
              <w:top w:val="nil"/>
              <w:left w:val="nil"/>
              <w:bottom w:val="single" w:sz="4" w:space="0" w:color="auto"/>
              <w:right w:val="single" w:sz="4" w:space="0" w:color="auto"/>
            </w:tcBorders>
            <w:vAlign w:val="center"/>
            <w:hideMark/>
          </w:tcPr>
          <w:p w14:paraId="5C7A8761" w14:textId="77777777" w:rsidR="001407A3" w:rsidRPr="00EA5D32" w:rsidRDefault="001407A3" w:rsidP="008873D9">
            <w:pPr>
              <w:widowControl/>
              <w:jc w:val="center"/>
              <w:rPr>
                <w:kern w:val="0"/>
                <w:szCs w:val="21"/>
              </w:rPr>
            </w:pPr>
            <w:r w:rsidRPr="00EA5D32">
              <w:rPr>
                <w:rFonts w:hAnsi="宋体"/>
                <w:kern w:val="0"/>
                <w:szCs w:val="21"/>
              </w:rPr>
              <w:t>限速长度</w:t>
            </w:r>
          </w:p>
        </w:tc>
        <w:tc>
          <w:tcPr>
            <w:tcW w:w="709" w:type="dxa"/>
            <w:tcBorders>
              <w:top w:val="nil"/>
              <w:left w:val="nil"/>
              <w:bottom w:val="single" w:sz="4" w:space="0" w:color="auto"/>
              <w:right w:val="single" w:sz="4" w:space="0" w:color="auto"/>
            </w:tcBorders>
            <w:vAlign w:val="center"/>
            <w:hideMark/>
          </w:tcPr>
          <w:p w14:paraId="63A8829B"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30343108" w14:textId="77777777" w:rsidTr="008873D9">
        <w:trPr>
          <w:trHeight w:val="1270"/>
        </w:trPr>
        <w:tc>
          <w:tcPr>
            <w:tcW w:w="1862" w:type="dxa"/>
            <w:tcBorders>
              <w:top w:val="nil"/>
              <w:left w:val="single" w:sz="4" w:space="0" w:color="auto"/>
              <w:bottom w:val="single" w:sz="4" w:space="0" w:color="auto"/>
              <w:right w:val="single" w:sz="4" w:space="0" w:color="auto"/>
            </w:tcBorders>
            <w:vAlign w:val="center"/>
            <w:hideMark/>
          </w:tcPr>
          <w:p w14:paraId="7AA1149E" w14:textId="77777777" w:rsidR="001407A3" w:rsidRPr="00EA5D32" w:rsidRDefault="001407A3" w:rsidP="008873D9">
            <w:pPr>
              <w:widowControl/>
              <w:jc w:val="center"/>
              <w:rPr>
                <w:kern w:val="0"/>
                <w:szCs w:val="21"/>
              </w:rPr>
            </w:pPr>
            <w:r w:rsidRPr="00EA5D32">
              <w:rPr>
                <w:rFonts w:hAnsi="宋体"/>
                <w:kern w:val="0"/>
                <w:szCs w:val="21"/>
              </w:rPr>
              <w:t>封锁时间</w:t>
            </w:r>
          </w:p>
        </w:tc>
        <w:tc>
          <w:tcPr>
            <w:tcW w:w="2408" w:type="dxa"/>
            <w:gridSpan w:val="3"/>
            <w:tcBorders>
              <w:top w:val="single" w:sz="4" w:space="0" w:color="auto"/>
              <w:left w:val="nil"/>
              <w:bottom w:val="single" w:sz="4" w:space="0" w:color="auto"/>
              <w:right w:val="single" w:sz="4" w:space="0" w:color="000000"/>
            </w:tcBorders>
            <w:vAlign w:val="center"/>
            <w:hideMark/>
          </w:tcPr>
          <w:p w14:paraId="10A0D98D"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896" w:type="dxa"/>
            <w:tcBorders>
              <w:top w:val="nil"/>
              <w:left w:val="nil"/>
              <w:bottom w:val="single" w:sz="4" w:space="0" w:color="auto"/>
              <w:right w:val="single" w:sz="4" w:space="0" w:color="auto"/>
            </w:tcBorders>
            <w:vAlign w:val="center"/>
            <w:hideMark/>
          </w:tcPr>
          <w:p w14:paraId="05C6BC49" w14:textId="77777777" w:rsidR="001407A3" w:rsidRPr="00EA5D32" w:rsidRDefault="001407A3" w:rsidP="008873D9">
            <w:pPr>
              <w:widowControl/>
              <w:jc w:val="center"/>
              <w:rPr>
                <w:kern w:val="0"/>
                <w:szCs w:val="21"/>
              </w:rPr>
            </w:pPr>
            <w:r w:rsidRPr="00EA5D32">
              <w:rPr>
                <w:rFonts w:hAnsi="宋体"/>
                <w:kern w:val="0"/>
                <w:szCs w:val="21"/>
              </w:rPr>
              <w:t>天窗开始时间</w:t>
            </w:r>
          </w:p>
        </w:tc>
        <w:tc>
          <w:tcPr>
            <w:tcW w:w="1110" w:type="dxa"/>
            <w:tcBorders>
              <w:top w:val="nil"/>
              <w:left w:val="nil"/>
              <w:bottom w:val="single" w:sz="4" w:space="0" w:color="auto"/>
              <w:right w:val="single" w:sz="4" w:space="0" w:color="auto"/>
            </w:tcBorders>
            <w:vAlign w:val="center"/>
            <w:hideMark/>
          </w:tcPr>
          <w:p w14:paraId="3431E9A1"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1134" w:type="dxa"/>
            <w:tcBorders>
              <w:top w:val="nil"/>
              <w:left w:val="nil"/>
              <w:bottom w:val="single" w:sz="4" w:space="0" w:color="auto"/>
              <w:right w:val="single" w:sz="4" w:space="0" w:color="auto"/>
            </w:tcBorders>
            <w:vAlign w:val="center"/>
            <w:hideMark/>
          </w:tcPr>
          <w:p w14:paraId="79DC864C" w14:textId="77777777" w:rsidR="001407A3" w:rsidRPr="00EA5D32" w:rsidRDefault="001407A3" w:rsidP="008873D9">
            <w:pPr>
              <w:widowControl/>
              <w:jc w:val="center"/>
              <w:rPr>
                <w:kern w:val="0"/>
                <w:szCs w:val="21"/>
              </w:rPr>
            </w:pPr>
            <w:r w:rsidRPr="00EA5D32">
              <w:rPr>
                <w:rFonts w:hAnsi="宋体"/>
                <w:kern w:val="0"/>
                <w:szCs w:val="21"/>
              </w:rPr>
              <w:t>天窗结束时间</w:t>
            </w:r>
          </w:p>
        </w:tc>
        <w:tc>
          <w:tcPr>
            <w:tcW w:w="850" w:type="dxa"/>
            <w:tcBorders>
              <w:top w:val="nil"/>
              <w:left w:val="nil"/>
              <w:bottom w:val="single" w:sz="4" w:space="0" w:color="auto"/>
              <w:right w:val="single" w:sz="4" w:space="0" w:color="auto"/>
            </w:tcBorders>
            <w:vAlign w:val="center"/>
            <w:hideMark/>
          </w:tcPr>
          <w:p w14:paraId="1C191663"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709" w:type="dxa"/>
            <w:tcBorders>
              <w:top w:val="nil"/>
              <w:left w:val="nil"/>
              <w:bottom w:val="single" w:sz="4" w:space="0" w:color="auto"/>
              <w:right w:val="single" w:sz="4" w:space="0" w:color="auto"/>
            </w:tcBorders>
            <w:vAlign w:val="center"/>
            <w:hideMark/>
          </w:tcPr>
          <w:p w14:paraId="097C8259" w14:textId="77777777" w:rsidR="001407A3" w:rsidRPr="00EA5D32" w:rsidRDefault="001407A3" w:rsidP="008873D9">
            <w:pPr>
              <w:widowControl/>
              <w:jc w:val="center"/>
              <w:rPr>
                <w:kern w:val="0"/>
                <w:szCs w:val="21"/>
              </w:rPr>
            </w:pPr>
            <w:r w:rsidRPr="00EA5D32">
              <w:rPr>
                <w:rFonts w:hAnsi="宋体"/>
                <w:kern w:val="0"/>
                <w:szCs w:val="21"/>
              </w:rPr>
              <w:t>天窗次数</w:t>
            </w:r>
          </w:p>
        </w:tc>
        <w:tc>
          <w:tcPr>
            <w:tcW w:w="709" w:type="dxa"/>
            <w:tcBorders>
              <w:top w:val="nil"/>
              <w:left w:val="nil"/>
              <w:bottom w:val="single" w:sz="4" w:space="0" w:color="auto"/>
              <w:right w:val="single" w:sz="4" w:space="0" w:color="auto"/>
            </w:tcBorders>
            <w:vAlign w:val="center"/>
            <w:hideMark/>
          </w:tcPr>
          <w:p w14:paraId="08A15485"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278CD929" w14:textId="77777777" w:rsidTr="008873D9">
        <w:trPr>
          <w:trHeight w:val="1280"/>
        </w:trPr>
        <w:tc>
          <w:tcPr>
            <w:tcW w:w="1862" w:type="dxa"/>
            <w:tcBorders>
              <w:top w:val="nil"/>
              <w:left w:val="single" w:sz="4" w:space="0" w:color="auto"/>
              <w:bottom w:val="single" w:sz="4" w:space="0" w:color="auto"/>
              <w:right w:val="single" w:sz="4" w:space="0" w:color="auto"/>
            </w:tcBorders>
            <w:vAlign w:val="center"/>
            <w:hideMark/>
          </w:tcPr>
          <w:p w14:paraId="5D49DB05" w14:textId="77777777" w:rsidR="001407A3" w:rsidRPr="00EA5D32" w:rsidRDefault="001407A3" w:rsidP="008873D9">
            <w:pPr>
              <w:widowControl/>
              <w:jc w:val="center"/>
              <w:rPr>
                <w:kern w:val="0"/>
                <w:szCs w:val="21"/>
              </w:rPr>
            </w:pPr>
            <w:r w:rsidRPr="00EA5D32">
              <w:rPr>
                <w:rFonts w:hAnsi="宋体"/>
                <w:kern w:val="0"/>
                <w:szCs w:val="21"/>
              </w:rPr>
              <w:t>施工单位</w:t>
            </w:r>
          </w:p>
          <w:p w14:paraId="756423DB" w14:textId="77777777" w:rsidR="001407A3" w:rsidRPr="00EA5D32" w:rsidRDefault="001407A3" w:rsidP="008873D9">
            <w:pPr>
              <w:widowControl/>
              <w:jc w:val="center"/>
              <w:rPr>
                <w:kern w:val="0"/>
                <w:szCs w:val="21"/>
              </w:rPr>
            </w:pPr>
            <w:r w:rsidRPr="00EA5D32">
              <w:rPr>
                <w:rFonts w:hAnsi="宋体"/>
                <w:kern w:val="0"/>
                <w:szCs w:val="21"/>
              </w:rPr>
              <w:t>（加盖公章）</w:t>
            </w:r>
          </w:p>
        </w:tc>
        <w:tc>
          <w:tcPr>
            <w:tcW w:w="2408" w:type="dxa"/>
            <w:gridSpan w:val="3"/>
            <w:tcBorders>
              <w:top w:val="single" w:sz="4" w:space="0" w:color="auto"/>
              <w:left w:val="nil"/>
              <w:bottom w:val="single" w:sz="4" w:space="0" w:color="auto"/>
              <w:right w:val="single" w:sz="4" w:space="0" w:color="auto"/>
            </w:tcBorders>
            <w:vAlign w:val="center"/>
            <w:hideMark/>
          </w:tcPr>
          <w:p w14:paraId="1DC08EFB"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896" w:type="dxa"/>
            <w:tcBorders>
              <w:top w:val="single" w:sz="4" w:space="0" w:color="auto"/>
              <w:left w:val="single" w:sz="4" w:space="0" w:color="auto"/>
              <w:bottom w:val="single" w:sz="4" w:space="0" w:color="auto"/>
              <w:right w:val="single" w:sz="4" w:space="0" w:color="000000"/>
            </w:tcBorders>
            <w:vAlign w:val="center"/>
          </w:tcPr>
          <w:p w14:paraId="7F3A07ED" w14:textId="77777777" w:rsidR="001407A3" w:rsidRPr="00EA5D32" w:rsidRDefault="001407A3" w:rsidP="008873D9">
            <w:pPr>
              <w:widowControl/>
              <w:jc w:val="center"/>
              <w:rPr>
                <w:kern w:val="0"/>
                <w:szCs w:val="21"/>
              </w:rPr>
            </w:pPr>
            <w:r w:rsidRPr="00EA5D32">
              <w:rPr>
                <w:rFonts w:hAnsi="宋体"/>
                <w:kern w:val="0"/>
                <w:szCs w:val="21"/>
              </w:rPr>
              <w:t>所在慢行区段</w:t>
            </w:r>
          </w:p>
        </w:tc>
        <w:tc>
          <w:tcPr>
            <w:tcW w:w="3094" w:type="dxa"/>
            <w:gridSpan w:val="3"/>
            <w:tcBorders>
              <w:top w:val="nil"/>
              <w:left w:val="nil"/>
              <w:bottom w:val="single" w:sz="4" w:space="0" w:color="auto"/>
              <w:right w:val="single" w:sz="4" w:space="0" w:color="000000"/>
            </w:tcBorders>
            <w:vAlign w:val="center"/>
            <w:hideMark/>
          </w:tcPr>
          <w:p w14:paraId="704EF9A5" w14:textId="77777777" w:rsidR="001407A3" w:rsidRPr="00EA5D32" w:rsidRDefault="001407A3" w:rsidP="008873D9">
            <w:pPr>
              <w:widowControl/>
              <w:jc w:val="center"/>
              <w:rPr>
                <w:kern w:val="0"/>
                <w:szCs w:val="21"/>
              </w:rPr>
            </w:pPr>
            <w:r w:rsidRPr="00EA5D32">
              <w:rPr>
                <w:rFonts w:hAnsi="宋体"/>
                <w:kern w:val="0"/>
                <w:szCs w:val="21"/>
              </w:rPr>
              <w:t xml:space="preserve">　</w:t>
            </w:r>
          </w:p>
        </w:tc>
        <w:tc>
          <w:tcPr>
            <w:tcW w:w="709" w:type="dxa"/>
            <w:tcBorders>
              <w:top w:val="nil"/>
              <w:left w:val="nil"/>
              <w:bottom w:val="single" w:sz="4" w:space="0" w:color="auto"/>
              <w:right w:val="single" w:sz="4" w:space="0" w:color="auto"/>
            </w:tcBorders>
            <w:vAlign w:val="center"/>
            <w:hideMark/>
          </w:tcPr>
          <w:p w14:paraId="20CC142C" w14:textId="77777777" w:rsidR="001407A3" w:rsidRPr="00EA5D32" w:rsidRDefault="001407A3" w:rsidP="008873D9">
            <w:pPr>
              <w:widowControl/>
              <w:jc w:val="center"/>
              <w:rPr>
                <w:kern w:val="0"/>
                <w:szCs w:val="21"/>
              </w:rPr>
            </w:pPr>
            <w:r w:rsidRPr="00EA5D32">
              <w:rPr>
                <w:rFonts w:hAnsi="宋体"/>
                <w:kern w:val="0"/>
                <w:szCs w:val="21"/>
              </w:rPr>
              <w:t>是否超标</w:t>
            </w:r>
          </w:p>
        </w:tc>
        <w:tc>
          <w:tcPr>
            <w:tcW w:w="709" w:type="dxa"/>
            <w:tcBorders>
              <w:top w:val="nil"/>
              <w:left w:val="nil"/>
              <w:bottom w:val="single" w:sz="4" w:space="0" w:color="auto"/>
              <w:right w:val="single" w:sz="4" w:space="0" w:color="auto"/>
            </w:tcBorders>
            <w:vAlign w:val="center"/>
            <w:hideMark/>
          </w:tcPr>
          <w:p w14:paraId="502E9EBF"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53FB874F" w14:textId="77777777" w:rsidTr="008873D9">
        <w:trPr>
          <w:trHeight w:val="1398"/>
        </w:trPr>
        <w:tc>
          <w:tcPr>
            <w:tcW w:w="1862" w:type="dxa"/>
            <w:tcBorders>
              <w:top w:val="nil"/>
              <w:left w:val="single" w:sz="4" w:space="0" w:color="auto"/>
              <w:bottom w:val="single" w:sz="4" w:space="0" w:color="auto"/>
              <w:right w:val="single" w:sz="4" w:space="0" w:color="auto"/>
            </w:tcBorders>
            <w:vAlign w:val="center"/>
            <w:hideMark/>
          </w:tcPr>
          <w:p w14:paraId="6173B037" w14:textId="77777777" w:rsidR="001407A3" w:rsidRPr="00EA5D32" w:rsidRDefault="001407A3" w:rsidP="008873D9">
            <w:pPr>
              <w:widowControl/>
              <w:jc w:val="center"/>
              <w:rPr>
                <w:kern w:val="0"/>
                <w:szCs w:val="21"/>
              </w:rPr>
            </w:pPr>
            <w:r w:rsidRPr="00EA5D32">
              <w:rPr>
                <w:rFonts w:hAnsi="宋体"/>
                <w:kern w:val="0"/>
                <w:szCs w:val="21"/>
              </w:rPr>
              <w:t>施工内容</w:t>
            </w:r>
          </w:p>
        </w:tc>
        <w:tc>
          <w:tcPr>
            <w:tcW w:w="7816" w:type="dxa"/>
            <w:gridSpan w:val="9"/>
            <w:tcBorders>
              <w:top w:val="single" w:sz="4" w:space="0" w:color="auto"/>
              <w:left w:val="nil"/>
              <w:bottom w:val="single" w:sz="4" w:space="0" w:color="auto"/>
              <w:right w:val="single" w:sz="4" w:space="0" w:color="000000"/>
            </w:tcBorders>
            <w:vAlign w:val="center"/>
            <w:hideMark/>
          </w:tcPr>
          <w:p w14:paraId="2E3C2245"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3D852879" w14:textId="77777777" w:rsidTr="008873D9">
        <w:trPr>
          <w:trHeight w:val="1403"/>
        </w:trPr>
        <w:tc>
          <w:tcPr>
            <w:tcW w:w="1862" w:type="dxa"/>
            <w:tcBorders>
              <w:top w:val="nil"/>
              <w:left w:val="single" w:sz="4" w:space="0" w:color="auto"/>
              <w:bottom w:val="single" w:sz="4" w:space="0" w:color="auto"/>
              <w:right w:val="single" w:sz="4" w:space="0" w:color="auto"/>
            </w:tcBorders>
            <w:vAlign w:val="center"/>
            <w:hideMark/>
          </w:tcPr>
          <w:p w14:paraId="7382BE28" w14:textId="77777777" w:rsidR="001407A3" w:rsidRPr="00EA5D32" w:rsidRDefault="001407A3" w:rsidP="008873D9">
            <w:pPr>
              <w:widowControl/>
              <w:jc w:val="center"/>
              <w:rPr>
                <w:kern w:val="0"/>
                <w:szCs w:val="21"/>
              </w:rPr>
            </w:pPr>
            <w:r w:rsidRPr="00EA5D32">
              <w:rPr>
                <w:rFonts w:hAnsi="宋体"/>
                <w:kern w:val="0"/>
                <w:szCs w:val="21"/>
              </w:rPr>
              <w:t>限速及行车方式变化</w:t>
            </w:r>
          </w:p>
        </w:tc>
        <w:tc>
          <w:tcPr>
            <w:tcW w:w="7816" w:type="dxa"/>
            <w:gridSpan w:val="9"/>
            <w:tcBorders>
              <w:top w:val="single" w:sz="4" w:space="0" w:color="auto"/>
              <w:left w:val="nil"/>
              <w:bottom w:val="single" w:sz="4" w:space="0" w:color="auto"/>
              <w:right w:val="single" w:sz="4" w:space="0" w:color="000000"/>
            </w:tcBorders>
            <w:vAlign w:val="center"/>
            <w:hideMark/>
          </w:tcPr>
          <w:p w14:paraId="79C60A46"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2876CB95" w14:textId="77777777" w:rsidTr="008873D9">
        <w:trPr>
          <w:trHeight w:val="859"/>
        </w:trPr>
        <w:tc>
          <w:tcPr>
            <w:tcW w:w="1862" w:type="dxa"/>
            <w:tcBorders>
              <w:top w:val="nil"/>
              <w:left w:val="single" w:sz="4" w:space="0" w:color="auto"/>
              <w:bottom w:val="single" w:sz="4" w:space="0" w:color="auto"/>
              <w:right w:val="single" w:sz="4" w:space="0" w:color="auto"/>
            </w:tcBorders>
            <w:vAlign w:val="center"/>
            <w:hideMark/>
          </w:tcPr>
          <w:p w14:paraId="386E8C57" w14:textId="77777777" w:rsidR="001407A3" w:rsidRPr="00EA5D32" w:rsidRDefault="001407A3" w:rsidP="008873D9">
            <w:pPr>
              <w:widowControl/>
              <w:jc w:val="center"/>
              <w:rPr>
                <w:kern w:val="0"/>
                <w:szCs w:val="21"/>
              </w:rPr>
            </w:pPr>
            <w:r w:rsidRPr="00EA5D32">
              <w:rPr>
                <w:rFonts w:hAnsi="宋体"/>
                <w:kern w:val="0"/>
                <w:szCs w:val="21"/>
              </w:rPr>
              <w:t>业务部审批意见（加盖公章）</w:t>
            </w:r>
          </w:p>
        </w:tc>
        <w:tc>
          <w:tcPr>
            <w:tcW w:w="7816" w:type="dxa"/>
            <w:gridSpan w:val="9"/>
            <w:tcBorders>
              <w:top w:val="single" w:sz="4" w:space="0" w:color="auto"/>
              <w:left w:val="nil"/>
              <w:bottom w:val="single" w:sz="4" w:space="0" w:color="auto"/>
              <w:right w:val="single" w:sz="4" w:space="0" w:color="000000"/>
            </w:tcBorders>
            <w:vAlign w:val="center"/>
            <w:hideMark/>
          </w:tcPr>
          <w:p w14:paraId="040AAC0B"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62A79445" w14:textId="77777777" w:rsidTr="008873D9">
        <w:trPr>
          <w:trHeight w:val="842"/>
        </w:trPr>
        <w:tc>
          <w:tcPr>
            <w:tcW w:w="1862" w:type="dxa"/>
            <w:tcBorders>
              <w:top w:val="nil"/>
              <w:left w:val="single" w:sz="4" w:space="0" w:color="auto"/>
              <w:bottom w:val="single" w:sz="4" w:space="0" w:color="auto"/>
              <w:right w:val="single" w:sz="4" w:space="0" w:color="auto"/>
            </w:tcBorders>
            <w:vAlign w:val="center"/>
            <w:hideMark/>
          </w:tcPr>
          <w:p w14:paraId="706CE5B2" w14:textId="77777777" w:rsidR="001407A3" w:rsidRPr="00EA5D32" w:rsidRDefault="001407A3" w:rsidP="008873D9">
            <w:pPr>
              <w:widowControl/>
              <w:jc w:val="center"/>
              <w:rPr>
                <w:kern w:val="0"/>
                <w:szCs w:val="21"/>
              </w:rPr>
            </w:pPr>
            <w:r w:rsidRPr="00EA5D32">
              <w:rPr>
                <w:rFonts w:hAnsi="宋体"/>
                <w:kern w:val="0"/>
                <w:szCs w:val="21"/>
              </w:rPr>
              <w:t>施工办审批意见（加盖公章）</w:t>
            </w:r>
          </w:p>
        </w:tc>
        <w:tc>
          <w:tcPr>
            <w:tcW w:w="7816" w:type="dxa"/>
            <w:gridSpan w:val="9"/>
            <w:tcBorders>
              <w:top w:val="single" w:sz="4" w:space="0" w:color="auto"/>
              <w:left w:val="nil"/>
              <w:bottom w:val="single" w:sz="4" w:space="0" w:color="auto"/>
              <w:right w:val="single" w:sz="4" w:space="0" w:color="000000"/>
            </w:tcBorders>
            <w:vAlign w:val="center"/>
            <w:hideMark/>
          </w:tcPr>
          <w:p w14:paraId="1CB4E450" w14:textId="77777777" w:rsidR="001407A3" w:rsidRPr="00EA5D32" w:rsidRDefault="001407A3" w:rsidP="008873D9">
            <w:pPr>
              <w:widowControl/>
              <w:jc w:val="center"/>
              <w:rPr>
                <w:kern w:val="0"/>
                <w:szCs w:val="21"/>
              </w:rPr>
            </w:pPr>
            <w:r w:rsidRPr="00EA5D32">
              <w:rPr>
                <w:rFonts w:hAnsi="宋体"/>
                <w:kern w:val="0"/>
                <w:szCs w:val="21"/>
              </w:rPr>
              <w:t xml:space="preserve">　</w:t>
            </w:r>
          </w:p>
        </w:tc>
      </w:tr>
      <w:tr w:rsidR="001407A3" w:rsidRPr="00EA5D32" w14:paraId="0D566CE1" w14:textId="77777777" w:rsidTr="008873D9">
        <w:trPr>
          <w:trHeight w:val="987"/>
        </w:trPr>
        <w:tc>
          <w:tcPr>
            <w:tcW w:w="1862" w:type="dxa"/>
            <w:tcBorders>
              <w:top w:val="nil"/>
              <w:left w:val="single" w:sz="4" w:space="0" w:color="auto"/>
              <w:bottom w:val="single" w:sz="4" w:space="0" w:color="auto"/>
              <w:right w:val="single" w:sz="4" w:space="0" w:color="auto"/>
            </w:tcBorders>
            <w:vAlign w:val="center"/>
            <w:hideMark/>
          </w:tcPr>
          <w:p w14:paraId="51F018A5" w14:textId="77777777" w:rsidR="001407A3" w:rsidRPr="00EA5D32" w:rsidRDefault="001407A3" w:rsidP="008873D9">
            <w:pPr>
              <w:widowControl/>
              <w:jc w:val="center"/>
              <w:rPr>
                <w:kern w:val="0"/>
                <w:szCs w:val="21"/>
              </w:rPr>
            </w:pPr>
            <w:r w:rsidRPr="00EA5D32">
              <w:rPr>
                <w:rFonts w:hAnsi="宋体"/>
                <w:kern w:val="0"/>
                <w:szCs w:val="21"/>
              </w:rPr>
              <w:t>副总经理（总调度长）审批意见</w:t>
            </w:r>
          </w:p>
        </w:tc>
        <w:tc>
          <w:tcPr>
            <w:tcW w:w="7816" w:type="dxa"/>
            <w:gridSpan w:val="9"/>
            <w:tcBorders>
              <w:top w:val="single" w:sz="4" w:space="0" w:color="auto"/>
              <w:left w:val="nil"/>
              <w:bottom w:val="single" w:sz="4" w:space="0" w:color="auto"/>
              <w:right w:val="single" w:sz="4" w:space="0" w:color="000000"/>
            </w:tcBorders>
            <w:vAlign w:val="center"/>
            <w:hideMark/>
          </w:tcPr>
          <w:p w14:paraId="02EE5C45" w14:textId="77777777" w:rsidR="001407A3" w:rsidRPr="00EA5D32" w:rsidRDefault="001407A3" w:rsidP="008873D9">
            <w:pPr>
              <w:widowControl/>
              <w:jc w:val="center"/>
              <w:rPr>
                <w:kern w:val="0"/>
                <w:szCs w:val="21"/>
              </w:rPr>
            </w:pPr>
            <w:r w:rsidRPr="00EA5D32">
              <w:rPr>
                <w:rFonts w:hAnsi="宋体"/>
                <w:kern w:val="0"/>
                <w:szCs w:val="21"/>
              </w:rPr>
              <w:t xml:space="preserve">　</w:t>
            </w:r>
          </w:p>
        </w:tc>
      </w:tr>
    </w:tbl>
    <w:p w14:paraId="479BB4DA" w14:textId="77777777" w:rsidR="001407A3" w:rsidRPr="00EA5D32" w:rsidRDefault="001407A3" w:rsidP="001407A3">
      <w:pPr>
        <w:pStyle w:val="a4"/>
        <w:spacing w:line="640" w:lineRule="exact"/>
        <w:rPr>
          <w:rFonts w:ascii="Times New Roman" w:eastAsia="黑体" w:hAnsi="Times New Roman"/>
          <w:bCs/>
          <w:sz w:val="32"/>
          <w:szCs w:val="36"/>
        </w:rPr>
        <w:sectPr w:rsidR="001407A3" w:rsidRPr="00EA5D32" w:rsidSect="008873D9">
          <w:pgSz w:w="11906" w:h="16838" w:code="9"/>
          <w:pgMar w:top="1701" w:right="1474" w:bottom="1134" w:left="1588" w:header="851" w:footer="992" w:gutter="0"/>
          <w:cols w:space="425"/>
          <w:docGrid w:type="lines" w:linePitch="289"/>
        </w:sectPr>
      </w:pPr>
    </w:p>
    <w:p w14:paraId="3B75FA1C" w14:textId="77777777" w:rsidR="001407A3" w:rsidRPr="00EA5D32" w:rsidRDefault="001407A3" w:rsidP="003D1E36">
      <w:pPr>
        <w:pStyle w:val="a4"/>
        <w:adjustRightInd w:val="0"/>
        <w:snapToGrid w:val="0"/>
        <w:spacing w:line="560" w:lineRule="exact"/>
        <w:jc w:val="left"/>
        <w:rPr>
          <w:rFonts w:ascii="黑体" w:eastAsia="黑体" w:hAnsi="黑体"/>
          <w:bCs/>
          <w:sz w:val="32"/>
          <w:szCs w:val="36"/>
        </w:rPr>
      </w:pPr>
      <w:r w:rsidRPr="00EA5D32">
        <w:rPr>
          <w:rFonts w:ascii="黑体" w:eastAsia="黑体" w:hAnsi="黑体"/>
          <w:bCs/>
          <w:sz w:val="32"/>
          <w:szCs w:val="36"/>
        </w:rPr>
        <w:lastRenderedPageBreak/>
        <w:t>附件4</w:t>
      </w:r>
    </w:p>
    <w:p w14:paraId="3808D672" w14:textId="77777777" w:rsidR="001407A3" w:rsidRPr="00EA5D32" w:rsidRDefault="001407A3" w:rsidP="003D1E36">
      <w:pPr>
        <w:pStyle w:val="a4"/>
        <w:adjustRightInd w:val="0"/>
        <w:snapToGrid w:val="0"/>
        <w:spacing w:afterLines="100" w:after="240" w:line="560" w:lineRule="exact"/>
        <w:jc w:val="center"/>
        <w:rPr>
          <w:rFonts w:ascii="Times New Roman" w:eastAsia="黑体" w:hAnsi="Times New Roman"/>
          <w:bCs/>
          <w:sz w:val="32"/>
          <w:szCs w:val="36"/>
        </w:rPr>
      </w:pPr>
      <w:r w:rsidRPr="00EA5D32">
        <w:rPr>
          <w:rFonts w:ascii="Times New Roman" w:eastAsia="华文中宋" w:hAnsi="Times New Roman"/>
          <w:sz w:val="36"/>
        </w:rPr>
        <w:t>高速铁路维修项目</w:t>
      </w:r>
    </w:p>
    <w:p w14:paraId="461797D3" w14:textId="77777777" w:rsidR="001407A3" w:rsidRPr="00EA5D32" w:rsidRDefault="001407A3" w:rsidP="001407A3">
      <w:pPr>
        <w:adjustRightInd w:val="0"/>
        <w:snapToGrid w:val="0"/>
        <w:spacing w:line="560" w:lineRule="exact"/>
        <w:ind w:firstLineChars="200" w:firstLine="640"/>
        <w:jc w:val="left"/>
        <w:rPr>
          <w:rFonts w:eastAsia="黑体"/>
          <w:bCs/>
          <w:sz w:val="32"/>
        </w:rPr>
      </w:pPr>
      <w:r w:rsidRPr="00EA5D32">
        <w:rPr>
          <w:rFonts w:eastAsia="黑体"/>
          <w:bCs/>
          <w:sz w:val="32"/>
        </w:rPr>
        <w:t>一、工</w:t>
      </w:r>
      <w:proofErr w:type="gramStart"/>
      <w:r w:rsidRPr="00EA5D32">
        <w:rPr>
          <w:rFonts w:eastAsia="黑体"/>
          <w:bCs/>
          <w:sz w:val="32"/>
        </w:rPr>
        <w:t>务</w:t>
      </w:r>
      <w:proofErr w:type="gramEnd"/>
      <w:r w:rsidRPr="00EA5D32">
        <w:rPr>
          <w:rFonts w:eastAsia="黑体"/>
          <w:bCs/>
          <w:sz w:val="32"/>
          <w:szCs w:val="32"/>
        </w:rPr>
        <w:t>维修项目</w:t>
      </w:r>
    </w:p>
    <w:p w14:paraId="12284D47" w14:textId="77777777" w:rsidR="001407A3" w:rsidRPr="00EA5D32" w:rsidRDefault="001407A3" w:rsidP="001407A3">
      <w:pPr>
        <w:adjustRightInd w:val="0"/>
        <w:snapToGrid w:val="0"/>
        <w:spacing w:line="560" w:lineRule="exact"/>
        <w:ind w:firstLineChars="200" w:firstLine="640"/>
        <w:jc w:val="left"/>
        <w:rPr>
          <w:rFonts w:eastAsia="黑体"/>
          <w:bCs/>
          <w:sz w:val="32"/>
        </w:rPr>
      </w:pPr>
      <w:r w:rsidRPr="00EA5D32">
        <w:rPr>
          <w:rFonts w:eastAsia="仿宋_GB2312"/>
          <w:bCs/>
          <w:sz w:val="32"/>
        </w:rPr>
        <w:t>（一）</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2F29452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开行路用列车运送作业人员、装卸机具路料。</w:t>
      </w:r>
    </w:p>
    <w:p w14:paraId="5D4FCBE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（二）</w:t>
      </w:r>
      <w:r w:rsidRPr="00EA5D32">
        <w:rPr>
          <w:rFonts w:eastAsia="仿宋_GB2312"/>
          <w:bCs/>
          <w:sz w:val="32"/>
        </w:rPr>
        <w:t>Ⅱ</w:t>
      </w:r>
      <w:r w:rsidRPr="00EA5D32">
        <w:rPr>
          <w:rFonts w:eastAsia="仿宋_GB2312"/>
          <w:bCs/>
          <w:sz w:val="32"/>
        </w:rPr>
        <w:t>级维修项目。</w:t>
      </w:r>
    </w:p>
    <w:p w14:paraId="594D4C3B"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钢轨、道岔小型养路机械打磨。</w:t>
      </w:r>
    </w:p>
    <w:p w14:paraId="057256F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工</w:t>
      </w:r>
      <w:proofErr w:type="gramStart"/>
      <w:r w:rsidRPr="00EA5D32">
        <w:rPr>
          <w:rFonts w:eastAsia="仿宋_GB2312"/>
          <w:bCs/>
          <w:sz w:val="32"/>
        </w:rPr>
        <w:t>务</w:t>
      </w:r>
      <w:proofErr w:type="gramEnd"/>
      <w:r w:rsidRPr="00EA5D32">
        <w:rPr>
          <w:rFonts w:eastAsia="仿宋_GB2312"/>
          <w:bCs/>
          <w:sz w:val="32"/>
        </w:rPr>
        <w:t>设备上线检查、检测。</w:t>
      </w:r>
    </w:p>
    <w:p w14:paraId="0E7E176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轨道精调。</w:t>
      </w:r>
    </w:p>
    <w:p w14:paraId="165542B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采用改道、垫板方式处理零小线路病害。</w:t>
      </w:r>
    </w:p>
    <w:p w14:paraId="5FEDD81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整理外观及修理、油刷线路标志。</w:t>
      </w:r>
    </w:p>
    <w:p w14:paraId="42891572"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6.</w:t>
      </w:r>
      <w:r w:rsidRPr="00EA5D32">
        <w:rPr>
          <w:rFonts w:eastAsia="仿宋_GB2312"/>
          <w:bCs/>
          <w:sz w:val="32"/>
        </w:rPr>
        <w:t>螺栓扣件涂油。</w:t>
      </w:r>
    </w:p>
    <w:p w14:paraId="20089DB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7.</w:t>
      </w:r>
      <w:r w:rsidRPr="00EA5D32">
        <w:rPr>
          <w:rFonts w:eastAsia="仿宋_GB2312"/>
          <w:bCs/>
          <w:sz w:val="32"/>
        </w:rPr>
        <w:t>防护栅栏内各种排水设备、加固设备的整修及清淤。</w:t>
      </w:r>
    </w:p>
    <w:p w14:paraId="0598480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8.</w:t>
      </w:r>
      <w:proofErr w:type="gramStart"/>
      <w:r w:rsidRPr="00EA5D32">
        <w:rPr>
          <w:rFonts w:eastAsia="仿宋_GB2312"/>
          <w:bCs/>
          <w:sz w:val="32"/>
        </w:rPr>
        <w:t>整修声</w:t>
      </w:r>
      <w:proofErr w:type="gramEnd"/>
      <w:r w:rsidRPr="00EA5D32">
        <w:rPr>
          <w:rFonts w:eastAsia="仿宋_GB2312"/>
          <w:bCs/>
          <w:sz w:val="32"/>
        </w:rPr>
        <w:t>屏障、进入防护栅栏门内整修防护栅栏。</w:t>
      </w:r>
    </w:p>
    <w:p w14:paraId="3E0F413B"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9.</w:t>
      </w:r>
      <w:r w:rsidRPr="00EA5D32">
        <w:rPr>
          <w:rFonts w:eastAsia="仿宋_GB2312"/>
          <w:bCs/>
          <w:sz w:val="32"/>
        </w:rPr>
        <w:t>自然灾害及</w:t>
      </w:r>
      <w:proofErr w:type="gramStart"/>
      <w:r w:rsidRPr="00EA5D32">
        <w:rPr>
          <w:rFonts w:eastAsia="仿宋_GB2312"/>
          <w:bCs/>
          <w:sz w:val="32"/>
        </w:rPr>
        <w:t>异物侵限监测</w:t>
      </w:r>
      <w:proofErr w:type="gramEnd"/>
      <w:r w:rsidRPr="00EA5D32">
        <w:rPr>
          <w:rFonts w:eastAsia="仿宋_GB2312"/>
          <w:bCs/>
          <w:sz w:val="32"/>
        </w:rPr>
        <w:t>系统的维修与更换。</w:t>
      </w:r>
    </w:p>
    <w:p w14:paraId="6A46395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10.</w:t>
      </w:r>
      <w:r w:rsidRPr="00EA5D32">
        <w:rPr>
          <w:rFonts w:eastAsia="仿宋_GB2312"/>
          <w:bCs/>
          <w:sz w:val="32"/>
        </w:rPr>
        <w:t>可能影响行车安全的危石清理。</w:t>
      </w:r>
    </w:p>
    <w:p w14:paraId="2313A92F" w14:textId="77777777" w:rsidR="001407A3" w:rsidRPr="00EA5D32" w:rsidRDefault="001407A3" w:rsidP="001407A3">
      <w:pPr>
        <w:pStyle w:val="a4"/>
        <w:adjustRightInd w:val="0"/>
        <w:snapToGrid w:val="0"/>
        <w:spacing w:line="560" w:lineRule="exact"/>
        <w:ind w:firstLineChars="200" w:firstLine="640"/>
        <w:jc w:val="left"/>
        <w:rPr>
          <w:rFonts w:ascii="Times New Roman" w:eastAsia="仿宋_GB2312" w:hAnsi="Times New Roman"/>
          <w:bCs/>
          <w:sz w:val="32"/>
        </w:rPr>
      </w:pPr>
      <w:r w:rsidRPr="00EA5D32">
        <w:rPr>
          <w:rFonts w:ascii="Times New Roman" w:eastAsia="仿宋_GB2312" w:hAnsi="Times New Roman"/>
          <w:bCs/>
          <w:sz w:val="32"/>
        </w:rPr>
        <w:t>11.</w:t>
      </w:r>
      <w:r w:rsidRPr="00EA5D32">
        <w:rPr>
          <w:rFonts w:ascii="Times New Roman" w:eastAsia="仿宋_GB2312" w:hAnsi="Times New Roman"/>
          <w:bCs/>
          <w:sz w:val="32"/>
        </w:rPr>
        <w:t>使用冻害垫板一次总厚度小于</w:t>
      </w:r>
      <w:smartTag w:uri="urn:schemas-microsoft-com:office:smarttags" w:element="chmetcnv">
        <w:smartTagPr>
          <w:attr w:name="TCSC" w:val="0"/>
          <w:attr w:name="NumberType" w:val="1"/>
          <w:attr w:name="Negative" w:val="False"/>
          <w:attr w:name="HasSpace" w:val="False"/>
          <w:attr w:name="SourceValue" w:val="10"/>
          <w:attr w:name="UnitName" w:val="mm"/>
        </w:smartTagPr>
        <w:r w:rsidRPr="00EA5D32">
          <w:rPr>
            <w:rFonts w:ascii="Times New Roman" w:eastAsia="仿宋_GB2312" w:hAnsi="Times New Roman"/>
            <w:bCs/>
            <w:sz w:val="32"/>
          </w:rPr>
          <w:t>10mm</w:t>
        </w:r>
      </w:smartTag>
      <w:r w:rsidRPr="00EA5D32">
        <w:rPr>
          <w:rFonts w:ascii="Times New Roman" w:eastAsia="仿宋_GB2312" w:hAnsi="Times New Roman"/>
          <w:bCs/>
          <w:sz w:val="32"/>
        </w:rPr>
        <w:t>的冻害整治。</w:t>
      </w:r>
    </w:p>
    <w:p w14:paraId="444E4857" w14:textId="77777777" w:rsidR="001407A3" w:rsidRPr="00EA5D32" w:rsidRDefault="001407A3" w:rsidP="001407A3">
      <w:pPr>
        <w:pStyle w:val="a4"/>
        <w:adjustRightInd w:val="0"/>
        <w:snapToGrid w:val="0"/>
        <w:spacing w:line="560" w:lineRule="exact"/>
        <w:ind w:firstLineChars="200" w:firstLine="640"/>
        <w:jc w:val="left"/>
        <w:rPr>
          <w:rFonts w:ascii="Times New Roman" w:eastAsia="仿宋_GB2312" w:hAnsi="Times New Roman"/>
          <w:bCs/>
          <w:sz w:val="32"/>
        </w:rPr>
      </w:pPr>
      <w:r w:rsidRPr="00EA5D32">
        <w:rPr>
          <w:rFonts w:ascii="Times New Roman" w:eastAsia="仿宋_GB2312" w:hAnsi="Times New Roman"/>
          <w:bCs/>
          <w:sz w:val="32"/>
        </w:rPr>
        <w:t>12.</w:t>
      </w:r>
      <w:r w:rsidRPr="00EA5D32">
        <w:rPr>
          <w:rFonts w:ascii="Times New Roman" w:eastAsia="仿宋_GB2312" w:hAnsi="Times New Roman"/>
          <w:bCs/>
          <w:sz w:val="32"/>
        </w:rPr>
        <w:t>路基封闭层、排水系统以及防护栅栏内的路基边坡防护设施和</w:t>
      </w:r>
      <w:proofErr w:type="gramStart"/>
      <w:r w:rsidRPr="00EA5D32">
        <w:rPr>
          <w:rFonts w:ascii="Times New Roman" w:eastAsia="仿宋_GB2312" w:hAnsi="Times New Roman"/>
          <w:bCs/>
          <w:sz w:val="32"/>
        </w:rPr>
        <w:t>支挡结构</w:t>
      </w:r>
      <w:proofErr w:type="gramEnd"/>
      <w:r w:rsidRPr="00EA5D32">
        <w:rPr>
          <w:rFonts w:ascii="Times New Roman" w:eastAsia="仿宋_GB2312" w:hAnsi="Times New Roman"/>
          <w:bCs/>
          <w:sz w:val="32"/>
        </w:rPr>
        <w:t>的检查、整修。</w:t>
      </w:r>
    </w:p>
    <w:p w14:paraId="0A3A0A66" w14:textId="77777777" w:rsidR="001407A3" w:rsidRPr="00EA5D32" w:rsidRDefault="001407A3" w:rsidP="001407A3">
      <w:pPr>
        <w:pStyle w:val="a4"/>
        <w:adjustRightInd w:val="0"/>
        <w:snapToGrid w:val="0"/>
        <w:spacing w:line="560" w:lineRule="exact"/>
        <w:ind w:firstLineChars="200" w:firstLine="640"/>
        <w:jc w:val="left"/>
        <w:rPr>
          <w:rFonts w:ascii="Times New Roman" w:eastAsia="仿宋_GB2312" w:hAnsi="Times New Roman"/>
          <w:bCs/>
          <w:sz w:val="32"/>
        </w:rPr>
      </w:pPr>
      <w:r w:rsidRPr="00EA5D32">
        <w:rPr>
          <w:rFonts w:ascii="Times New Roman" w:eastAsia="仿宋_GB2312" w:hAnsi="Times New Roman"/>
          <w:bCs/>
          <w:sz w:val="32"/>
        </w:rPr>
        <w:t>13.</w:t>
      </w:r>
      <w:r w:rsidRPr="00EA5D32">
        <w:rPr>
          <w:rFonts w:ascii="Times New Roman" w:eastAsia="仿宋_GB2312" w:hAnsi="Times New Roman"/>
          <w:bCs/>
          <w:sz w:val="32"/>
        </w:rPr>
        <w:t>桥梁栏杆、桥面防水层、桥面上排水系统的检查、整修。</w:t>
      </w:r>
    </w:p>
    <w:p w14:paraId="6FADA7E5" w14:textId="77777777" w:rsidR="001407A3" w:rsidRPr="00EA5D32" w:rsidRDefault="001407A3" w:rsidP="001407A3">
      <w:pPr>
        <w:pStyle w:val="a4"/>
        <w:adjustRightInd w:val="0"/>
        <w:snapToGrid w:val="0"/>
        <w:spacing w:line="560" w:lineRule="exact"/>
        <w:ind w:firstLineChars="200" w:firstLine="640"/>
        <w:jc w:val="left"/>
        <w:rPr>
          <w:rFonts w:ascii="Times New Roman" w:eastAsia="仿宋_GB2312" w:hAnsi="Times New Roman"/>
          <w:bCs/>
          <w:sz w:val="32"/>
        </w:rPr>
      </w:pPr>
      <w:r w:rsidRPr="00EA5D32">
        <w:rPr>
          <w:rFonts w:ascii="Times New Roman" w:eastAsia="仿宋_GB2312" w:hAnsi="Times New Roman"/>
          <w:bCs/>
          <w:sz w:val="32"/>
        </w:rPr>
        <w:t>14.</w:t>
      </w:r>
      <w:r w:rsidRPr="00EA5D32">
        <w:rPr>
          <w:rFonts w:ascii="Times New Roman" w:eastAsia="仿宋_GB2312" w:hAnsi="Times New Roman"/>
          <w:bCs/>
          <w:sz w:val="32"/>
        </w:rPr>
        <w:t>进入隧道内的检查整修，隧道洞门、缓冲结构及防护栅栏内边坡仰坡的检查整修。</w:t>
      </w:r>
    </w:p>
    <w:p w14:paraId="740EE8E9" w14:textId="77777777" w:rsidR="001407A3" w:rsidRPr="00EA5D32" w:rsidRDefault="001407A3" w:rsidP="001407A3">
      <w:pPr>
        <w:spacing w:line="560" w:lineRule="exact"/>
        <w:ind w:firstLineChars="200" w:firstLine="640"/>
        <w:jc w:val="left"/>
        <w:rPr>
          <w:rFonts w:eastAsia="仿宋_GB2312"/>
          <w:bCs/>
          <w:sz w:val="32"/>
        </w:rPr>
      </w:pPr>
      <w:r w:rsidRPr="00EA5D32">
        <w:rPr>
          <w:rFonts w:eastAsia="仿宋_GB2312"/>
          <w:bCs/>
          <w:sz w:val="32"/>
        </w:rPr>
        <w:lastRenderedPageBreak/>
        <w:t>15.</w:t>
      </w:r>
      <w:r w:rsidRPr="00EA5D32">
        <w:rPr>
          <w:rFonts w:eastAsia="仿宋_GB2312"/>
          <w:bCs/>
          <w:sz w:val="32"/>
        </w:rPr>
        <w:t>无</w:t>
      </w:r>
      <w:proofErr w:type="gramStart"/>
      <w:r w:rsidRPr="00EA5D32">
        <w:rPr>
          <w:rFonts w:eastAsia="仿宋_GB2312"/>
          <w:bCs/>
          <w:sz w:val="32"/>
        </w:rPr>
        <w:t>砟</w:t>
      </w:r>
      <w:proofErr w:type="gramEnd"/>
      <w:r w:rsidRPr="00EA5D32">
        <w:rPr>
          <w:rFonts w:eastAsia="仿宋_GB2312"/>
          <w:bCs/>
          <w:sz w:val="32"/>
        </w:rPr>
        <w:t>轨道结构及封闭层修补作业。</w:t>
      </w:r>
    </w:p>
    <w:p w14:paraId="7B0A220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16.</w:t>
      </w:r>
      <w:r w:rsidRPr="00EA5D32">
        <w:rPr>
          <w:rFonts w:eastAsia="仿宋_GB2312"/>
          <w:bCs/>
          <w:sz w:val="32"/>
        </w:rPr>
        <w:t>箱梁支座脱空、翻浆整治。</w:t>
      </w:r>
    </w:p>
    <w:p w14:paraId="4EC99D8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17.</w:t>
      </w:r>
      <w:r w:rsidRPr="00EA5D32">
        <w:rPr>
          <w:rFonts w:eastAsia="仿宋_GB2312"/>
          <w:bCs/>
          <w:sz w:val="32"/>
        </w:rPr>
        <w:t>在天窗内可以完成的其他作业项目。</w:t>
      </w:r>
    </w:p>
    <w:p w14:paraId="27ADE6B1" w14:textId="77777777" w:rsidR="001407A3" w:rsidRPr="00EA5D32" w:rsidRDefault="001407A3" w:rsidP="001407A3">
      <w:pPr>
        <w:adjustRightInd w:val="0"/>
        <w:snapToGrid w:val="0"/>
        <w:spacing w:line="560" w:lineRule="exact"/>
        <w:ind w:firstLineChars="200" w:firstLine="640"/>
        <w:jc w:val="left"/>
        <w:rPr>
          <w:rFonts w:eastAsia="黑体"/>
          <w:sz w:val="32"/>
        </w:rPr>
      </w:pPr>
      <w:r w:rsidRPr="00EA5D32">
        <w:rPr>
          <w:rFonts w:eastAsia="黑体"/>
          <w:sz w:val="32"/>
        </w:rPr>
        <w:t>二、电务</w:t>
      </w:r>
      <w:r w:rsidRPr="00EA5D32">
        <w:rPr>
          <w:rFonts w:eastAsia="黑体"/>
          <w:bCs/>
          <w:sz w:val="32"/>
          <w:szCs w:val="32"/>
        </w:rPr>
        <w:t>维修项目</w:t>
      </w:r>
    </w:p>
    <w:p w14:paraId="5577DE2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（一）信号</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7293684B"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年度信号</w:t>
      </w:r>
      <w:proofErr w:type="gramStart"/>
      <w:r w:rsidRPr="00EA5D32">
        <w:rPr>
          <w:rFonts w:eastAsia="仿宋_GB2312"/>
          <w:bCs/>
          <w:sz w:val="32"/>
        </w:rPr>
        <w:t>联锁</w:t>
      </w:r>
      <w:proofErr w:type="gramEnd"/>
      <w:r w:rsidRPr="00EA5D32">
        <w:rPr>
          <w:rFonts w:eastAsia="仿宋_GB2312"/>
          <w:bCs/>
          <w:sz w:val="32"/>
        </w:rPr>
        <w:t>关系检查试验。</w:t>
      </w:r>
    </w:p>
    <w:p w14:paraId="1C15006E" w14:textId="77777777" w:rsidR="001407A3" w:rsidRPr="00EA5D32" w:rsidRDefault="001407A3" w:rsidP="001407A3">
      <w:pPr>
        <w:adjustRightInd w:val="0"/>
        <w:snapToGrid w:val="0"/>
        <w:spacing w:line="560" w:lineRule="exact"/>
        <w:ind w:firstLineChars="200" w:firstLine="640"/>
        <w:jc w:val="left"/>
        <w:rPr>
          <w:ins w:id="375" w:author="Tom" w:date="2022-10-20T18:33:00Z"/>
          <w:rFonts w:eastAsia="仿宋_GB2312"/>
          <w:bCs/>
          <w:sz w:val="32"/>
        </w:rPr>
      </w:pPr>
      <w:r w:rsidRPr="00EA5D32">
        <w:rPr>
          <w:rFonts w:eastAsia="仿宋_GB2312"/>
          <w:bCs/>
          <w:sz w:val="32"/>
        </w:rPr>
        <w:t>2.</w:t>
      </w:r>
      <w:r w:rsidRPr="00EA5D32">
        <w:rPr>
          <w:rFonts w:eastAsia="仿宋_GB2312"/>
          <w:bCs/>
          <w:sz w:val="32"/>
        </w:rPr>
        <w:t>室内、外单套设备更换。</w:t>
      </w:r>
    </w:p>
    <w:p w14:paraId="6CBE471D"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（二）信号</w:t>
      </w:r>
      <w:r w:rsidRPr="00EA5D32">
        <w:rPr>
          <w:rFonts w:eastAsia="仿宋_GB2312"/>
          <w:bCs/>
          <w:sz w:val="32"/>
        </w:rPr>
        <w:t>Ⅱ</w:t>
      </w:r>
      <w:r w:rsidRPr="00EA5D32">
        <w:rPr>
          <w:rFonts w:eastAsia="仿宋_GB2312"/>
          <w:bCs/>
          <w:sz w:val="32"/>
        </w:rPr>
        <w:t>级维修项目。</w:t>
      </w:r>
    </w:p>
    <w:p w14:paraId="5ABB047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道岔转</w:t>
      </w:r>
      <w:proofErr w:type="gramStart"/>
      <w:r w:rsidRPr="00EA5D32">
        <w:rPr>
          <w:rFonts w:eastAsia="仿宋_GB2312"/>
          <w:bCs/>
          <w:sz w:val="32"/>
        </w:rPr>
        <w:t>辙设备</w:t>
      </w:r>
      <w:proofErr w:type="gramEnd"/>
      <w:r w:rsidRPr="00EA5D32">
        <w:rPr>
          <w:rFonts w:eastAsia="仿宋_GB2312"/>
          <w:bCs/>
          <w:sz w:val="32"/>
        </w:rPr>
        <w:t>检修。</w:t>
      </w:r>
    </w:p>
    <w:p w14:paraId="53A8316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信号机设备检修及显示调整。</w:t>
      </w:r>
    </w:p>
    <w:p w14:paraId="767C689A"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区间、站内轨道电路设备检修。</w:t>
      </w:r>
    </w:p>
    <w:p w14:paraId="1DC5C58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信号机械室、中继站、箱式机房内设备检修。</w:t>
      </w:r>
    </w:p>
    <w:p w14:paraId="4737569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proofErr w:type="gramStart"/>
      <w:r w:rsidRPr="00EA5D32">
        <w:rPr>
          <w:rFonts w:eastAsia="仿宋_GB2312"/>
          <w:bCs/>
          <w:sz w:val="32"/>
        </w:rPr>
        <w:t>列控地面设备</w:t>
      </w:r>
      <w:proofErr w:type="gramEnd"/>
      <w:r w:rsidRPr="00EA5D32">
        <w:rPr>
          <w:rFonts w:eastAsia="仿宋_GB2312"/>
          <w:bCs/>
          <w:sz w:val="32"/>
        </w:rPr>
        <w:t>、</w:t>
      </w:r>
      <w:r w:rsidRPr="00EA5D32">
        <w:rPr>
          <w:rFonts w:eastAsia="仿宋_GB2312"/>
          <w:bCs/>
          <w:sz w:val="32"/>
        </w:rPr>
        <w:t>CTC/TDCS</w:t>
      </w:r>
      <w:r w:rsidRPr="00EA5D32">
        <w:rPr>
          <w:rFonts w:eastAsia="仿宋_GB2312"/>
          <w:bCs/>
          <w:sz w:val="32"/>
        </w:rPr>
        <w:t>设备检修。</w:t>
      </w:r>
    </w:p>
    <w:p w14:paraId="3102699A" w14:textId="77777777" w:rsidR="001407A3" w:rsidRPr="00EA5D32" w:rsidDel="00064987" w:rsidRDefault="001407A3" w:rsidP="001407A3">
      <w:pPr>
        <w:adjustRightInd w:val="0"/>
        <w:snapToGrid w:val="0"/>
        <w:spacing w:line="560" w:lineRule="exact"/>
        <w:ind w:firstLineChars="200" w:firstLine="640"/>
        <w:jc w:val="left"/>
        <w:rPr>
          <w:del w:id="376" w:author="Tom" w:date="2022-09-30T16:33:00Z"/>
          <w:rFonts w:eastAsia="仿宋_GB2312"/>
          <w:bCs/>
          <w:sz w:val="32"/>
        </w:rPr>
      </w:pPr>
      <w:r w:rsidRPr="00EA5D32">
        <w:rPr>
          <w:rFonts w:eastAsia="仿宋_GB2312"/>
          <w:bCs/>
          <w:sz w:val="32"/>
        </w:rPr>
        <w:t>6.</w:t>
      </w:r>
      <w:proofErr w:type="gramStart"/>
      <w:r w:rsidRPr="00EA5D32">
        <w:rPr>
          <w:rFonts w:eastAsia="仿宋_GB2312"/>
          <w:bCs/>
          <w:sz w:val="32"/>
        </w:rPr>
        <w:t>各种箱</w:t>
      </w:r>
      <w:proofErr w:type="gramEnd"/>
      <w:r w:rsidRPr="00EA5D32">
        <w:rPr>
          <w:rFonts w:eastAsia="仿宋_GB2312"/>
          <w:bCs/>
          <w:sz w:val="32"/>
        </w:rPr>
        <w:t>盒、贯通地线、光电缆等设备检修。</w:t>
      </w:r>
    </w:p>
    <w:p w14:paraId="449A04F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7.</w:t>
      </w:r>
      <w:r w:rsidRPr="00EA5D32">
        <w:rPr>
          <w:rFonts w:eastAsia="仿宋_GB2312"/>
          <w:bCs/>
          <w:sz w:val="32"/>
        </w:rPr>
        <w:t>室内、外设备整治及零小器材更换。</w:t>
      </w:r>
    </w:p>
    <w:p w14:paraId="63BE927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8.</w:t>
      </w:r>
      <w:r w:rsidRPr="00EA5D32">
        <w:rPr>
          <w:rFonts w:eastAsia="仿宋_GB2312"/>
          <w:bCs/>
          <w:sz w:val="32"/>
        </w:rPr>
        <w:t>在天窗内可以完成的其他作业项目。</w:t>
      </w:r>
    </w:p>
    <w:p w14:paraId="210695C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（三）通信</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14ADFC38" w14:textId="77777777" w:rsidR="001407A3" w:rsidRPr="00EA5D32" w:rsidRDefault="001407A3" w:rsidP="001407A3">
      <w:pPr>
        <w:adjustRightInd w:val="0"/>
        <w:snapToGrid w:val="0"/>
        <w:spacing w:line="560" w:lineRule="exact"/>
        <w:ind w:firstLineChars="200" w:firstLine="640"/>
        <w:jc w:val="left"/>
        <w:rPr>
          <w:rFonts w:eastAsia="仿宋_GB2312"/>
          <w:bCs/>
          <w:sz w:val="32"/>
          <w:szCs w:val="32"/>
        </w:rPr>
      </w:pPr>
      <w:r w:rsidRPr="00EA5D32">
        <w:rPr>
          <w:rFonts w:eastAsia="仿宋_GB2312"/>
          <w:bCs/>
          <w:sz w:val="32"/>
        </w:rPr>
        <w:t>1.</w:t>
      </w:r>
      <w:r w:rsidRPr="00EA5D32">
        <w:rPr>
          <w:rFonts w:eastAsia="仿宋_GB2312"/>
          <w:bCs/>
          <w:sz w:val="32"/>
          <w:szCs w:val="32"/>
        </w:rPr>
        <w:t>影响行车通信业务的光电缆、网络设备整治和网络调整。</w:t>
      </w:r>
    </w:p>
    <w:p w14:paraId="71B1B7E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szCs w:val="32"/>
        </w:rPr>
        <w:t>2.</w:t>
      </w:r>
      <w:r w:rsidRPr="00EA5D32">
        <w:rPr>
          <w:rFonts w:eastAsia="仿宋_GB2312"/>
          <w:sz w:val="32"/>
          <w:szCs w:val="32"/>
        </w:rPr>
        <w:t>影响行车通信业务的</w:t>
      </w:r>
      <w:r w:rsidRPr="00EA5D32">
        <w:rPr>
          <w:rFonts w:eastAsia="仿宋_GB2312"/>
          <w:sz w:val="32"/>
          <w:szCs w:val="32"/>
        </w:rPr>
        <w:t>GSM-R</w:t>
      </w:r>
      <w:r w:rsidRPr="00EA5D32">
        <w:rPr>
          <w:rFonts w:eastAsia="仿宋_GB2312"/>
          <w:sz w:val="32"/>
          <w:szCs w:val="32"/>
        </w:rPr>
        <w:t>网络设备检修、整治。</w:t>
      </w:r>
    </w:p>
    <w:p w14:paraId="49E8DE4D" w14:textId="77777777" w:rsidR="001407A3" w:rsidRPr="00EA5D32" w:rsidRDefault="001407A3" w:rsidP="001407A3">
      <w:pPr>
        <w:adjustRightInd w:val="0"/>
        <w:snapToGrid w:val="0"/>
        <w:spacing w:line="560" w:lineRule="exact"/>
        <w:ind w:firstLineChars="200" w:firstLine="640"/>
        <w:jc w:val="left"/>
        <w:rPr>
          <w:rFonts w:eastAsia="仿宋_GB2312"/>
          <w:bCs/>
          <w:sz w:val="32"/>
          <w:szCs w:val="32"/>
        </w:rPr>
      </w:pPr>
      <w:r w:rsidRPr="00EA5D32">
        <w:rPr>
          <w:rFonts w:eastAsia="仿宋_GB2312"/>
          <w:bCs/>
          <w:sz w:val="32"/>
        </w:rPr>
        <w:t>3.</w:t>
      </w:r>
      <w:r w:rsidRPr="00EA5D32">
        <w:rPr>
          <w:rFonts w:eastAsia="仿宋_GB2312"/>
          <w:bCs/>
          <w:sz w:val="32"/>
          <w:szCs w:val="32"/>
        </w:rPr>
        <w:t>影响行车通信业务的通信电源设备检修、整治。</w:t>
      </w:r>
    </w:p>
    <w:p w14:paraId="05A5119C" w14:textId="77777777" w:rsidR="001407A3" w:rsidRPr="00EA5D32" w:rsidRDefault="001407A3" w:rsidP="001407A3">
      <w:pPr>
        <w:spacing w:line="560" w:lineRule="exact"/>
        <w:ind w:firstLineChars="200" w:firstLine="640"/>
        <w:jc w:val="left"/>
        <w:rPr>
          <w:rFonts w:eastAsia="仿宋_GB2312"/>
          <w:bCs/>
          <w:sz w:val="32"/>
        </w:rPr>
      </w:pPr>
      <w:r w:rsidRPr="00EA5D32">
        <w:rPr>
          <w:rFonts w:eastAsia="仿宋_GB2312"/>
          <w:bCs/>
          <w:sz w:val="32"/>
          <w:szCs w:val="32"/>
        </w:rPr>
        <w:t>4.</w:t>
      </w:r>
      <w:r w:rsidRPr="00EA5D32">
        <w:rPr>
          <w:rFonts w:eastAsia="仿宋_GB2312"/>
          <w:bCs/>
          <w:sz w:val="32"/>
          <w:szCs w:val="32"/>
        </w:rPr>
        <w:t>影响自然灾害与</w:t>
      </w:r>
      <w:proofErr w:type="gramStart"/>
      <w:r w:rsidRPr="00EA5D32">
        <w:rPr>
          <w:rFonts w:eastAsia="仿宋_GB2312"/>
          <w:bCs/>
          <w:sz w:val="32"/>
          <w:szCs w:val="32"/>
        </w:rPr>
        <w:t>异物侵限监控系统</w:t>
      </w:r>
      <w:proofErr w:type="gramEnd"/>
      <w:r w:rsidRPr="00EA5D32">
        <w:rPr>
          <w:rFonts w:eastAsia="仿宋_GB2312"/>
          <w:bCs/>
          <w:sz w:val="32"/>
          <w:szCs w:val="32"/>
        </w:rPr>
        <w:t>业务的检修、整治。</w:t>
      </w:r>
    </w:p>
    <w:p w14:paraId="28A134C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（四）通信</w:t>
      </w:r>
      <w:r w:rsidRPr="00EA5D32">
        <w:rPr>
          <w:rFonts w:eastAsia="仿宋_GB2312"/>
          <w:bCs/>
          <w:sz w:val="32"/>
        </w:rPr>
        <w:t>Ⅱ</w:t>
      </w:r>
      <w:r w:rsidRPr="00EA5D32">
        <w:rPr>
          <w:rFonts w:eastAsia="仿宋_GB2312"/>
          <w:bCs/>
          <w:sz w:val="32"/>
        </w:rPr>
        <w:t>级维修项目。</w:t>
      </w:r>
    </w:p>
    <w:p w14:paraId="4B72D5D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sz w:val="32"/>
          <w:szCs w:val="32"/>
        </w:rPr>
        <w:lastRenderedPageBreak/>
        <w:t>1.</w:t>
      </w:r>
      <w:r w:rsidRPr="00EA5D32">
        <w:rPr>
          <w:rFonts w:eastAsia="仿宋_GB2312"/>
          <w:sz w:val="32"/>
        </w:rPr>
        <w:t>影响行车通信业务的设备、光缆、电路测试及主备用倒换、试验。</w:t>
      </w:r>
    </w:p>
    <w:p w14:paraId="0F8181C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影响行车通信业务的传输、接入设备检修。</w:t>
      </w:r>
    </w:p>
    <w:p w14:paraId="765B7FE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影响行车通信业务的数据通信网设备检修。</w:t>
      </w:r>
    </w:p>
    <w:p w14:paraId="2F45F8D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影响行车通信业务的调度通信设备检修。</w:t>
      </w:r>
    </w:p>
    <w:p w14:paraId="2A680DC6"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w:t>
      </w:r>
      <w:r w:rsidRPr="00EA5D32">
        <w:rPr>
          <w:rFonts w:eastAsia="仿宋_GB2312"/>
          <w:sz w:val="32"/>
        </w:rPr>
        <w:t>影响行车通信业务的直放站设备及天馈线、</w:t>
      </w:r>
      <w:proofErr w:type="gramStart"/>
      <w:r w:rsidRPr="00EA5D32">
        <w:rPr>
          <w:rFonts w:eastAsia="仿宋_GB2312"/>
          <w:sz w:val="32"/>
        </w:rPr>
        <w:t>漏缆等</w:t>
      </w:r>
      <w:proofErr w:type="gramEnd"/>
      <w:r w:rsidRPr="00EA5D32">
        <w:rPr>
          <w:rFonts w:eastAsia="仿宋_GB2312"/>
          <w:sz w:val="32"/>
        </w:rPr>
        <w:t>设施的检修、整治。</w:t>
      </w:r>
    </w:p>
    <w:p w14:paraId="74E52B36"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6.</w:t>
      </w:r>
      <w:r w:rsidRPr="00EA5D32">
        <w:rPr>
          <w:rFonts w:eastAsia="仿宋_GB2312"/>
          <w:sz w:val="32"/>
        </w:rPr>
        <w:t>行车通信业务停用、调整作业。</w:t>
      </w:r>
    </w:p>
    <w:p w14:paraId="16B79EFF"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7.</w:t>
      </w:r>
      <w:r w:rsidRPr="00EA5D32">
        <w:rPr>
          <w:rFonts w:eastAsia="仿宋_GB2312"/>
          <w:sz w:val="32"/>
        </w:rPr>
        <w:t>在道床坡脚以内进行的通信设备、设施的日常检查、维修作业项目。</w:t>
      </w:r>
    </w:p>
    <w:p w14:paraId="1D5B512A"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8.</w:t>
      </w:r>
      <w:r w:rsidRPr="00EA5D32">
        <w:rPr>
          <w:rFonts w:eastAsia="仿宋_GB2312"/>
          <w:sz w:val="32"/>
        </w:rPr>
        <w:t>在天窗内可以完成的其他作业项目。</w:t>
      </w:r>
    </w:p>
    <w:p w14:paraId="53457865" w14:textId="77777777" w:rsidR="001407A3" w:rsidRPr="00EA5D32" w:rsidRDefault="001407A3" w:rsidP="001407A3">
      <w:pPr>
        <w:adjustRightInd w:val="0"/>
        <w:snapToGrid w:val="0"/>
        <w:spacing w:line="560" w:lineRule="exact"/>
        <w:ind w:firstLineChars="200" w:firstLine="640"/>
        <w:jc w:val="left"/>
        <w:rPr>
          <w:rFonts w:eastAsia="黑体"/>
          <w:sz w:val="32"/>
        </w:rPr>
      </w:pPr>
      <w:r w:rsidRPr="00EA5D32">
        <w:rPr>
          <w:rFonts w:eastAsia="黑体"/>
          <w:sz w:val="32"/>
        </w:rPr>
        <w:t>三、供电</w:t>
      </w:r>
      <w:r w:rsidRPr="00EA5D32">
        <w:rPr>
          <w:rFonts w:eastAsia="黑体"/>
          <w:bCs/>
          <w:sz w:val="32"/>
          <w:szCs w:val="32"/>
        </w:rPr>
        <w:t>维修项目</w:t>
      </w:r>
    </w:p>
    <w:p w14:paraId="2B28A71D"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（一）</w:t>
      </w:r>
      <w:r w:rsidRPr="00EA5D32">
        <w:rPr>
          <w:rFonts w:eastAsia="仿宋_GB2312"/>
          <w:sz w:val="32"/>
        </w:rPr>
        <w:t>I</w:t>
      </w:r>
      <w:r w:rsidRPr="00EA5D32">
        <w:rPr>
          <w:rFonts w:eastAsia="仿宋_GB2312"/>
          <w:sz w:val="32"/>
        </w:rPr>
        <w:t>级维修项目。</w:t>
      </w:r>
    </w:p>
    <w:p w14:paraId="519FD70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w:t>
      </w:r>
      <w:r w:rsidRPr="00EA5D32">
        <w:rPr>
          <w:rFonts w:eastAsia="仿宋_GB2312"/>
          <w:sz w:val="32"/>
        </w:rPr>
        <w:t>更换接触网支撑装置、补偿装置。</w:t>
      </w:r>
    </w:p>
    <w:p w14:paraId="7C082889"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更换接触网隔离开关、电缆及电缆头等设备。</w:t>
      </w:r>
    </w:p>
    <w:p w14:paraId="6008148A"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接触网检修车</w:t>
      </w:r>
      <w:proofErr w:type="gramStart"/>
      <w:r w:rsidRPr="00EA5D32">
        <w:rPr>
          <w:rFonts w:eastAsia="仿宋_GB2312"/>
          <w:sz w:val="32"/>
        </w:rPr>
        <w:t>列进行</w:t>
      </w:r>
      <w:proofErr w:type="gramEnd"/>
      <w:r w:rsidRPr="00EA5D32">
        <w:rPr>
          <w:rFonts w:eastAsia="仿宋_GB2312"/>
          <w:sz w:val="32"/>
        </w:rPr>
        <w:t>的接触网维修作业。</w:t>
      </w:r>
    </w:p>
    <w:p w14:paraId="3108ED3E"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三辆及以上接触网作业车进行的接触网维修作业。</w:t>
      </w:r>
    </w:p>
    <w:p w14:paraId="3E8227B5"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w:t>
      </w:r>
      <w:r w:rsidRPr="00EA5D32">
        <w:rPr>
          <w:rFonts w:eastAsia="仿宋_GB2312"/>
          <w:sz w:val="32"/>
        </w:rPr>
        <w:t>两个及以上接触网工区进行的联合作业。</w:t>
      </w:r>
    </w:p>
    <w:p w14:paraId="223A2FD6"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（二）</w:t>
      </w:r>
      <w:r w:rsidRPr="00EA5D32">
        <w:rPr>
          <w:rFonts w:eastAsia="仿宋_GB2312"/>
          <w:sz w:val="32"/>
        </w:rPr>
        <w:t>II</w:t>
      </w:r>
      <w:r w:rsidRPr="00EA5D32">
        <w:rPr>
          <w:rFonts w:eastAsia="仿宋_GB2312"/>
          <w:sz w:val="32"/>
        </w:rPr>
        <w:t>级维修项目。</w:t>
      </w:r>
    </w:p>
    <w:p w14:paraId="2D49D97E"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w:t>
      </w:r>
      <w:r w:rsidRPr="00EA5D32">
        <w:rPr>
          <w:rFonts w:eastAsia="仿宋_GB2312"/>
          <w:sz w:val="32"/>
        </w:rPr>
        <w:t>更换接触网零部件。</w:t>
      </w:r>
    </w:p>
    <w:p w14:paraId="05298BD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接触网检查检测作业。</w:t>
      </w:r>
    </w:p>
    <w:p w14:paraId="25E5B0FC"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接触网悬挂、分相、分段、线岔等检查调整。</w:t>
      </w:r>
    </w:p>
    <w:p w14:paraId="77C38823"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lastRenderedPageBreak/>
        <w:t>4.</w:t>
      </w:r>
      <w:r w:rsidRPr="00EA5D32">
        <w:rPr>
          <w:rFonts w:eastAsia="仿宋_GB2312"/>
          <w:sz w:val="32"/>
        </w:rPr>
        <w:t>接触网吸上线、回流线，上部地线、附加悬挂检查维护。</w:t>
      </w:r>
    </w:p>
    <w:p w14:paraId="234AA9B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w:t>
      </w:r>
      <w:r w:rsidRPr="00EA5D32">
        <w:rPr>
          <w:rFonts w:eastAsia="仿宋_GB2312"/>
          <w:sz w:val="32"/>
        </w:rPr>
        <w:t>接触网绝缘部件清扫维护。</w:t>
      </w:r>
    </w:p>
    <w:p w14:paraId="025CB243" w14:textId="77777777" w:rsidR="001407A3" w:rsidRPr="00EA5D32" w:rsidDel="00EF3972" w:rsidRDefault="001407A3" w:rsidP="001407A3">
      <w:pPr>
        <w:adjustRightInd w:val="0"/>
        <w:snapToGrid w:val="0"/>
        <w:spacing w:line="560" w:lineRule="exact"/>
        <w:ind w:firstLineChars="200" w:firstLine="640"/>
        <w:jc w:val="left"/>
        <w:rPr>
          <w:del w:id="377" w:author="Tom" w:date="2022-09-30T16:38:00Z"/>
          <w:rFonts w:eastAsia="仿宋_GB2312"/>
          <w:sz w:val="32"/>
        </w:rPr>
      </w:pPr>
      <w:r w:rsidRPr="00EA5D32">
        <w:rPr>
          <w:rFonts w:eastAsia="仿宋_GB2312"/>
          <w:sz w:val="32"/>
        </w:rPr>
        <w:t>6.6C</w:t>
      </w:r>
      <w:r w:rsidRPr="00EA5D32">
        <w:rPr>
          <w:rFonts w:eastAsia="仿宋_GB2312"/>
          <w:sz w:val="32"/>
        </w:rPr>
        <w:t>设备、隔离开关检修及远动设备维护、调试。</w:t>
      </w:r>
    </w:p>
    <w:p w14:paraId="392F685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7.</w:t>
      </w:r>
      <w:r w:rsidRPr="00EA5D32">
        <w:rPr>
          <w:rFonts w:eastAsia="仿宋_GB2312"/>
          <w:sz w:val="32"/>
        </w:rPr>
        <w:t>站内、栅栏及隧道内电力设备检修。</w:t>
      </w:r>
    </w:p>
    <w:p w14:paraId="6AC2ADB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hint="eastAsia"/>
          <w:sz w:val="32"/>
        </w:rPr>
        <w:t>8</w:t>
      </w:r>
      <w:r w:rsidRPr="00EA5D32">
        <w:rPr>
          <w:rFonts w:eastAsia="仿宋_GB2312"/>
          <w:sz w:val="32"/>
        </w:rPr>
        <w:t>.</w:t>
      </w:r>
      <w:r w:rsidRPr="00EA5D32">
        <w:rPr>
          <w:rFonts w:eastAsia="仿宋_GB2312"/>
          <w:sz w:val="32"/>
        </w:rPr>
        <w:t>在天窗内可以完成的其他作业项目。</w:t>
      </w:r>
    </w:p>
    <w:p w14:paraId="498E5935"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黑体"/>
          <w:sz w:val="32"/>
        </w:rPr>
        <w:t>四、房建</w:t>
      </w:r>
      <w:r w:rsidRPr="00EA5D32">
        <w:rPr>
          <w:rFonts w:eastAsia="黑体"/>
          <w:bCs/>
          <w:sz w:val="32"/>
          <w:szCs w:val="32"/>
        </w:rPr>
        <w:t>维修项目</w:t>
      </w:r>
    </w:p>
    <w:p w14:paraId="75013465"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（一）</w:t>
      </w:r>
      <w:r w:rsidRPr="00EA5D32">
        <w:rPr>
          <w:rFonts w:eastAsia="仿宋_GB2312"/>
          <w:sz w:val="32"/>
        </w:rPr>
        <w:t>Ⅰ</w:t>
      </w:r>
      <w:r w:rsidRPr="00EA5D32">
        <w:rPr>
          <w:rFonts w:eastAsia="仿宋_GB2312"/>
          <w:sz w:val="32"/>
        </w:rPr>
        <w:t>级维修项目。</w:t>
      </w:r>
    </w:p>
    <w:p w14:paraId="4A440758"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w:t>
      </w:r>
      <w:r w:rsidRPr="00EA5D32">
        <w:rPr>
          <w:rFonts w:eastAsia="仿宋_GB2312"/>
          <w:sz w:val="32"/>
        </w:rPr>
        <w:t>雨棚、天桥及跨越线路站房的屋面、檐口板维修。</w:t>
      </w:r>
    </w:p>
    <w:p w14:paraId="2EDA902A"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雨棚吊顶板维修。</w:t>
      </w:r>
    </w:p>
    <w:p w14:paraId="11D962E4"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线路上方的玻璃设施、幕墙维修。</w:t>
      </w:r>
    </w:p>
    <w:p w14:paraId="5BB3912E"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线路上方的装饰板维修。</w:t>
      </w:r>
    </w:p>
    <w:p w14:paraId="12D56F13"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w:t>
      </w:r>
      <w:r w:rsidRPr="00EA5D32">
        <w:rPr>
          <w:rFonts w:eastAsia="仿宋_GB2312"/>
          <w:sz w:val="32"/>
        </w:rPr>
        <w:t>线间立柱雨棚钢结构除锈、涂装。</w:t>
      </w:r>
    </w:p>
    <w:p w14:paraId="2112EBD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（二）</w:t>
      </w:r>
      <w:r w:rsidRPr="00EA5D32">
        <w:rPr>
          <w:rFonts w:eastAsia="仿宋_GB2312"/>
          <w:sz w:val="32"/>
        </w:rPr>
        <w:t>Ⅱ</w:t>
      </w:r>
      <w:r w:rsidRPr="00EA5D32">
        <w:rPr>
          <w:rFonts w:eastAsia="仿宋_GB2312"/>
          <w:sz w:val="32"/>
        </w:rPr>
        <w:t>级维修项目。</w:t>
      </w:r>
    </w:p>
    <w:p w14:paraId="6DED887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w:t>
      </w:r>
      <w:r w:rsidRPr="00EA5D32">
        <w:rPr>
          <w:rFonts w:eastAsia="仿宋_GB2312"/>
          <w:sz w:val="32"/>
        </w:rPr>
        <w:t>站台、雨棚限界测量。</w:t>
      </w:r>
    </w:p>
    <w:p w14:paraId="4C9836E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雨棚落水管路疏通、维修。</w:t>
      </w:r>
    </w:p>
    <w:p w14:paraId="067E623C"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雨棚天沟杂物清理、维修。</w:t>
      </w:r>
    </w:p>
    <w:p w14:paraId="398B3B04"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站台墙及吸音</w:t>
      </w:r>
      <w:proofErr w:type="gramStart"/>
      <w:r w:rsidRPr="00EA5D32">
        <w:rPr>
          <w:rFonts w:eastAsia="仿宋_GB2312"/>
          <w:sz w:val="32"/>
        </w:rPr>
        <w:t>板检查</w:t>
      </w:r>
      <w:proofErr w:type="gramEnd"/>
      <w:r w:rsidRPr="00EA5D32">
        <w:rPr>
          <w:rFonts w:eastAsia="仿宋_GB2312"/>
          <w:sz w:val="32"/>
        </w:rPr>
        <w:t>维修。</w:t>
      </w:r>
    </w:p>
    <w:p w14:paraId="2D63CA2B"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w:t>
      </w:r>
      <w:r w:rsidRPr="00EA5D32">
        <w:rPr>
          <w:rFonts w:eastAsia="仿宋_GB2312"/>
          <w:sz w:val="32"/>
        </w:rPr>
        <w:t>雨棚照明线路维修、灯具更换。</w:t>
      </w:r>
    </w:p>
    <w:p w14:paraId="684F928F"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6.</w:t>
      </w:r>
      <w:r w:rsidRPr="00EA5D32">
        <w:rPr>
          <w:rFonts w:eastAsia="仿宋_GB2312"/>
          <w:sz w:val="32"/>
        </w:rPr>
        <w:t>站台帽石维修。</w:t>
      </w:r>
    </w:p>
    <w:p w14:paraId="4FB667F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7.</w:t>
      </w:r>
      <w:r w:rsidRPr="00EA5D32">
        <w:rPr>
          <w:rFonts w:eastAsia="仿宋_GB2312"/>
          <w:sz w:val="32"/>
        </w:rPr>
        <w:t>站台立柱雨棚钢结构除锈、涂装。</w:t>
      </w:r>
    </w:p>
    <w:p w14:paraId="23BF5DC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8.</w:t>
      </w:r>
      <w:r w:rsidRPr="00EA5D32">
        <w:rPr>
          <w:rFonts w:eastAsia="仿宋_GB2312"/>
          <w:sz w:val="32"/>
        </w:rPr>
        <w:t>在天窗内可以完成的其他作业项目。</w:t>
      </w:r>
    </w:p>
    <w:p w14:paraId="7F7D561C" w14:textId="77777777" w:rsidR="001407A3" w:rsidRPr="00EA5D32" w:rsidRDefault="001407A3" w:rsidP="001407A3">
      <w:pPr>
        <w:adjustRightInd w:val="0"/>
        <w:snapToGrid w:val="0"/>
        <w:spacing w:line="560" w:lineRule="exact"/>
        <w:ind w:firstLineChars="200" w:firstLine="640"/>
        <w:jc w:val="left"/>
      </w:pPr>
      <w:r w:rsidRPr="00EA5D32">
        <w:rPr>
          <w:rFonts w:eastAsia="黑体"/>
          <w:sz w:val="32"/>
        </w:rPr>
        <w:t>五、车辆</w:t>
      </w:r>
      <w:r w:rsidRPr="00EA5D32">
        <w:rPr>
          <w:rFonts w:eastAsia="黑体"/>
          <w:bCs/>
          <w:sz w:val="32"/>
          <w:szCs w:val="32"/>
        </w:rPr>
        <w:t>维修项目</w:t>
      </w:r>
    </w:p>
    <w:p w14:paraId="065D6091"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lastRenderedPageBreak/>
        <w:t>（一）</w:t>
      </w:r>
      <w:r w:rsidRPr="00EA5D32">
        <w:rPr>
          <w:rFonts w:eastAsia="仿宋_GB2312"/>
          <w:sz w:val="32"/>
        </w:rPr>
        <w:fldChar w:fldCharType="begin"/>
      </w:r>
      <w:r w:rsidRPr="00EA5D32">
        <w:rPr>
          <w:rFonts w:eastAsia="仿宋_GB2312"/>
          <w:sz w:val="32"/>
        </w:rPr>
        <w:instrText xml:space="preserve"> = 1 \* ROMAN </w:instrText>
      </w:r>
      <w:r w:rsidRPr="00EA5D32">
        <w:rPr>
          <w:rFonts w:eastAsia="仿宋_GB2312"/>
          <w:sz w:val="32"/>
        </w:rPr>
        <w:fldChar w:fldCharType="separate"/>
      </w:r>
      <w:r w:rsidRPr="00EA5D32">
        <w:rPr>
          <w:rFonts w:eastAsia="仿宋_GB2312"/>
          <w:sz w:val="32"/>
        </w:rPr>
        <w:t>I</w:t>
      </w:r>
      <w:r w:rsidRPr="00EA5D32">
        <w:rPr>
          <w:rFonts w:eastAsia="仿宋_GB2312"/>
          <w:sz w:val="32"/>
        </w:rPr>
        <w:fldChar w:fldCharType="end"/>
      </w:r>
      <w:r w:rsidRPr="00EA5D32">
        <w:rPr>
          <w:rFonts w:eastAsia="仿宋_GB2312"/>
          <w:sz w:val="32"/>
        </w:rPr>
        <w:t>级维修项目。</w:t>
      </w:r>
    </w:p>
    <w:p w14:paraId="474E5FD6"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w:t>
      </w:r>
      <w:r w:rsidRPr="00EA5D32">
        <w:rPr>
          <w:rFonts w:eastAsia="仿宋_GB2312"/>
          <w:sz w:val="32"/>
        </w:rPr>
        <w:t>更换</w:t>
      </w:r>
      <w:r w:rsidRPr="00EA5D32">
        <w:rPr>
          <w:rFonts w:eastAsia="仿宋_GB2312"/>
          <w:sz w:val="32"/>
        </w:rPr>
        <w:t>TFDS</w:t>
      </w:r>
      <w:r w:rsidRPr="00EA5D32">
        <w:rPr>
          <w:rFonts w:eastAsia="仿宋_GB2312"/>
          <w:sz w:val="32"/>
        </w:rPr>
        <w:t>、</w:t>
      </w:r>
      <w:r w:rsidRPr="00EA5D32">
        <w:rPr>
          <w:rFonts w:eastAsia="仿宋_GB2312"/>
          <w:sz w:val="32"/>
        </w:rPr>
        <w:t>TEDS</w:t>
      </w:r>
      <w:r w:rsidRPr="00EA5D32">
        <w:rPr>
          <w:rFonts w:eastAsia="仿宋_GB2312"/>
          <w:sz w:val="32"/>
        </w:rPr>
        <w:t>、</w:t>
      </w:r>
      <w:r w:rsidRPr="00EA5D32">
        <w:rPr>
          <w:rFonts w:eastAsia="仿宋_GB2312"/>
          <w:sz w:val="32"/>
        </w:rPr>
        <w:t>TVDS</w:t>
      </w:r>
      <w:r w:rsidRPr="00EA5D32">
        <w:rPr>
          <w:rFonts w:eastAsia="仿宋_GB2312"/>
          <w:sz w:val="32"/>
        </w:rPr>
        <w:t>沉箱、侧箱。</w:t>
      </w:r>
    </w:p>
    <w:p w14:paraId="24BF615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更换</w:t>
      </w:r>
      <w:r w:rsidRPr="00EA5D32">
        <w:rPr>
          <w:rFonts w:eastAsia="仿宋_GB2312"/>
          <w:sz w:val="32"/>
        </w:rPr>
        <w:t>TADS</w:t>
      </w:r>
      <w:r w:rsidRPr="00EA5D32">
        <w:rPr>
          <w:rFonts w:eastAsia="仿宋_GB2312"/>
          <w:sz w:val="32"/>
        </w:rPr>
        <w:t>麦克风阵列箱。</w:t>
      </w:r>
    </w:p>
    <w:p w14:paraId="5D0552B1" w14:textId="77777777" w:rsidR="001407A3" w:rsidRPr="00EA5D32" w:rsidRDefault="001407A3" w:rsidP="001407A3">
      <w:pPr>
        <w:adjustRightInd w:val="0"/>
        <w:snapToGrid w:val="0"/>
        <w:spacing w:line="560" w:lineRule="exact"/>
        <w:ind w:firstLineChars="200" w:firstLine="640"/>
        <w:jc w:val="left"/>
        <w:rPr>
          <w:ins w:id="378" w:author="Tom" w:date="2022-09-30T16:41:00Z"/>
          <w:rFonts w:eastAsia="仿宋_GB2312"/>
          <w:sz w:val="32"/>
        </w:rPr>
      </w:pPr>
      <w:r w:rsidRPr="00EA5D32">
        <w:rPr>
          <w:rFonts w:eastAsia="仿宋_GB2312"/>
          <w:sz w:val="32"/>
        </w:rPr>
        <w:t>3.TPDS</w:t>
      </w:r>
      <w:r w:rsidRPr="00EA5D32">
        <w:rPr>
          <w:rFonts w:eastAsia="仿宋_GB2312"/>
          <w:sz w:val="32"/>
        </w:rPr>
        <w:t>动态标定及更换压力、剪力传感器。</w:t>
      </w:r>
    </w:p>
    <w:p w14:paraId="30422A3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踏面诊断及受电弓检测装置、动车组外皮清洗机等设备的安装、拆除、更换大型部件。</w:t>
      </w:r>
    </w:p>
    <w:p w14:paraId="755A589E"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（二）</w:t>
      </w:r>
      <w:r w:rsidRPr="00EA5D32">
        <w:rPr>
          <w:rFonts w:eastAsia="仿宋_GB2312"/>
          <w:sz w:val="32"/>
        </w:rPr>
        <w:fldChar w:fldCharType="begin"/>
      </w:r>
      <w:r w:rsidRPr="00EA5D32">
        <w:rPr>
          <w:rFonts w:eastAsia="仿宋_GB2312"/>
          <w:sz w:val="32"/>
        </w:rPr>
        <w:instrText xml:space="preserve"> = 2 \* ROMAN </w:instrText>
      </w:r>
      <w:r w:rsidRPr="00EA5D32">
        <w:rPr>
          <w:rFonts w:eastAsia="仿宋_GB2312"/>
          <w:sz w:val="32"/>
        </w:rPr>
        <w:fldChar w:fldCharType="separate"/>
      </w:r>
      <w:r w:rsidRPr="00EA5D32">
        <w:rPr>
          <w:rFonts w:eastAsia="仿宋_GB2312"/>
          <w:sz w:val="32"/>
        </w:rPr>
        <w:t>II</w:t>
      </w:r>
      <w:r w:rsidRPr="00EA5D32">
        <w:rPr>
          <w:rFonts w:eastAsia="仿宋_GB2312"/>
          <w:sz w:val="32"/>
        </w:rPr>
        <w:fldChar w:fldCharType="end"/>
      </w:r>
      <w:r w:rsidRPr="00EA5D32">
        <w:rPr>
          <w:rFonts w:eastAsia="仿宋_GB2312"/>
          <w:sz w:val="32"/>
        </w:rPr>
        <w:t>级维修项目。</w:t>
      </w:r>
    </w:p>
    <w:p w14:paraId="2606A108"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1.5T</w:t>
      </w:r>
      <w:r w:rsidRPr="00EA5D32">
        <w:rPr>
          <w:rFonts w:eastAsia="仿宋_GB2312"/>
          <w:sz w:val="32"/>
        </w:rPr>
        <w:t>、</w:t>
      </w:r>
      <w:r w:rsidRPr="00EA5D32">
        <w:rPr>
          <w:rFonts w:eastAsia="仿宋_GB2312"/>
          <w:sz w:val="32"/>
        </w:rPr>
        <w:t>AEI</w:t>
      </w:r>
      <w:r w:rsidRPr="00EA5D32">
        <w:rPr>
          <w:rFonts w:eastAsia="仿宋_GB2312"/>
          <w:sz w:val="32"/>
        </w:rPr>
        <w:t>设备的巡检、小修、春秋季整修。</w:t>
      </w:r>
    </w:p>
    <w:p w14:paraId="675C7EA7"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2.</w:t>
      </w:r>
      <w:r w:rsidRPr="00EA5D32">
        <w:rPr>
          <w:rFonts w:eastAsia="仿宋_GB2312"/>
          <w:sz w:val="32"/>
        </w:rPr>
        <w:t>更换</w:t>
      </w:r>
      <w:r w:rsidRPr="00EA5D32">
        <w:rPr>
          <w:rFonts w:eastAsia="仿宋_GB2312"/>
          <w:sz w:val="32"/>
        </w:rPr>
        <w:t>THDS</w:t>
      </w:r>
      <w:r w:rsidRPr="00EA5D32">
        <w:rPr>
          <w:rFonts w:eastAsia="仿宋_GB2312"/>
          <w:sz w:val="32"/>
        </w:rPr>
        <w:t>探头箱、大门电机、轴温探测器。</w:t>
      </w:r>
    </w:p>
    <w:p w14:paraId="6273C93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3.</w:t>
      </w:r>
      <w:r w:rsidRPr="00EA5D32">
        <w:rPr>
          <w:rFonts w:eastAsia="仿宋_GB2312"/>
          <w:sz w:val="32"/>
        </w:rPr>
        <w:t>调整或更换</w:t>
      </w:r>
      <w:r w:rsidRPr="00EA5D32">
        <w:rPr>
          <w:rFonts w:eastAsia="仿宋_GB2312"/>
          <w:sz w:val="32"/>
        </w:rPr>
        <w:t>TFDS</w:t>
      </w:r>
      <w:r w:rsidRPr="00EA5D32">
        <w:rPr>
          <w:rFonts w:eastAsia="仿宋_GB2312"/>
          <w:sz w:val="32"/>
        </w:rPr>
        <w:t>、</w:t>
      </w:r>
      <w:r w:rsidRPr="00EA5D32">
        <w:rPr>
          <w:rFonts w:eastAsia="仿宋_GB2312"/>
          <w:sz w:val="32"/>
        </w:rPr>
        <w:t>TVDS</w:t>
      </w:r>
      <w:r w:rsidRPr="00EA5D32">
        <w:rPr>
          <w:rFonts w:eastAsia="仿宋_GB2312"/>
          <w:sz w:val="32"/>
        </w:rPr>
        <w:t>和</w:t>
      </w:r>
      <w:r w:rsidRPr="00EA5D32">
        <w:rPr>
          <w:rFonts w:eastAsia="仿宋_GB2312"/>
          <w:sz w:val="32"/>
        </w:rPr>
        <w:t>TEDS</w:t>
      </w:r>
      <w:r w:rsidRPr="00EA5D32">
        <w:rPr>
          <w:rFonts w:eastAsia="仿宋_GB2312"/>
          <w:sz w:val="32"/>
        </w:rPr>
        <w:t>轨</w:t>
      </w:r>
      <w:proofErr w:type="gramStart"/>
      <w:r w:rsidRPr="00EA5D32">
        <w:rPr>
          <w:rFonts w:eastAsia="仿宋_GB2312"/>
          <w:sz w:val="32"/>
        </w:rPr>
        <w:t>边设备</w:t>
      </w:r>
      <w:proofErr w:type="gramEnd"/>
      <w:r w:rsidRPr="00EA5D32">
        <w:rPr>
          <w:rFonts w:eastAsia="仿宋_GB2312"/>
          <w:sz w:val="32"/>
        </w:rPr>
        <w:t>大门电机。</w:t>
      </w:r>
    </w:p>
    <w:p w14:paraId="0EFA7F06"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4.</w:t>
      </w:r>
      <w:r w:rsidRPr="00EA5D32">
        <w:rPr>
          <w:rFonts w:eastAsia="仿宋_GB2312"/>
          <w:sz w:val="32"/>
        </w:rPr>
        <w:t>更换</w:t>
      </w:r>
      <w:r w:rsidRPr="00EA5D32">
        <w:rPr>
          <w:rFonts w:eastAsia="仿宋_GB2312"/>
          <w:sz w:val="32"/>
        </w:rPr>
        <w:t>TADS</w:t>
      </w:r>
      <w:r w:rsidRPr="00EA5D32">
        <w:rPr>
          <w:rFonts w:eastAsia="仿宋_GB2312"/>
          <w:sz w:val="32"/>
        </w:rPr>
        <w:t>麦克风、大门电机。</w:t>
      </w:r>
    </w:p>
    <w:p w14:paraId="3AE7C652"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5.TPDS</w:t>
      </w:r>
      <w:r w:rsidRPr="00EA5D32">
        <w:rPr>
          <w:rFonts w:eastAsia="仿宋_GB2312"/>
          <w:sz w:val="32"/>
        </w:rPr>
        <w:t>、</w:t>
      </w:r>
      <w:r w:rsidRPr="00EA5D32">
        <w:rPr>
          <w:rFonts w:eastAsia="仿宋_GB2312"/>
          <w:sz w:val="32"/>
        </w:rPr>
        <w:t>TADS</w:t>
      </w:r>
      <w:r w:rsidRPr="00EA5D32">
        <w:rPr>
          <w:rFonts w:eastAsia="仿宋_GB2312"/>
          <w:sz w:val="32"/>
        </w:rPr>
        <w:t>静态标定。</w:t>
      </w:r>
    </w:p>
    <w:p w14:paraId="68B01A05"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6.</w:t>
      </w:r>
      <w:r w:rsidRPr="00EA5D32">
        <w:rPr>
          <w:rFonts w:eastAsia="仿宋_GB2312"/>
          <w:sz w:val="32"/>
        </w:rPr>
        <w:t>踏面诊断及受电弓检测装置、动车组外皮清洗机等设备的定期校验、标定。</w:t>
      </w:r>
    </w:p>
    <w:p w14:paraId="46E310AD"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7.</w:t>
      </w:r>
      <w:r w:rsidRPr="00EA5D32">
        <w:rPr>
          <w:rFonts w:eastAsia="仿宋_GB2312"/>
          <w:sz w:val="32"/>
        </w:rPr>
        <w:t>调整、紧固</w:t>
      </w:r>
      <w:proofErr w:type="gramStart"/>
      <w:r w:rsidRPr="00EA5D32">
        <w:rPr>
          <w:rFonts w:eastAsia="仿宋_GB2312"/>
          <w:sz w:val="32"/>
        </w:rPr>
        <w:t>卡轨器</w:t>
      </w:r>
      <w:proofErr w:type="gramEnd"/>
      <w:r w:rsidRPr="00EA5D32">
        <w:rPr>
          <w:rFonts w:eastAsia="仿宋_GB2312"/>
          <w:sz w:val="32"/>
        </w:rPr>
        <w:t>，更换磁钢、车号天线及卡具。</w:t>
      </w:r>
    </w:p>
    <w:p w14:paraId="1003950B"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8.</w:t>
      </w:r>
      <w:r w:rsidRPr="00EA5D32">
        <w:rPr>
          <w:rFonts w:eastAsia="仿宋_GB2312"/>
          <w:sz w:val="32"/>
        </w:rPr>
        <w:t>更换、校对或焊</w:t>
      </w:r>
      <w:proofErr w:type="gramStart"/>
      <w:r w:rsidRPr="00EA5D32">
        <w:rPr>
          <w:rFonts w:eastAsia="仿宋_GB2312"/>
          <w:sz w:val="32"/>
        </w:rPr>
        <w:t>接轨边电缆</w:t>
      </w:r>
      <w:proofErr w:type="gramEnd"/>
      <w:r w:rsidRPr="00EA5D32">
        <w:rPr>
          <w:rFonts w:eastAsia="仿宋_GB2312"/>
          <w:sz w:val="32"/>
        </w:rPr>
        <w:t>。</w:t>
      </w:r>
    </w:p>
    <w:p w14:paraId="74797274" w14:textId="77777777" w:rsidR="001407A3" w:rsidRPr="00EA5D32" w:rsidRDefault="001407A3" w:rsidP="001407A3">
      <w:pPr>
        <w:adjustRightInd w:val="0"/>
        <w:snapToGrid w:val="0"/>
        <w:spacing w:line="560" w:lineRule="exact"/>
        <w:ind w:firstLineChars="200" w:firstLine="640"/>
        <w:jc w:val="left"/>
      </w:pPr>
      <w:r w:rsidRPr="00EA5D32">
        <w:rPr>
          <w:rFonts w:eastAsia="仿宋_GB2312"/>
          <w:sz w:val="32"/>
        </w:rPr>
        <w:t>9.</w:t>
      </w:r>
      <w:r w:rsidRPr="00EA5D32">
        <w:rPr>
          <w:rFonts w:eastAsia="仿宋_GB2312"/>
          <w:sz w:val="32"/>
        </w:rPr>
        <w:t>在天窗内可以完成的其他作业项目。</w:t>
      </w:r>
    </w:p>
    <w:p w14:paraId="7228B377" w14:textId="77777777" w:rsidR="001407A3" w:rsidRPr="00EA5D32" w:rsidRDefault="001407A3" w:rsidP="001407A3">
      <w:pPr>
        <w:adjustRightInd w:val="0"/>
        <w:snapToGrid w:val="0"/>
        <w:spacing w:line="560" w:lineRule="exact"/>
        <w:ind w:firstLineChars="200" w:firstLine="640"/>
        <w:jc w:val="left"/>
      </w:pPr>
      <w:r w:rsidRPr="00EA5D32">
        <w:rPr>
          <w:rFonts w:eastAsia="黑体"/>
          <w:bCs/>
          <w:sz w:val="32"/>
          <w:szCs w:val="32"/>
        </w:rPr>
        <w:t>六、客运</w:t>
      </w:r>
      <w:r w:rsidRPr="009F3614">
        <w:rPr>
          <w:rFonts w:eastAsia="黑体" w:hint="eastAsia"/>
          <w:bCs/>
          <w:sz w:val="32"/>
          <w:szCs w:val="32"/>
        </w:rPr>
        <w:t>Ⅱ级</w:t>
      </w:r>
      <w:r w:rsidRPr="00EA5D32">
        <w:rPr>
          <w:rFonts w:eastAsia="黑体"/>
          <w:bCs/>
          <w:sz w:val="32"/>
          <w:szCs w:val="32"/>
        </w:rPr>
        <w:t>维修项目</w:t>
      </w:r>
    </w:p>
    <w:p w14:paraId="1E79C8A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客运以下维修项目按照工</w:t>
      </w:r>
      <w:proofErr w:type="gramStart"/>
      <w:r w:rsidRPr="00EA5D32">
        <w:rPr>
          <w:rFonts w:eastAsia="仿宋_GB2312"/>
          <w:sz w:val="32"/>
          <w:szCs w:val="32"/>
        </w:rPr>
        <w:t>务</w:t>
      </w:r>
      <w:proofErr w:type="gramEnd"/>
      <w:r w:rsidRPr="00EA5D32">
        <w:rPr>
          <w:rFonts w:eastAsia="仿宋_GB2312"/>
          <w:sz w:val="32"/>
          <w:szCs w:val="32"/>
        </w:rPr>
        <w:t>、电务、供电、房建专业分类提报计划：</w:t>
      </w:r>
    </w:p>
    <w:p w14:paraId="4113823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（一）工</w:t>
      </w:r>
      <w:proofErr w:type="gramStart"/>
      <w:r w:rsidRPr="00EA5D32">
        <w:rPr>
          <w:rFonts w:eastAsia="仿宋_GB2312"/>
          <w:sz w:val="32"/>
          <w:szCs w:val="32"/>
        </w:rPr>
        <w:t>务</w:t>
      </w:r>
      <w:proofErr w:type="gramEnd"/>
      <w:r w:rsidRPr="00EA5D32">
        <w:rPr>
          <w:rFonts w:eastAsia="仿宋_GB2312"/>
          <w:sz w:val="32"/>
          <w:szCs w:val="32"/>
        </w:rPr>
        <w:t>专业：线路间的自动上水设备维修；</w:t>
      </w:r>
      <w:proofErr w:type="gramStart"/>
      <w:r w:rsidRPr="00EA5D32">
        <w:rPr>
          <w:rFonts w:eastAsia="仿宋_GB2312"/>
          <w:sz w:val="32"/>
          <w:szCs w:val="32"/>
        </w:rPr>
        <w:t>固定吸</w:t>
      </w:r>
      <w:proofErr w:type="gramEnd"/>
      <w:r w:rsidRPr="00EA5D32">
        <w:rPr>
          <w:rFonts w:eastAsia="仿宋_GB2312"/>
          <w:sz w:val="32"/>
          <w:szCs w:val="32"/>
        </w:rPr>
        <w:t>污设备维修；</w:t>
      </w:r>
      <w:proofErr w:type="gramStart"/>
      <w:r w:rsidRPr="00EA5D32">
        <w:rPr>
          <w:rFonts w:eastAsia="仿宋_GB2312"/>
          <w:sz w:val="32"/>
          <w:szCs w:val="32"/>
        </w:rPr>
        <w:t>上水走</w:t>
      </w:r>
      <w:proofErr w:type="gramEnd"/>
      <w:r w:rsidRPr="00EA5D32">
        <w:rPr>
          <w:rFonts w:eastAsia="仿宋_GB2312"/>
          <w:sz w:val="32"/>
          <w:szCs w:val="32"/>
        </w:rPr>
        <w:t>行板维修更换；咽喉区监控立杆；邻近线路的中</w:t>
      </w:r>
      <w:r w:rsidRPr="00EA5D32">
        <w:rPr>
          <w:rFonts w:eastAsia="仿宋_GB2312"/>
          <w:sz w:val="32"/>
          <w:szCs w:val="32"/>
        </w:rPr>
        <w:lastRenderedPageBreak/>
        <w:t>央空调冷凝水管网维修检修；站区综合视频缆线维修。</w:t>
      </w:r>
    </w:p>
    <w:p w14:paraId="24773FC4"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（二）电务专业：视频监控维修；站区综合视频缆线维修；其他需进入车站通信机械室的维修作业。</w:t>
      </w:r>
    </w:p>
    <w:p w14:paraId="0DD5F622"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（三）供电专业：经现场调查可能影响供电设备安全，需供电停电配合的客运设备维修作业。</w:t>
      </w:r>
    </w:p>
    <w:p w14:paraId="6450251B"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（四）房建专业：雨棚照明及照明线路维修更换、悬挂物整治；雨棚上桥架盖板整治；消防供水管网维修更换；站台上的电梯基坑、电梯井道作业；站台安全屏蔽门维修更换。</w:t>
      </w:r>
    </w:p>
    <w:p w14:paraId="71AC63D5" w14:textId="77777777" w:rsidR="001407A3" w:rsidRPr="00EA5D32" w:rsidRDefault="001407A3" w:rsidP="001407A3">
      <w:pPr>
        <w:adjustRightInd w:val="0"/>
        <w:snapToGrid w:val="0"/>
        <w:spacing w:line="560" w:lineRule="exact"/>
        <w:ind w:firstLineChars="200" w:firstLine="640"/>
        <w:jc w:val="left"/>
        <w:rPr>
          <w:rFonts w:eastAsia="黑体"/>
          <w:bCs/>
          <w:sz w:val="32"/>
          <w:szCs w:val="32"/>
        </w:rPr>
      </w:pPr>
      <w:r w:rsidRPr="00EA5D32">
        <w:rPr>
          <w:rFonts w:eastAsia="黑体" w:hint="eastAsia"/>
          <w:bCs/>
          <w:sz w:val="32"/>
          <w:szCs w:val="32"/>
        </w:rPr>
        <w:t>七、信息Ⅱ级维修项目</w:t>
      </w:r>
    </w:p>
    <w:p w14:paraId="7D7ED936" w14:textId="77777777" w:rsidR="001407A3" w:rsidRPr="00EA5D32" w:rsidRDefault="001407A3" w:rsidP="001407A3">
      <w:pPr>
        <w:adjustRightInd w:val="0"/>
        <w:snapToGrid w:val="0"/>
        <w:spacing w:line="560" w:lineRule="exact"/>
        <w:ind w:firstLineChars="200" w:firstLine="640"/>
        <w:jc w:val="left"/>
        <w:rPr>
          <w:rFonts w:eastAsia="黑体"/>
          <w:bCs/>
          <w:sz w:val="32"/>
          <w:szCs w:val="32"/>
        </w:rPr>
      </w:pPr>
      <w:r w:rsidRPr="00EA5D32">
        <w:rPr>
          <w:rFonts w:eastAsia="仿宋_GB2312" w:hint="eastAsia"/>
          <w:sz w:val="32"/>
          <w:szCs w:val="32"/>
        </w:rPr>
        <w:t>（一）高铁防灾中心机房设备维护。</w:t>
      </w:r>
    </w:p>
    <w:p w14:paraId="065FF01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hint="eastAsia"/>
          <w:sz w:val="32"/>
          <w:szCs w:val="32"/>
        </w:rPr>
        <w:t>（二）高铁防灾系统调度终端维护。</w:t>
      </w:r>
      <w:bookmarkStart w:id="379" w:name="_GoBack"/>
      <w:bookmarkEnd w:id="379"/>
    </w:p>
    <w:p w14:paraId="298B805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sectPr w:rsidR="001407A3" w:rsidRPr="00EA5D32" w:rsidSect="008873D9">
          <w:pgSz w:w="11906" w:h="16838" w:code="9"/>
          <w:pgMar w:top="2098" w:right="1474" w:bottom="1985" w:left="1588" w:header="851" w:footer="992" w:gutter="0"/>
          <w:cols w:space="425"/>
          <w:docGrid w:linePitch="289"/>
        </w:sectPr>
      </w:pPr>
      <w:r w:rsidRPr="00EA5D32">
        <w:rPr>
          <w:rFonts w:eastAsia="仿宋_GB2312" w:hint="eastAsia"/>
          <w:sz w:val="32"/>
          <w:szCs w:val="32"/>
        </w:rPr>
        <w:t>（三）在天窗内可以完成的其他作业项目。</w:t>
      </w:r>
    </w:p>
    <w:p w14:paraId="67C79AD0" w14:textId="77777777" w:rsidR="001407A3" w:rsidRPr="00EA5D32" w:rsidRDefault="001407A3" w:rsidP="001407A3">
      <w:pPr>
        <w:adjustRightInd w:val="0"/>
        <w:snapToGrid w:val="0"/>
        <w:spacing w:line="560" w:lineRule="exact"/>
        <w:jc w:val="left"/>
        <w:rPr>
          <w:rFonts w:ascii="黑体" w:eastAsia="黑体" w:hAnsi="黑体"/>
        </w:rPr>
      </w:pPr>
      <w:r w:rsidRPr="00EA5D32">
        <w:rPr>
          <w:rFonts w:ascii="黑体" w:eastAsia="黑体" w:hAnsi="黑体"/>
          <w:bCs/>
          <w:sz w:val="32"/>
        </w:rPr>
        <w:lastRenderedPageBreak/>
        <w:t>附件5</w:t>
      </w:r>
    </w:p>
    <w:p w14:paraId="6F8B1E83" w14:textId="77777777" w:rsidR="001407A3" w:rsidRPr="00EA5D32" w:rsidRDefault="001407A3" w:rsidP="001407A3">
      <w:pPr>
        <w:adjustRightInd w:val="0"/>
        <w:snapToGrid w:val="0"/>
        <w:spacing w:beforeLines="100" w:before="240" w:afterLines="100" w:after="240" w:line="560" w:lineRule="exact"/>
        <w:jc w:val="center"/>
        <w:rPr>
          <w:bCs/>
          <w:sz w:val="32"/>
        </w:rPr>
      </w:pPr>
      <w:r w:rsidRPr="00EA5D32">
        <w:rPr>
          <w:rFonts w:eastAsia="华文中宋"/>
          <w:sz w:val="36"/>
        </w:rPr>
        <w:t>普</w:t>
      </w:r>
      <w:proofErr w:type="gramStart"/>
      <w:r w:rsidRPr="00EA5D32">
        <w:rPr>
          <w:rFonts w:eastAsia="华文中宋"/>
          <w:sz w:val="36"/>
        </w:rPr>
        <w:t>速铁路</w:t>
      </w:r>
      <w:proofErr w:type="gramEnd"/>
      <w:r w:rsidRPr="00EA5D32">
        <w:rPr>
          <w:rFonts w:eastAsia="华文中宋"/>
          <w:sz w:val="36"/>
        </w:rPr>
        <w:t>维修项目</w:t>
      </w:r>
    </w:p>
    <w:p w14:paraId="471E7895" w14:textId="77777777" w:rsidR="001407A3" w:rsidRPr="00EA5D32" w:rsidRDefault="001407A3" w:rsidP="001407A3">
      <w:pPr>
        <w:adjustRightInd w:val="0"/>
        <w:snapToGrid w:val="0"/>
        <w:spacing w:line="560" w:lineRule="exact"/>
        <w:ind w:firstLineChars="200" w:firstLine="640"/>
        <w:jc w:val="left"/>
        <w:rPr>
          <w:rFonts w:eastAsia="黑体"/>
          <w:bCs/>
          <w:sz w:val="32"/>
          <w:szCs w:val="32"/>
        </w:rPr>
      </w:pPr>
      <w:r w:rsidRPr="00EA5D32">
        <w:rPr>
          <w:rFonts w:eastAsia="黑体"/>
          <w:bCs/>
          <w:sz w:val="32"/>
          <w:szCs w:val="32"/>
        </w:rPr>
        <w:t>一、工</w:t>
      </w:r>
      <w:proofErr w:type="gramStart"/>
      <w:r w:rsidRPr="00EA5D32">
        <w:rPr>
          <w:rFonts w:eastAsia="黑体"/>
          <w:bCs/>
          <w:sz w:val="32"/>
          <w:szCs w:val="32"/>
        </w:rPr>
        <w:t>务</w:t>
      </w:r>
      <w:proofErr w:type="gramEnd"/>
      <w:r w:rsidRPr="00EA5D32">
        <w:rPr>
          <w:rFonts w:eastAsia="黑体"/>
          <w:bCs/>
          <w:sz w:val="32"/>
          <w:szCs w:val="32"/>
        </w:rPr>
        <w:t>维修项目</w:t>
      </w:r>
    </w:p>
    <w:p w14:paraId="7704C2AB"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（一）</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0CAD127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更换道岔尖轨、辙叉、护轨、基本轨；更换道岔扳道器下长岔枕、可动心轨道岔钢枕及两侧相邻岔枕或辙叉短心轨转向轴处轨枕。</w:t>
      </w:r>
    </w:p>
    <w:p w14:paraId="66A9E18D"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开行路用列车运送作业人员、装卸机具路料。</w:t>
      </w:r>
    </w:p>
    <w:p w14:paraId="1E3ED044"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利用小型爆破开挖侧沟或基坑</w:t>
      </w:r>
      <w:r w:rsidRPr="00EA5D32">
        <w:rPr>
          <w:rFonts w:eastAsia="仿宋_GB2312" w:hint="eastAsia"/>
          <w:bCs/>
          <w:sz w:val="32"/>
        </w:rPr>
        <w:t>（</w:t>
      </w:r>
      <w:r w:rsidRPr="00EA5D32">
        <w:rPr>
          <w:rFonts w:eastAsia="仿宋_GB2312"/>
          <w:bCs/>
          <w:sz w:val="32"/>
        </w:rPr>
        <w:t>限于不影响路基稳定的范围</w:t>
      </w:r>
      <w:r w:rsidRPr="00EA5D32">
        <w:rPr>
          <w:rFonts w:eastAsia="仿宋_GB2312" w:hint="eastAsia"/>
          <w:bCs/>
          <w:sz w:val="32"/>
        </w:rPr>
        <w:t>）</w:t>
      </w:r>
      <w:r w:rsidRPr="00EA5D32">
        <w:rPr>
          <w:rFonts w:eastAsia="仿宋_GB2312"/>
          <w:bCs/>
          <w:sz w:val="32"/>
        </w:rPr>
        <w:t>。</w:t>
      </w:r>
    </w:p>
    <w:p w14:paraId="6AC885B6"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4.</w:t>
      </w:r>
      <w:r w:rsidRPr="00EA5D32">
        <w:rPr>
          <w:rFonts w:eastAsia="仿宋_GB2312"/>
          <w:sz w:val="32"/>
          <w:szCs w:val="32"/>
        </w:rPr>
        <w:t>更换</w:t>
      </w:r>
      <w:proofErr w:type="gramStart"/>
      <w:r w:rsidRPr="00EA5D32">
        <w:rPr>
          <w:rFonts w:eastAsia="仿宋_GB2312"/>
          <w:sz w:val="32"/>
          <w:szCs w:val="32"/>
        </w:rPr>
        <w:t>和整正桥梁梁</w:t>
      </w:r>
      <w:proofErr w:type="gramEnd"/>
      <w:r w:rsidRPr="00EA5D32">
        <w:rPr>
          <w:rFonts w:eastAsia="仿宋_GB2312"/>
          <w:sz w:val="32"/>
          <w:szCs w:val="32"/>
        </w:rPr>
        <w:t>缝挡</w:t>
      </w:r>
      <w:proofErr w:type="gramStart"/>
      <w:r w:rsidRPr="00EA5D32">
        <w:rPr>
          <w:rFonts w:eastAsia="仿宋_GB2312"/>
          <w:sz w:val="32"/>
          <w:szCs w:val="32"/>
        </w:rPr>
        <w:t>砟</w:t>
      </w:r>
      <w:proofErr w:type="gramEnd"/>
      <w:r w:rsidRPr="00EA5D32">
        <w:rPr>
          <w:rFonts w:eastAsia="仿宋_GB2312"/>
          <w:sz w:val="32"/>
          <w:szCs w:val="32"/>
        </w:rPr>
        <w:t>板。</w:t>
      </w:r>
    </w:p>
    <w:p w14:paraId="29BE7C1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（二）</w:t>
      </w:r>
      <w:r w:rsidRPr="00EA5D32">
        <w:rPr>
          <w:rFonts w:eastAsia="仿宋_GB2312"/>
          <w:bCs/>
          <w:sz w:val="32"/>
        </w:rPr>
        <w:t>Ⅱ</w:t>
      </w:r>
      <w:r w:rsidRPr="00EA5D32">
        <w:rPr>
          <w:rFonts w:eastAsia="仿宋_GB2312"/>
          <w:bCs/>
          <w:sz w:val="32"/>
        </w:rPr>
        <w:t>级维修项目。</w:t>
      </w:r>
    </w:p>
    <w:p w14:paraId="0BAC856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利用小型养路机械整治线路病害，更换或修理轨道（道岔）伤损零部件。</w:t>
      </w:r>
    </w:p>
    <w:p w14:paraId="7486BFF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胶接、焊接钢轨，非成段更换钢轨。</w:t>
      </w:r>
    </w:p>
    <w:p w14:paraId="707E8698"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一次起道量、拨道量不超过</w:t>
      </w:r>
      <w:smartTag w:uri="urn:schemas-microsoft-com:office:smarttags" w:element="chmetcnv">
        <w:smartTagPr>
          <w:attr w:name="TCSC" w:val="0"/>
          <w:attr w:name="NumberType" w:val="1"/>
          <w:attr w:name="Negative" w:val="False"/>
          <w:attr w:name="HasSpace" w:val="False"/>
          <w:attr w:name="SourceValue" w:val="40"/>
          <w:attr w:name="UnitName" w:val="mm"/>
        </w:smartTagPr>
        <w:r w:rsidRPr="00EA5D32">
          <w:rPr>
            <w:rFonts w:eastAsia="仿宋_GB2312"/>
            <w:bCs/>
            <w:sz w:val="32"/>
          </w:rPr>
          <w:t>40mm</w:t>
        </w:r>
      </w:smartTag>
      <w:r w:rsidRPr="00EA5D32">
        <w:rPr>
          <w:rFonts w:eastAsia="仿宋_GB2312"/>
          <w:bCs/>
          <w:sz w:val="32"/>
        </w:rPr>
        <w:t>的起道、拨道作业。</w:t>
      </w:r>
    </w:p>
    <w:p w14:paraId="40FE73C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螺栓扣件涂油。</w:t>
      </w:r>
    </w:p>
    <w:p w14:paraId="7CAC44D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桥梁施工进行试</w:t>
      </w:r>
      <w:proofErr w:type="gramStart"/>
      <w:r w:rsidRPr="00EA5D32">
        <w:rPr>
          <w:rFonts w:eastAsia="仿宋_GB2312"/>
          <w:bCs/>
          <w:sz w:val="32"/>
        </w:rPr>
        <w:t>顶需要</w:t>
      </w:r>
      <w:proofErr w:type="gramEnd"/>
      <w:r w:rsidRPr="00EA5D32">
        <w:rPr>
          <w:rFonts w:eastAsia="仿宋_GB2312"/>
          <w:bCs/>
          <w:sz w:val="32"/>
        </w:rPr>
        <w:t>起动梁身并回落原位。拨正支座，支</w:t>
      </w:r>
      <w:proofErr w:type="gramStart"/>
      <w:r w:rsidRPr="00EA5D32">
        <w:rPr>
          <w:rFonts w:eastAsia="仿宋_GB2312"/>
          <w:bCs/>
          <w:sz w:val="32"/>
        </w:rPr>
        <w:t>座垫</w:t>
      </w:r>
      <w:proofErr w:type="gramEnd"/>
      <w:r w:rsidRPr="00EA5D32">
        <w:rPr>
          <w:rFonts w:eastAsia="仿宋_GB2312"/>
          <w:bCs/>
          <w:sz w:val="32"/>
        </w:rPr>
        <w:t>砂浆厚度在</w:t>
      </w:r>
      <w:r w:rsidRPr="00EA5D32">
        <w:rPr>
          <w:rFonts w:eastAsia="仿宋_GB2312"/>
          <w:bCs/>
          <w:sz w:val="32"/>
        </w:rPr>
        <w:t>50mm</w:t>
      </w:r>
      <w:r w:rsidRPr="00EA5D32">
        <w:rPr>
          <w:rFonts w:eastAsia="仿宋_GB2312"/>
          <w:bCs/>
          <w:sz w:val="32"/>
        </w:rPr>
        <w:t>及以下时。</w:t>
      </w:r>
    </w:p>
    <w:p w14:paraId="77D940F2"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6.</w:t>
      </w:r>
      <w:r w:rsidRPr="00EA5D32">
        <w:rPr>
          <w:rFonts w:eastAsia="仿宋_GB2312"/>
          <w:bCs/>
          <w:sz w:val="32"/>
        </w:rPr>
        <w:t>更换桥梁护轨，钢梁明桥面单根抽换桥枕、更换护木。</w:t>
      </w:r>
    </w:p>
    <w:p w14:paraId="649D6C2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7.</w:t>
      </w:r>
      <w:r w:rsidRPr="00EA5D32">
        <w:rPr>
          <w:rFonts w:eastAsia="仿宋_GB2312"/>
          <w:bCs/>
          <w:sz w:val="32"/>
        </w:rPr>
        <w:t>隧道漏水整治、衬砌裂损修补。</w:t>
      </w:r>
    </w:p>
    <w:p w14:paraId="064A6E0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lastRenderedPageBreak/>
        <w:t>8.</w:t>
      </w:r>
      <w:r w:rsidRPr="00EA5D32">
        <w:rPr>
          <w:rFonts w:eastAsia="仿宋_GB2312"/>
          <w:bCs/>
          <w:sz w:val="32"/>
        </w:rPr>
        <w:t>整修道口铺面。</w:t>
      </w:r>
    </w:p>
    <w:p w14:paraId="706BF14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9.</w:t>
      </w:r>
      <w:r w:rsidRPr="00EA5D32">
        <w:rPr>
          <w:rFonts w:eastAsia="仿宋_GB2312"/>
          <w:bCs/>
          <w:sz w:val="32"/>
        </w:rPr>
        <w:t>不破底处理道床翻浆冒泥、清筛道床。破底清筛道床以及更换、方正轨枕连续不超过</w:t>
      </w:r>
      <w:r w:rsidRPr="00EA5D32">
        <w:rPr>
          <w:rFonts w:eastAsia="仿宋_GB2312"/>
          <w:bCs/>
          <w:sz w:val="32"/>
        </w:rPr>
        <w:t>2</w:t>
      </w:r>
      <w:r w:rsidRPr="00EA5D32">
        <w:rPr>
          <w:rFonts w:eastAsia="仿宋_GB2312"/>
          <w:bCs/>
          <w:sz w:val="32"/>
        </w:rPr>
        <w:t>根。</w:t>
      </w:r>
    </w:p>
    <w:p w14:paraId="78146930"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10.</w:t>
      </w:r>
      <w:r w:rsidRPr="00EA5D32">
        <w:rPr>
          <w:rFonts w:eastAsia="仿宋_GB2312"/>
          <w:bCs/>
          <w:sz w:val="32"/>
        </w:rPr>
        <w:t>可能影响行车安全的清理危石、砍伐危树及隧道内刨冰作业。</w:t>
      </w:r>
    </w:p>
    <w:p w14:paraId="42145764"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11.</w:t>
      </w:r>
      <w:r w:rsidRPr="00EA5D32">
        <w:rPr>
          <w:rFonts w:eastAsia="仿宋_GB2312"/>
          <w:bCs/>
          <w:sz w:val="32"/>
        </w:rPr>
        <w:t>更换桥梁挡</w:t>
      </w:r>
      <w:proofErr w:type="gramStart"/>
      <w:r w:rsidRPr="00EA5D32">
        <w:rPr>
          <w:rFonts w:eastAsia="仿宋_GB2312"/>
          <w:bCs/>
          <w:sz w:val="32"/>
        </w:rPr>
        <w:t>砟</w:t>
      </w:r>
      <w:proofErr w:type="gramEnd"/>
      <w:r w:rsidRPr="00EA5D32">
        <w:rPr>
          <w:rFonts w:eastAsia="仿宋_GB2312"/>
          <w:bCs/>
          <w:sz w:val="32"/>
        </w:rPr>
        <w:t>块、作业通道步行板。</w:t>
      </w:r>
    </w:p>
    <w:p w14:paraId="2169620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12.</w:t>
      </w:r>
      <w:r w:rsidRPr="00EA5D32">
        <w:rPr>
          <w:rFonts w:eastAsia="仿宋_GB2312"/>
          <w:bCs/>
          <w:sz w:val="32"/>
        </w:rPr>
        <w:t>箱梁支座脱空、翻浆整治。</w:t>
      </w:r>
    </w:p>
    <w:p w14:paraId="62E2AA6A"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13.</w:t>
      </w:r>
      <w:r w:rsidRPr="00EA5D32">
        <w:rPr>
          <w:rFonts w:eastAsia="仿宋_GB2312"/>
          <w:bCs/>
          <w:sz w:val="32"/>
        </w:rPr>
        <w:t>在天窗内可以完成的其他作业项目。</w:t>
      </w:r>
    </w:p>
    <w:p w14:paraId="2CB098B9" w14:textId="77777777" w:rsidR="001407A3" w:rsidRPr="00EA5D32" w:rsidRDefault="001407A3" w:rsidP="001407A3">
      <w:pPr>
        <w:adjustRightInd w:val="0"/>
        <w:snapToGrid w:val="0"/>
        <w:spacing w:line="560" w:lineRule="exact"/>
        <w:ind w:firstLineChars="200" w:firstLine="640"/>
        <w:jc w:val="left"/>
        <w:rPr>
          <w:rFonts w:eastAsia="黑体"/>
          <w:bCs/>
          <w:sz w:val="32"/>
          <w:szCs w:val="32"/>
        </w:rPr>
      </w:pPr>
      <w:r w:rsidRPr="00EA5D32">
        <w:rPr>
          <w:rFonts w:eastAsia="黑体"/>
          <w:bCs/>
          <w:sz w:val="32"/>
          <w:szCs w:val="32"/>
        </w:rPr>
        <w:t>二、电务维修项目</w:t>
      </w:r>
    </w:p>
    <w:p w14:paraId="0DDFC07C"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（一）信号</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5BE80F44"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年度信号</w:t>
      </w:r>
      <w:proofErr w:type="gramStart"/>
      <w:r w:rsidRPr="00EA5D32">
        <w:rPr>
          <w:rFonts w:eastAsia="仿宋_GB2312"/>
          <w:bCs/>
          <w:sz w:val="32"/>
        </w:rPr>
        <w:t>联锁</w:t>
      </w:r>
      <w:proofErr w:type="gramEnd"/>
      <w:r w:rsidRPr="00EA5D32">
        <w:rPr>
          <w:rFonts w:eastAsia="仿宋_GB2312"/>
          <w:bCs/>
          <w:sz w:val="32"/>
        </w:rPr>
        <w:t>关系检查试验。</w:t>
      </w:r>
    </w:p>
    <w:p w14:paraId="709E82B6" w14:textId="77777777" w:rsidR="001407A3" w:rsidRPr="00EA5D32" w:rsidDel="00B85930" w:rsidRDefault="001407A3" w:rsidP="001407A3">
      <w:pPr>
        <w:adjustRightInd w:val="0"/>
        <w:snapToGrid w:val="0"/>
        <w:spacing w:line="560" w:lineRule="exact"/>
        <w:ind w:firstLineChars="200" w:firstLine="640"/>
        <w:jc w:val="left"/>
        <w:rPr>
          <w:del w:id="380" w:author="Tom" w:date="2022-09-30T16:48:00Z"/>
          <w:rFonts w:eastAsia="仿宋_GB2312"/>
          <w:bCs/>
          <w:sz w:val="32"/>
        </w:rPr>
      </w:pPr>
      <w:r w:rsidRPr="00EA5D32">
        <w:rPr>
          <w:rFonts w:eastAsia="仿宋_GB2312"/>
          <w:bCs/>
          <w:sz w:val="32"/>
        </w:rPr>
        <w:t>2.</w:t>
      </w:r>
      <w:r w:rsidRPr="00EA5D32">
        <w:rPr>
          <w:rFonts w:eastAsia="仿宋_GB2312"/>
          <w:bCs/>
          <w:sz w:val="32"/>
        </w:rPr>
        <w:t>室内、外单套设备更换。</w:t>
      </w:r>
    </w:p>
    <w:p w14:paraId="0C09663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（二）信号</w:t>
      </w:r>
      <w:r w:rsidRPr="00EA5D32">
        <w:rPr>
          <w:rFonts w:eastAsia="仿宋_GB2312"/>
          <w:bCs/>
          <w:sz w:val="32"/>
        </w:rPr>
        <w:t>Ⅱ</w:t>
      </w:r>
      <w:r w:rsidRPr="00EA5D32">
        <w:rPr>
          <w:rFonts w:eastAsia="仿宋_GB2312"/>
          <w:bCs/>
          <w:sz w:val="32"/>
        </w:rPr>
        <w:t>级维修项目。</w:t>
      </w:r>
    </w:p>
    <w:p w14:paraId="5FA4488A" w14:textId="77777777" w:rsidR="001407A3" w:rsidRPr="00EA5D32" w:rsidDel="00042ACE" w:rsidRDefault="001407A3" w:rsidP="001407A3">
      <w:pPr>
        <w:adjustRightInd w:val="0"/>
        <w:snapToGrid w:val="0"/>
        <w:spacing w:line="560" w:lineRule="exact"/>
        <w:ind w:firstLineChars="200" w:firstLine="640"/>
        <w:jc w:val="left"/>
        <w:rPr>
          <w:del w:id="381" w:author="Tom" w:date="2022-09-30T16:54:00Z"/>
          <w:rFonts w:eastAsia="仿宋_GB2312"/>
          <w:bCs/>
          <w:sz w:val="32"/>
        </w:rPr>
      </w:pPr>
      <w:r w:rsidRPr="00EA5D32">
        <w:rPr>
          <w:rFonts w:eastAsia="仿宋_GB2312"/>
          <w:bCs/>
          <w:sz w:val="32"/>
        </w:rPr>
        <w:t>1.</w:t>
      </w:r>
      <w:r w:rsidRPr="00EA5D32">
        <w:rPr>
          <w:rFonts w:eastAsia="仿宋_GB2312"/>
          <w:bCs/>
          <w:sz w:val="32"/>
        </w:rPr>
        <w:t>道岔转辙设备、轨道电路、信号机、光电缆、贯通地线、</w:t>
      </w:r>
      <w:proofErr w:type="gramStart"/>
      <w:r w:rsidRPr="00EA5D32">
        <w:rPr>
          <w:rFonts w:eastAsia="仿宋_GB2312"/>
          <w:bCs/>
          <w:sz w:val="32"/>
        </w:rPr>
        <w:t>各种箱</w:t>
      </w:r>
      <w:proofErr w:type="gramEnd"/>
      <w:r w:rsidRPr="00EA5D32">
        <w:rPr>
          <w:rFonts w:eastAsia="仿宋_GB2312"/>
          <w:bCs/>
          <w:sz w:val="32"/>
        </w:rPr>
        <w:t>盒等室外信号设备检修。</w:t>
      </w:r>
    </w:p>
    <w:p w14:paraId="3C7FC52D"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信号机械室、箱式机房内设备检修。</w:t>
      </w:r>
    </w:p>
    <w:p w14:paraId="0CBC3088"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影响道口及车站设备正常运用的设备检修。</w:t>
      </w:r>
    </w:p>
    <w:p w14:paraId="2A9E9B70"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影响驼峰信号设备使用的检修作业。</w:t>
      </w:r>
    </w:p>
    <w:p w14:paraId="21BDDCD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室内、外设备整治及零小器材更换。</w:t>
      </w:r>
    </w:p>
    <w:p w14:paraId="0BCE3D6A"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6.CTC/TDCS</w:t>
      </w:r>
      <w:r w:rsidRPr="00EA5D32">
        <w:rPr>
          <w:rFonts w:eastAsia="仿宋_GB2312"/>
          <w:bCs/>
          <w:sz w:val="32"/>
        </w:rPr>
        <w:t>设备、</w:t>
      </w:r>
      <w:r w:rsidRPr="00EA5D32">
        <w:rPr>
          <w:rFonts w:eastAsia="仿宋_GB2312"/>
          <w:bCs/>
          <w:sz w:val="32"/>
        </w:rPr>
        <w:t>CTCS-</w:t>
      </w:r>
      <w:proofErr w:type="gramStart"/>
      <w:r w:rsidRPr="00EA5D32">
        <w:rPr>
          <w:rFonts w:eastAsia="仿宋_GB2312"/>
          <w:bCs/>
          <w:sz w:val="32"/>
        </w:rPr>
        <w:t>2</w:t>
      </w:r>
      <w:r w:rsidRPr="00EA5D32">
        <w:rPr>
          <w:rFonts w:eastAsia="仿宋_GB2312"/>
          <w:bCs/>
          <w:sz w:val="32"/>
        </w:rPr>
        <w:t>级列控地面设备</w:t>
      </w:r>
      <w:proofErr w:type="gramEnd"/>
      <w:r w:rsidRPr="00EA5D32">
        <w:rPr>
          <w:rFonts w:eastAsia="仿宋_GB2312"/>
          <w:bCs/>
          <w:sz w:val="32"/>
        </w:rPr>
        <w:t>检修。</w:t>
      </w:r>
    </w:p>
    <w:p w14:paraId="0216B10D" w14:textId="77777777" w:rsidR="001407A3" w:rsidRPr="00EA5D32" w:rsidDel="001B7581" w:rsidRDefault="001407A3" w:rsidP="001407A3">
      <w:pPr>
        <w:adjustRightInd w:val="0"/>
        <w:snapToGrid w:val="0"/>
        <w:spacing w:line="560" w:lineRule="exact"/>
        <w:ind w:firstLineChars="200" w:firstLine="640"/>
        <w:jc w:val="left"/>
        <w:rPr>
          <w:del w:id="382" w:author="Tom" w:date="2022-09-30T16:55:00Z"/>
          <w:rFonts w:eastAsia="仿宋_GB2312"/>
          <w:bCs/>
          <w:sz w:val="32"/>
        </w:rPr>
      </w:pPr>
      <w:r w:rsidRPr="00EA5D32">
        <w:rPr>
          <w:rFonts w:eastAsia="仿宋_GB2312"/>
          <w:bCs/>
          <w:sz w:val="32"/>
        </w:rPr>
        <w:t>7.</w:t>
      </w:r>
      <w:r w:rsidRPr="00EA5D32">
        <w:rPr>
          <w:rFonts w:eastAsia="仿宋_GB2312" w:hint="eastAsia"/>
          <w:bCs/>
          <w:sz w:val="32"/>
        </w:rPr>
        <w:t>在天窗内可以完成的其他作业项目。</w:t>
      </w:r>
    </w:p>
    <w:p w14:paraId="3B92F34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（三）通信</w:t>
      </w:r>
      <w:r w:rsidRPr="00EA5D32">
        <w:rPr>
          <w:rFonts w:eastAsia="仿宋_GB2312"/>
          <w:bCs/>
          <w:sz w:val="32"/>
        </w:rPr>
        <w:fldChar w:fldCharType="begin"/>
      </w:r>
      <w:r w:rsidRPr="00EA5D32">
        <w:rPr>
          <w:rFonts w:eastAsia="仿宋_GB2312"/>
          <w:bCs/>
          <w:sz w:val="32"/>
        </w:rPr>
        <w:instrText xml:space="preserve"> = 1 \* ROMAN </w:instrText>
      </w:r>
      <w:r w:rsidRPr="00EA5D32">
        <w:rPr>
          <w:rFonts w:eastAsia="仿宋_GB2312"/>
          <w:bCs/>
          <w:sz w:val="32"/>
        </w:rPr>
        <w:fldChar w:fldCharType="separate"/>
      </w:r>
      <w:r w:rsidRPr="00EA5D32">
        <w:rPr>
          <w:rFonts w:eastAsia="仿宋_GB2312"/>
          <w:bCs/>
          <w:sz w:val="32"/>
        </w:rPr>
        <w:t>I</w:t>
      </w:r>
      <w:r w:rsidRPr="00EA5D32">
        <w:rPr>
          <w:rFonts w:eastAsia="仿宋_GB2312"/>
          <w:bCs/>
          <w:sz w:val="32"/>
        </w:rPr>
        <w:fldChar w:fldCharType="end"/>
      </w:r>
      <w:r w:rsidRPr="00EA5D32">
        <w:rPr>
          <w:rFonts w:eastAsia="仿宋_GB2312"/>
          <w:bCs/>
          <w:sz w:val="32"/>
        </w:rPr>
        <w:t>级维修项目。</w:t>
      </w:r>
    </w:p>
    <w:p w14:paraId="0F8B9D1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lastRenderedPageBreak/>
        <w:t>1.</w:t>
      </w:r>
      <w:r w:rsidRPr="00EA5D32">
        <w:rPr>
          <w:rFonts w:eastAsia="仿宋_GB2312"/>
          <w:bCs/>
          <w:sz w:val="32"/>
        </w:rPr>
        <w:t>影响行车通信业务的光电缆整治、网络结构调整。</w:t>
      </w:r>
    </w:p>
    <w:p w14:paraId="7A15A7C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影响两个车站以上行车通信业务的通信网络设备整治。</w:t>
      </w:r>
    </w:p>
    <w:p w14:paraId="2BD39C1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影响行车通信业务的通信电源设备检修、整治。</w:t>
      </w:r>
    </w:p>
    <w:p w14:paraId="70183422"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（四）通信</w:t>
      </w:r>
      <w:r w:rsidRPr="00EA5D32">
        <w:rPr>
          <w:rFonts w:eastAsia="仿宋_GB2312"/>
          <w:bCs/>
          <w:sz w:val="32"/>
        </w:rPr>
        <w:t>Ⅱ</w:t>
      </w:r>
      <w:r w:rsidRPr="00EA5D32">
        <w:rPr>
          <w:rFonts w:eastAsia="仿宋_GB2312"/>
          <w:bCs/>
          <w:sz w:val="32"/>
        </w:rPr>
        <w:t>级维修项目。</w:t>
      </w:r>
    </w:p>
    <w:p w14:paraId="6B95005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影响行车通信业务的设备、光电缆、电路测试及主备用倒换、试验。</w:t>
      </w:r>
    </w:p>
    <w:p w14:paraId="4E3C3ED0"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影响行车通信业务的传输、接入设备检修、整治。</w:t>
      </w:r>
    </w:p>
    <w:p w14:paraId="7842869A"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影响行车通信业务的数据通信网设备检修、整治。</w:t>
      </w:r>
    </w:p>
    <w:p w14:paraId="2B32C85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影响行车通信业务的调度通信设备检修、整治。</w:t>
      </w:r>
    </w:p>
    <w:p w14:paraId="563D92E4"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影响行车通信业务的</w:t>
      </w:r>
      <w:r w:rsidRPr="00EA5D32">
        <w:rPr>
          <w:rFonts w:eastAsia="仿宋_GB2312"/>
          <w:bCs/>
          <w:sz w:val="32"/>
        </w:rPr>
        <w:t>GSM-R</w:t>
      </w:r>
      <w:r w:rsidRPr="00EA5D32">
        <w:rPr>
          <w:rFonts w:eastAsia="仿宋_GB2312"/>
          <w:bCs/>
          <w:sz w:val="32"/>
        </w:rPr>
        <w:t>基站、无线列调车站设备、区间无线中继设备及天馈线、</w:t>
      </w:r>
      <w:proofErr w:type="gramStart"/>
      <w:r w:rsidRPr="00EA5D32">
        <w:rPr>
          <w:rFonts w:eastAsia="仿宋_GB2312"/>
          <w:bCs/>
          <w:sz w:val="32"/>
        </w:rPr>
        <w:t>漏缆等</w:t>
      </w:r>
      <w:proofErr w:type="gramEnd"/>
      <w:r w:rsidRPr="00EA5D32">
        <w:rPr>
          <w:rFonts w:eastAsia="仿宋_GB2312"/>
          <w:bCs/>
          <w:sz w:val="32"/>
        </w:rPr>
        <w:t>设施的检修、整治。</w:t>
      </w:r>
    </w:p>
    <w:p w14:paraId="13391F6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6.</w:t>
      </w:r>
      <w:r w:rsidRPr="00EA5D32">
        <w:rPr>
          <w:rFonts w:eastAsia="仿宋_GB2312"/>
          <w:bCs/>
          <w:sz w:val="32"/>
        </w:rPr>
        <w:t>涉及行车通信业务停用、调整的</w:t>
      </w:r>
      <w:r w:rsidRPr="00EA5D32">
        <w:rPr>
          <w:rFonts w:eastAsia="仿宋_GB2312"/>
          <w:bCs/>
          <w:sz w:val="32"/>
        </w:rPr>
        <w:t>GSM-R</w:t>
      </w:r>
      <w:r w:rsidRPr="00EA5D32">
        <w:rPr>
          <w:rFonts w:eastAsia="仿宋_GB2312"/>
          <w:bCs/>
          <w:sz w:val="32"/>
        </w:rPr>
        <w:t>、调度通信网络数据制作。</w:t>
      </w:r>
    </w:p>
    <w:p w14:paraId="11758AF5"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hint="eastAsia"/>
          <w:bCs/>
          <w:sz w:val="32"/>
        </w:rPr>
        <w:t>7.</w:t>
      </w:r>
      <w:r w:rsidRPr="00EA5D32">
        <w:rPr>
          <w:rFonts w:eastAsia="仿宋_GB2312" w:hint="eastAsia"/>
          <w:bCs/>
          <w:sz w:val="32"/>
        </w:rPr>
        <w:t>在天窗内可以完成的其他作业项目。</w:t>
      </w:r>
    </w:p>
    <w:p w14:paraId="65608DC0" w14:textId="77777777" w:rsidR="001407A3" w:rsidRPr="00EA5D32" w:rsidRDefault="001407A3" w:rsidP="001407A3">
      <w:pPr>
        <w:adjustRightInd w:val="0"/>
        <w:snapToGrid w:val="0"/>
        <w:spacing w:line="560" w:lineRule="exact"/>
        <w:ind w:firstLineChars="200" w:firstLine="640"/>
        <w:jc w:val="left"/>
        <w:rPr>
          <w:rFonts w:eastAsia="黑体"/>
          <w:bCs/>
          <w:sz w:val="32"/>
          <w:szCs w:val="32"/>
        </w:rPr>
      </w:pPr>
      <w:r w:rsidRPr="00EA5D32">
        <w:rPr>
          <w:rFonts w:eastAsia="黑体"/>
          <w:bCs/>
          <w:sz w:val="32"/>
          <w:szCs w:val="32"/>
        </w:rPr>
        <w:t>三、供电维修项目</w:t>
      </w:r>
    </w:p>
    <w:p w14:paraId="442AFA28"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（一）</w:t>
      </w:r>
      <w:r w:rsidRPr="00EA5D32">
        <w:rPr>
          <w:rFonts w:eastAsia="仿宋_GB2312"/>
          <w:bCs/>
          <w:sz w:val="32"/>
        </w:rPr>
        <w:t>I</w:t>
      </w:r>
      <w:r w:rsidRPr="00EA5D32">
        <w:rPr>
          <w:rFonts w:eastAsia="仿宋_GB2312"/>
          <w:bCs/>
          <w:sz w:val="32"/>
        </w:rPr>
        <w:t>级维修项目。</w:t>
      </w:r>
    </w:p>
    <w:p w14:paraId="3FCBB097"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接触网检修车</w:t>
      </w:r>
      <w:proofErr w:type="gramStart"/>
      <w:r w:rsidRPr="00EA5D32">
        <w:rPr>
          <w:rFonts w:eastAsia="仿宋_GB2312"/>
          <w:bCs/>
          <w:sz w:val="32"/>
        </w:rPr>
        <w:t>列进行</w:t>
      </w:r>
      <w:proofErr w:type="gramEnd"/>
      <w:r w:rsidRPr="00EA5D32">
        <w:rPr>
          <w:rFonts w:eastAsia="仿宋_GB2312"/>
          <w:bCs/>
          <w:sz w:val="32"/>
        </w:rPr>
        <w:t>的接触网维修作业。</w:t>
      </w:r>
    </w:p>
    <w:p w14:paraId="04426574"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三辆及以上接触网作业车进行的接触网维修作业。</w:t>
      </w:r>
    </w:p>
    <w:p w14:paraId="023AC965"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两个以上接触网工区进行的联合作业。</w:t>
      </w:r>
    </w:p>
    <w:p w14:paraId="244CC84A"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（二）</w:t>
      </w:r>
      <w:r w:rsidRPr="00EA5D32">
        <w:rPr>
          <w:rFonts w:eastAsia="仿宋_GB2312"/>
          <w:bCs/>
          <w:sz w:val="32"/>
        </w:rPr>
        <w:t>II</w:t>
      </w:r>
      <w:r w:rsidRPr="00EA5D32">
        <w:rPr>
          <w:rFonts w:eastAsia="仿宋_GB2312"/>
          <w:bCs/>
          <w:sz w:val="32"/>
        </w:rPr>
        <w:t>级维修项目。</w:t>
      </w:r>
    </w:p>
    <w:p w14:paraId="30AC72E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更换接触网零部件。</w:t>
      </w:r>
    </w:p>
    <w:p w14:paraId="62C03B31"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接触网检查检测作业。</w:t>
      </w:r>
    </w:p>
    <w:p w14:paraId="03ABA0A5"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lastRenderedPageBreak/>
        <w:t>3.</w:t>
      </w:r>
      <w:r w:rsidRPr="00EA5D32">
        <w:rPr>
          <w:rFonts w:eastAsia="仿宋_GB2312"/>
          <w:bCs/>
          <w:sz w:val="32"/>
        </w:rPr>
        <w:t>更换接触网腕臂支撑、补偿装置、器件式分相绝缘器、分段绝缘器、线岔、隔离开关等。</w:t>
      </w:r>
    </w:p>
    <w:p w14:paraId="6A3E853F"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接触网悬挂、分相、分段、线岔等检查调整。</w:t>
      </w:r>
    </w:p>
    <w:p w14:paraId="7B8AC1A3"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接触网吸上、回流线，上部地线、附加悬挂检查维护。</w:t>
      </w:r>
    </w:p>
    <w:p w14:paraId="15337EC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6.</w:t>
      </w:r>
      <w:r w:rsidRPr="00EA5D32">
        <w:rPr>
          <w:rFonts w:eastAsia="仿宋_GB2312"/>
          <w:bCs/>
          <w:sz w:val="32"/>
        </w:rPr>
        <w:t>接触网绝缘部件清扫维护。</w:t>
      </w:r>
    </w:p>
    <w:p w14:paraId="73947096" w14:textId="77777777" w:rsidR="001407A3" w:rsidRPr="00EA5D32" w:rsidDel="00FF5A4E" w:rsidRDefault="001407A3" w:rsidP="001407A3">
      <w:pPr>
        <w:adjustRightInd w:val="0"/>
        <w:snapToGrid w:val="0"/>
        <w:spacing w:line="560" w:lineRule="exact"/>
        <w:ind w:firstLineChars="200" w:firstLine="640"/>
        <w:jc w:val="left"/>
        <w:rPr>
          <w:del w:id="383" w:author="Tom" w:date="2022-08-29T15:14:00Z"/>
          <w:rFonts w:eastAsia="仿宋_GB2312"/>
          <w:sz w:val="32"/>
        </w:rPr>
      </w:pPr>
      <w:r w:rsidRPr="00EA5D32">
        <w:rPr>
          <w:rFonts w:eastAsia="仿宋_GB2312"/>
          <w:bCs/>
          <w:sz w:val="32"/>
        </w:rPr>
        <w:t>7.</w:t>
      </w:r>
      <w:r w:rsidRPr="00EA5D32">
        <w:rPr>
          <w:rFonts w:eastAsia="仿宋_GB2312"/>
          <w:sz w:val="32"/>
        </w:rPr>
        <w:t>6C</w:t>
      </w:r>
      <w:r w:rsidRPr="00EA5D32">
        <w:rPr>
          <w:rFonts w:eastAsia="仿宋_GB2312"/>
          <w:sz w:val="32"/>
        </w:rPr>
        <w:t>设备、隔离开关检修及远动设备维护、调试。</w:t>
      </w:r>
    </w:p>
    <w:p w14:paraId="20B01CD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8.</w:t>
      </w:r>
      <w:r w:rsidRPr="00EA5D32">
        <w:rPr>
          <w:rFonts w:eastAsia="仿宋_GB2312"/>
          <w:sz w:val="32"/>
        </w:rPr>
        <w:t>站内、栅栏及隧道内电力设备检修。</w:t>
      </w:r>
    </w:p>
    <w:p w14:paraId="1F4EF86A" w14:textId="77777777" w:rsidR="001407A3" w:rsidRPr="00EA5D32" w:rsidRDefault="001407A3" w:rsidP="001407A3">
      <w:pPr>
        <w:autoSpaceDE w:val="0"/>
        <w:autoSpaceDN w:val="0"/>
        <w:adjustRightInd w:val="0"/>
        <w:snapToGrid w:val="0"/>
        <w:spacing w:line="560" w:lineRule="exact"/>
        <w:ind w:firstLineChars="200" w:firstLine="640"/>
        <w:jc w:val="left"/>
        <w:rPr>
          <w:rFonts w:eastAsia="仿宋_GB2312"/>
          <w:bCs/>
          <w:sz w:val="32"/>
        </w:rPr>
      </w:pPr>
      <w:r w:rsidRPr="00EA5D32">
        <w:rPr>
          <w:rFonts w:eastAsia="仿宋_GB2312" w:hint="eastAsia"/>
          <w:bCs/>
          <w:sz w:val="32"/>
        </w:rPr>
        <w:t>9</w:t>
      </w:r>
      <w:r w:rsidRPr="00EA5D32">
        <w:rPr>
          <w:rFonts w:eastAsia="仿宋_GB2312"/>
          <w:bCs/>
          <w:sz w:val="32"/>
        </w:rPr>
        <w:t>.</w:t>
      </w:r>
      <w:r w:rsidRPr="00EA5D32">
        <w:rPr>
          <w:rFonts w:eastAsia="仿宋_GB2312"/>
          <w:bCs/>
          <w:sz w:val="32"/>
        </w:rPr>
        <w:t>在</w:t>
      </w:r>
      <w:r w:rsidRPr="00EA5D32">
        <w:rPr>
          <w:rFonts w:eastAsia="仿宋_GB2312"/>
          <w:sz w:val="32"/>
        </w:rPr>
        <w:t>天窗内可以完成的其他作业项目。</w:t>
      </w:r>
    </w:p>
    <w:p w14:paraId="339CB69A" w14:textId="77777777" w:rsidR="001407A3" w:rsidRPr="00EA5D32" w:rsidRDefault="001407A3" w:rsidP="001407A3">
      <w:pPr>
        <w:adjustRightInd w:val="0"/>
        <w:snapToGrid w:val="0"/>
        <w:spacing w:line="560" w:lineRule="exact"/>
        <w:ind w:firstLineChars="200" w:firstLine="640"/>
        <w:jc w:val="left"/>
        <w:rPr>
          <w:rFonts w:eastAsia="仿宋_GB2312"/>
          <w:bCs/>
          <w:sz w:val="30"/>
          <w:szCs w:val="30"/>
          <w:u w:val="single"/>
        </w:rPr>
      </w:pPr>
      <w:r w:rsidRPr="00EA5D32">
        <w:rPr>
          <w:rFonts w:eastAsia="黑体"/>
          <w:bCs/>
          <w:sz w:val="32"/>
          <w:szCs w:val="32"/>
        </w:rPr>
        <w:t>四、房建维修项目</w:t>
      </w:r>
    </w:p>
    <w:p w14:paraId="1E15FF59" w14:textId="77777777" w:rsidR="001407A3" w:rsidRPr="00EA5D32" w:rsidRDefault="001407A3" w:rsidP="001407A3">
      <w:pPr>
        <w:adjustRightInd w:val="0"/>
        <w:snapToGrid w:val="0"/>
        <w:spacing w:line="560" w:lineRule="exact"/>
        <w:ind w:firstLineChars="200" w:firstLine="640"/>
        <w:jc w:val="left"/>
        <w:rPr>
          <w:rFonts w:eastAsia="仿宋_GB2312"/>
          <w:bCs/>
          <w:sz w:val="30"/>
          <w:szCs w:val="30"/>
          <w:u w:val="single"/>
        </w:rPr>
      </w:pPr>
      <w:r w:rsidRPr="00EA5D32">
        <w:rPr>
          <w:rFonts w:eastAsia="仿宋_GB2312"/>
          <w:sz w:val="32"/>
        </w:rPr>
        <w:t>（一）</w:t>
      </w:r>
      <w:r w:rsidRPr="00EA5D32">
        <w:rPr>
          <w:rFonts w:eastAsia="仿宋_GB2312"/>
          <w:sz w:val="32"/>
        </w:rPr>
        <w:t>Ⅰ</w:t>
      </w:r>
      <w:r w:rsidRPr="00EA5D32">
        <w:rPr>
          <w:rFonts w:eastAsia="仿宋_GB2312"/>
          <w:sz w:val="32"/>
        </w:rPr>
        <w:t>级维修项目。</w:t>
      </w:r>
    </w:p>
    <w:p w14:paraId="4CF1C529"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1.</w:t>
      </w:r>
      <w:r w:rsidRPr="00EA5D32">
        <w:rPr>
          <w:rFonts w:eastAsia="仿宋_GB2312"/>
          <w:bCs/>
          <w:sz w:val="32"/>
        </w:rPr>
        <w:t>雨棚、天桥及跨越线路站房的屋面、檐口板维修。</w:t>
      </w:r>
    </w:p>
    <w:p w14:paraId="722588D6"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2.</w:t>
      </w:r>
      <w:r w:rsidRPr="00EA5D32">
        <w:rPr>
          <w:rFonts w:eastAsia="仿宋_GB2312"/>
          <w:bCs/>
          <w:sz w:val="32"/>
        </w:rPr>
        <w:t>雨棚吊顶板维修。</w:t>
      </w:r>
    </w:p>
    <w:p w14:paraId="24FF7CDE"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3.</w:t>
      </w:r>
      <w:r w:rsidRPr="00EA5D32">
        <w:rPr>
          <w:rFonts w:eastAsia="仿宋_GB2312"/>
          <w:bCs/>
          <w:sz w:val="32"/>
        </w:rPr>
        <w:t>线路上方的玻璃设施、幕墙维修。</w:t>
      </w:r>
    </w:p>
    <w:p w14:paraId="786625B0"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4.</w:t>
      </w:r>
      <w:r w:rsidRPr="00EA5D32">
        <w:rPr>
          <w:rFonts w:eastAsia="仿宋_GB2312"/>
          <w:bCs/>
          <w:sz w:val="32"/>
        </w:rPr>
        <w:t>线路上方的装饰板维修。</w:t>
      </w:r>
    </w:p>
    <w:p w14:paraId="01C0D75D" w14:textId="77777777" w:rsidR="001407A3" w:rsidRPr="00EA5D32" w:rsidRDefault="001407A3" w:rsidP="001407A3">
      <w:pPr>
        <w:adjustRightInd w:val="0"/>
        <w:snapToGrid w:val="0"/>
        <w:spacing w:line="560" w:lineRule="exact"/>
        <w:ind w:firstLineChars="200" w:firstLine="640"/>
        <w:jc w:val="left"/>
        <w:rPr>
          <w:rFonts w:eastAsia="仿宋_GB2312"/>
          <w:bCs/>
          <w:sz w:val="32"/>
        </w:rPr>
      </w:pPr>
      <w:r w:rsidRPr="00EA5D32">
        <w:rPr>
          <w:rFonts w:eastAsia="仿宋_GB2312"/>
          <w:bCs/>
          <w:sz w:val="32"/>
        </w:rPr>
        <w:t>5.</w:t>
      </w:r>
      <w:r w:rsidRPr="00EA5D32">
        <w:rPr>
          <w:rFonts w:eastAsia="仿宋_GB2312"/>
          <w:bCs/>
          <w:sz w:val="32"/>
        </w:rPr>
        <w:t>线间立柱雨棚钢结构除锈、涂装。</w:t>
      </w:r>
    </w:p>
    <w:p w14:paraId="5E12B92A" w14:textId="77777777" w:rsidR="001407A3" w:rsidRPr="00EA5D32" w:rsidRDefault="001407A3" w:rsidP="001407A3">
      <w:pPr>
        <w:adjustRightInd w:val="0"/>
        <w:snapToGrid w:val="0"/>
        <w:spacing w:line="560" w:lineRule="exact"/>
        <w:ind w:firstLineChars="200" w:firstLine="640"/>
        <w:jc w:val="left"/>
        <w:rPr>
          <w:rFonts w:eastAsia="仿宋_GB2312"/>
          <w:sz w:val="32"/>
        </w:rPr>
      </w:pPr>
      <w:r w:rsidRPr="00EA5D32">
        <w:rPr>
          <w:rFonts w:eastAsia="仿宋_GB2312"/>
          <w:sz w:val="32"/>
        </w:rPr>
        <w:t>（二）</w:t>
      </w:r>
      <w:r w:rsidRPr="00EA5D32">
        <w:rPr>
          <w:rFonts w:eastAsia="仿宋_GB2312"/>
          <w:sz w:val="32"/>
        </w:rPr>
        <w:t>Ⅱ</w:t>
      </w:r>
      <w:r w:rsidRPr="00EA5D32">
        <w:rPr>
          <w:rFonts w:eastAsia="仿宋_GB2312"/>
          <w:sz w:val="32"/>
        </w:rPr>
        <w:t>级维修项目。</w:t>
      </w:r>
    </w:p>
    <w:p w14:paraId="0F566AD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r w:rsidRPr="00EA5D32">
        <w:rPr>
          <w:rFonts w:eastAsia="仿宋_GB2312"/>
          <w:sz w:val="32"/>
          <w:szCs w:val="32"/>
        </w:rPr>
        <w:t>站台、雨棚限界测量。</w:t>
      </w:r>
    </w:p>
    <w:p w14:paraId="014C5CE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r w:rsidRPr="00EA5D32">
        <w:rPr>
          <w:rFonts w:eastAsia="仿宋_GB2312"/>
          <w:sz w:val="32"/>
          <w:szCs w:val="32"/>
        </w:rPr>
        <w:t>雨棚落水管路疏通、维修。</w:t>
      </w:r>
    </w:p>
    <w:p w14:paraId="6995756A"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3.</w:t>
      </w:r>
      <w:r w:rsidRPr="00EA5D32">
        <w:rPr>
          <w:rFonts w:eastAsia="仿宋_GB2312"/>
          <w:sz w:val="32"/>
          <w:szCs w:val="32"/>
        </w:rPr>
        <w:t>雨棚天沟杂物清理、维修。</w:t>
      </w:r>
    </w:p>
    <w:p w14:paraId="25C65FB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4.</w:t>
      </w:r>
      <w:r w:rsidRPr="00EA5D32">
        <w:rPr>
          <w:rFonts w:eastAsia="仿宋_GB2312"/>
          <w:sz w:val="32"/>
          <w:szCs w:val="32"/>
        </w:rPr>
        <w:t>站台墙及吸音</w:t>
      </w:r>
      <w:proofErr w:type="gramStart"/>
      <w:r w:rsidRPr="00EA5D32">
        <w:rPr>
          <w:rFonts w:eastAsia="仿宋_GB2312"/>
          <w:sz w:val="32"/>
          <w:szCs w:val="32"/>
        </w:rPr>
        <w:t>板检查</w:t>
      </w:r>
      <w:proofErr w:type="gramEnd"/>
      <w:r w:rsidRPr="00EA5D32">
        <w:rPr>
          <w:rFonts w:eastAsia="仿宋_GB2312"/>
          <w:sz w:val="32"/>
          <w:szCs w:val="32"/>
        </w:rPr>
        <w:t>维修。</w:t>
      </w:r>
    </w:p>
    <w:p w14:paraId="4653C11B"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5.</w:t>
      </w:r>
      <w:r w:rsidRPr="00EA5D32">
        <w:rPr>
          <w:rFonts w:eastAsia="仿宋_GB2312"/>
          <w:sz w:val="32"/>
          <w:szCs w:val="32"/>
        </w:rPr>
        <w:t>雨棚照明线路维修、灯具更换。</w:t>
      </w:r>
    </w:p>
    <w:p w14:paraId="162414C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6.</w:t>
      </w:r>
      <w:r w:rsidRPr="00EA5D32">
        <w:rPr>
          <w:rFonts w:eastAsia="仿宋_GB2312"/>
          <w:sz w:val="32"/>
          <w:szCs w:val="32"/>
        </w:rPr>
        <w:t>站台帽石维修。</w:t>
      </w:r>
    </w:p>
    <w:p w14:paraId="013E0CA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lastRenderedPageBreak/>
        <w:t>7.</w:t>
      </w:r>
      <w:r w:rsidRPr="00EA5D32">
        <w:rPr>
          <w:rFonts w:eastAsia="仿宋_GB2312"/>
          <w:sz w:val="32"/>
          <w:szCs w:val="32"/>
        </w:rPr>
        <w:t>站台立柱雨棚钢结构除锈、涂装。</w:t>
      </w:r>
    </w:p>
    <w:p w14:paraId="447948C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8.</w:t>
      </w:r>
      <w:r w:rsidRPr="00EA5D32">
        <w:rPr>
          <w:rFonts w:eastAsia="仿宋_GB2312"/>
          <w:sz w:val="32"/>
          <w:szCs w:val="32"/>
        </w:rPr>
        <w:t>在天窗内可以完成的其他作业项目。</w:t>
      </w:r>
    </w:p>
    <w:p w14:paraId="7BE8C9E9" w14:textId="77777777" w:rsidR="001407A3" w:rsidRPr="00EA5D32" w:rsidRDefault="001407A3" w:rsidP="001407A3">
      <w:pPr>
        <w:adjustRightInd w:val="0"/>
        <w:snapToGrid w:val="0"/>
        <w:spacing w:line="560" w:lineRule="exact"/>
        <w:ind w:firstLineChars="200" w:firstLine="640"/>
        <w:jc w:val="left"/>
        <w:rPr>
          <w:rFonts w:eastAsia="仿宋_GB2312"/>
          <w:bCs/>
          <w:sz w:val="30"/>
          <w:szCs w:val="30"/>
          <w:u w:val="single"/>
        </w:rPr>
      </w:pPr>
      <w:r w:rsidRPr="00EA5D32">
        <w:rPr>
          <w:rFonts w:eastAsia="黑体"/>
          <w:sz w:val="32"/>
        </w:rPr>
        <w:t>五、车辆</w:t>
      </w:r>
      <w:r w:rsidRPr="00EA5D32">
        <w:rPr>
          <w:rFonts w:eastAsia="黑体"/>
          <w:bCs/>
          <w:sz w:val="32"/>
          <w:szCs w:val="32"/>
        </w:rPr>
        <w:t>维修项目</w:t>
      </w:r>
    </w:p>
    <w:p w14:paraId="2C96E4F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w:t>
      </w:r>
      <w:r w:rsidRPr="00EA5D32">
        <w:rPr>
          <w:rFonts w:eastAsia="仿宋_GB2312"/>
          <w:sz w:val="32"/>
          <w:szCs w:val="32"/>
        </w:rPr>
        <w:fldChar w:fldCharType="begin"/>
      </w:r>
      <w:r w:rsidRPr="00EA5D32">
        <w:rPr>
          <w:rFonts w:eastAsia="仿宋_GB2312"/>
          <w:sz w:val="32"/>
          <w:szCs w:val="32"/>
        </w:rPr>
        <w:instrText xml:space="preserve"> = 1 \* ROMAN </w:instrText>
      </w:r>
      <w:r w:rsidRPr="00EA5D32">
        <w:rPr>
          <w:rFonts w:eastAsia="仿宋_GB2312"/>
          <w:sz w:val="32"/>
          <w:szCs w:val="32"/>
        </w:rPr>
        <w:fldChar w:fldCharType="separate"/>
      </w:r>
      <w:r w:rsidRPr="00EA5D32">
        <w:rPr>
          <w:rFonts w:eastAsia="仿宋_GB2312"/>
          <w:sz w:val="32"/>
          <w:szCs w:val="32"/>
        </w:rPr>
        <w:t>I</w:t>
      </w:r>
      <w:r w:rsidRPr="00EA5D32">
        <w:rPr>
          <w:rFonts w:eastAsia="仿宋_GB2312"/>
          <w:sz w:val="32"/>
          <w:szCs w:val="32"/>
        </w:rPr>
        <w:fldChar w:fldCharType="end"/>
      </w:r>
      <w:r w:rsidRPr="00EA5D32">
        <w:rPr>
          <w:rFonts w:eastAsia="仿宋_GB2312"/>
          <w:sz w:val="32"/>
          <w:szCs w:val="32"/>
        </w:rPr>
        <w:t>级维修项目。</w:t>
      </w:r>
    </w:p>
    <w:p w14:paraId="33DB5C6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r w:rsidRPr="00EA5D32">
        <w:rPr>
          <w:rFonts w:eastAsia="仿宋_GB2312"/>
          <w:sz w:val="32"/>
          <w:szCs w:val="32"/>
        </w:rPr>
        <w:t>更换</w:t>
      </w:r>
      <w:r w:rsidRPr="00EA5D32">
        <w:rPr>
          <w:rFonts w:eastAsia="仿宋_GB2312"/>
          <w:sz w:val="32"/>
          <w:szCs w:val="32"/>
        </w:rPr>
        <w:t>TPDS</w:t>
      </w:r>
      <w:r w:rsidRPr="00EA5D32">
        <w:rPr>
          <w:rFonts w:eastAsia="仿宋_GB2312"/>
          <w:sz w:val="32"/>
          <w:szCs w:val="32"/>
        </w:rPr>
        <w:t>压力、剪力传感器。</w:t>
      </w:r>
    </w:p>
    <w:p w14:paraId="0174D8DA"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r w:rsidRPr="00EA5D32">
        <w:rPr>
          <w:rFonts w:eastAsia="仿宋_GB2312"/>
          <w:sz w:val="32"/>
          <w:szCs w:val="32"/>
        </w:rPr>
        <w:t>更换</w:t>
      </w:r>
      <w:r w:rsidRPr="00EA5D32">
        <w:rPr>
          <w:rFonts w:eastAsia="仿宋_GB2312"/>
          <w:sz w:val="32"/>
          <w:szCs w:val="32"/>
        </w:rPr>
        <w:t>TFDS</w:t>
      </w:r>
      <w:r w:rsidRPr="00EA5D32">
        <w:rPr>
          <w:rFonts w:eastAsia="仿宋_GB2312"/>
          <w:sz w:val="32"/>
          <w:szCs w:val="32"/>
        </w:rPr>
        <w:t>、</w:t>
      </w:r>
      <w:r w:rsidRPr="00EA5D32">
        <w:rPr>
          <w:rFonts w:eastAsia="仿宋_GB2312"/>
          <w:sz w:val="32"/>
          <w:szCs w:val="32"/>
        </w:rPr>
        <w:t>TVDS</w:t>
      </w:r>
      <w:r w:rsidRPr="00EA5D32">
        <w:rPr>
          <w:rFonts w:eastAsia="仿宋_GB2312"/>
          <w:sz w:val="32"/>
          <w:szCs w:val="32"/>
        </w:rPr>
        <w:t>、</w:t>
      </w:r>
      <w:r w:rsidRPr="00EA5D32">
        <w:rPr>
          <w:rFonts w:eastAsia="仿宋_GB2312"/>
          <w:sz w:val="32"/>
          <w:szCs w:val="32"/>
        </w:rPr>
        <w:t>TEDS</w:t>
      </w:r>
      <w:r w:rsidRPr="00EA5D32">
        <w:rPr>
          <w:rFonts w:eastAsia="仿宋_GB2312"/>
          <w:sz w:val="32"/>
          <w:szCs w:val="32"/>
        </w:rPr>
        <w:t>沉箱、侧箱。</w:t>
      </w:r>
    </w:p>
    <w:p w14:paraId="7AAFD93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3.</w:t>
      </w:r>
      <w:r w:rsidRPr="00EA5D32">
        <w:rPr>
          <w:rFonts w:eastAsia="仿宋_GB2312"/>
          <w:sz w:val="32"/>
          <w:szCs w:val="32"/>
        </w:rPr>
        <w:t>更换</w:t>
      </w:r>
      <w:r w:rsidRPr="00EA5D32">
        <w:rPr>
          <w:rFonts w:eastAsia="仿宋_GB2312"/>
          <w:sz w:val="32"/>
          <w:szCs w:val="32"/>
        </w:rPr>
        <w:t>TADS</w:t>
      </w:r>
      <w:r w:rsidRPr="00EA5D32">
        <w:rPr>
          <w:rFonts w:eastAsia="仿宋_GB2312"/>
          <w:sz w:val="32"/>
          <w:szCs w:val="32"/>
        </w:rPr>
        <w:t>麦克风阵列箱。</w:t>
      </w:r>
    </w:p>
    <w:p w14:paraId="472D11C3"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4.</w:t>
      </w:r>
      <w:r w:rsidRPr="00EA5D32">
        <w:rPr>
          <w:rFonts w:eastAsia="仿宋_GB2312"/>
          <w:sz w:val="32"/>
          <w:szCs w:val="32"/>
        </w:rPr>
        <w:t>固定脱轨器、列车车辆制动试验装置、踏面诊断及受电弓检测装置、动车组外皮清洗机等设备的安装、拆除、更换大型部件。</w:t>
      </w:r>
    </w:p>
    <w:p w14:paraId="270F31B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w:t>
      </w:r>
      <w:r w:rsidRPr="00EA5D32">
        <w:rPr>
          <w:rFonts w:eastAsia="仿宋_GB2312"/>
          <w:sz w:val="32"/>
          <w:szCs w:val="32"/>
        </w:rPr>
        <w:fldChar w:fldCharType="begin"/>
      </w:r>
      <w:r w:rsidRPr="00EA5D32">
        <w:rPr>
          <w:rFonts w:eastAsia="仿宋_GB2312"/>
          <w:sz w:val="32"/>
          <w:szCs w:val="32"/>
        </w:rPr>
        <w:instrText xml:space="preserve"> = 2 \* ROMAN </w:instrText>
      </w:r>
      <w:r w:rsidRPr="00EA5D32">
        <w:rPr>
          <w:rFonts w:eastAsia="仿宋_GB2312"/>
          <w:sz w:val="32"/>
          <w:szCs w:val="32"/>
        </w:rPr>
        <w:fldChar w:fldCharType="separate"/>
      </w:r>
      <w:r w:rsidRPr="00EA5D32">
        <w:rPr>
          <w:rFonts w:eastAsia="仿宋_GB2312"/>
          <w:sz w:val="32"/>
          <w:szCs w:val="32"/>
        </w:rPr>
        <w:t>II</w:t>
      </w:r>
      <w:r w:rsidRPr="00EA5D32">
        <w:rPr>
          <w:rFonts w:eastAsia="仿宋_GB2312"/>
          <w:sz w:val="32"/>
          <w:szCs w:val="32"/>
        </w:rPr>
        <w:fldChar w:fldCharType="end"/>
      </w:r>
      <w:r w:rsidRPr="00EA5D32">
        <w:rPr>
          <w:rFonts w:eastAsia="仿宋_GB2312"/>
          <w:sz w:val="32"/>
          <w:szCs w:val="32"/>
        </w:rPr>
        <w:t>级维修项目。</w:t>
      </w:r>
    </w:p>
    <w:p w14:paraId="0CF41FF1"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1.5T</w:t>
      </w:r>
      <w:r w:rsidRPr="00EA5D32">
        <w:rPr>
          <w:rFonts w:eastAsia="仿宋_GB2312"/>
          <w:sz w:val="32"/>
          <w:szCs w:val="32"/>
        </w:rPr>
        <w:t>、</w:t>
      </w:r>
      <w:r w:rsidRPr="00EA5D32">
        <w:rPr>
          <w:rFonts w:eastAsia="仿宋_GB2312"/>
          <w:sz w:val="32"/>
          <w:szCs w:val="32"/>
        </w:rPr>
        <w:t>AEI</w:t>
      </w:r>
      <w:r w:rsidRPr="00EA5D32">
        <w:rPr>
          <w:rFonts w:eastAsia="仿宋_GB2312"/>
          <w:sz w:val="32"/>
          <w:szCs w:val="32"/>
        </w:rPr>
        <w:t>设备的巡检、小修、春秋季整修。</w:t>
      </w:r>
    </w:p>
    <w:p w14:paraId="0C7A12D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r w:rsidRPr="00EA5D32">
        <w:rPr>
          <w:rFonts w:eastAsia="仿宋_GB2312"/>
          <w:sz w:val="32"/>
          <w:szCs w:val="32"/>
        </w:rPr>
        <w:t>更换</w:t>
      </w:r>
      <w:r w:rsidRPr="00EA5D32">
        <w:rPr>
          <w:rFonts w:eastAsia="仿宋_GB2312"/>
          <w:sz w:val="32"/>
          <w:szCs w:val="32"/>
        </w:rPr>
        <w:t>THDS</w:t>
      </w:r>
      <w:r w:rsidRPr="00EA5D32">
        <w:rPr>
          <w:rFonts w:eastAsia="仿宋_GB2312"/>
          <w:sz w:val="32"/>
          <w:szCs w:val="32"/>
        </w:rPr>
        <w:t>探头箱、大门电机、轴温探测器。</w:t>
      </w:r>
    </w:p>
    <w:p w14:paraId="4231244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3.</w:t>
      </w:r>
      <w:r w:rsidRPr="00EA5D32">
        <w:rPr>
          <w:rFonts w:eastAsia="仿宋_GB2312"/>
          <w:sz w:val="32"/>
          <w:szCs w:val="32"/>
        </w:rPr>
        <w:t>调整或更换</w:t>
      </w:r>
      <w:r w:rsidRPr="00EA5D32">
        <w:rPr>
          <w:rFonts w:eastAsia="仿宋_GB2312"/>
          <w:sz w:val="32"/>
          <w:szCs w:val="32"/>
        </w:rPr>
        <w:t>TFDS</w:t>
      </w:r>
      <w:r w:rsidRPr="00EA5D32">
        <w:rPr>
          <w:rFonts w:eastAsia="仿宋_GB2312"/>
          <w:sz w:val="32"/>
          <w:szCs w:val="32"/>
        </w:rPr>
        <w:t>、</w:t>
      </w:r>
      <w:r w:rsidRPr="00EA5D32">
        <w:rPr>
          <w:rFonts w:eastAsia="仿宋_GB2312"/>
          <w:sz w:val="32"/>
          <w:szCs w:val="32"/>
        </w:rPr>
        <w:t>TVDS</w:t>
      </w:r>
      <w:r w:rsidRPr="00EA5D32">
        <w:rPr>
          <w:rFonts w:eastAsia="仿宋_GB2312"/>
          <w:sz w:val="32"/>
          <w:szCs w:val="32"/>
        </w:rPr>
        <w:t>和</w:t>
      </w:r>
      <w:r w:rsidRPr="00EA5D32">
        <w:rPr>
          <w:rFonts w:eastAsia="仿宋_GB2312"/>
          <w:sz w:val="32"/>
          <w:szCs w:val="32"/>
        </w:rPr>
        <w:t>TEDS</w:t>
      </w:r>
      <w:r w:rsidRPr="00EA5D32">
        <w:rPr>
          <w:rFonts w:eastAsia="仿宋_GB2312"/>
          <w:sz w:val="32"/>
          <w:szCs w:val="32"/>
        </w:rPr>
        <w:t>轨</w:t>
      </w:r>
      <w:proofErr w:type="gramStart"/>
      <w:r w:rsidRPr="00EA5D32">
        <w:rPr>
          <w:rFonts w:eastAsia="仿宋_GB2312"/>
          <w:sz w:val="32"/>
          <w:szCs w:val="32"/>
        </w:rPr>
        <w:t>边设备</w:t>
      </w:r>
      <w:proofErr w:type="gramEnd"/>
      <w:r w:rsidRPr="00EA5D32">
        <w:rPr>
          <w:rFonts w:eastAsia="仿宋_GB2312"/>
          <w:sz w:val="32"/>
          <w:szCs w:val="32"/>
        </w:rPr>
        <w:t>大门电机。</w:t>
      </w:r>
    </w:p>
    <w:p w14:paraId="7249D31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4.</w:t>
      </w:r>
      <w:r w:rsidRPr="00EA5D32">
        <w:rPr>
          <w:rFonts w:eastAsia="仿宋_GB2312"/>
          <w:sz w:val="32"/>
          <w:szCs w:val="32"/>
        </w:rPr>
        <w:t>更换</w:t>
      </w:r>
      <w:r w:rsidRPr="00EA5D32">
        <w:rPr>
          <w:rFonts w:eastAsia="仿宋_GB2312"/>
          <w:sz w:val="32"/>
          <w:szCs w:val="32"/>
        </w:rPr>
        <w:t>TADS</w:t>
      </w:r>
      <w:r w:rsidRPr="00EA5D32">
        <w:rPr>
          <w:rFonts w:eastAsia="仿宋_GB2312"/>
          <w:sz w:val="32"/>
          <w:szCs w:val="32"/>
        </w:rPr>
        <w:t>麦克风、大门电机。</w:t>
      </w:r>
    </w:p>
    <w:p w14:paraId="1535147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5.TPDS</w:t>
      </w:r>
      <w:r w:rsidRPr="00EA5D32">
        <w:rPr>
          <w:rFonts w:eastAsia="仿宋_GB2312"/>
          <w:sz w:val="32"/>
          <w:szCs w:val="32"/>
        </w:rPr>
        <w:t>、</w:t>
      </w:r>
      <w:r w:rsidRPr="00EA5D32">
        <w:rPr>
          <w:rFonts w:eastAsia="仿宋_GB2312"/>
          <w:sz w:val="32"/>
          <w:szCs w:val="32"/>
        </w:rPr>
        <w:t>TADS</w:t>
      </w:r>
      <w:r w:rsidRPr="00EA5D32">
        <w:rPr>
          <w:rFonts w:eastAsia="仿宋_GB2312"/>
          <w:sz w:val="32"/>
          <w:szCs w:val="32"/>
        </w:rPr>
        <w:t>静态标定。</w:t>
      </w:r>
    </w:p>
    <w:p w14:paraId="30600383"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6.</w:t>
      </w:r>
      <w:r w:rsidRPr="00EA5D32">
        <w:rPr>
          <w:rFonts w:eastAsia="仿宋_GB2312"/>
          <w:sz w:val="32"/>
          <w:szCs w:val="32"/>
        </w:rPr>
        <w:t>调整、紧固</w:t>
      </w:r>
      <w:proofErr w:type="gramStart"/>
      <w:r w:rsidRPr="00EA5D32">
        <w:rPr>
          <w:rFonts w:eastAsia="仿宋_GB2312"/>
          <w:sz w:val="32"/>
          <w:szCs w:val="32"/>
        </w:rPr>
        <w:t>卡轨器</w:t>
      </w:r>
      <w:proofErr w:type="gramEnd"/>
      <w:r w:rsidRPr="00EA5D32">
        <w:rPr>
          <w:rFonts w:eastAsia="仿宋_GB2312"/>
          <w:sz w:val="32"/>
          <w:szCs w:val="32"/>
        </w:rPr>
        <w:t>，更换磁钢、车号天线及卡具。</w:t>
      </w:r>
    </w:p>
    <w:p w14:paraId="6E7374FB"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7.</w:t>
      </w:r>
      <w:r w:rsidRPr="00EA5D32">
        <w:rPr>
          <w:rFonts w:eastAsia="仿宋_GB2312"/>
          <w:sz w:val="32"/>
          <w:szCs w:val="32"/>
        </w:rPr>
        <w:t>更换、校对或焊</w:t>
      </w:r>
      <w:proofErr w:type="gramStart"/>
      <w:r w:rsidRPr="00EA5D32">
        <w:rPr>
          <w:rFonts w:eastAsia="仿宋_GB2312"/>
          <w:sz w:val="32"/>
          <w:szCs w:val="32"/>
        </w:rPr>
        <w:t>接轨边电缆</w:t>
      </w:r>
      <w:proofErr w:type="gramEnd"/>
      <w:r w:rsidRPr="00EA5D32">
        <w:rPr>
          <w:rFonts w:eastAsia="仿宋_GB2312"/>
          <w:sz w:val="32"/>
          <w:szCs w:val="32"/>
        </w:rPr>
        <w:t>。</w:t>
      </w:r>
    </w:p>
    <w:p w14:paraId="5E5BAA7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8.</w:t>
      </w:r>
      <w:r w:rsidRPr="00EA5D32">
        <w:rPr>
          <w:rFonts w:eastAsia="仿宋_GB2312"/>
          <w:sz w:val="32"/>
          <w:szCs w:val="32"/>
        </w:rPr>
        <w:t>固定脱轨器、列车车辆制动试验装置、踏面诊断及受电弓检测装置、动车组外皮清洗机等设备的定期校验、标定等。</w:t>
      </w:r>
    </w:p>
    <w:p w14:paraId="7DA72C4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9.</w:t>
      </w:r>
      <w:r w:rsidRPr="00EA5D32">
        <w:rPr>
          <w:rFonts w:eastAsia="仿宋_GB2312"/>
          <w:sz w:val="32"/>
          <w:szCs w:val="32"/>
        </w:rPr>
        <w:t>在天窗内可以完成的其他作业项目。</w:t>
      </w:r>
    </w:p>
    <w:p w14:paraId="115AC7EF" w14:textId="77777777" w:rsidR="001407A3" w:rsidRPr="00EA5D32" w:rsidRDefault="001407A3" w:rsidP="001407A3">
      <w:pPr>
        <w:adjustRightInd w:val="0"/>
        <w:snapToGrid w:val="0"/>
        <w:spacing w:line="560" w:lineRule="exact"/>
        <w:ind w:firstLineChars="200" w:firstLine="640"/>
        <w:jc w:val="left"/>
        <w:rPr>
          <w:ins w:id="384" w:author="Tom" w:date="2022-10-13T15:03:00Z"/>
          <w:rFonts w:eastAsia="黑体"/>
          <w:bCs/>
          <w:sz w:val="32"/>
          <w:szCs w:val="32"/>
        </w:rPr>
      </w:pPr>
      <w:r w:rsidRPr="00EA5D32">
        <w:rPr>
          <w:rFonts w:eastAsia="黑体"/>
          <w:sz w:val="32"/>
        </w:rPr>
        <w:t>六、货运</w:t>
      </w:r>
      <w:r w:rsidRPr="00EA5D32">
        <w:rPr>
          <w:rFonts w:eastAsia="黑体"/>
          <w:bCs/>
          <w:sz w:val="32"/>
          <w:szCs w:val="32"/>
        </w:rPr>
        <w:fldChar w:fldCharType="begin"/>
      </w:r>
      <w:r w:rsidRPr="00EA5D32">
        <w:rPr>
          <w:rFonts w:eastAsia="黑体"/>
          <w:bCs/>
          <w:sz w:val="32"/>
          <w:szCs w:val="32"/>
        </w:rPr>
        <w:instrText xml:space="preserve"> = 1 \* ROMAN </w:instrText>
      </w:r>
      <w:r w:rsidRPr="00EA5D32">
        <w:rPr>
          <w:rFonts w:eastAsia="黑体"/>
          <w:bCs/>
          <w:sz w:val="32"/>
          <w:szCs w:val="32"/>
        </w:rPr>
        <w:fldChar w:fldCharType="separate"/>
      </w:r>
      <w:r w:rsidRPr="00EA5D32">
        <w:rPr>
          <w:rFonts w:eastAsia="黑体"/>
          <w:bCs/>
          <w:sz w:val="32"/>
          <w:szCs w:val="32"/>
        </w:rPr>
        <w:t>I</w:t>
      </w:r>
      <w:r w:rsidRPr="00EA5D32">
        <w:rPr>
          <w:rFonts w:eastAsia="黑体"/>
          <w:bCs/>
          <w:sz w:val="32"/>
          <w:szCs w:val="32"/>
        </w:rPr>
        <w:fldChar w:fldCharType="end"/>
      </w:r>
      <w:r w:rsidRPr="00EA5D32">
        <w:rPr>
          <w:rFonts w:eastAsia="黑体"/>
          <w:bCs/>
          <w:sz w:val="32"/>
          <w:szCs w:val="32"/>
        </w:rPr>
        <w:t>级维修项目</w:t>
      </w:r>
    </w:p>
    <w:p w14:paraId="62B4E66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lastRenderedPageBreak/>
        <w:t>（一）超偏载检测装置、动态轨道衡更换压力、剪力传感器。</w:t>
      </w:r>
    </w:p>
    <w:p w14:paraId="50F6E6D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（二）超偏载检测装置、动态轨道衡更换配套车号识别设备的天线、磁钢及磁钢卡具等。</w:t>
      </w:r>
    </w:p>
    <w:p w14:paraId="2B018FA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（三）超偏载检测装置、动态轨道衡小修和月检。</w:t>
      </w:r>
    </w:p>
    <w:p w14:paraId="75F0EE8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w:t>
      </w:r>
      <w:r w:rsidRPr="00EA5D32">
        <w:rPr>
          <w:rFonts w:eastAsia="仿宋_GB2312" w:hint="eastAsia"/>
          <w:sz w:val="32"/>
          <w:szCs w:val="32"/>
        </w:rPr>
        <w:t>四</w:t>
      </w:r>
      <w:r w:rsidRPr="00EA5D32">
        <w:rPr>
          <w:rFonts w:eastAsia="仿宋_GB2312"/>
          <w:sz w:val="32"/>
          <w:szCs w:val="32"/>
        </w:rPr>
        <w:t>）在天窗内可以完成的其他作业项目。</w:t>
      </w:r>
    </w:p>
    <w:p w14:paraId="36FCA536"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黑体"/>
          <w:bCs/>
          <w:sz w:val="32"/>
          <w:szCs w:val="32"/>
        </w:rPr>
        <w:t>七、客运</w:t>
      </w:r>
      <w:r w:rsidRPr="00EA5D32">
        <w:rPr>
          <w:rFonts w:eastAsia="黑体" w:hint="eastAsia"/>
          <w:bCs/>
          <w:sz w:val="32"/>
          <w:szCs w:val="32"/>
        </w:rPr>
        <w:t>Ⅱ级</w:t>
      </w:r>
      <w:r w:rsidRPr="00EA5D32">
        <w:rPr>
          <w:rFonts w:eastAsia="黑体"/>
          <w:bCs/>
          <w:sz w:val="32"/>
          <w:szCs w:val="32"/>
        </w:rPr>
        <w:t>维修项目</w:t>
      </w:r>
    </w:p>
    <w:p w14:paraId="155AEA8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客运以下维修项目按照工</w:t>
      </w:r>
      <w:proofErr w:type="gramStart"/>
      <w:r w:rsidRPr="00EA5D32">
        <w:rPr>
          <w:rFonts w:eastAsia="仿宋_GB2312"/>
          <w:sz w:val="32"/>
          <w:szCs w:val="32"/>
        </w:rPr>
        <w:t>务</w:t>
      </w:r>
      <w:proofErr w:type="gramEnd"/>
      <w:r w:rsidRPr="00EA5D32">
        <w:rPr>
          <w:rFonts w:eastAsia="仿宋_GB2312"/>
          <w:sz w:val="32"/>
          <w:szCs w:val="32"/>
        </w:rPr>
        <w:t>、电务、供电、房建专业分类提报计划：</w:t>
      </w:r>
    </w:p>
    <w:p w14:paraId="5BE4E63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（一）工</w:t>
      </w:r>
      <w:proofErr w:type="gramStart"/>
      <w:r w:rsidRPr="00EA5D32">
        <w:rPr>
          <w:rFonts w:eastAsia="仿宋_GB2312"/>
          <w:sz w:val="32"/>
          <w:szCs w:val="32"/>
        </w:rPr>
        <w:t>务</w:t>
      </w:r>
      <w:proofErr w:type="gramEnd"/>
      <w:r w:rsidRPr="00EA5D32">
        <w:rPr>
          <w:rFonts w:eastAsia="仿宋_GB2312"/>
          <w:sz w:val="32"/>
          <w:szCs w:val="32"/>
        </w:rPr>
        <w:t>专业：线路间的自动上水设备维修；</w:t>
      </w:r>
      <w:proofErr w:type="gramStart"/>
      <w:r w:rsidRPr="00EA5D32">
        <w:rPr>
          <w:rFonts w:eastAsia="仿宋_GB2312"/>
          <w:sz w:val="32"/>
          <w:szCs w:val="32"/>
        </w:rPr>
        <w:t>固定吸</w:t>
      </w:r>
      <w:proofErr w:type="gramEnd"/>
      <w:r w:rsidRPr="00EA5D32">
        <w:rPr>
          <w:rFonts w:eastAsia="仿宋_GB2312"/>
          <w:sz w:val="32"/>
          <w:szCs w:val="32"/>
        </w:rPr>
        <w:t>污设备维修；</w:t>
      </w:r>
      <w:proofErr w:type="gramStart"/>
      <w:r w:rsidRPr="00EA5D32">
        <w:rPr>
          <w:rFonts w:eastAsia="仿宋_GB2312"/>
          <w:sz w:val="32"/>
          <w:szCs w:val="32"/>
        </w:rPr>
        <w:t>上水走</w:t>
      </w:r>
      <w:proofErr w:type="gramEnd"/>
      <w:r w:rsidRPr="00EA5D32">
        <w:rPr>
          <w:rFonts w:eastAsia="仿宋_GB2312"/>
          <w:sz w:val="32"/>
          <w:szCs w:val="32"/>
        </w:rPr>
        <w:t>行板维修更换；咽喉区监控立杆；邻近线路的中央空调冷凝水管网维修检修；站区综合视频缆线维修。</w:t>
      </w:r>
    </w:p>
    <w:p w14:paraId="776067E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（二）电务专业：视频监控维修；站区综合视频缆线维修；其他需进入车站通信机械室的维修作业。</w:t>
      </w:r>
    </w:p>
    <w:p w14:paraId="487FE5C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（三）供电专业：经现场调查可能影响供电设备安全，需供电停电配合的客运设备维修作业。</w:t>
      </w:r>
    </w:p>
    <w:p w14:paraId="6D9F1F11" w14:textId="77777777" w:rsidR="001407A3" w:rsidRPr="00EA5D32" w:rsidRDefault="001407A3" w:rsidP="001407A3">
      <w:pPr>
        <w:adjustRightInd w:val="0"/>
        <w:snapToGrid w:val="0"/>
        <w:spacing w:line="560" w:lineRule="exact"/>
        <w:ind w:firstLineChars="200" w:firstLine="640"/>
        <w:jc w:val="left"/>
        <w:rPr>
          <w:ins w:id="385" w:author="Tom" w:date="2022-10-20T11:28:00Z"/>
          <w:rFonts w:eastAsia="仿宋_GB2312"/>
          <w:sz w:val="32"/>
          <w:szCs w:val="32"/>
        </w:rPr>
      </w:pPr>
      <w:r w:rsidRPr="00EA5D32">
        <w:rPr>
          <w:rFonts w:eastAsia="仿宋_GB2312"/>
          <w:sz w:val="32"/>
          <w:szCs w:val="32"/>
        </w:rPr>
        <w:t>（四）房建专业：雨棚照明及照明线路维修更换、悬挂物整治；雨棚上桥架盖板整治；消防供水管网维修更换；站台上的电梯基坑、电梯井道作业；站台安全屏蔽门维修更换。</w:t>
      </w:r>
    </w:p>
    <w:p w14:paraId="0C77C138" w14:textId="77777777" w:rsidR="00C55FBD" w:rsidRPr="002364B9" w:rsidRDefault="001407A3" w:rsidP="00C55FBD">
      <w:pPr>
        <w:pStyle w:val="af4"/>
        <w:tabs>
          <w:tab w:val="left" w:pos="3864"/>
        </w:tabs>
        <w:spacing w:before="0" w:beforeAutospacing="0" w:after="0" w:afterAutospacing="0" w:line="560" w:lineRule="atLeast"/>
        <w:ind w:firstLine="640"/>
        <w:jc w:val="both"/>
        <w:rPr>
          <w:rFonts w:ascii="Times New Roman" w:eastAsia="仿宋_GB2312" w:hAnsi="Times New Roman" w:cs="Times New Roman"/>
          <w:sz w:val="32"/>
          <w:szCs w:val="32"/>
        </w:rPr>
      </w:pPr>
      <w:r w:rsidRPr="00EA5D32">
        <w:rPr>
          <w:rFonts w:eastAsia="仿宋_GB2312"/>
          <w:sz w:val="32"/>
          <w:szCs w:val="32"/>
        </w:rPr>
        <w:br w:type="page"/>
      </w:r>
      <w:r w:rsidR="00C55FBD" w:rsidRPr="002364B9">
        <w:rPr>
          <w:rFonts w:ascii="黑体" w:eastAsia="黑体" w:hAnsi="黑体"/>
          <w:sz w:val="32"/>
          <w:szCs w:val="32"/>
        </w:rPr>
        <w:lastRenderedPageBreak/>
        <w:t>附件</w:t>
      </w:r>
      <w:r w:rsidR="00C55FBD" w:rsidRPr="002364B9">
        <w:rPr>
          <w:rFonts w:ascii="黑体" w:eastAsia="黑体" w:hAnsi="黑体" w:hint="eastAsia"/>
          <w:sz w:val="32"/>
          <w:szCs w:val="32"/>
        </w:rPr>
        <w:t>6</w:t>
      </w:r>
    </w:p>
    <w:p w14:paraId="693C4680" w14:textId="77777777" w:rsidR="00C55FBD" w:rsidRPr="002364B9" w:rsidRDefault="00C55FBD" w:rsidP="00C55FBD">
      <w:pPr>
        <w:autoSpaceDE w:val="0"/>
        <w:autoSpaceDN w:val="0"/>
        <w:adjustRightInd w:val="0"/>
        <w:snapToGrid w:val="0"/>
        <w:spacing w:line="560" w:lineRule="exact"/>
        <w:jc w:val="center"/>
        <w:rPr>
          <w:rFonts w:eastAsia="华文中宋"/>
          <w:b/>
          <w:sz w:val="36"/>
          <w:szCs w:val="36"/>
        </w:rPr>
      </w:pPr>
      <w:r w:rsidRPr="002364B9">
        <w:rPr>
          <w:rFonts w:eastAsia="华文中宋" w:hint="eastAsia"/>
          <w:b/>
          <w:sz w:val="36"/>
          <w:szCs w:val="36"/>
        </w:rPr>
        <w:t>施工协调小组组长（副组长）书面委托书</w:t>
      </w:r>
    </w:p>
    <w:p w14:paraId="48698F71"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p>
    <w:p w14:paraId="14B0ADF5"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r w:rsidRPr="002364B9">
        <w:rPr>
          <w:rFonts w:eastAsia="仿宋_GB2312" w:hint="eastAsia"/>
          <w:sz w:val="32"/>
          <w:szCs w:val="32"/>
        </w:rPr>
        <w:t>因</w:t>
      </w:r>
      <w:r w:rsidRPr="002364B9">
        <w:rPr>
          <w:rFonts w:eastAsia="仿宋_GB2312"/>
          <w:sz w:val="32"/>
          <w:szCs w:val="32"/>
          <w:u w:val="single"/>
        </w:rPr>
        <w:t xml:space="preserve">                   </w:t>
      </w:r>
      <w:r w:rsidRPr="002364B9">
        <w:rPr>
          <w:rFonts w:eastAsia="仿宋_GB2312" w:hint="eastAsia"/>
          <w:sz w:val="32"/>
          <w:szCs w:val="32"/>
        </w:rPr>
        <w:t>原因，</w:t>
      </w:r>
      <w:r w:rsidRPr="002364B9">
        <w:rPr>
          <w:rFonts w:eastAsia="仿宋_GB2312"/>
          <w:sz w:val="32"/>
          <w:szCs w:val="32"/>
          <w:u w:val="single"/>
        </w:rPr>
        <w:t xml:space="preserve">                  </w:t>
      </w:r>
      <w:r w:rsidRPr="002364B9">
        <w:rPr>
          <w:rFonts w:eastAsia="仿宋_GB2312" w:hint="eastAsia"/>
          <w:sz w:val="32"/>
          <w:szCs w:val="32"/>
        </w:rPr>
        <w:t>施工协调小组长（副组长）（职务：</w:t>
      </w:r>
      <w:r w:rsidRPr="002364B9">
        <w:rPr>
          <w:rFonts w:eastAsia="仿宋_GB2312"/>
          <w:sz w:val="32"/>
          <w:szCs w:val="32"/>
          <w:u w:val="single"/>
        </w:rPr>
        <w:t xml:space="preserve">        </w:t>
      </w:r>
      <w:r w:rsidRPr="002364B9">
        <w:rPr>
          <w:rFonts w:eastAsia="仿宋_GB2312" w:hint="eastAsia"/>
          <w:sz w:val="32"/>
          <w:szCs w:val="32"/>
        </w:rPr>
        <w:t>，级别</w:t>
      </w:r>
      <w:r w:rsidRPr="002364B9">
        <w:rPr>
          <w:rFonts w:eastAsia="仿宋_GB2312"/>
          <w:sz w:val="32"/>
          <w:szCs w:val="32"/>
          <w:u w:val="single"/>
        </w:rPr>
        <w:t xml:space="preserve">       </w:t>
      </w:r>
      <w:r w:rsidRPr="002364B9">
        <w:rPr>
          <w:rFonts w:eastAsia="仿宋_GB2312" w:hint="eastAsia"/>
          <w:sz w:val="32"/>
          <w:szCs w:val="32"/>
        </w:rPr>
        <w:t>），不能到现场组织协调施工，现委托</w:t>
      </w:r>
      <w:r w:rsidRPr="002364B9">
        <w:rPr>
          <w:rFonts w:eastAsia="仿宋_GB2312"/>
          <w:sz w:val="32"/>
          <w:szCs w:val="32"/>
          <w:u w:val="single"/>
        </w:rPr>
        <w:t xml:space="preserve">          </w:t>
      </w:r>
      <w:r w:rsidRPr="002364B9">
        <w:rPr>
          <w:rFonts w:eastAsia="仿宋_GB2312" w:hint="eastAsia"/>
          <w:sz w:val="32"/>
          <w:szCs w:val="32"/>
        </w:rPr>
        <w:t>（职务：</w:t>
      </w:r>
      <w:r w:rsidRPr="002364B9">
        <w:rPr>
          <w:rFonts w:eastAsia="仿宋_GB2312"/>
          <w:sz w:val="32"/>
          <w:szCs w:val="32"/>
          <w:u w:val="single"/>
        </w:rPr>
        <w:t xml:space="preserve">        </w:t>
      </w:r>
      <w:r w:rsidRPr="002364B9">
        <w:rPr>
          <w:rFonts w:eastAsia="仿宋_GB2312" w:hint="eastAsia"/>
          <w:sz w:val="32"/>
          <w:szCs w:val="32"/>
        </w:rPr>
        <w:t>，级别</w:t>
      </w:r>
      <w:r w:rsidRPr="002364B9">
        <w:rPr>
          <w:rFonts w:eastAsia="仿宋_GB2312"/>
          <w:sz w:val="32"/>
          <w:szCs w:val="32"/>
          <w:u w:val="single"/>
        </w:rPr>
        <w:t xml:space="preserve">       </w:t>
      </w:r>
      <w:r w:rsidRPr="002364B9">
        <w:rPr>
          <w:rFonts w:eastAsia="仿宋_GB2312" w:hint="eastAsia"/>
          <w:sz w:val="32"/>
          <w:szCs w:val="32"/>
        </w:rPr>
        <w:t>）担任</w:t>
      </w:r>
      <w:r w:rsidRPr="002364B9">
        <w:rPr>
          <w:rFonts w:eastAsia="仿宋_GB2312"/>
          <w:sz w:val="32"/>
          <w:szCs w:val="32"/>
          <w:u w:val="single"/>
        </w:rPr>
        <w:t xml:space="preserve">    </w:t>
      </w:r>
      <w:r w:rsidRPr="002364B9">
        <w:rPr>
          <w:rFonts w:eastAsia="仿宋_GB2312" w:hint="eastAsia"/>
          <w:sz w:val="32"/>
          <w:szCs w:val="32"/>
        </w:rPr>
        <w:t>年</w:t>
      </w:r>
      <w:r w:rsidRPr="002364B9">
        <w:rPr>
          <w:rFonts w:eastAsia="仿宋_GB2312"/>
          <w:sz w:val="32"/>
          <w:szCs w:val="32"/>
          <w:u w:val="single"/>
        </w:rPr>
        <w:t xml:space="preserve">    </w:t>
      </w:r>
      <w:r w:rsidRPr="002364B9">
        <w:rPr>
          <w:rFonts w:eastAsia="仿宋_GB2312" w:hint="eastAsia"/>
          <w:sz w:val="32"/>
          <w:szCs w:val="32"/>
        </w:rPr>
        <w:t>月</w:t>
      </w:r>
      <w:r w:rsidRPr="002364B9">
        <w:rPr>
          <w:rFonts w:eastAsia="仿宋_GB2312"/>
          <w:sz w:val="32"/>
          <w:szCs w:val="32"/>
        </w:rPr>
        <w:t xml:space="preserve"> </w:t>
      </w:r>
      <w:r w:rsidRPr="002364B9">
        <w:rPr>
          <w:rFonts w:eastAsia="仿宋_GB2312"/>
          <w:sz w:val="32"/>
          <w:szCs w:val="32"/>
          <w:u w:val="single"/>
        </w:rPr>
        <w:t xml:space="preserve">   </w:t>
      </w:r>
      <w:r w:rsidRPr="002364B9">
        <w:rPr>
          <w:rFonts w:eastAsia="仿宋_GB2312" w:hint="eastAsia"/>
          <w:sz w:val="32"/>
          <w:szCs w:val="32"/>
        </w:rPr>
        <w:t>日至</w:t>
      </w:r>
      <w:r w:rsidRPr="002364B9">
        <w:rPr>
          <w:rFonts w:eastAsia="仿宋_GB2312"/>
          <w:sz w:val="32"/>
          <w:szCs w:val="32"/>
          <w:u w:val="single"/>
        </w:rPr>
        <w:t xml:space="preserve">    </w:t>
      </w:r>
      <w:r w:rsidRPr="002364B9">
        <w:rPr>
          <w:rFonts w:eastAsia="仿宋_GB2312" w:hint="eastAsia"/>
          <w:sz w:val="32"/>
          <w:szCs w:val="32"/>
        </w:rPr>
        <w:t>年</w:t>
      </w:r>
      <w:r w:rsidRPr="002364B9">
        <w:rPr>
          <w:rFonts w:eastAsia="仿宋_GB2312"/>
          <w:sz w:val="32"/>
          <w:szCs w:val="32"/>
          <w:u w:val="single"/>
        </w:rPr>
        <w:t xml:space="preserve">    </w:t>
      </w:r>
      <w:r w:rsidRPr="002364B9">
        <w:rPr>
          <w:rFonts w:eastAsia="仿宋_GB2312" w:hint="eastAsia"/>
          <w:sz w:val="32"/>
          <w:szCs w:val="32"/>
        </w:rPr>
        <w:t>月</w:t>
      </w:r>
      <w:r w:rsidRPr="002364B9">
        <w:rPr>
          <w:rFonts w:eastAsia="仿宋_GB2312"/>
          <w:sz w:val="32"/>
          <w:szCs w:val="32"/>
          <w:u w:val="single"/>
        </w:rPr>
        <w:t xml:space="preserve">    </w:t>
      </w:r>
      <w:proofErr w:type="gramStart"/>
      <w:r w:rsidRPr="002364B9">
        <w:rPr>
          <w:rFonts w:eastAsia="仿宋_GB2312" w:hint="eastAsia"/>
          <w:sz w:val="32"/>
          <w:szCs w:val="32"/>
        </w:rPr>
        <w:t>日施工</w:t>
      </w:r>
      <w:proofErr w:type="gramEnd"/>
      <w:r w:rsidRPr="002364B9">
        <w:rPr>
          <w:rFonts w:eastAsia="仿宋_GB2312" w:hint="eastAsia"/>
          <w:sz w:val="32"/>
          <w:szCs w:val="32"/>
        </w:rPr>
        <w:t>协调小组组长（副组长），履行施工协调小组组长（副组长）职责，负责该项施工协调小组组长（副组长）相关事宜。</w:t>
      </w:r>
    </w:p>
    <w:p w14:paraId="590E438E"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p>
    <w:p w14:paraId="1342773B" w14:textId="77777777" w:rsidR="00C55FBD" w:rsidRPr="002364B9" w:rsidRDefault="00C55FBD" w:rsidP="00C55FBD">
      <w:pPr>
        <w:autoSpaceDE w:val="0"/>
        <w:autoSpaceDN w:val="0"/>
        <w:adjustRightInd w:val="0"/>
        <w:snapToGrid w:val="0"/>
        <w:spacing w:line="560" w:lineRule="exact"/>
        <w:rPr>
          <w:rFonts w:eastAsia="仿宋_GB2312"/>
          <w:sz w:val="32"/>
          <w:szCs w:val="32"/>
        </w:rPr>
      </w:pPr>
    </w:p>
    <w:p w14:paraId="77E4C156" w14:textId="77777777" w:rsidR="00C55FBD" w:rsidRPr="002364B9" w:rsidRDefault="00C55FBD" w:rsidP="00C55FBD">
      <w:pPr>
        <w:autoSpaceDE w:val="0"/>
        <w:autoSpaceDN w:val="0"/>
        <w:adjustRightInd w:val="0"/>
        <w:snapToGrid w:val="0"/>
        <w:spacing w:line="560" w:lineRule="exact"/>
        <w:rPr>
          <w:rFonts w:eastAsia="仿宋_GB2312"/>
          <w:sz w:val="32"/>
          <w:szCs w:val="32"/>
        </w:rPr>
      </w:pPr>
      <w:r w:rsidRPr="002364B9">
        <w:rPr>
          <w:rFonts w:eastAsia="仿宋_GB2312" w:hint="eastAsia"/>
          <w:sz w:val="32"/>
          <w:szCs w:val="32"/>
        </w:rPr>
        <w:t>单位正职签名：</w:t>
      </w:r>
    </w:p>
    <w:p w14:paraId="1DD9F535" w14:textId="77777777" w:rsidR="00C55FBD" w:rsidRPr="002364B9" w:rsidRDefault="00C55FBD" w:rsidP="00C55FBD">
      <w:pPr>
        <w:autoSpaceDE w:val="0"/>
        <w:autoSpaceDN w:val="0"/>
        <w:adjustRightInd w:val="0"/>
        <w:snapToGrid w:val="0"/>
        <w:spacing w:line="560" w:lineRule="exact"/>
        <w:rPr>
          <w:rFonts w:eastAsia="仿宋_GB2312"/>
          <w:sz w:val="32"/>
          <w:szCs w:val="32"/>
        </w:rPr>
      </w:pPr>
    </w:p>
    <w:p w14:paraId="4DA0BA8F" w14:textId="77777777" w:rsidR="00C55FBD" w:rsidRPr="002364B9" w:rsidRDefault="00C55FBD" w:rsidP="00C55FBD">
      <w:pPr>
        <w:autoSpaceDE w:val="0"/>
        <w:autoSpaceDN w:val="0"/>
        <w:adjustRightInd w:val="0"/>
        <w:snapToGrid w:val="0"/>
        <w:spacing w:line="560" w:lineRule="exact"/>
        <w:rPr>
          <w:rFonts w:eastAsia="仿宋_GB2312"/>
          <w:sz w:val="32"/>
          <w:szCs w:val="32"/>
        </w:rPr>
      </w:pPr>
    </w:p>
    <w:p w14:paraId="2A21E4A8" w14:textId="77777777" w:rsidR="00C55FBD" w:rsidRPr="002364B9" w:rsidRDefault="00C55FBD" w:rsidP="00C55FBD">
      <w:pPr>
        <w:autoSpaceDE w:val="0"/>
        <w:autoSpaceDN w:val="0"/>
        <w:adjustRightInd w:val="0"/>
        <w:snapToGrid w:val="0"/>
        <w:spacing w:line="560" w:lineRule="exact"/>
        <w:rPr>
          <w:rFonts w:eastAsia="仿宋_GB2312"/>
          <w:sz w:val="32"/>
          <w:szCs w:val="32"/>
          <w:u w:val="single"/>
        </w:rPr>
      </w:pPr>
      <w:r w:rsidRPr="002364B9">
        <w:rPr>
          <w:rFonts w:eastAsia="仿宋_GB2312" w:hint="eastAsia"/>
          <w:sz w:val="32"/>
          <w:szCs w:val="32"/>
        </w:rPr>
        <w:t>委托人签名：</w:t>
      </w:r>
      <w:r w:rsidRPr="002364B9">
        <w:rPr>
          <w:rFonts w:eastAsia="仿宋_GB2312"/>
          <w:sz w:val="32"/>
          <w:szCs w:val="32"/>
          <w:u w:val="single"/>
        </w:rPr>
        <w:t xml:space="preserve">              </w:t>
      </w:r>
      <w:r w:rsidRPr="002364B9">
        <w:rPr>
          <w:rFonts w:eastAsia="仿宋_GB2312"/>
          <w:sz w:val="32"/>
          <w:szCs w:val="32"/>
        </w:rPr>
        <w:t xml:space="preserve">  </w:t>
      </w:r>
      <w:r w:rsidRPr="002364B9">
        <w:rPr>
          <w:rFonts w:eastAsia="仿宋_GB2312" w:hint="eastAsia"/>
          <w:sz w:val="32"/>
          <w:szCs w:val="32"/>
        </w:rPr>
        <w:t>受委托人签名：</w:t>
      </w:r>
      <w:r w:rsidRPr="002364B9">
        <w:rPr>
          <w:rFonts w:eastAsia="仿宋_GB2312"/>
          <w:sz w:val="32"/>
          <w:szCs w:val="32"/>
          <w:u w:val="single"/>
        </w:rPr>
        <w:t xml:space="preserve">             </w:t>
      </w:r>
    </w:p>
    <w:p w14:paraId="714DB94D"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p>
    <w:p w14:paraId="4DCAA89F"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r w:rsidRPr="002364B9">
        <w:rPr>
          <w:rFonts w:eastAsia="仿宋_GB2312"/>
          <w:sz w:val="32"/>
          <w:szCs w:val="32"/>
        </w:rPr>
        <w:t xml:space="preserve">       </w:t>
      </w:r>
      <w:r w:rsidRPr="002364B9">
        <w:rPr>
          <w:rFonts w:eastAsia="仿宋_GB2312" w:hint="eastAsia"/>
          <w:sz w:val="32"/>
          <w:szCs w:val="32"/>
        </w:rPr>
        <w:t>年</w:t>
      </w:r>
      <w:r w:rsidRPr="002364B9">
        <w:rPr>
          <w:rFonts w:eastAsia="仿宋_GB2312"/>
          <w:sz w:val="32"/>
          <w:szCs w:val="32"/>
        </w:rPr>
        <w:t xml:space="preserve">  </w:t>
      </w:r>
      <w:r w:rsidRPr="002364B9">
        <w:rPr>
          <w:rFonts w:eastAsia="仿宋_GB2312" w:hint="eastAsia"/>
          <w:sz w:val="32"/>
          <w:szCs w:val="32"/>
        </w:rPr>
        <w:t>月</w:t>
      </w:r>
      <w:r w:rsidRPr="002364B9">
        <w:rPr>
          <w:rFonts w:eastAsia="仿宋_GB2312"/>
          <w:sz w:val="32"/>
          <w:szCs w:val="32"/>
        </w:rPr>
        <w:t xml:space="preserve">  </w:t>
      </w:r>
      <w:r w:rsidRPr="002364B9">
        <w:rPr>
          <w:rFonts w:eastAsia="仿宋_GB2312" w:hint="eastAsia"/>
          <w:sz w:val="32"/>
          <w:szCs w:val="32"/>
        </w:rPr>
        <w:t>日</w:t>
      </w:r>
      <w:r w:rsidRPr="002364B9">
        <w:rPr>
          <w:rFonts w:eastAsia="仿宋_GB2312"/>
          <w:sz w:val="32"/>
          <w:szCs w:val="32"/>
        </w:rPr>
        <w:t xml:space="preserve">                     </w:t>
      </w:r>
      <w:r w:rsidRPr="002364B9">
        <w:rPr>
          <w:rFonts w:eastAsia="仿宋_GB2312" w:hint="eastAsia"/>
          <w:sz w:val="32"/>
          <w:szCs w:val="32"/>
        </w:rPr>
        <w:t>年</w:t>
      </w:r>
      <w:r w:rsidRPr="002364B9">
        <w:rPr>
          <w:rFonts w:eastAsia="仿宋_GB2312"/>
          <w:sz w:val="32"/>
          <w:szCs w:val="32"/>
        </w:rPr>
        <w:t xml:space="preserve">  </w:t>
      </w:r>
      <w:r w:rsidRPr="002364B9">
        <w:rPr>
          <w:rFonts w:eastAsia="仿宋_GB2312" w:hint="eastAsia"/>
          <w:sz w:val="32"/>
          <w:szCs w:val="32"/>
        </w:rPr>
        <w:t>月</w:t>
      </w:r>
      <w:r w:rsidRPr="002364B9">
        <w:rPr>
          <w:rFonts w:eastAsia="仿宋_GB2312"/>
          <w:sz w:val="32"/>
          <w:szCs w:val="32"/>
        </w:rPr>
        <w:t xml:space="preserve">  </w:t>
      </w:r>
      <w:r w:rsidRPr="002364B9">
        <w:rPr>
          <w:rFonts w:eastAsia="仿宋_GB2312" w:hint="eastAsia"/>
          <w:sz w:val="32"/>
          <w:szCs w:val="32"/>
        </w:rPr>
        <w:t>日</w:t>
      </w:r>
    </w:p>
    <w:p w14:paraId="72B3BA18" w14:textId="77777777" w:rsidR="00C55FBD" w:rsidRPr="002364B9" w:rsidRDefault="00C55FBD" w:rsidP="00C55FBD">
      <w:pPr>
        <w:autoSpaceDE w:val="0"/>
        <w:autoSpaceDN w:val="0"/>
        <w:adjustRightInd w:val="0"/>
        <w:snapToGrid w:val="0"/>
        <w:spacing w:line="560" w:lineRule="exact"/>
        <w:ind w:firstLineChars="200" w:firstLine="640"/>
        <w:rPr>
          <w:rFonts w:eastAsia="仿宋_GB2312"/>
          <w:sz w:val="32"/>
          <w:szCs w:val="32"/>
        </w:rPr>
      </w:pPr>
    </w:p>
    <w:p w14:paraId="73F71EDB" w14:textId="77777777" w:rsidR="00C55FBD" w:rsidRPr="002364B9" w:rsidRDefault="00C55FBD" w:rsidP="00C55FBD">
      <w:pPr>
        <w:autoSpaceDE w:val="0"/>
        <w:autoSpaceDN w:val="0"/>
        <w:adjustRightInd w:val="0"/>
        <w:snapToGrid w:val="0"/>
        <w:spacing w:line="560" w:lineRule="exact"/>
        <w:rPr>
          <w:rFonts w:ascii="宋体" w:hAnsi="宋体"/>
          <w:sz w:val="24"/>
          <w:szCs w:val="24"/>
        </w:rPr>
      </w:pPr>
    </w:p>
    <w:p w14:paraId="6A67A660" w14:textId="77777777" w:rsidR="00C55FBD" w:rsidRPr="002364B9" w:rsidRDefault="00C55FBD" w:rsidP="00C55FBD">
      <w:pPr>
        <w:autoSpaceDE w:val="0"/>
        <w:autoSpaceDN w:val="0"/>
        <w:adjustRightInd w:val="0"/>
        <w:snapToGrid w:val="0"/>
        <w:spacing w:line="400" w:lineRule="exact"/>
        <w:rPr>
          <w:rFonts w:ascii="宋体" w:hAnsi="宋体"/>
          <w:sz w:val="24"/>
          <w:szCs w:val="24"/>
        </w:rPr>
      </w:pPr>
      <w:r w:rsidRPr="002364B9">
        <w:rPr>
          <w:rFonts w:ascii="宋体" w:hAnsi="宋体" w:hint="eastAsia"/>
          <w:sz w:val="24"/>
          <w:szCs w:val="24"/>
        </w:rPr>
        <w:t>注：1.委托原因选填“①Ⅲ级施工较多②出差在外不能赶回③生病不能胜任”其中一项。</w:t>
      </w:r>
    </w:p>
    <w:p w14:paraId="2566A398" w14:textId="77777777" w:rsidR="00853A22" w:rsidRPr="002364B9" w:rsidRDefault="00C55FBD" w:rsidP="00AE44AA">
      <w:pPr>
        <w:autoSpaceDE w:val="0"/>
        <w:autoSpaceDN w:val="0"/>
        <w:adjustRightInd w:val="0"/>
        <w:snapToGrid w:val="0"/>
        <w:spacing w:line="400" w:lineRule="exact"/>
        <w:ind w:firstLineChars="150" w:firstLine="360"/>
        <w:rPr>
          <w:rFonts w:eastAsia="微软雅黑"/>
          <w:sz w:val="27"/>
          <w:szCs w:val="27"/>
        </w:rPr>
      </w:pPr>
      <w:r w:rsidRPr="002364B9">
        <w:rPr>
          <w:rFonts w:ascii="宋体" w:hAnsi="宋体" w:hint="eastAsia"/>
          <w:sz w:val="24"/>
          <w:szCs w:val="24"/>
        </w:rPr>
        <w:t>2.根据实际情况选择组长、副组长，不用的划去。</w:t>
      </w:r>
      <w:r>
        <w:rPr>
          <w:rFonts w:ascii="黑体" w:eastAsia="黑体" w:hAnsi="黑体"/>
          <w:sz w:val="32"/>
          <w:szCs w:val="32"/>
        </w:rPr>
        <w:br w:type="page"/>
      </w:r>
      <w:r w:rsidR="00853A22" w:rsidRPr="002364B9">
        <w:rPr>
          <w:rFonts w:eastAsia="黑体" w:hAnsi="黑体"/>
          <w:sz w:val="32"/>
          <w:szCs w:val="32"/>
        </w:rPr>
        <w:lastRenderedPageBreak/>
        <w:t>附</w:t>
      </w:r>
      <w:r w:rsidR="00853A22" w:rsidRPr="00B94BEA">
        <w:rPr>
          <w:rFonts w:ascii="黑体" w:eastAsia="黑体" w:hAnsi="黑体"/>
          <w:sz w:val="32"/>
          <w:szCs w:val="32"/>
        </w:rPr>
        <w:t>件7</w:t>
      </w:r>
    </w:p>
    <w:p w14:paraId="6D9EB537" w14:textId="77777777" w:rsidR="00853A22" w:rsidRPr="002364B9" w:rsidRDefault="00853A22" w:rsidP="00853A22">
      <w:pPr>
        <w:tabs>
          <w:tab w:val="left" w:pos="5940"/>
        </w:tabs>
        <w:adjustRightInd w:val="0"/>
        <w:snapToGrid w:val="0"/>
        <w:spacing w:afterLines="100" w:after="240" w:line="560" w:lineRule="exact"/>
        <w:jc w:val="center"/>
        <w:rPr>
          <w:rFonts w:eastAsia="华文中宋"/>
          <w:b/>
          <w:sz w:val="36"/>
          <w:szCs w:val="36"/>
        </w:rPr>
      </w:pPr>
      <w:r w:rsidRPr="002364B9">
        <w:rPr>
          <w:rFonts w:eastAsia="华文中宋"/>
          <w:b/>
          <w:sz w:val="36"/>
          <w:szCs w:val="36"/>
        </w:rPr>
        <w:t>施工到岗监控规定</w:t>
      </w:r>
    </w:p>
    <w:p w14:paraId="7C9AE54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黑体"/>
          <w:bCs/>
          <w:sz w:val="32"/>
          <w:szCs w:val="32"/>
        </w:rPr>
      </w:pPr>
      <w:r w:rsidRPr="00F546FF">
        <w:rPr>
          <w:rFonts w:eastAsia="黑体"/>
          <w:bCs/>
          <w:sz w:val="32"/>
          <w:szCs w:val="32"/>
        </w:rPr>
        <w:t>一、施工到岗监控人员规定</w:t>
      </w:r>
    </w:p>
    <w:p w14:paraId="5D59EC9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（一）</w:t>
      </w:r>
      <w:r w:rsidRPr="00F546FF">
        <w:rPr>
          <w:rFonts w:eastAsia="仿宋_GB2312"/>
          <w:sz w:val="32"/>
          <w:szCs w:val="32"/>
        </w:rPr>
        <w:t>Ⅰ</w:t>
      </w:r>
      <w:r w:rsidRPr="00F546FF">
        <w:rPr>
          <w:rFonts w:eastAsia="仿宋_GB2312"/>
          <w:sz w:val="32"/>
          <w:szCs w:val="32"/>
        </w:rPr>
        <w:t>、</w:t>
      </w:r>
      <w:r w:rsidRPr="00F546FF">
        <w:rPr>
          <w:rFonts w:eastAsia="仿宋_GB2312"/>
          <w:sz w:val="32"/>
          <w:szCs w:val="32"/>
        </w:rPr>
        <w:t>Ⅱ</w:t>
      </w:r>
      <w:r w:rsidRPr="00F546FF">
        <w:rPr>
          <w:rFonts w:eastAsia="仿宋_GB2312"/>
          <w:sz w:val="32"/>
          <w:szCs w:val="32"/>
        </w:rPr>
        <w:t>级施工。</w:t>
      </w:r>
    </w:p>
    <w:p w14:paraId="5DD55D8D"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由施工协调小组正、副组长、成员分工履行到岗监控职责。</w:t>
      </w:r>
    </w:p>
    <w:p w14:paraId="5D72D31F"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pPr>
      <w:r w:rsidRPr="00F546FF">
        <w:rPr>
          <w:rFonts w:eastAsia="仿宋_GB2312"/>
          <w:sz w:val="32"/>
          <w:szCs w:val="32"/>
        </w:rPr>
        <w:t>（二）</w:t>
      </w:r>
      <w:r w:rsidRPr="00F546FF">
        <w:rPr>
          <w:rFonts w:eastAsia="仿宋_GB2312"/>
          <w:sz w:val="32"/>
          <w:szCs w:val="32"/>
        </w:rPr>
        <w:t>Ⅲ</w:t>
      </w:r>
      <w:r w:rsidRPr="00F546FF">
        <w:rPr>
          <w:rFonts w:eastAsia="仿宋_GB2312"/>
          <w:sz w:val="32"/>
          <w:szCs w:val="32"/>
        </w:rPr>
        <w:t>级施工。</w:t>
      </w:r>
    </w:p>
    <w:p w14:paraId="191A317E" w14:textId="77777777" w:rsidR="00853A22" w:rsidRPr="00F546FF" w:rsidRDefault="00853A22" w:rsidP="00853A22">
      <w:pPr>
        <w:snapToGrid w:val="0"/>
        <w:spacing w:line="560" w:lineRule="exact"/>
        <w:ind w:firstLineChars="200" w:firstLine="640"/>
        <w:rPr>
          <w:rFonts w:eastAsia="仿宋_GB2312"/>
          <w:bCs/>
          <w:kern w:val="0"/>
          <w:sz w:val="32"/>
          <w:szCs w:val="32"/>
        </w:rPr>
      </w:pPr>
      <w:r w:rsidRPr="00F546FF">
        <w:rPr>
          <w:rFonts w:eastAsia="仿宋_GB2312"/>
          <w:sz w:val="32"/>
          <w:szCs w:val="32"/>
        </w:rPr>
        <w:t>1.</w:t>
      </w:r>
      <w:r w:rsidRPr="00F546FF">
        <w:rPr>
          <w:rFonts w:eastAsia="仿宋_GB2312"/>
          <w:bCs/>
          <w:kern w:val="0"/>
          <w:sz w:val="32"/>
          <w:szCs w:val="32"/>
        </w:rPr>
        <w:t>新开工（含</w:t>
      </w:r>
      <w:r w:rsidRPr="00F546FF">
        <w:rPr>
          <w:rFonts w:eastAsia="仿宋_GB2312"/>
          <w:bCs/>
          <w:kern w:val="0"/>
          <w:sz w:val="32"/>
          <w:szCs w:val="32"/>
        </w:rPr>
        <w:t>“</w:t>
      </w:r>
      <w:r w:rsidRPr="00F546FF">
        <w:rPr>
          <w:rFonts w:eastAsia="仿宋_GB2312"/>
          <w:bCs/>
          <w:kern w:val="0"/>
          <w:sz w:val="32"/>
          <w:szCs w:val="32"/>
        </w:rPr>
        <w:t>三新</w:t>
      </w:r>
      <w:r w:rsidRPr="00F546FF">
        <w:rPr>
          <w:rFonts w:eastAsia="仿宋_GB2312"/>
          <w:bCs/>
          <w:kern w:val="0"/>
          <w:sz w:val="32"/>
          <w:szCs w:val="32"/>
        </w:rPr>
        <w:t>”</w:t>
      </w:r>
      <w:r w:rsidRPr="00F546FF">
        <w:rPr>
          <w:rFonts w:eastAsia="仿宋_GB2312"/>
          <w:bCs/>
          <w:kern w:val="0"/>
          <w:sz w:val="32"/>
          <w:szCs w:val="32"/>
        </w:rPr>
        <w:t>施工）、复工</w:t>
      </w:r>
      <w:r w:rsidRPr="00F546FF">
        <w:rPr>
          <w:rFonts w:eastAsia="仿宋_GB2312"/>
          <w:sz w:val="32"/>
          <w:szCs w:val="32"/>
        </w:rPr>
        <w:t>（停工达到</w:t>
      </w:r>
      <w:r w:rsidRPr="00F546FF">
        <w:rPr>
          <w:rFonts w:eastAsia="仿宋_GB2312"/>
          <w:sz w:val="32"/>
          <w:szCs w:val="32"/>
        </w:rPr>
        <w:t>5</w:t>
      </w:r>
      <w:r w:rsidRPr="00F546FF">
        <w:rPr>
          <w:rFonts w:eastAsia="仿宋_GB2312"/>
          <w:sz w:val="32"/>
          <w:szCs w:val="32"/>
        </w:rPr>
        <w:t>天及以上）</w:t>
      </w:r>
      <w:r w:rsidRPr="00F546FF">
        <w:rPr>
          <w:rFonts w:eastAsia="仿宋_GB2312"/>
          <w:bCs/>
          <w:kern w:val="0"/>
          <w:sz w:val="32"/>
          <w:szCs w:val="32"/>
        </w:rPr>
        <w:t>的</w:t>
      </w:r>
      <w:r w:rsidRPr="00F546FF">
        <w:rPr>
          <w:rFonts w:hAnsi="宋体"/>
          <w:bCs/>
          <w:kern w:val="0"/>
          <w:sz w:val="32"/>
          <w:szCs w:val="32"/>
        </w:rPr>
        <w:t>Ⅲ</w:t>
      </w:r>
      <w:proofErr w:type="gramStart"/>
      <w:r w:rsidRPr="00F546FF">
        <w:rPr>
          <w:rFonts w:eastAsia="仿宋_GB2312"/>
          <w:bCs/>
          <w:kern w:val="0"/>
          <w:sz w:val="32"/>
          <w:szCs w:val="32"/>
        </w:rPr>
        <w:t>级施工</w:t>
      </w:r>
      <w:proofErr w:type="gramEnd"/>
      <w:r w:rsidRPr="00F546FF">
        <w:rPr>
          <w:rFonts w:eastAsia="仿宋_GB2312"/>
          <w:bCs/>
          <w:kern w:val="0"/>
          <w:sz w:val="32"/>
          <w:szCs w:val="32"/>
        </w:rPr>
        <w:t>首日，施工单位、建设单位领导</w:t>
      </w:r>
      <w:proofErr w:type="gramStart"/>
      <w:r w:rsidRPr="00F546FF">
        <w:rPr>
          <w:rFonts w:eastAsia="仿宋_GB2312"/>
          <w:bCs/>
          <w:kern w:val="0"/>
          <w:sz w:val="32"/>
          <w:szCs w:val="32"/>
        </w:rPr>
        <w:t>须现场</w:t>
      </w:r>
      <w:proofErr w:type="gramEnd"/>
      <w:r w:rsidRPr="00F546FF">
        <w:rPr>
          <w:rFonts w:eastAsia="仿宋_GB2312"/>
          <w:bCs/>
          <w:kern w:val="0"/>
          <w:sz w:val="32"/>
          <w:szCs w:val="32"/>
        </w:rPr>
        <w:t>监控。节日</w:t>
      </w:r>
      <w:proofErr w:type="gramStart"/>
      <w:r w:rsidRPr="00F546FF">
        <w:rPr>
          <w:rFonts w:eastAsia="仿宋_GB2312"/>
          <w:bCs/>
          <w:kern w:val="0"/>
          <w:sz w:val="32"/>
          <w:szCs w:val="32"/>
        </w:rPr>
        <w:t>期间</w:t>
      </w:r>
      <w:r w:rsidRPr="00F546FF">
        <w:rPr>
          <w:rFonts w:hAnsi="宋体"/>
          <w:bCs/>
          <w:kern w:val="0"/>
          <w:sz w:val="32"/>
          <w:szCs w:val="32"/>
        </w:rPr>
        <w:t>Ⅲ</w:t>
      </w:r>
      <w:proofErr w:type="gramEnd"/>
      <w:r w:rsidRPr="00F546FF">
        <w:rPr>
          <w:rFonts w:eastAsia="仿宋_GB2312"/>
          <w:bCs/>
          <w:kern w:val="0"/>
          <w:sz w:val="32"/>
          <w:szCs w:val="32"/>
        </w:rPr>
        <w:t>级施工（不含</w:t>
      </w:r>
      <w:r w:rsidRPr="00F546FF">
        <w:rPr>
          <w:rFonts w:hAnsi="宋体"/>
          <w:bCs/>
          <w:kern w:val="0"/>
          <w:sz w:val="32"/>
          <w:szCs w:val="32"/>
        </w:rPr>
        <w:t>Ⅲ</w:t>
      </w:r>
      <w:r w:rsidRPr="00F546FF">
        <w:rPr>
          <w:rFonts w:eastAsia="仿宋_GB2312"/>
          <w:bCs/>
          <w:kern w:val="0"/>
          <w:sz w:val="32"/>
          <w:szCs w:val="32"/>
        </w:rPr>
        <w:t>级连续），施工单位、建设单位、主要配合单位领导</w:t>
      </w:r>
      <w:proofErr w:type="gramStart"/>
      <w:r w:rsidRPr="00F546FF">
        <w:rPr>
          <w:rFonts w:eastAsia="仿宋_GB2312"/>
          <w:bCs/>
          <w:kern w:val="0"/>
          <w:sz w:val="32"/>
          <w:szCs w:val="32"/>
        </w:rPr>
        <w:t>须现场</w:t>
      </w:r>
      <w:proofErr w:type="gramEnd"/>
      <w:r w:rsidRPr="00F546FF">
        <w:rPr>
          <w:rFonts w:eastAsia="仿宋_GB2312"/>
          <w:bCs/>
          <w:kern w:val="0"/>
          <w:sz w:val="32"/>
          <w:szCs w:val="32"/>
        </w:rPr>
        <w:t>监控。</w:t>
      </w:r>
    </w:p>
    <w:p w14:paraId="1CE97176" w14:textId="77777777" w:rsidR="00853A22" w:rsidRPr="00F546FF" w:rsidRDefault="00853A22" w:rsidP="00853A22">
      <w:pPr>
        <w:snapToGrid w:val="0"/>
        <w:spacing w:line="560" w:lineRule="exact"/>
        <w:ind w:firstLineChars="200" w:firstLine="640"/>
        <w:rPr>
          <w:rFonts w:eastAsia="仿宋_GB2312"/>
          <w:bCs/>
          <w:kern w:val="0"/>
          <w:sz w:val="32"/>
          <w:szCs w:val="32"/>
        </w:rPr>
      </w:pPr>
      <w:r w:rsidRPr="00F546FF">
        <w:rPr>
          <w:rFonts w:eastAsia="仿宋_GB2312"/>
          <w:bCs/>
          <w:kern w:val="0"/>
          <w:sz w:val="32"/>
          <w:szCs w:val="32"/>
        </w:rPr>
        <w:t>“</w:t>
      </w:r>
      <w:r w:rsidRPr="00F546FF">
        <w:rPr>
          <w:rFonts w:eastAsia="仿宋_GB2312"/>
          <w:bCs/>
          <w:kern w:val="0"/>
          <w:sz w:val="32"/>
          <w:szCs w:val="32"/>
        </w:rPr>
        <w:t>三新</w:t>
      </w:r>
      <w:r w:rsidRPr="00F546FF">
        <w:rPr>
          <w:rFonts w:eastAsia="仿宋_GB2312"/>
          <w:bCs/>
          <w:kern w:val="0"/>
          <w:sz w:val="32"/>
          <w:szCs w:val="32"/>
        </w:rPr>
        <w:t>”</w:t>
      </w:r>
      <w:r w:rsidRPr="00F546FF">
        <w:rPr>
          <w:rFonts w:eastAsia="仿宋_GB2312"/>
          <w:bCs/>
          <w:kern w:val="0"/>
          <w:sz w:val="32"/>
          <w:szCs w:val="32"/>
        </w:rPr>
        <w:t>施工是指</w:t>
      </w:r>
      <w:r w:rsidRPr="00F546FF">
        <w:rPr>
          <w:rFonts w:eastAsia="仿宋_GB2312"/>
          <w:sz w:val="32"/>
          <w:szCs w:val="32"/>
        </w:rPr>
        <w:t>新项目、新场景（不同线别的作业环境）、新队伍（临时组建的队伍）的</w:t>
      </w:r>
      <w:r w:rsidRPr="00F546FF">
        <w:rPr>
          <w:rFonts w:eastAsia="仿宋_GB2312"/>
          <w:bCs/>
          <w:kern w:val="0"/>
          <w:sz w:val="32"/>
          <w:szCs w:val="32"/>
        </w:rPr>
        <w:t>施工</w:t>
      </w:r>
      <w:r w:rsidRPr="00F546FF">
        <w:rPr>
          <w:rFonts w:eastAsia="仿宋_GB2312"/>
          <w:sz w:val="32"/>
          <w:szCs w:val="32"/>
        </w:rPr>
        <w:t>。</w:t>
      </w:r>
      <w:r w:rsidRPr="00F546FF">
        <w:rPr>
          <w:rFonts w:eastAsia="仿宋_GB2312"/>
          <w:bCs/>
          <w:kern w:val="0"/>
          <w:sz w:val="32"/>
          <w:szCs w:val="32"/>
        </w:rPr>
        <w:t>主要配合单位是</w:t>
      </w:r>
      <w:proofErr w:type="gramStart"/>
      <w:r w:rsidRPr="00F546FF">
        <w:rPr>
          <w:rFonts w:eastAsia="仿宋_GB2312"/>
          <w:bCs/>
          <w:kern w:val="0"/>
          <w:sz w:val="32"/>
          <w:szCs w:val="32"/>
        </w:rPr>
        <w:t>指施工</w:t>
      </w:r>
      <w:proofErr w:type="gramEnd"/>
      <w:r w:rsidRPr="00F546FF">
        <w:rPr>
          <w:rFonts w:eastAsia="仿宋_GB2312"/>
          <w:bCs/>
          <w:kern w:val="0"/>
          <w:sz w:val="32"/>
          <w:szCs w:val="32"/>
        </w:rPr>
        <w:t>中需安装、拆除本专业设备的设备管理单位。</w:t>
      </w:r>
    </w:p>
    <w:p w14:paraId="42B288AB"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2.</w:t>
      </w:r>
      <w:r w:rsidRPr="00F546FF">
        <w:rPr>
          <w:rFonts w:eastAsia="仿宋_GB2312"/>
          <w:sz w:val="32"/>
          <w:szCs w:val="32"/>
        </w:rPr>
        <w:t>高速铁路。</w:t>
      </w:r>
    </w:p>
    <w:p w14:paraId="5631E8ED" w14:textId="77777777" w:rsidR="00853A22" w:rsidRPr="00F546FF" w:rsidRDefault="00853A22" w:rsidP="00853A22">
      <w:pPr>
        <w:snapToGrid w:val="0"/>
        <w:spacing w:line="560" w:lineRule="exact"/>
        <w:ind w:firstLineChars="200" w:firstLine="640"/>
        <w:rPr>
          <w:rFonts w:eastAsia="仿宋_GB2312"/>
          <w:sz w:val="32"/>
          <w:szCs w:val="32"/>
        </w:rPr>
      </w:pPr>
      <w:r w:rsidRPr="00F546FF">
        <w:rPr>
          <w:rFonts w:eastAsia="仿宋_GB2312"/>
          <w:sz w:val="32"/>
          <w:szCs w:val="32"/>
        </w:rPr>
        <w:t>Ⅲ</w:t>
      </w:r>
      <w:r w:rsidRPr="00F546FF">
        <w:rPr>
          <w:rFonts w:eastAsia="仿宋_GB2312"/>
          <w:sz w:val="32"/>
          <w:szCs w:val="32"/>
        </w:rPr>
        <w:t>级</w:t>
      </w:r>
      <w:r w:rsidRPr="00F546FF">
        <w:rPr>
          <w:rFonts w:eastAsia="仿宋_GB2312"/>
          <w:sz w:val="32"/>
          <w:szCs w:val="32"/>
        </w:rPr>
        <w:t>A</w:t>
      </w:r>
      <w:r w:rsidRPr="00F546FF">
        <w:rPr>
          <w:rFonts w:eastAsia="仿宋_GB2312"/>
          <w:sz w:val="32"/>
          <w:szCs w:val="32"/>
        </w:rPr>
        <w:t>类施工：施工主体业务部室主任（副主任）、施工单位主要领导（分管领导）、建设单位主要领导（分管领导）、主要配合单位分管领导负责施工现场监控。</w:t>
      </w:r>
    </w:p>
    <w:p w14:paraId="53C1C003"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Ⅲ</w:t>
      </w:r>
      <w:r w:rsidRPr="00F546FF">
        <w:rPr>
          <w:rFonts w:eastAsia="仿宋_GB2312"/>
          <w:sz w:val="32"/>
          <w:szCs w:val="32"/>
        </w:rPr>
        <w:t>级</w:t>
      </w:r>
      <w:r w:rsidRPr="00F546FF">
        <w:rPr>
          <w:rFonts w:eastAsia="仿宋_GB2312"/>
          <w:sz w:val="32"/>
          <w:szCs w:val="32"/>
        </w:rPr>
        <w:t>B</w:t>
      </w:r>
      <w:r w:rsidRPr="00F546FF">
        <w:rPr>
          <w:rFonts w:eastAsia="仿宋_GB2312"/>
          <w:sz w:val="32"/>
          <w:szCs w:val="32"/>
        </w:rPr>
        <w:t>类施工：施工主体业务部室主管人员、施工单位分管领导、建设单位分管领导、主要配合单位车间主任负责施工现场监控，对施工工期较长的施工项目，上述单位监控人员必须参加施工开始、结束和关键节点的现场监控工作，其他时段可委托胜任人员进行现场监控。</w:t>
      </w:r>
    </w:p>
    <w:p w14:paraId="4AF00CDB"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lastRenderedPageBreak/>
        <w:t>Ⅲ</w:t>
      </w:r>
      <w:r w:rsidRPr="00F546FF">
        <w:rPr>
          <w:rFonts w:eastAsia="仿宋_GB2312"/>
          <w:sz w:val="32"/>
          <w:szCs w:val="32"/>
        </w:rPr>
        <w:t>级</w:t>
      </w:r>
      <w:r w:rsidRPr="00F546FF">
        <w:rPr>
          <w:rFonts w:eastAsia="仿宋_GB2312"/>
          <w:sz w:val="32"/>
          <w:szCs w:val="32"/>
        </w:rPr>
        <w:t>C</w:t>
      </w:r>
      <w:r w:rsidRPr="00F546FF">
        <w:rPr>
          <w:rFonts w:eastAsia="仿宋_GB2312"/>
          <w:sz w:val="32"/>
          <w:szCs w:val="32"/>
        </w:rPr>
        <w:t>类施工：按</w:t>
      </w:r>
      <w:r w:rsidRPr="00F546FF">
        <w:rPr>
          <w:rFonts w:eastAsia="仿宋_GB2312"/>
          <w:sz w:val="32"/>
          <w:szCs w:val="32"/>
        </w:rPr>
        <w:t>Ⅲ</w:t>
      </w:r>
      <w:proofErr w:type="gramStart"/>
      <w:r w:rsidRPr="00F546FF">
        <w:rPr>
          <w:rFonts w:eastAsia="仿宋_GB2312"/>
          <w:sz w:val="32"/>
          <w:szCs w:val="32"/>
        </w:rPr>
        <w:t>级施工</w:t>
      </w:r>
      <w:proofErr w:type="gramEnd"/>
      <w:r w:rsidRPr="00F546FF">
        <w:rPr>
          <w:rFonts w:eastAsia="仿宋_GB2312"/>
          <w:sz w:val="32"/>
          <w:szCs w:val="32"/>
        </w:rPr>
        <w:t>协调小组正、副组长、成员分工履行到岗监控职责。</w:t>
      </w:r>
    </w:p>
    <w:p w14:paraId="7629F842"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3.</w:t>
      </w:r>
      <w:r w:rsidRPr="00F546FF">
        <w:rPr>
          <w:rFonts w:eastAsia="仿宋_GB2312"/>
          <w:sz w:val="32"/>
          <w:szCs w:val="32"/>
        </w:rPr>
        <w:t>普速铁路。</w:t>
      </w:r>
    </w:p>
    <w:p w14:paraId="4325FFDA"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w:t>
      </w:r>
      <w:r w:rsidRPr="00F546FF">
        <w:rPr>
          <w:rFonts w:eastAsia="仿宋_GB2312"/>
          <w:sz w:val="32"/>
          <w:szCs w:val="32"/>
        </w:rPr>
        <w:t>1</w:t>
      </w:r>
      <w:r w:rsidRPr="00F546FF">
        <w:rPr>
          <w:rFonts w:eastAsia="仿宋_GB2312"/>
          <w:sz w:val="32"/>
          <w:szCs w:val="32"/>
        </w:rPr>
        <w:t>）路内单位实施的以下重点</w:t>
      </w:r>
      <w:r w:rsidRPr="00F546FF">
        <w:rPr>
          <w:rFonts w:eastAsia="仿宋_GB2312"/>
          <w:sz w:val="32"/>
          <w:szCs w:val="32"/>
        </w:rPr>
        <w:t>Ⅲ</w:t>
      </w:r>
      <w:r w:rsidRPr="00F546FF">
        <w:rPr>
          <w:rFonts w:eastAsia="仿宋_GB2312"/>
          <w:sz w:val="32"/>
          <w:szCs w:val="32"/>
        </w:rPr>
        <w:t>级施工，</w:t>
      </w:r>
      <w:proofErr w:type="gramStart"/>
      <w:r w:rsidRPr="00F546FF">
        <w:rPr>
          <w:rFonts w:eastAsia="仿宋_GB2312"/>
          <w:sz w:val="32"/>
          <w:szCs w:val="32"/>
        </w:rPr>
        <w:t>须施工</w:t>
      </w:r>
      <w:proofErr w:type="gramEnd"/>
      <w:r w:rsidRPr="00F546FF">
        <w:rPr>
          <w:rFonts w:eastAsia="仿宋_GB2312"/>
          <w:sz w:val="32"/>
          <w:szCs w:val="32"/>
        </w:rPr>
        <w:t>单位领导现场监控。</w:t>
      </w:r>
    </w:p>
    <w:p w14:paraId="23D51C0C"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①</w:t>
      </w:r>
      <w:r w:rsidRPr="00F546FF">
        <w:rPr>
          <w:rFonts w:eastAsia="仿宋_GB2312"/>
          <w:sz w:val="32"/>
          <w:szCs w:val="32"/>
        </w:rPr>
        <w:t>以下重点施工项目按时</w:t>
      </w:r>
      <w:proofErr w:type="gramStart"/>
      <w:r w:rsidRPr="00F546FF">
        <w:rPr>
          <w:rFonts w:eastAsia="仿宋_GB2312"/>
          <w:sz w:val="32"/>
          <w:szCs w:val="32"/>
        </w:rPr>
        <w:t>间阶段</w:t>
      </w:r>
      <w:proofErr w:type="gramEnd"/>
      <w:r w:rsidRPr="00F546FF">
        <w:rPr>
          <w:rFonts w:eastAsia="仿宋_GB2312"/>
          <w:sz w:val="32"/>
          <w:szCs w:val="32"/>
        </w:rPr>
        <w:t>监控。</w:t>
      </w:r>
    </w:p>
    <w:p w14:paraId="41A1C7A2"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a.</w:t>
      </w:r>
      <w:r w:rsidRPr="00F546FF">
        <w:rPr>
          <w:rFonts w:eastAsia="仿宋_GB2312"/>
          <w:sz w:val="32"/>
          <w:szCs w:val="32"/>
        </w:rPr>
        <w:t>正线成段清筛、换轨、换枕大修施工；成组更换新道岔或新岔枕大修施工。开工阶段</w:t>
      </w:r>
      <w:r w:rsidRPr="00F546FF">
        <w:rPr>
          <w:rFonts w:eastAsia="仿宋_GB2312"/>
          <w:sz w:val="32"/>
          <w:szCs w:val="32"/>
        </w:rPr>
        <w:t>7</w:t>
      </w:r>
      <w:r w:rsidRPr="00F546FF">
        <w:rPr>
          <w:rFonts w:eastAsia="仿宋_GB2312"/>
          <w:sz w:val="32"/>
          <w:szCs w:val="32"/>
        </w:rPr>
        <w:t>天，收工阶段</w:t>
      </w:r>
      <w:r w:rsidRPr="00F546FF">
        <w:rPr>
          <w:rFonts w:eastAsia="仿宋_GB2312"/>
          <w:sz w:val="32"/>
          <w:szCs w:val="32"/>
        </w:rPr>
        <w:t>3</w:t>
      </w:r>
      <w:r w:rsidRPr="00F546FF">
        <w:rPr>
          <w:rFonts w:eastAsia="仿宋_GB2312"/>
          <w:sz w:val="32"/>
          <w:szCs w:val="32"/>
        </w:rPr>
        <w:t>天，复工阶段</w:t>
      </w:r>
      <w:r w:rsidRPr="00F546FF">
        <w:rPr>
          <w:rFonts w:eastAsia="仿宋_GB2312"/>
          <w:sz w:val="32"/>
          <w:szCs w:val="32"/>
        </w:rPr>
        <w:t>3</w:t>
      </w:r>
      <w:r w:rsidRPr="00F546FF">
        <w:rPr>
          <w:rFonts w:eastAsia="仿宋_GB2312"/>
          <w:sz w:val="32"/>
          <w:szCs w:val="32"/>
        </w:rPr>
        <w:t>天。</w:t>
      </w:r>
    </w:p>
    <w:p w14:paraId="7674726E"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其中，</w:t>
      </w:r>
      <w:proofErr w:type="gramStart"/>
      <w:r w:rsidRPr="00F546FF">
        <w:rPr>
          <w:rFonts w:eastAsia="仿宋_GB2312"/>
          <w:sz w:val="32"/>
          <w:szCs w:val="32"/>
        </w:rPr>
        <w:t>遇可动心</w:t>
      </w:r>
      <w:proofErr w:type="gramEnd"/>
      <w:r w:rsidRPr="00F546FF">
        <w:rPr>
          <w:rFonts w:eastAsia="仿宋_GB2312"/>
          <w:sz w:val="32"/>
          <w:szCs w:val="32"/>
        </w:rPr>
        <w:t>辙叉道岔、</w:t>
      </w:r>
      <w:r w:rsidRPr="00F546FF">
        <w:rPr>
          <w:rFonts w:eastAsia="仿宋_GB2312"/>
          <w:sz w:val="32"/>
          <w:szCs w:val="32"/>
        </w:rPr>
        <w:t>12</w:t>
      </w:r>
      <w:r w:rsidRPr="00F546FF">
        <w:rPr>
          <w:rFonts w:eastAsia="仿宋_GB2312"/>
          <w:sz w:val="32"/>
          <w:szCs w:val="32"/>
        </w:rPr>
        <w:t>号以上道岔、复式交分道岔、交叉渡线道岔、运行动车组正线道岔的成组更换新道岔和新岔枕（含道岔道床清筛、更换道砟、换填）、成组更换道岔钢轨及联结零件；成组更换正线钢轨伸缩调节器施工时，施工当天监控。</w:t>
      </w:r>
    </w:p>
    <w:p w14:paraId="6C56EB55"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b.</w:t>
      </w:r>
      <w:r w:rsidRPr="00F546FF">
        <w:rPr>
          <w:rFonts w:eastAsia="仿宋_GB2312"/>
          <w:sz w:val="32"/>
          <w:szCs w:val="32"/>
        </w:rPr>
        <w:t>纳入集团公司集中</w:t>
      </w:r>
      <w:proofErr w:type="gramStart"/>
      <w:r w:rsidRPr="00F546FF">
        <w:rPr>
          <w:rFonts w:eastAsia="仿宋_GB2312"/>
          <w:sz w:val="32"/>
          <w:szCs w:val="32"/>
        </w:rPr>
        <w:t>修进行</w:t>
      </w:r>
      <w:proofErr w:type="gramEnd"/>
      <w:r w:rsidRPr="00F546FF">
        <w:rPr>
          <w:rFonts w:eastAsia="仿宋_GB2312"/>
          <w:sz w:val="32"/>
          <w:szCs w:val="32"/>
        </w:rPr>
        <w:t>的大型养路机械捣固作业。开工阶段</w:t>
      </w:r>
      <w:r w:rsidRPr="00F546FF">
        <w:rPr>
          <w:rFonts w:eastAsia="仿宋_GB2312"/>
          <w:sz w:val="32"/>
          <w:szCs w:val="32"/>
        </w:rPr>
        <w:t>3</w:t>
      </w:r>
      <w:r w:rsidRPr="00F546FF">
        <w:rPr>
          <w:rFonts w:eastAsia="仿宋_GB2312"/>
          <w:sz w:val="32"/>
          <w:szCs w:val="32"/>
        </w:rPr>
        <w:t>天，收工阶段</w:t>
      </w:r>
      <w:r w:rsidRPr="00F546FF">
        <w:rPr>
          <w:rFonts w:eastAsia="仿宋_GB2312"/>
          <w:sz w:val="32"/>
          <w:szCs w:val="32"/>
        </w:rPr>
        <w:t>3</w:t>
      </w:r>
      <w:r w:rsidRPr="00F546FF">
        <w:rPr>
          <w:rFonts w:eastAsia="仿宋_GB2312"/>
          <w:sz w:val="32"/>
          <w:szCs w:val="32"/>
        </w:rPr>
        <w:t>天，复工阶段</w:t>
      </w:r>
      <w:r w:rsidRPr="00F546FF">
        <w:rPr>
          <w:rFonts w:eastAsia="仿宋_GB2312"/>
          <w:sz w:val="32"/>
          <w:szCs w:val="32"/>
        </w:rPr>
        <w:t>1</w:t>
      </w:r>
      <w:r w:rsidRPr="00F546FF">
        <w:rPr>
          <w:rFonts w:eastAsia="仿宋_GB2312"/>
          <w:sz w:val="32"/>
          <w:szCs w:val="32"/>
        </w:rPr>
        <w:t>天。</w:t>
      </w:r>
    </w:p>
    <w:p w14:paraId="5D8F020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c.</w:t>
      </w:r>
      <w:r w:rsidRPr="00F546FF">
        <w:rPr>
          <w:rFonts w:eastAsia="仿宋_GB2312"/>
          <w:sz w:val="32"/>
          <w:szCs w:val="32"/>
        </w:rPr>
        <w:t>接触网、电力段级、跨</w:t>
      </w:r>
      <w:proofErr w:type="gramStart"/>
      <w:r w:rsidRPr="00F546FF">
        <w:rPr>
          <w:rFonts w:eastAsia="仿宋_GB2312"/>
          <w:sz w:val="32"/>
          <w:szCs w:val="32"/>
        </w:rPr>
        <w:t>段集中修</w:t>
      </w:r>
      <w:proofErr w:type="gramEnd"/>
      <w:r w:rsidRPr="00F546FF">
        <w:rPr>
          <w:rFonts w:eastAsia="仿宋_GB2312"/>
          <w:sz w:val="32"/>
          <w:szCs w:val="32"/>
        </w:rPr>
        <w:t>施工，开工阶段</w:t>
      </w:r>
      <w:r w:rsidRPr="00F546FF">
        <w:rPr>
          <w:rFonts w:eastAsia="仿宋_GB2312"/>
          <w:sz w:val="32"/>
          <w:szCs w:val="32"/>
        </w:rPr>
        <w:t>5</w:t>
      </w:r>
      <w:r w:rsidRPr="00F546FF">
        <w:rPr>
          <w:rFonts w:eastAsia="仿宋_GB2312"/>
          <w:sz w:val="32"/>
          <w:szCs w:val="32"/>
        </w:rPr>
        <w:t>天。</w:t>
      </w:r>
    </w:p>
    <w:p w14:paraId="524CD06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d.</w:t>
      </w:r>
      <w:r w:rsidRPr="00F546FF">
        <w:rPr>
          <w:rFonts w:eastAsia="仿宋_GB2312"/>
          <w:sz w:val="32"/>
          <w:szCs w:val="32"/>
        </w:rPr>
        <w:t>接触网整锚段更换承力索、接触线施工，开工阶段</w:t>
      </w:r>
      <w:r w:rsidRPr="00F546FF">
        <w:rPr>
          <w:rFonts w:eastAsia="仿宋_GB2312"/>
          <w:sz w:val="32"/>
          <w:szCs w:val="32"/>
        </w:rPr>
        <w:t>5</w:t>
      </w:r>
      <w:r w:rsidRPr="00F546FF">
        <w:rPr>
          <w:rFonts w:eastAsia="仿宋_GB2312"/>
          <w:sz w:val="32"/>
          <w:szCs w:val="32"/>
        </w:rPr>
        <w:t>天。</w:t>
      </w:r>
    </w:p>
    <w:p w14:paraId="67E30848"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②</w:t>
      </w:r>
      <w:r w:rsidRPr="00F546FF">
        <w:rPr>
          <w:rFonts w:eastAsia="仿宋_GB2312"/>
          <w:sz w:val="32"/>
          <w:szCs w:val="32"/>
        </w:rPr>
        <w:t>以下重点施工项目按施工时段监控。</w:t>
      </w:r>
    </w:p>
    <w:p w14:paraId="0BC19357"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a.</w:t>
      </w:r>
      <w:r w:rsidRPr="00F546FF">
        <w:rPr>
          <w:rFonts w:eastAsia="仿宋_GB2312"/>
          <w:sz w:val="32"/>
          <w:szCs w:val="32"/>
        </w:rPr>
        <w:t>线路平纵断面改造，抬、</w:t>
      </w:r>
      <w:proofErr w:type="gramStart"/>
      <w:r w:rsidRPr="00F546FF">
        <w:rPr>
          <w:rFonts w:eastAsia="仿宋_GB2312"/>
          <w:sz w:val="32"/>
          <w:szCs w:val="32"/>
        </w:rPr>
        <w:t>移梁施工</w:t>
      </w:r>
      <w:proofErr w:type="gramEnd"/>
      <w:r w:rsidRPr="00F546FF">
        <w:rPr>
          <w:rFonts w:eastAsia="仿宋_GB2312"/>
          <w:sz w:val="32"/>
          <w:szCs w:val="32"/>
        </w:rPr>
        <w:t>；区间正线及站内正线到发线路基基床换填、封闭；拨接便线、便桥施工。</w:t>
      </w:r>
    </w:p>
    <w:p w14:paraId="1C3E3AA3"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b.</w:t>
      </w:r>
      <w:r w:rsidRPr="00F546FF">
        <w:rPr>
          <w:rFonts w:eastAsia="仿宋_GB2312"/>
          <w:sz w:val="32"/>
          <w:szCs w:val="32"/>
        </w:rPr>
        <w:t>安装、拆除</w:t>
      </w:r>
      <w:r w:rsidRPr="00F546FF">
        <w:rPr>
          <w:rFonts w:eastAsia="仿宋_GB2312"/>
          <w:sz w:val="32"/>
          <w:szCs w:val="32"/>
        </w:rPr>
        <w:t>D</w:t>
      </w:r>
      <w:proofErr w:type="gramStart"/>
      <w:r w:rsidRPr="00F546FF">
        <w:rPr>
          <w:rFonts w:eastAsia="仿宋_GB2312"/>
          <w:sz w:val="32"/>
          <w:szCs w:val="32"/>
        </w:rPr>
        <w:t>型梁纵梁</w:t>
      </w:r>
      <w:proofErr w:type="gramEnd"/>
      <w:r w:rsidRPr="00F546FF">
        <w:rPr>
          <w:rFonts w:eastAsia="仿宋_GB2312"/>
          <w:sz w:val="32"/>
          <w:szCs w:val="32"/>
        </w:rPr>
        <w:t>、工字钢纵横梁施工。</w:t>
      </w:r>
    </w:p>
    <w:p w14:paraId="1A5C4460"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c.</w:t>
      </w:r>
      <w:r w:rsidRPr="00F546FF">
        <w:rPr>
          <w:rFonts w:eastAsia="仿宋_GB2312"/>
          <w:sz w:val="32"/>
          <w:szCs w:val="32"/>
        </w:rPr>
        <w:t>干线铁路安装和拆除防护棚架顶部工字钢横梁、棚洞顶部横梁施工；</w:t>
      </w:r>
      <w:proofErr w:type="gramStart"/>
      <w:r w:rsidRPr="00F546FF">
        <w:rPr>
          <w:rFonts w:eastAsia="仿宋_GB2312"/>
          <w:sz w:val="32"/>
          <w:szCs w:val="32"/>
        </w:rPr>
        <w:t>上跨非干线铁路</w:t>
      </w:r>
      <w:proofErr w:type="gramEnd"/>
      <w:r w:rsidRPr="00F546FF">
        <w:rPr>
          <w:rFonts w:eastAsia="仿宋_GB2312"/>
          <w:sz w:val="32"/>
          <w:szCs w:val="32"/>
        </w:rPr>
        <w:t>（不含专用线）桥</w:t>
      </w:r>
      <w:proofErr w:type="gramStart"/>
      <w:r w:rsidRPr="00F546FF">
        <w:rPr>
          <w:rFonts w:eastAsia="仿宋_GB2312"/>
          <w:sz w:val="32"/>
          <w:szCs w:val="32"/>
        </w:rPr>
        <w:t>机过跨</w:t>
      </w:r>
      <w:proofErr w:type="gramEnd"/>
      <w:r w:rsidRPr="00F546FF">
        <w:rPr>
          <w:rFonts w:eastAsia="仿宋_GB2312"/>
          <w:sz w:val="32"/>
          <w:szCs w:val="32"/>
        </w:rPr>
        <w:t>、架设和拆</w:t>
      </w:r>
      <w:r w:rsidRPr="00F546FF">
        <w:rPr>
          <w:rFonts w:eastAsia="仿宋_GB2312"/>
          <w:sz w:val="32"/>
          <w:szCs w:val="32"/>
        </w:rPr>
        <w:lastRenderedPageBreak/>
        <w:t>除梁体或梁体转体施工、安装和拆除防护棚架顶部横梁（钢桁架、贝雷梁）施工。</w:t>
      </w:r>
    </w:p>
    <w:p w14:paraId="60B7E373"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d.</w:t>
      </w:r>
      <w:r w:rsidRPr="00F546FF">
        <w:rPr>
          <w:rFonts w:eastAsia="仿宋_GB2312"/>
          <w:sz w:val="32"/>
          <w:szCs w:val="32"/>
        </w:rPr>
        <w:t>电务专业担任施工主体的信号倒替施工。</w:t>
      </w:r>
    </w:p>
    <w:p w14:paraId="099DA50C"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e.</w:t>
      </w:r>
      <w:r w:rsidRPr="00F546FF">
        <w:rPr>
          <w:rFonts w:eastAsia="仿宋_GB2312"/>
          <w:sz w:val="32"/>
          <w:szCs w:val="32"/>
        </w:rPr>
        <w:t>涉及</w:t>
      </w:r>
      <w:r w:rsidRPr="00F546FF">
        <w:rPr>
          <w:rFonts w:eastAsia="仿宋_GB2312"/>
          <w:sz w:val="32"/>
          <w:szCs w:val="32"/>
        </w:rPr>
        <w:t>CTC/TDCS</w:t>
      </w:r>
      <w:r w:rsidRPr="00F546FF">
        <w:rPr>
          <w:rFonts w:eastAsia="仿宋_GB2312"/>
          <w:sz w:val="32"/>
          <w:szCs w:val="32"/>
        </w:rPr>
        <w:t>局间接口服务器软件功能变化、</w:t>
      </w:r>
      <w:r w:rsidRPr="00F546FF">
        <w:rPr>
          <w:rFonts w:eastAsia="仿宋_GB2312"/>
          <w:sz w:val="32"/>
          <w:szCs w:val="32"/>
        </w:rPr>
        <w:t>GSM-R</w:t>
      </w:r>
      <w:r w:rsidRPr="00F546FF">
        <w:rPr>
          <w:rFonts w:eastAsia="仿宋_GB2312"/>
          <w:sz w:val="32"/>
          <w:szCs w:val="32"/>
        </w:rPr>
        <w:t>系统</w:t>
      </w:r>
      <w:proofErr w:type="gramStart"/>
      <w:r w:rsidRPr="00F546FF">
        <w:rPr>
          <w:rFonts w:eastAsia="仿宋_GB2312"/>
          <w:sz w:val="32"/>
          <w:szCs w:val="32"/>
        </w:rPr>
        <w:t>核心网</w:t>
      </w:r>
      <w:proofErr w:type="gramEnd"/>
      <w:r w:rsidRPr="00F546FF">
        <w:rPr>
          <w:rFonts w:eastAsia="仿宋_GB2312"/>
          <w:sz w:val="32"/>
          <w:szCs w:val="32"/>
        </w:rPr>
        <w:t>和</w:t>
      </w:r>
      <w:r w:rsidRPr="00F546FF">
        <w:rPr>
          <w:rFonts w:eastAsia="仿宋_GB2312"/>
          <w:sz w:val="32"/>
          <w:szCs w:val="32"/>
        </w:rPr>
        <w:t>FAS</w:t>
      </w:r>
      <w:r w:rsidRPr="00F546FF">
        <w:rPr>
          <w:rFonts w:eastAsia="仿宋_GB2312"/>
          <w:sz w:val="32"/>
          <w:szCs w:val="32"/>
        </w:rPr>
        <w:t>主系统软件版本升级施工。</w:t>
      </w:r>
    </w:p>
    <w:p w14:paraId="7FD170E8"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f.</w:t>
      </w:r>
      <w:r w:rsidRPr="00F546FF">
        <w:rPr>
          <w:rFonts w:eastAsia="仿宋_GB2312"/>
          <w:sz w:val="32"/>
          <w:szCs w:val="32"/>
        </w:rPr>
        <w:t>主变更换（不含基础性施工），</w:t>
      </w:r>
      <w:proofErr w:type="gramStart"/>
      <w:r w:rsidRPr="00F546FF">
        <w:rPr>
          <w:rFonts w:eastAsia="仿宋_GB2312"/>
          <w:sz w:val="32"/>
          <w:szCs w:val="32"/>
        </w:rPr>
        <w:t>冲击受</w:t>
      </w:r>
      <w:proofErr w:type="gramEnd"/>
      <w:r w:rsidRPr="00F546FF">
        <w:rPr>
          <w:rFonts w:eastAsia="仿宋_GB2312"/>
          <w:sz w:val="32"/>
          <w:szCs w:val="32"/>
        </w:rPr>
        <w:t>电施工。</w:t>
      </w:r>
    </w:p>
    <w:p w14:paraId="20E57349"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g.</w:t>
      </w:r>
      <w:r w:rsidRPr="00F546FF">
        <w:rPr>
          <w:rFonts w:eastAsia="仿宋_GB2312"/>
          <w:sz w:val="32"/>
          <w:szCs w:val="32"/>
        </w:rPr>
        <w:t>变电所</w:t>
      </w:r>
      <w:proofErr w:type="gramStart"/>
      <w:r w:rsidRPr="00F546FF">
        <w:rPr>
          <w:rFonts w:eastAsia="仿宋_GB2312"/>
          <w:sz w:val="32"/>
          <w:szCs w:val="32"/>
        </w:rPr>
        <w:t>综自系统</w:t>
      </w:r>
      <w:proofErr w:type="gramEnd"/>
      <w:r w:rsidRPr="00F546FF">
        <w:rPr>
          <w:rFonts w:eastAsia="仿宋_GB2312"/>
          <w:sz w:val="32"/>
          <w:szCs w:val="32"/>
        </w:rPr>
        <w:t>更换后远动调试施工全所停电自投试验。</w:t>
      </w:r>
    </w:p>
    <w:p w14:paraId="1D848CDE"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h.</w:t>
      </w:r>
      <w:r w:rsidRPr="00F546FF">
        <w:rPr>
          <w:rFonts w:eastAsia="仿宋_GB2312"/>
          <w:sz w:val="32"/>
          <w:szCs w:val="32"/>
        </w:rPr>
        <w:t>集团公司</w:t>
      </w:r>
      <w:proofErr w:type="gramStart"/>
      <w:r w:rsidRPr="00F546FF">
        <w:rPr>
          <w:rFonts w:eastAsia="仿宋_GB2312"/>
          <w:sz w:val="32"/>
          <w:szCs w:val="32"/>
        </w:rPr>
        <w:t>调度大楼</w:t>
      </w:r>
      <w:proofErr w:type="gramEnd"/>
      <w:r w:rsidRPr="00F546FF">
        <w:rPr>
          <w:rFonts w:eastAsia="仿宋_GB2312"/>
          <w:sz w:val="32"/>
          <w:szCs w:val="32"/>
        </w:rPr>
        <w:t>两路</w:t>
      </w:r>
      <w:r w:rsidRPr="00F546FF">
        <w:rPr>
          <w:rFonts w:eastAsia="仿宋_GB2312"/>
          <w:sz w:val="32"/>
          <w:szCs w:val="32"/>
        </w:rPr>
        <w:t>10kV</w:t>
      </w:r>
      <w:r w:rsidRPr="00F546FF">
        <w:rPr>
          <w:rFonts w:eastAsia="仿宋_GB2312"/>
          <w:sz w:val="32"/>
          <w:szCs w:val="32"/>
        </w:rPr>
        <w:t>电源停电施工。</w:t>
      </w:r>
    </w:p>
    <w:p w14:paraId="011CCFDC"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i.</w:t>
      </w:r>
      <w:r w:rsidRPr="00F546FF">
        <w:rPr>
          <w:rFonts w:eastAsia="仿宋_GB2312"/>
          <w:sz w:val="32"/>
          <w:szCs w:val="32"/>
        </w:rPr>
        <w:t>正线新增</w:t>
      </w:r>
      <w:r w:rsidRPr="00F546FF">
        <w:rPr>
          <w:rFonts w:eastAsia="仿宋_GB2312"/>
          <w:sz w:val="32"/>
          <w:szCs w:val="32"/>
        </w:rPr>
        <w:t>TFDS</w:t>
      </w:r>
      <w:r w:rsidRPr="00F546FF">
        <w:rPr>
          <w:rFonts w:eastAsia="仿宋_GB2312"/>
          <w:sz w:val="32"/>
          <w:szCs w:val="32"/>
        </w:rPr>
        <w:t>、</w:t>
      </w:r>
      <w:r w:rsidRPr="00F546FF">
        <w:rPr>
          <w:rFonts w:eastAsia="仿宋_GB2312"/>
          <w:sz w:val="32"/>
          <w:szCs w:val="32"/>
        </w:rPr>
        <w:t>TEDS</w:t>
      </w:r>
      <w:r w:rsidRPr="00F546FF">
        <w:rPr>
          <w:rFonts w:eastAsia="仿宋_GB2312"/>
          <w:sz w:val="32"/>
          <w:szCs w:val="32"/>
        </w:rPr>
        <w:t>、</w:t>
      </w:r>
      <w:r w:rsidRPr="00F546FF">
        <w:rPr>
          <w:rFonts w:eastAsia="仿宋_GB2312"/>
          <w:sz w:val="32"/>
          <w:szCs w:val="32"/>
        </w:rPr>
        <w:t>TVDS</w:t>
      </w:r>
      <w:r w:rsidRPr="00F546FF">
        <w:rPr>
          <w:rFonts w:eastAsia="仿宋_GB2312"/>
          <w:sz w:val="32"/>
          <w:szCs w:val="32"/>
        </w:rPr>
        <w:t>、</w:t>
      </w:r>
      <w:r w:rsidRPr="00F546FF">
        <w:rPr>
          <w:rFonts w:eastAsia="仿宋_GB2312"/>
          <w:sz w:val="32"/>
          <w:szCs w:val="32"/>
        </w:rPr>
        <w:t>TADS</w:t>
      </w:r>
      <w:r w:rsidRPr="00F546FF">
        <w:rPr>
          <w:rFonts w:eastAsia="仿宋_GB2312"/>
          <w:sz w:val="32"/>
          <w:szCs w:val="32"/>
        </w:rPr>
        <w:t>轨</w:t>
      </w:r>
      <w:proofErr w:type="gramStart"/>
      <w:r w:rsidRPr="00F546FF">
        <w:rPr>
          <w:rFonts w:eastAsia="仿宋_GB2312"/>
          <w:sz w:val="32"/>
          <w:szCs w:val="32"/>
        </w:rPr>
        <w:t>边设备</w:t>
      </w:r>
      <w:proofErr w:type="gramEnd"/>
      <w:r w:rsidRPr="00F546FF">
        <w:rPr>
          <w:rFonts w:eastAsia="仿宋_GB2312"/>
          <w:sz w:val="32"/>
          <w:szCs w:val="32"/>
        </w:rPr>
        <w:t>基础施工。</w:t>
      </w:r>
    </w:p>
    <w:p w14:paraId="495EC8AB"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j.</w:t>
      </w:r>
      <w:r w:rsidRPr="00F546FF">
        <w:rPr>
          <w:rFonts w:eastAsia="仿宋_GB2312"/>
          <w:sz w:val="32"/>
          <w:szCs w:val="32"/>
        </w:rPr>
        <w:t>影响接发列车及调车作业的高铁防灾中心机房设备维护；影响接发列车及调车作业的防灾终端维护。</w:t>
      </w:r>
    </w:p>
    <w:p w14:paraId="5445263B"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w:t>
      </w:r>
      <w:r w:rsidRPr="00F546FF">
        <w:rPr>
          <w:rFonts w:eastAsia="仿宋_GB2312"/>
          <w:sz w:val="32"/>
          <w:szCs w:val="32"/>
        </w:rPr>
        <w:t>2</w:t>
      </w:r>
      <w:r w:rsidRPr="00F546FF">
        <w:rPr>
          <w:rFonts w:eastAsia="仿宋_GB2312"/>
          <w:sz w:val="32"/>
          <w:szCs w:val="32"/>
        </w:rPr>
        <w:t>）基建、</w:t>
      </w:r>
      <w:proofErr w:type="gramStart"/>
      <w:r w:rsidRPr="00F546FF">
        <w:rPr>
          <w:rFonts w:eastAsia="仿宋_GB2312"/>
          <w:sz w:val="32"/>
          <w:szCs w:val="32"/>
        </w:rPr>
        <w:t>涉铁等</w:t>
      </w:r>
      <w:proofErr w:type="gramEnd"/>
      <w:r w:rsidRPr="00F546FF">
        <w:rPr>
          <w:rFonts w:eastAsia="仿宋_GB2312"/>
          <w:sz w:val="32"/>
          <w:szCs w:val="32"/>
        </w:rPr>
        <w:t>路</w:t>
      </w:r>
      <w:proofErr w:type="gramStart"/>
      <w:r w:rsidRPr="00F546FF">
        <w:rPr>
          <w:rFonts w:eastAsia="仿宋_GB2312"/>
          <w:sz w:val="32"/>
          <w:szCs w:val="32"/>
        </w:rPr>
        <w:t>外施工</w:t>
      </w:r>
      <w:proofErr w:type="gramEnd"/>
      <w:r w:rsidRPr="00F546FF">
        <w:rPr>
          <w:rFonts w:eastAsia="仿宋_GB2312"/>
          <w:sz w:val="32"/>
          <w:szCs w:val="32"/>
        </w:rPr>
        <w:t>单位实施的</w:t>
      </w:r>
      <w:proofErr w:type="gramStart"/>
      <w:r w:rsidRPr="00F546FF">
        <w:rPr>
          <w:rFonts w:eastAsia="仿宋_GB2312"/>
          <w:sz w:val="32"/>
          <w:szCs w:val="32"/>
        </w:rPr>
        <w:t>以下</w:t>
      </w:r>
      <w:r w:rsidRPr="00F546FF">
        <w:rPr>
          <w:rFonts w:eastAsia="仿宋_GB2312"/>
          <w:sz w:val="32"/>
          <w:szCs w:val="32"/>
        </w:rPr>
        <w:t>Ⅲ</w:t>
      </w:r>
      <w:proofErr w:type="gramEnd"/>
      <w:r w:rsidRPr="00F546FF">
        <w:rPr>
          <w:rFonts w:eastAsia="仿宋_GB2312"/>
          <w:sz w:val="32"/>
          <w:szCs w:val="32"/>
        </w:rPr>
        <w:t>级施工，施工当天由施工单位、建设单位、主要配合单位领导监控，其他配合的设备管理单位安排胜任人员监控、由分管领导组织做好应急抢修准备。其中配合的设备管理单位要切实发挥设备安全管理主体作用，强化安全关键重点监控，承担设备管理安全防范责任。</w:t>
      </w:r>
    </w:p>
    <w:p w14:paraId="7BD8902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①</w:t>
      </w:r>
      <w:r w:rsidRPr="00F546FF">
        <w:rPr>
          <w:rFonts w:eastAsia="仿宋_GB2312"/>
          <w:sz w:val="32"/>
          <w:szCs w:val="32"/>
        </w:rPr>
        <w:t>正线拆除或插入道岔，线路拨接施工。</w:t>
      </w:r>
    </w:p>
    <w:p w14:paraId="3E1E3501"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②</w:t>
      </w:r>
      <w:r w:rsidRPr="00F546FF">
        <w:rPr>
          <w:rFonts w:eastAsia="仿宋_GB2312"/>
          <w:sz w:val="32"/>
          <w:szCs w:val="32"/>
        </w:rPr>
        <w:t>安装、拆除</w:t>
      </w:r>
      <w:r w:rsidRPr="00F546FF">
        <w:rPr>
          <w:rFonts w:eastAsia="仿宋_GB2312"/>
          <w:sz w:val="32"/>
          <w:szCs w:val="32"/>
        </w:rPr>
        <w:t>D</w:t>
      </w:r>
      <w:proofErr w:type="gramStart"/>
      <w:r w:rsidRPr="00F546FF">
        <w:rPr>
          <w:rFonts w:eastAsia="仿宋_GB2312"/>
          <w:sz w:val="32"/>
          <w:szCs w:val="32"/>
        </w:rPr>
        <w:t>型梁纵梁</w:t>
      </w:r>
      <w:proofErr w:type="gramEnd"/>
      <w:r w:rsidRPr="00F546FF">
        <w:rPr>
          <w:rFonts w:eastAsia="仿宋_GB2312"/>
          <w:sz w:val="32"/>
          <w:szCs w:val="32"/>
        </w:rPr>
        <w:t>、工字钢纵横梁施工。</w:t>
      </w:r>
    </w:p>
    <w:p w14:paraId="27E43A50"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③</w:t>
      </w:r>
      <w:r w:rsidRPr="00F546FF">
        <w:rPr>
          <w:rFonts w:eastAsia="仿宋_GB2312"/>
          <w:sz w:val="32"/>
          <w:szCs w:val="32"/>
        </w:rPr>
        <w:t>干线铁路安装和拆除防护棚架顶部工字钢横梁、棚洞顶部横梁施工；</w:t>
      </w:r>
      <w:proofErr w:type="gramStart"/>
      <w:r w:rsidRPr="00F546FF">
        <w:rPr>
          <w:rFonts w:eastAsia="仿宋_GB2312"/>
          <w:sz w:val="32"/>
          <w:szCs w:val="32"/>
        </w:rPr>
        <w:t>上跨非干线铁路</w:t>
      </w:r>
      <w:proofErr w:type="gramEnd"/>
      <w:r w:rsidRPr="00F546FF">
        <w:rPr>
          <w:rFonts w:eastAsia="仿宋_GB2312"/>
          <w:sz w:val="32"/>
          <w:szCs w:val="32"/>
        </w:rPr>
        <w:t>（不含专用线）桥</w:t>
      </w:r>
      <w:proofErr w:type="gramStart"/>
      <w:r w:rsidRPr="00F546FF">
        <w:rPr>
          <w:rFonts w:eastAsia="仿宋_GB2312"/>
          <w:sz w:val="32"/>
          <w:szCs w:val="32"/>
        </w:rPr>
        <w:t>机过跨</w:t>
      </w:r>
      <w:proofErr w:type="gramEnd"/>
      <w:r w:rsidRPr="00F546FF">
        <w:rPr>
          <w:rFonts w:eastAsia="仿宋_GB2312"/>
          <w:sz w:val="32"/>
          <w:szCs w:val="32"/>
        </w:rPr>
        <w:t>、梁体架设、拆除或转体施工、安装和拆除防护棚架顶部横梁（钢桁架、贝雷梁）施工。</w:t>
      </w:r>
    </w:p>
    <w:p w14:paraId="799DC575"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lastRenderedPageBreak/>
        <w:t>④</w:t>
      </w:r>
      <w:r w:rsidRPr="00F546FF">
        <w:rPr>
          <w:rFonts w:eastAsia="仿宋_GB2312"/>
          <w:sz w:val="32"/>
          <w:szCs w:val="32"/>
        </w:rPr>
        <w:t>信号倒替施工。</w:t>
      </w:r>
    </w:p>
    <w:p w14:paraId="34AD14C3"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w:t>
      </w:r>
      <w:r w:rsidRPr="00F546FF">
        <w:rPr>
          <w:rFonts w:eastAsia="仿宋_GB2312"/>
          <w:sz w:val="32"/>
          <w:szCs w:val="32"/>
        </w:rPr>
        <w:t>3</w:t>
      </w:r>
      <w:r w:rsidRPr="00F546FF">
        <w:rPr>
          <w:rFonts w:eastAsia="仿宋_GB2312"/>
          <w:sz w:val="32"/>
          <w:szCs w:val="32"/>
        </w:rPr>
        <w:t>）其余</w:t>
      </w:r>
      <w:r w:rsidRPr="00F546FF">
        <w:rPr>
          <w:rFonts w:eastAsia="仿宋_GB2312"/>
          <w:sz w:val="32"/>
          <w:szCs w:val="32"/>
        </w:rPr>
        <w:t>Ⅲ</w:t>
      </w:r>
      <w:proofErr w:type="gramStart"/>
      <w:r w:rsidRPr="00F546FF">
        <w:rPr>
          <w:rFonts w:eastAsia="仿宋_GB2312"/>
          <w:sz w:val="32"/>
          <w:szCs w:val="32"/>
        </w:rPr>
        <w:t>级施工按</w:t>
      </w:r>
      <w:proofErr w:type="gramEnd"/>
      <w:r w:rsidRPr="00F546FF">
        <w:rPr>
          <w:rFonts w:eastAsia="仿宋_GB2312"/>
          <w:sz w:val="32"/>
          <w:szCs w:val="32"/>
        </w:rPr>
        <w:t>施工协调小组正、副组长、成员分工履行到岗监控职责。</w:t>
      </w:r>
    </w:p>
    <w:p w14:paraId="6F024F09"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黑体"/>
          <w:sz w:val="32"/>
          <w:szCs w:val="32"/>
        </w:rPr>
      </w:pPr>
      <w:r w:rsidRPr="00F546FF">
        <w:rPr>
          <w:rFonts w:eastAsia="黑体"/>
          <w:sz w:val="32"/>
          <w:szCs w:val="32"/>
        </w:rPr>
        <w:t>二、施工到岗监控重点内容</w:t>
      </w:r>
    </w:p>
    <w:p w14:paraId="469EF013"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黑体"/>
          <w:sz w:val="32"/>
          <w:szCs w:val="32"/>
        </w:rPr>
      </w:pPr>
      <w:r w:rsidRPr="00F546FF">
        <w:rPr>
          <w:rFonts w:eastAsia="仿宋_GB2312"/>
          <w:sz w:val="32"/>
          <w:szCs w:val="32"/>
        </w:rPr>
        <w:t>施工到岗监控重点内容按本细则第一百四十三条规定执行。</w:t>
      </w:r>
    </w:p>
    <w:p w14:paraId="5A6CE0A4"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黑体"/>
          <w:sz w:val="32"/>
          <w:szCs w:val="32"/>
        </w:rPr>
        <w:t>三、其他有关要求</w:t>
      </w:r>
    </w:p>
    <w:p w14:paraId="1DF2E852" w14:textId="77777777" w:rsidR="00853A22" w:rsidRPr="00F546FF" w:rsidRDefault="00853A22" w:rsidP="00853A22">
      <w:pPr>
        <w:snapToGrid w:val="0"/>
        <w:spacing w:line="560" w:lineRule="exact"/>
        <w:ind w:firstLineChars="200" w:firstLine="640"/>
        <w:rPr>
          <w:rFonts w:eastAsia="仿宋_GB2312"/>
          <w:sz w:val="32"/>
          <w:szCs w:val="32"/>
        </w:rPr>
      </w:pPr>
      <w:r w:rsidRPr="00F546FF">
        <w:rPr>
          <w:rFonts w:eastAsia="仿宋_GB2312"/>
          <w:bCs/>
          <w:kern w:val="0"/>
          <w:sz w:val="32"/>
          <w:szCs w:val="32"/>
        </w:rPr>
        <w:t>（一）</w:t>
      </w:r>
      <w:r w:rsidRPr="00F546FF">
        <w:rPr>
          <w:rFonts w:eastAsia="仿宋_GB2312"/>
          <w:sz w:val="32"/>
          <w:szCs w:val="32"/>
        </w:rPr>
        <w:t>路内单位站段领导担任</w:t>
      </w:r>
      <w:r w:rsidRPr="00F546FF">
        <w:rPr>
          <w:rFonts w:eastAsia="仿宋_GB2312"/>
          <w:sz w:val="32"/>
          <w:szCs w:val="32"/>
        </w:rPr>
        <w:t>Ⅲ</w:t>
      </w:r>
      <w:proofErr w:type="gramStart"/>
      <w:r w:rsidRPr="00F546FF">
        <w:rPr>
          <w:rFonts w:eastAsia="仿宋_GB2312"/>
          <w:sz w:val="32"/>
          <w:szCs w:val="32"/>
        </w:rPr>
        <w:t>级施工</w:t>
      </w:r>
      <w:proofErr w:type="gramEnd"/>
      <w:r w:rsidRPr="00F546FF">
        <w:rPr>
          <w:rFonts w:eastAsia="仿宋_GB2312"/>
          <w:sz w:val="32"/>
          <w:szCs w:val="32"/>
        </w:rPr>
        <w:t>负责人的施工，无需再安排站段领导进行现场监控。</w:t>
      </w:r>
    </w:p>
    <w:p w14:paraId="0AC7451E" w14:textId="77777777" w:rsidR="00853A22" w:rsidRPr="00F546FF" w:rsidRDefault="00853A22" w:rsidP="00853A22">
      <w:pPr>
        <w:snapToGrid w:val="0"/>
        <w:spacing w:line="560" w:lineRule="exact"/>
        <w:ind w:firstLineChars="200" w:firstLine="640"/>
        <w:rPr>
          <w:rFonts w:eastAsia="仿宋_GB2312"/>
          <w:bCs/>
          <w:kern w:val="0"/>
          <w:sz w:val="32"/>
          <w:szCs w:val="32"/>
        </w:rPr>
      </w:pPr>
      <w:r w:rsidRPr="00F546FF">
        <w:rPr>
          <w:rFonts w:eastAsia="仿宋_GB2312"/>
          <w:sz w:val="32"/>
          <w:szCs w:val="32"/>
        </w:rPr>
        <w:t>（二）上述施工监控要求中，确</w:t>
      </w:r>
      <w:r w:rsidRPr="00F546FF">
        <w:rPr>
          <w:rFonts w:eastAsia="仿宋_GB2312"/>
          <w:bCs/>
          <w:kern w:val="0"/>
          <w:sz w:val="32"/>
          <w:szCs w:val="32"/>
        </w:rPr>
        <w:t>因需领导到岗监控的</w:t>
      </w:r>
      <w:r w:rsidRPr="00F546FF">
        <w:rPr>
          <w:rFonts w:eastAsia="仿宋_GB2312"/>
          <w:kern w:val="0"/>
          <w:sz w:val="32"/>
          <w:szCs w:val="32"/>
        </w:rPr>
        <w:t>施工项目多</w:t>
      </w:r>
      <w:r w:rsidRPr="00F546FF">
        <w:rPr>
          <w:rFonts w:eastAsia="仿宋_GB2312"/>
          <w:bCs/>
          <w:kern w:val="0"/>
          <w:sz w:val="32"/>
          <w:szCs w:val="32"/>
        </w:rPr>
        <w:t>，领导不能到岗监控时，相关情况在施工日计划中备注清楚，可以委托胜任</w:t>
      </w:r>
      <w:proofErr w:type="gramStart"/>
      <w:r w:rsidRPr="00F546FF">
        <w:rPr>
          <w:rFonts w:eastAsia="仿宋_GB2312"/>
          <w:bCs/>
          <w:kern w:val="0"/>
          <w:sz w:val="32"/>
          <w:szCs w:val="32"/>
        </w:rPr>
        <w:t>的科职人员</w:t>
      </w:r>
      <w:proofErr w:type="gramEnd"/>
      <w:r w:rsidRPr="00F546FF">
        <w:rPr>
          <w:rFonts w:eastAsia="仿宋_GB2312"/>
          <w:bCs/>
          <w:kern w:val="0"/>
          <w:sz w:val="32"/>
          <w:szCs w:val="32"/>
        </w:rPr>
        <w:t>（不含施工负责人）现场监控。</w:t>
      </w:r>
    </w:p>
    <w:p w14:paraId="19B353A3" w14:textId="77777777" w:rsidR="00853A22" w:rsidRPr="00F546FF" w:rsidRDefault="00853A22" w:rsidP="00853A22">
      <w:pPr>
        <w:snapToGrid w:val="0"/>
        <w:spacing w:line="560" w:lineRule="exact"/>
        <w:ind w:firstLineChars="200" w:firstLine="640"/>
        <w:rPr>
          <w:rFonts w:eastAsia="仿宋_GB2312"/>
          <w:bCs/>
          <w:kern w:val="0"/>
          <w:sz w:val="32"/>
          <w:szCs w:val="32"/>
        </w:rPr>
      </w:pPr>
      <w:r w:rsidRPr="00F546FF">
        <w:rPr>
          <w:rFonts w:eastAsia="仿宋_GB2312"/>
          <w:bCs/>
          <w:kern w:val="0"/>
          <w:sz w:val="32"/>
          <w:szCs w:val="32"/>
        </w:rPr>
        <w:t>（三）各单位在提报本部门月、日施工计划时，要按规定在施工计划管理系统相应栏中提报施工监控人员，施工到岗监控人员不符合规定，施工计划不予通过。同时，计划提报单位应在施工日计划备注栏中注明开（复）工第几天，属外援施工应在备注栏一并注明。</w:t>
      </w:r>
    </w:p>
    <w:p w14:paraId="0F9C4F7D" w14:textId="77777777" w:rsidR="00853A22" w:rsidRPr="00F546FF" w:rsidRDefault="00853A22" w:rsidP="00853A22">
      <w:pPr>
        <w:snapToGrid w:val="0"/>
        <w:spacing w:line="560" w:lineRule="exact"/>
        <w:ind w:firstLineChars="200" w:firstLine="640"/>
        <w:rPr>
          <w:rFonts w:eastAsia="仿宋_GB2312"/>
          <w:bCs/>
          <w:kern w:val="0"/>
          <w:sz w:val="32"/>
          <w:szCs w:val="32"/>
        </w:rPr>
      </w:pPr>
      <w:r w:rsidRPr="00F546FF">
        <w:rPr>
          <w:rFonts w:eastAsia="仿宋_GB2312"/>
          <w:bCs/>
          <w:kern w:val="0"/>
          <w:sz w:val="32"/>
          <w:szCs w:val="32"/>
        </w:rPr>
        <w:t>（四）施工日计划中确定的</w:t>
      </w:r>
      <w:r w:rsidRPr="00F546FF">
        <w:rPr>
          <w:rFonts w:eastAsia="仿宋_GB2312"/>
          <w:sz w:val="32"/>
          <w:szCs w:val="32"/>
        </w:rPr>
        <w:t>施工</w:t>
      </w:r>
      <w:r w:rsidRPr="00F546FF">
        <w:rPr>
          <w:rFonts w:eastAsia="仿宋_GB2312"/>
          <w:bCs/>
          <w:kern w:val="0"/>
          <w:sz w:val="32"/>
          <w:szCs w:val="32"/>
        </w:rPr>
        <w:t>监控人员原则上不得变更，特殊情况确需变更时，变更手续比照施工协调小组组长（副组长）委托手续办理。</w:t>
      </w:r>
      <w:r w:rsidRPr="00F546FF">
        <w:rPr>
          <w:rFonts w:eastAsia="仿宋_GB2312"/>
          <w:bCs/>
          <w:kern w:val="0"/>
          <w:sz w:val="32"/>
          <w:szCs w:val="32"/>
        </w:rPr>
        <w:t xml:space="preserve">       </w:t>
      </w:r>
    </w:p>
    <w:p w14:paraId="7AA21585" w14:textId="77777777" w:rsidR="00853A22" w:rsidRPr="00F546FF" w:rsidRDefault="00853A22" w:rsidP="00853A22">
      <w:pPr>
        <w:tabs>
          <w:tab w:val="left" w:pos="540"/>
          <w:tab w:val="left" w:pos="9180"/>
        </w:tabs>
        <w:autoSpaceDE w:val="0"/>
        <w:autoSpaceDN w:val="0"/>
        <w:adjustRightInd w:val="0"/>
        <w:snapToGrid w:val="0"/>
        <w:spacing w:line="560" w:lineRule="exact"/>
        <w:ind w:firstLineChars="200" w:firstLine="640"/>
        <w:jc w:val="left"/>
        <w:rPr>
          <w:rFonts w:eastAsia="仿宋_GB2312"/>
          <w:sz w:val="32"/>
          <w:szCs w:val="32"/>
        </w:rPr>
      </w:pPr>
      <w:r w:rsidRPr="00F546FF">
        <w:rPr>
          <w:rFonts w:eastAsia="仿宋_GB2312"/>
          <w:sz w:val="32"/>
          <w:szCs w:val="32"/>
        </w:rPr>
        <w:t>（五）施工到岗监控人员必须清楚施工作业内容和监控重点，根据施工协调小组要求适时参加施工预备会和总结会。</w:t>
      </w:r>
    </w:p>
    <w:p w14:paraId="3720887A" w14:textId="77777777" w:rsidR="001407A3" w:rsidRPr="00EA5D32" w:rsidRDefault="00853A22" w:rsidP="00AE44AA">
      <w:pPr>
        <w:tabs>
          <w:tab w:val="left" w:pos="540"/>
          <w:tab w:val="left" w:pos="9180"/>
        </w:tabs>
        <w:autoSpaceDE w:val="0"/>
        <w:autoSpaceDN w:val="0"/>
        <w:adjustRightInd w:val="0"/>
        <w:snapToGrid w:val="0"/>
        <w:spacing w:line="560" w:lineRule="exact"/>
        <w:ind w:firstLineChars="200" w:firstLine="640"/>
        <w:jc w:val="left"/>
        <w:rPr>
          <w:rFonts w:eastAsia="黑体"/>
          <w:sz w:val="44"/>
          <w:szCs w:val="44"/>
        </w:rPr>
      </w:pPr>
      <w:r w:rsidRPr="00F546FF">
        <w:rPr>
          <w:rFonts w:eastAsia="仿宋_GB2312"/>
          <w:sz w:val="32"/>
          <w:szCs w:val="32"/>
        </w:rPr>
        <w:t>（六）施工到岗监控人员要履职尽责，深入施工现场，积极</w:t>
      </w:r>
      <w:r w:rsidRPr="00F546FF">
        <w:rPr>
          <w:rFonts w:eastAsia="仿宋_GB2312"/>
          <w:sz w:val="32"/>
          <w:szCs w:val="32"/>
        </w:rPr>
        <w:lastRenderedPageBreak/>
        <w:t>协调和解决施工中存在的问题，把隐患消除在未发生之前。加大对违章违纪的查处力度，及时制止违章违纪行为，杜绝施工事故的发生。</w:t>
      </w:r>
      <w:r>
        <w:rPr>
          <w:rFonts w:ascii="黑体" w:eastAsia="黑体" w:hAnsi="黑体"/>
          <w:sz w:val="32"/>
          <w:szCs w:val="32"/>
        </w:rPr>
        <w:br w:type="page"/>
      </w:r>
      <w:r w:rsidR="001407A3" w:rsidRPr="00EA5D32">
        <w:rPr>
          <w:rFonts w:ascii="黑体" w:eastAsia="黑体" w:hAnsi="黑体"/>
          <w:sz w:val="32"/>
          <w:szCs w:val="32"/>
        </w:rPr>
        <w:lastRenderedPageBreak/>
        <w:t>附件</w:t>
      </w:r>
      <w:r w:rsidR="001407A3" w:rsidRPr="00EA5D32">
        <w:rPr>
          <w:rFonts w:ascii="黑体" w:eastAsia="黑体" w:hAnsi="黑体" w:hint="eastAsia"/>
          <w:sz w:val="32"/>
          <w:szCs w:val="32"/>
        </w:rPr>
        <w:t>8</w:t>
      </w:r>
    </w:p>
    <w:p w14:paraId="76207F38" w14:textId="77777777" w:rsidR="001407A3" w:rsidRPr="00EA5D32" w:rsidRDefault="001407A3" w:rsidP="001407A3">
      <w:pPr>
        <w:snapToGrid w:val="0"/>
        <w:spacing w:beforeLines="100" w:before="240" w:afterLines="100" w:after="240"/>
        <w:jc w:val="center"/>
        <w:rPr>
          <w:sz w:val="30"/>
          <w:szCs w:val="30"/>
        </w:rPr>
      </w:pPr>
      <w:r w:rsidRPr="00EA5D32">
        <w:rPr>
          <w:rFonts w:eastAsia="黑体"/>
          <w:sz w:val="44"/>
          <w:szCs w:val="44"/>
        </w:rPr>
        <w:t>施工负责人变更通知书</w:t>
      </w:r>
    </w:p>
    <w:p w14:paraId="57BD6B72" w14:textId="77777777" w:rsidR="001407A3" w:rsidRPr="00EA5D32" w:rsidRDefault="001407A3" w:rsidP="001407A3"/>
    <w:p w14:paraId="18CFE808" w14:textId="77777777" w:rsidR="001407A3" w:rsidRPr="00EA5D32" w:rsidRDefault="001407A3" w:rsidP="001407A3">
      <w:pPr>
        <w:spacing w:line="360" w:lineRule="auto"/>
        <w:rPr>
          <w:sz w:val="30"/>
          <w:szCs w:val="30"/>
        </w:rPr>
      </w:pPr>
      <w:r w:rsidRPr="00EA5D32">
        <w:rPr>
          <w:sz w:val="30"/>
          <w:szCs w:val="30"/>
        </w:rPr>
        <w:t>一、施工项目：</w:t>
      </w:r>
    </w:p>
    <w:p w14:paraId="7B0538CB" w14:textId="77777777" w:rsidR="001407A3" w:rsidRPr="00EA5D32" w:rsidRDefault="001407A3" w:rsidP="001407A3">
      <w:pPr>
        <w:spacing w:line="360" w:lineRule="auto"/>
        <w:rPr>
          <w:sz w:val="30"/>
          <w:szCs w:val="30"/>
        </w:rPr>
      </w:pPr>
      <w:r w:rsidRPr="00EA5D32">
        <w:rPr>
          <w:sz w:val="30"/>
          <w:szCs w:val="30"/>
        </w:rPr>
        <w:t>二、月计划号：</w:t>
      </w:r>
    </w:p>
    <w:p w14:paraId="1260C54D" w14:textId="77777777" w:rsidR="001407A3" w:rsidRPr="00EA5D32" w:rsidRDefault="001407A3" w:rsidP="001407A3">
      <w:pPr>
        <w:spacing w:line="360" w:lineRule="auto"/>
        <w:rPr>
          <w:sz w:val="30"/>
          <w:szCs w:val="30"/>
        </w:rPr>
      </w:pPr>
      <w:r w:rsidRPr="00EA5D32">
        <w:rPr>
          <w:sz w:val="30"/>
          <w:szCs w:val="30"/>
        </w:rPr>
        <w:t>三、施工等级：</w:t>
      </w:r>
    </w:p>
    <w:p w14:paraId="257DD0B3" w14:textId="77777777" w:rsidR="001407A3" w:rsidRPr="00EA5D32" w:rsidRDefault="001407A3" w:rsidP="001407A3">
      <w:pPr>
        <w:spacing w:line="360" w:lineRule="auto"/>
        <w:rPr>
          <w:sz w:val="30"/>
          <w:szCs w:val="30"/>
        </w:rPr>
      </w:pPr>
      <w:r w:rsidRPr="00EA5D32">
        <w:rPr>
          <w:sz w:val="30"/>
          <w:szCs w:val="30"/>
        </w:rPr>
        <w:t>四、施工地点：</w:t>
      </w:r>
    </w:p>
    <w:p w14:paraId="66BC1F91" w14:textId="77777777" w:rsidR="001407A3" w:rsidRPr="00EA5D32" w:rsidRDefault="001407A3" w:rsidP="001407A3">
      <w:pPr>
        <w:spacing w:line="360" w:lineRule="auto"/>
        <w:rPr>
          <w:sz w:val="30"/>
          <w:szCs w:val="30"/>
        </w:rPr>
      </w:pPr>
      <w:r w:rsidRPr="00EA5D32">
        <w:rPr>
          <w:sz w:val="30"/>
          <w:szCs w:val="30"/>
        </w:rPr>
        <w:t>五、施工日期及时间：</w:t>
      </w:r>
    </w:p>
    <w:p w14:paraId="5A13F4E3" w14:textId="77777777" w:rsidR="001407A3" w:rsidRPr="00EA5D32" w:rsidRDefault="001407A3" w:rsidP="001407A3">
      <w:pPr>
        <w:spacing w:line="360" w:lineRule="auto"/>
        <w:rPr>
          <w:sz w:val="30"/>
          <w:szCs w:val="30"/>
        </w:rPr>
      </w:pPr>
      <w:r w:rsidRPr="00EA5D32">
        <w:rPr>
          <w:sz w:val="30"/>
          <w:szCs w:val="30"/>
        </w:rPr>
        <w:t>六、原定施工负责人：</w:t>
      </w:r>
    </w:p>
    <w:p w14:paraId="4AA681EE" w14:textId="77777777" w:rsidR="001407A3" w:rsidRPr="00EA5D32" w:rsidRDefault="001407A3" w:rsidP="001407A3">
      <w:pPr>
        <w:spacing w:line="360" w:lineRule="auto"/>
        <w:ind w:firstLineChars="200" w:firstLine="600"/>
        <w:rPr>
          <w:sz w:val="30"/>
          <w:szCs w:val="30"/>
        </w:rPr>
      </w:pPr>
      <w:r w:rsidRPr="00EA5D32">
        <w:rPr>
          <w:sz w:val="30"/>
          <w:szCs w:val="30"/>
        </w:rPr>
        <w:t>姓名：</w:t>
      </w:r>
      <w:r w:rsidRPr="00EA5D32">
        <w:rPr>
          <w:sz w:val="30"/>
          <w:szCs w:val="30"/>
        </w:rPr>
        <w:t xml:space="preserve">         </w:t>
      </w:r>
      <w:r w:rsidRPr="00EA5D32">
        <w:rPr>
          <w:sz w:val="30"/>
          <w:szCs w:val="30"/>
        </w:rPr>
        <w:t>职务：</w:t>
      </w:r>
    </w:p>
    <w:p w14:paraId="70D35CA7" w14:textId="77777777" w:rsidR="001407A3" w:rsidRPr="00EA5D32" w:rsidRDefault="001407A3" w:rsidP="001407A3">
      <w:pPr>
        <w:spacing w:line="360" w:lineRule="auto"/>
        <w:rPr>
          <w:sz w:val="30"/>
          <w:szCs w:val="30"/>
        </w:rPr>
      </w:pPr>
      <w:r w:rsidRPr="00EA5D32">
        <w:rPr>
          <w:sz w:val="30"/>
          <w:szCs w:val="30"/>
        </w:rPr>
        <w:t>七、现定施工负责人：</w:t>
      </w:r>
    </w:p>
    <w:p w14:paraId="779660A9" w14:textId="77777777" w:rsidR="001407A3" w:rsidRPr="00EA5D32" w:rsidRDefault="001407A3" w:rsidP="001407A3">
      <w:pPr>
        <w:spacing w:line="360" w:lineRule="auto"/>
        <w:ind w:firstLine="585"/>
        <w:rPr>
          <w:sz w:val="30"/>
          <w:szCs w:val="30"/>
        </w:rPr>
      </w:pPr>
      <w:r w:rsidRPr="00EA5D32">
        <w:rPr>
          <w:sz w:val="30"/>
          <w:szCs w:val="30"/>
        </w:rPr>
        <w:t>姓名：</w:t>
      </w:r>
      <w:r w:rsidRPr="00EA5D32">
        <w:rPr>
          <w:sz w:val="30"/>
          <w:szCs w:val="30"/>
        </w:rPr>
        <w:t xml:space="preserve">         </w:t>
      </w:r>
      <w:r w:rsidRPr="00EA5D32">
        <w:rPr>
          <w:sz w:val="30"/>
          <w:szCs w:val="30"/>
        </w:rPr>
        <w:t>职务：</w:t>
      </w:r>
    </w:p>
    <w:p w14:paraId="5F07261C" w14:textId="77777777" w:rsidR="001407A3" w:rsidRPr="00EA5D32" w:rsidRDefault="001407A3" w:rsidP="001407A3">
      <w:pPr>
        <w:spacing w:line="360" w:lineRule="auto"/>
        <w:rPr>
          <w:sz w:val="30"/>
          <w:szCs w:val="30"/>
        </w:rPr>
      </w:pPr>
      <w:r w:rsidRPr="00EA5D32">
        <w:rPr>
          <w:sz w:val="30"/>
          <w:szCs w:val="30"/>
        </w:rPr>
        <w:t>八、计划提报单位审核：</w:t>
      </w:r>
    </w:p>
    <w:p w14:paraId="304DDD9C" w14:textId="77777777" w:rsidR="001407A3" w:rsidRPr="00EA5D32" w:rsidRDefault="001407A3" w:rsidP="001407A3">
      <w:pPr>
        <w:spacing w:line="360" w:lineRule="auto"/>
        <w:ind w:firstLineChars="200" w:firstLine="600"/>
        <w:rPr>
          <w:sz w:val="30"/>
          <w:szCs w:val="30"/>
        </w:rPr>
      </w:pPr>
      <w:r w:rsidRPr="00EA5D32">
        <w:rPr>
          <w:sz w:val="30"/>
          <w:szCs w:val="30"/>
        </w:rPr>
        <w:t>姓名：</w:t>
      </w:r>
      <w:r w:rsidRPr="00EA5D32">
        <w:rPr>
          <w:sz w:val="30"/>
          <w:szCs w:val="30"/>
        </w:rPr>
        <w:t xml:space="preserve">        </w:t>
      </w:r>
      <w:r w:rsidRPr="00EA5D32">
        <w:rPr>
          <w:sz w:val="30"/>
          <w:szCs w:val="30"/>
        </w:rPr>
        <w:t>职务：</w:t>
      </w:r>
      <w:r w:rsidRPr="00EA5D32">
        <w:rPr>
          <w:sz w:val="30"/>
          <w:szCs w:val="30"/>
        </w:rPr>
        <w:t xml:space="preserve">      </w:t>
      </w:r>
      <w:r w:rsidRPr="00EA5D32">
        <w:rPr>
          <w:sz w:val="30"/>
          <w:szCs w:val="30"/>
        </w:rPr>
        <w:t>单位：</w:t>
      </w:r>
      <w:r w:rsidRPr="00EA5D32">
        <w:rPr>
          <w:sz w:val="30"/>
          <w:szCs w:val="30"/>
        </w:rPr>
        <w:t xml:space="preserve">   </w:t>
      </w:r>
      <w:r w:rsidRPr="00EA5D32">
        <w:rPr>
          <w:sz w:val="32"/>
          <w:szCs w:val="32"/>
        </w:rPr>
        <w:t>（公章）</w:t>
      </w:r>
    </w:p>
    <w:p w14:paraId="363B708E" w14:textId="77777777" w:rsidR="001407A3" w:rsidRPr="00EA5D32" w:rsidRDefault="001407A3" w:rsidP="001407A3">
      <w:pPr>
        <w:spacing w:line="360" w:lineRule="auto"/>
        <w:rPr>
          <w:sz w:val="30"/>
          <w:szCs w:val="30"/>
        </w:rPr>
      </w:pPr>
      <w:r w:rsidRPr="00EA5D32">
        <w:rPr>
          <w:sz w:val="30"/>
          <w:szCs w:val="30"/>
        </w:rPr>
        <w:t>九、业务部室审核：</w:t>
      </w:r>
    </w:p>
    <w:p w14:paraId="2159CAFC" w14:textId="77777777" w:rsidR="001407A3" w:rsidRPr="00EA5D32" w:rsidRDefault="001407A3" w:rsidP="001407A3">
      <w:pPr>
        <w:spacing w:line="360" w:lineRule="auto"/>
        <w:ind w:firstLineChars="200" w:firstLine="600"/>
        <w:rPr>
          <w:sz w:val="30"/>
          <w:szCs w:val="30"/>
        </w:rPr>
      </w:pPr>
      <w:r w:rsidRPr="00EA5D32">
        <w:rPr>
          <w:sz w:val="30"/>
          <w:szCs w:val="30"/>
        </w:rPr>
        <w:t>姓名：</w:t>
      </w:r>
      <w:r w:rsidRPr="00EA5D32">
        <w:rPr>
          <w:sz w:val="30"/>
          <w:szCs w:val="30"/>
        </w:rPr>
        <w:t xml:space="preserve">        </w:t>
      </w:r>
      <w:r w:rsidRPr="00EA5D32">
        <w:rPr>
          <w:sz w:val="30"/>
          <w:szCs w:val="30"/>
        </w:rPr>
        <w:t>职务：</w:t>
      </w:r>
      <w:r w:rsidRPr="00EA5D32">
        <w:rPr>
          <w:sz w:val="30"/>
          <w:szCs w:val="30"/>
        </w:rPr>
        <w:t xml:space="preserve">      </w:t>
      </w:r>
      <w:r w:rsidRPr="00EA5D32">
        <w:rPr>
          <w:sz w:val="30"/>
          <w:szCs w:val="30"/>
        </w:rPr>
        <w:t>单位：</w:t>
      </w:r>
      <w:r w:rsidRPr="00EA5D32">
        <w:rPr>
          <w:sz w:val="30"/>
          <w:szCs w:val="30"/>
        </w:rPr>
        <w:t xml:space="preserve">   </w:t>
      </w:r>
      <w:r w:rsidRPr="00EA5D32">
        <w:rPr>
          <w:sz w:val="32"/>
          <w:szCs w:val="32"/>
        </w:rPr>
        <w:t>（公章）</w:t>
      </w:r>
    </w:p>
    <w:p w14:paraId="0CCCDF65" w14:textId="77777777" w:rsidR="001407A3" w:rsidRPr="00EA5D32" w:rsidRDefault="001407A3" w:rsidP="001407A3">
      <w:pPr>
        <w:ind w:firstLine="585"/>
        <w:rPr>
          <w:sz w:val="30"/>
          <w:szCs w:val="30"/>
        </w:rPr>
      </w:pPr>
    </w:p>
    <w:p w14:paraId="2AA2E1DC" w14:textId="77777777" w:rsidR="001407A3" w:rsidRPr="00EA5D32" w:rsidRDefault="001407A3" w:rsidP="001407A3">
      <w:pPr>
        <w:ind w:firstLine="585"/>
        <w:rPr>
          <w:sz w:val="30"/>
          <w:szCs w:val="30"/>
        </w:rPr>
      </w:pPr>
    </w:p>
    <w:p w14:paraId="45BF894B" w14:textId="77777777" w:rsidR="001407A3" w:rsidRPr="00EA5D32" w:rsidRDefault="001407A3" w:rsidP="001407A3">
      <w:pPr>
        <w:ind w:leftChars="1350" w:left="5535" w:hangingChars="900" w:hanging="2700"/>
        <w:rPr>
          <w:sz w:val="32"/>
          <w:szCs w:val="32"/>
        </w:rPr>
      </w:pPr>
      <w:r w:rsidRPr="00EA5D32">
        <w:rPr>
          <w:sz w:val="30"/>
          <w:szCs w:val="30"/>
        </w:rPr>
        <w:t>施工单位：</w:t>
      </w:r>
      <w:r w:rsidRPr="00EA5D32">
        <w:rPr>
          <w:sz w:val="30"/>
          <w:szCs w:val="30"/>
        </w:rPr>
        <w:t xml:space="preserve">          </w:t>
      </w:r>
      <w:r w:rsidRPr="00EA5D32">
        <w:rPr>
          <w:sz w:val="32"/>
          <w:szCs w:val="32"/>
        </w:rPr>
        <w:t>（公章）</w:t>
      </w:r>
    </w:p>
    <w:p w14:paraId="6002C9F3" w14:textId="77777777" w:rsidR="001407A3" w:rsidRPr="00EA5D32" w:rsidRDefault="001407A3" w:rsidP="001407A3">
      <w:pPr>
        <w:tabs>
          <w:tab w:val="left" w:pos="900"/>
          <w:tab w:val="left" w:pos="1440"/>
          <w:tab w:val="left" w:pos="1800"/>
          <w:tab w:val="left" w:pos="2340"/>
        </w:tabs>
        <w:ind w:leftChars="-202" w:left="-424" w:firstLineChars="133" w:firstLine="426"/>
        <w:rPr>
          <w:sz w:val="32"/>
          <w:szCs w:val="32"/>
        </w:rPr>
      </w:pPr>
    </w:p>
    <w:p w14:paraId="660A68F5" w14:textId="77777777" w:rsidR="001407A3" w:rsidRPr="00EA5D32" w:rsidRDefault="001407A3" w:rsidP="001407A3">
      <w:pPr>
        <w:tabs>
          <w:tab w:val="left" w:pos="5940"/>
        </w:tabs>
        <w:adjustRightInd w:val="0"/>
        <w:snapToGrid w:val="0"/>
        <w:spacing w:line="560" w:lineRule="exact"/>
        <w:ind w:firstLineChars="200" w:firstLine="640"/>
        <w:jc w:val="left"/>
        <w:rPr>
          <w:sz w:val="32"/>
          <w:szCs w:val="32"/>
        </w:rPr>
      </w:pPr>
      <w:r w:rsidRPr="00EA5D32">
        <w:rPr>
          <w:sz w:val="32"/>
          <w:szCs w:val="32"/>
        </w:rPr>
        <w:t xml:space="preserve">                                  </w:t>
      </w:r>
      <w:r w:rsidRPr="00EA5D32">
        <w:rPr>
          <w:sz w:val="32"/>
          <w:szCs w:val="32"/>
        </w:rPr>
        <w:t>年</w:t>
      </w:r>
      <w:r w:rsidRPr="00EA5D32">
        <w:rPr>
          <w:sz w:val="32"/>
          <w:szCs w:val="32"/>
        </w:rPr>
        <w:t xml:space="preserve">   </w:t>
      </w:r>
      <w:r w:rsidRPr="00EA5D32">
        <w:rPr>
          <w:sz w:val="32"/>
          <w:szCs w:val="32"/>
        </w:rPr>
        <w:t>月</w:t>
      </w:r>
      <w:r w:rsidRPr="00EA5D32">
        <w:rPr>
          <w:sz w:val="32"/>
          <w:szCs w:val="32"/>
        </w:rPr>
        <w:t xml:space="preserve">   </w:t>
      </w:r>
      <w:r w:rsidRPr="00EA5D32">
        <w:rPr>
          <w:sz w:val="32"/>
          <w:szCs w:val="32"/>
        </w:rPr>
        <w:t>日</w:t>
      </w:r>
    </w:p>
    <w:p w14:paraId="38697E9C" w14:textId="77777777" w:rsidR="001407A3" w:rsidRPr="00EA5D32" w:rsidRDefault="001407A3" w:rsidP="001407A3">
      <w:pPr>
        <w:tabs>
          <w:tab w:val="left" w:pos="540"/>
        </w:tabs>
        <w:autoSpaceDE w:val="0"/>
        <w:autoSpaceDN w:val="0"/>
        <w:adjustRightInd w:val="0"/>
        <w:snapToGrid w:val="0"/>
        <w:spacing w:line="560" w:lineRule="exact"/>
        <w:ind w:firstLineChars="200" w:firstLine="640"/>
        <w:jc w:val="left"/>
        <w:rPr>
          <w:ins w:id="386" w:author="Tom" w:date="2022-10-20T14:20:00Z"/>
          <w:rFonts w:eastAsia="仿宋_GB2312"/>
          <w:sz w:val="32"/>
          <w:szCs w:val="32"/>
        </w:rPr>
        <w:sectPr w:rsidR="001407A3" w:rsidRPr="00EA5D32" w:rsidSect="008873D9">
          <w:pgSz w:w="11906" w:h="16838" w:code="9"/>
          <w:pgMar w:top="2098" w:right="1474" w:bottom="1985" w:left="1588" w:header="851" w:footer="992" w:gutter="0"/>
          <w:cols w:space="425"/>
          <w:docGrid w:linePitch="289"/>
        </w:sectPr>
      </w:pPr>
    </w:p>
    <w:p w14:paraId="422AE6F6" w14:textId="77777777" w:rsidR="001407A3" w:rsidRPr="00EA5D32" w:rsidRDefault="001407A3" w:rsidP="001407A3">
      <w:pPr>
        <w:widowControl/>
        <w:adjustRightInd w:val="0"/>
        <w:snapToGrid w:val="0"/>
        <w:spacing w:line="560" w:lineRule="exact"/>
        <w:ind w:leftChars="67" w:left="141"/>
        <w:jc w:val="left"/>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9</w:t>
      </w:r>
    </w:p>
    <w:p w14:paraId="02EB3F5E" w14:textId="77777777" w:rsidR="001407A3" w:rsidRPr="00EA5D32" w:rsidRDefault="001407A3" w:rsidP="001407A3">
      <w:pPr>
        <w:widowControl/>
        <w:adjustRightInd w:val="0"/>
        <w:snapToGrid w:val="0"/>
        <w:spacing w:beforeLines="100" w:before="240" w:afterLines="100" w:after="240" w:line="560" w:lineRule="exact"/>
        <w:jc w:val="center"/>
        <w:rPr>
          <w:rFonts w:eastAsia="华文中宋"/>
          <w:kern w:val="0"/>
          <w:sz w:val="36"/>
          <w:szCs w:val="36"/>
        </w:rPr>
      </w:pPr>
      <w:r w:rsidRPr="00EA5D32">
        <w:rPr>
          <w:rFonts w:eastAsia="华文中宋"/>
          <w:kern w:val="0"/>
          <w:sz w:val="36"/>
          <w:szCs w:val="36"/>
        </w:rPr>
        <w:t>施工现场设备调查表格式</w:t>
      </w:r>
    </w:p>
    <w:tbl>
      <w:tblPr>
        <w:tblW w:w="9323" w:type="dxa"/>
        <w:tblInd w:w="304" w:type="dxa"/>
        <w:tblLook w:val="04A0" w:firstRow="1" w:lastRow="0" w:firstColumn="1" w:lastColumn="0" w:noHBand="0" w:noVBand="1"/>
      </w:tblPr>
      <w:tblGrid>
        <w:gridCol w:w="1666"/>
        <w:gridCol w:w="1421"/>
        <w:gridCol w:w="1080"/>
        <w:gridCol w:w="481"/>
        <w:gridCol w:w="1252"/>
        <w:gridCol w:w="141"/>
        <w:gridCol w:w="1644"/>
        <w:gridCol w:w="1638"/>
      </w:tblGrid>
      <w:tr w:rsidR="001407A3" w:rsidRPr="00EA5D32" w14:paraId="64BCC104" w14:textId="77777777" w:rsidTr="008873D9">
        <w:trPr>
          <w:trHeight w:val="510"/>
        </w:trPr>
        <w:tc>
          <w:tcPr>
            <w:tcW w:w="9323" w:type="dxa"/>
            <w:gridSpan w:val="8"/>
            <w:tcBorders>
              <w:top w:val="nil"/>
              <w:left w:val="nil"/>
              <w:bottom w:val="single" w:sz="4" w:space="0" w:color="auto"/>
              <w:right w:val="nil"/>
            </w:tcBorders>
            <w:noWrap/>
            <w:vAlign w:val="center"/>
            <w:hideMark/>
          </w:tcPr>
          <w:p w14:paraId="15EA9E04" w14:textId="77777777" w:rsidR="001407A3" w:rsidRPr="00EA5D32" w:rsidRDefault="001407A3" w:rsidP="008873D9">
            <w:pPr>
              <w:widowControl/>
              <w:adjustRightInd w:val="0"/>
              <w:snapToGrid w:val="0"/>
              <w:spacing w:line="560" w:lineRule="exact"/>
              <w:jc w:val="center"/>
              <w:rPr>
                <w:rFonts w:eastAsia="黑体"/>
                <w:kern w:val="0"/>
                <w:sz w:val="28"/>
                <w:szCs w:val="28"/>
                <w:u w:val="single"/>
              </w:rPr>
            </w:pPr>
            <w:r w:rsidRPr="00EA5D32">
              <w:rPr>
                <w:rFonts w:eastAsia="黑体"/>
                <w:kern w:val="0"/>
                <w:sz w:val="28"/>
                <w:szCs w:val="28"/>
              </w:rPr>
              <w:t>施工现场设备调查表（工</w:t>
            </w:r>
            <w:proofErr w:type="gramStart"/>
            <w:r w:rsidRPr="00EA5D32">
              <w:rPr>
                <w:rFonts w:eastAsia="黑体"/>
                <w:kern w:val="0"/>
                <w:sz w:val="28"/>
                <w:szCs w:val="28"/>
              </w:rPr>
              <w:t>务</w:t>
            </w:r>
            <w:proofErr w:type="gramEnd"/>
            <w:r w:rsidRPr="00EA5D32">
              <w:rPr>
                <w:rFonts w:eastAsia="黑体"/>
                <w:kern w:val="0"/>
                <w:sz w:val="28"/>
                <w:szCs w:val="28"/>
              </w:rPr>
              <w:t>）</w:t>
            </w:r>
          </w:p>
        </w:tc>
      </w:tr>
      <w:tr w:rsidR="001407A3" w:rsidRPr="00EA5D32" w14:paraId="5D33CC08" w14:textId="77777777" w:rsidTr="008873D9">
        <w:trPr>
          <w:trHeight w:val="612"/>
        </w:trPr>
        <w:tc>
          <w:tcPr>
            <w:tcW w:w="1666" w:type="dxa"/>
            <w:tcBorders>
              <w:top w:val="nil"/>
              <w:left w:val="single" w:sz="4" w:space="0" w:color="auto"/>
              <w:bottom w:val="single" w:sz="4" w:space="0" w:color="auto"/>
              <w:right w:val="single" w:sz="4" w:space="0" w:color="auto"/>
            </w:tcBorders>
            <w:vAlign w:val="center"/>
            <w:hideMark/>
          </w:tcPr>
          <w:p w14:paraId="3845A4D3"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单</w:t>
            </w:r>
            <w:r w:rsidRPr="00EA5D32">
              <w:rPr>
                <w:kern w:val="0"/>
                <w:szCs w:val="21"/>
              </w:rPr>
              <w:t xml:space="preserve"> </w:t>
            </w:r>
            <w:r w:rsidRPr="00EA5D32">
              <w:rPr>
                <w:kern w:val="0"/>
                <w:szCs w:val="21"/>
              </w:rPr>
              <w:t>位</w:t>
            </w:r>
          </w:p>
        </w:tc>
        <w:tc>
          <w:tcPr>
            <w:tcW w:w="2501" w:type="dxa"/>
            <w:gridSpan w:val="2"/>
            <w:tcBorders>
              <w:top w:val="single" w:sz="4" w:space="0" w:color="auto"/>
              <w:left w:val="nil"/>
              <w:bottom w:val="single" w:sz="4" w:space="0" w:color="auto"/>
              <w:right w:val="nil"/>
            </w:tcBorders>
            <w:noWrap/>
            <w:vAlign w:val="center"/>
            <w:hideMark/>
          </w:tcPr>
          <w:p w14:paraId="62D0FB7B" w14:textId="77777777" w:rsidR="001407A3" w:rsidRPr="00EA5D32" w:rsidRDefault="001407A3" w:rsidP="008873D9">
            <w:pPr>
              <w:widowControl/>
              <w:jc w:val="center"/>
              <w:rPr>
                <w:kern w:val="0"/>
                <w:szCs w:val="21"/>
              </w:rPr>
            </w:pPr>
            <w:r w:rsidRPr="00EA5D32">
              <w:rPr>
                <w:kern w:val="0"/>
                <w:szCs w:val="21"/>
              </w:rPr>
              <w:t xml:space="preserve">　</w:t>
            </w:r>
          </w:p>
        </w:tc>
        <w:tc>
          <w:tcPr>
            <w:tcW w:w="1733" w:type="dxa"/>
            <w:gridSpan w:val="2"/>
            <w:tcBorders>
              <w:top w:val="nil"/>
              <w:left w:val="single" w:sz="4" w:space="0" w:color="auto"/>
              <w:bottom w:val="single" w:sz="4" w:space="0" w:color="auto"/>
              <w:right w:val="single" w:sz="4" w:space="0" w:color="auto"/>
            </w:tcBorders>
            <w:noWrap/>
            <w:vAlign w:val="center"/>
            <w:hideMark/>
          </w:tcPr>
          <w:p w14:paraId="064C8CCE" w14:textId="77777777" w:rsidR="001407A3" w:rsidRPr="00EA5D32" w:rsidRDefault="001407A3" w:rsidP="008873D9">
            <w:pPr>
              <w:widowControl/>
              <w:jc w:val="left"/>
              <w:rPr>
                <w:kern w:val="0"/>
                <w:szCs w:val="21"/>
              </w:rPr>
            </w:pPr>
            <w:r w:rsidRPr="00EA5D32">
              <w:rPr>
                <w:kern w:val="0"/>
                <w:szCs w:val="21"/>
              </w:rPr>
              <w:t>委</w:t>
            </w:r>
            <w:r w:rsidRPr="00EA5D32">
              <w:rPr>
                <w:kern w:val="0"/>
                <w:szCs w:val="21"/>
              </w:rPr>
              <w:t xml:space="preserve"> </w:t>
            </w:r>
            <w:r w:rsidRPr="00EA5D32">
              <w:rPr>
                <w:kern w:val="0"/>
                <w:szCs w:val="21"/>
              </w:rPr>
              <w:t>托</w:t>
            </w:r>
            <w:r w:rsidRPr="00EA5D32">
              <w:rPr>
                <w:kern w:val="0"/>
                <w:szCs w:val="21"/>
              </w:rPr>
              <w:t xml:space="preserve"> </w:t>
            </w:r>
            <w:r w:rsidRPr="00EA5D32">
              <w:rPr>
                <w:kern w:val="0"/>
                <w:szCs w:val="21"/>
              </w:rPr>
              <w:t>单</w:t>
            </w:r>
            <w:r w:rsidRPr="00EA5D32">
              <w:rPr>
                <w:kern w:val="0"/>
                <w:szCs w:val="21"/>
              </w:rPr>
              <w:t xml:space="preserve"> </w:t>
            </w:r>
            <w:r w:rsidRPr="00EA5D32">
              <w:rPr>
                <w:kern w:val="0"/>
                <w:szCs w:val="21"/>
              </w:rPr>
              <w:t>位</w:t>
            </w:r>
          </w:p>
        </w:tc>
        <w:tc>
          <w:tcPr>
            <w:tcW w:w="3423" w:type="dxa"/>
            <w:gridSpan w:val="3"/>
            <w:tcBorders>
              <w:top w:val="single" w:sz="4" w:space="0" w:color="auto"/>
              <w:left w:val="nil"/>
              <w:bottom w:val="single" w:sz="4" w:space="0" w:color="auto"/>
              <w:right w:val="single" w:sz="4" w:space="0" w:color="000000"/>
            </w:tcBorders>
            <w:noWrap/>
            <w:vAlign w:val="center"/>
            <w:hideMark/>
          </w:tcPr>
          <w:p w14:paraId="41C27CA0"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6E733D7C" w14:textId="77777777" w:rsidTr="008873D9">
        <w:trPr>
          <w:trHeight w:val="409"/>
        </w:trPr>
        <w:tc>
          <w:tcPr>
            <w:tcW w:w="1666" w:type="dxa"/>
            <w:tcBorders>
              <w:top w:val="nil"/>
              <w:left w:val="single" w:sz="4" w:space="0" w:color="auto"/>
              <w:bottom w:val="single" w:sz="4" w:space="0" w:color="auto"/>
              <w:right w:val="single" w:sz="4" w:space="0" w:color="auto"/>
            </w:tcBorders>
            <w:vAlign w:val="center"/>
            <w:hideMark/>
          </w:tcPr>
          <w:p w14:paraId="27273ACE"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项</w:t>
            </w:r>
            <w:r w:rsidRPr="00EA5D32">
              <w:rPr>
                <w:kern w:val="0"/>
                <w:szCs w:val="21"/>
              </w:rPr>
              <w:t xml:space="preserve"> </w:t>
            </w:r>
            <w:r w:rsidRPr="00EA5D32">
              <w:rPr>
                <w:kern w:val="0"/>
                <w:szCs w:val="21"/>
              </w:rPr>
              <w:t>目</w:t>
            </w:r>
          </w:p>
        </w:tc>
        <w:tc>
          <w:tcPr>
            <w:tcW w:w="7657" w:type="dxa"/>
            <w:gridSpan w:val="7"/>
            <w:tcBorders>
              <w:top w:val="single" w:sz="4" w:space="0" w:color="auto"/>
              <w:left w:val="nil"/>
              <w:bottom w:val="single" w:sz="4" w:space="0" w:color="auto"/>
              <w:right w:val="single" w:sz="4" w:space="0" w:color="000000"/>
            </w:tcBorders>
            <w:noWrap/>
            <w:vAlign w:val="center"/>
            <w:hideMark/>
          </w:tcPr>
          <w:p w14:paraId="2707B9E5"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37A2CE27" w14:textId="77777777" w:rsidTr="008873D9">
        <w:trPr>
          <w:trHeight w:val="414"/>
        </w:trPr>
        <w:tc>
          <w:tcPr>
            <w:tcW w:w="1666" w:type="dxa"/>
            <w:tcBorders>
              <w:top w:val="nil"/>
              <w:left w:val="single" w:sz="4" w:space="0" w:color="auto"/>
              <w:bottom w:val="single" w:sz="4" w:space="0" w:color="auto"/>
              <w:right w:val="single" w:sz="4" w:space="0" w:color="auto"/>
            </w:tcBorders>
            <w:vAlign w:val="center"/>
            <w:hideMark/>
          </w:tcPr>
          <w:p w14:paraId="560AC032" w14:textId="77777777" w:rsidR="001407A3" w:rsidRPr="00EA5D32" w:rsidRDefault="001407A3" w:rsidP="008873D9">
            <w:pPr>
              <w:widowControl/>
              <w:jc w:val="center"/>
              <w:rPr>
                <w:kern w:val="0"/>
                <w:szCs w:val="21"/>
              </w:rPr>
            </w:pPr>
            <w:r w:rsidRPr="00EA5D32">
              <w:rPr>
                <w:kern w:val="0"/>
                <w:szCs w:val="21"/>
              </w:rPr>
              <w:t>作</w:t>
            </w:r>
            <w:r w:rsidRPr="00EA5D32">
              <w:rPr>
                <w:kern w:val="0"/>
                <w:szCs w:val="21"/>
              </w:rPr>
              <w:t xml:space="preserve"> </w:t>
            </w:r>
            <w:r w:rsidRPr="00EA5D32">
              <w:rPr>
                <w:kern w:val="0"/>
                <w:szCs w:val="21"/>
              </w:rPr>
              <w:t>业</w:t>
            </w:r>
            <w:r w:rsidRPr="00EA5D32">
              <w:rPr>
                <w:kern w:val="0"/>
                <w:szCs w:val="21"/>
              </w:rPr>
              <w:t xml:space="preserve"> </w:t>
            </w:r>
            <w:r w:rsidRPr="00EA5D32">
              <w:rPr>
                <w:kern w:val="0"/>
                <w:szCs w:val="21"/>
              </w:rPr>
              <w:t>内</w:t>
            </w:r>
            <w:r w:rsidRPr="00EA5D32">
              <w:rPr>
                <w:kern w:val="0"/>
                <w:szCs w:val="21"/>
              </w:rPr>
              <w:t xml:space="preserve"> </w:t>
            </w:r>
            <w:r w:rsidRPr="00EA5D32">
              <w:rPr>
                <w:kern w:val="0"/>
                <w:szCs w:val="21"/>
              </w:rPr>
              <w:t>容</w:t>
            </w:r>
          </w:p>
        </w:tc>
        <w:tc>
          <w:tcPr>
            <w:tcW w:w="7657" w:type="dxa"/>
            <w:gridSpan w:val="7"/>
            <w:tcBorders>
              <w:top w:val="single" w:sz="4" w:space="0" w:color="auto"/>
              <w:left w:val="nil"/>
              <w:bottom w:val="single" w:sz="4" w:space="0" w:color="auto"/>
              <w:right w:val="single" w:sz="4" w:space="0" w:color="000000"/>
            </w:tcBorders>
            <w:vAlign w:val="center"/>
            <w:hideMark/>
          </w:tcPr>
          <w:p w14:paraId="757C2BA2"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790772B1" w14:textId="77777777" w:rsidTr="008873D9">
        <w:trPr>
          <w:trHeight w:val="561"/>
        </w:trPr>
        <w:tc>
          <w:tcPr>
            <w:tcW w:w="1666" w:type="dxa"/>
            <w:tcBorders>
              <w:top w:val="nil"/>
              <w:left w:val="single" w:sz="4" w:space="0" w:color="auto"/>
              <w:bottom w:val="single" w:sz="4" w:space="0" w:color="auto"/>
              <w:right w:val="single" w:sz="4" w:space="0" w:color="auto"/>
            </w:tcBorders>
            <w:vAlign w:val="center"/>
            <w:hideMark/>
          </w:tcPr>
          <w:p w14:paraId="7BCB8202" w14:textId="77777777" w:rsidR="001407A3" w:rsidRPr="00EA5D32" w:rsidRDefault="001407A3" w:rsidP="008873D9">
            <w:pPr>
              <w:widowControl/>
              <w:jc w:val="center"/>
              <w:rPr>
                <w:kern w:val="0"/>
                <w:szCs w:val="21"/>
              </w:rPr>
            </w:pPr>
            <w:r w:rsidRPr="00EA5D32">
              <w:rPr>
                <w:kern w:val="0"/>
                <w:szCs w:val="21"/>
              </w:rPr>
              <w:t>项</w:t>
            </w:r>
            <w:r w:rsidRPr="00EA5D32">
              <w:rPr>
                <w:kern w:val="0"/>
                <w:szCs w:val="21"/>
              </w:rPr>
              <w:t xml:space="preserve"> </w:t>
            </w:r>
            <w:r w:rsidRPr="00EA5D32">
              <w:rPr>
                <w:kern w:val="0"/>
                <w:szCs w:val="21"/>
              </w:rPr>
              <w:t>目</w:t>
            </w:r>
            <w:r w:rsidRPr="00EA5D32">
              <w:rPr>
                <w:kern w:val="0"/>
                <w:szCs w:val="21"/>
              </w:rPr>
              <w:t xml:space="preserve"> </w:t>
            </w:r>
            <w:r w:rsidRPr="00EA5D32">
              <w:rPr>
                <w:kern w:val="0"/>
                <w:szCs w:val="21"/>
              </w:rPr>
              <w:t>经</w:t>
            </w:r>
            <w:r w:rsidRPr="00EA5D32">
              <w:rPr>
                <w:kern w:val="0"/>
                <w:szCs w:val="21"/>
              </w:rPr>
              <w:t xml:space="preserve"> </w:t>
            </w:r>
            <w:r w:rsidRPr="00EA5D32">
              <w:rPr>
                <w:kern w:val="0"/>
                <w:szCs w:val="21"/>
              </w:rPr>
              <w:t>理</w:t>
            </w:r>
          </w:p>
        </w:tc>
        <w:tc>
          <w:tcPr>
            <w:tcW w:w="1421" w:type="dxa"/>
            <w:tcBorders>
              <w:top w:val="nil"/>
              <w:left w:val="nil"/>
              <w:bottom w:val="single" w:sz="4" w:space="0" w:color="auto"/>
              <w:right w:val="single" w:sz="4" w:space="0" w:color="auto"/>
            </w:tcBorders>
            <w:vAlign w:val="center"/>
            <w:hideMark/>
          </w:tcPr>
          <w:p w14:paraId="494790BF" w14:textId="77777777" w:rsidR="001407A3" w:rsidRPr="00EA5D32" w:rsidRDefault="001407A3" w:rsidP="008873D9">
            <w:pPr>
              <w:widowControl/>
              <w:jc w:val="left"/>
              <w:rPr>
                <w:kern w:val="0"/>
                <w:szCs w:val="21"/>
              </w:rPr>
            </w:pPr>
            <w:r w:rsidRPr="00EA5D32">
              <w:rPr>
                <w:kern w:val="0"/>
                <w:szCs w:val="21"/>
              </w:rPr>
              <w:t xml:space="preserve">　</w:t>
            </w:r>
          </w:p>
        </w:tc>
        <w:tc>
          <w:tcPr>
            <w:tcW w:w="1080" w:type="dxa"/>
            <w:tcBorders>
              <w:top w:val="nil"/>
              <w:left w:val="nil"/>
              <w:bottom w:val="single" w:sz="4" w:space="0" w:color="auto"/>
              <w:right w:val="single" w:sz="4" w:space="0" w:color="auto"/>
            </w:tcBorders>
            <w:vAlign w:val="center"/>
            <w:hideMark/>
          </w:tcPr>
          <w:p w14:paraId="5988B957"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1733" w:type="dxa"/>
            <w:gridSpan w:val="2"/>
            <w:tcBorders>
              <w:top w:val="nil"/>
              <w:left w:val="nil"/>
              <w:bottom w:val="single" w:sz="4" w:space="0" w:color="auto"/>
              <w:right w:val="single" w:sz="4" w:space="0" w:color="auto"/>
            </w:tcBorders>
            <w:vAlign w:val="center"/>
            <w:hideMark/>
          </w:tcPr>
          <w:p w14:paraId="6D3B2328" w14:textId="77777777" w:rsidR="001407A3" w:rsidRPr="00EA5D32" w:rsidRDefault="001407A3" w:rsidP="008873D9">
            <w:pPr>
              <w:widowControl/>
              <w:jc w:val="center"/>
              <w:rPr>
                <w:kern w:val="0"/>
                <w:szCs w:val="21"/>
              </w:rPr>
            </w:pPr>
            <w:r w:rsidRPr="00EA5D32">
              <w:rPr>
                <w:kern w:val="0"/>
                <w:szCs w:val="21"/>
              </w:rPr>
              <w:t xml:space="preserve">　</w:t>
            </w:r>
          </w:p>
        </w:tc>
        <w:tc>
          <w:tcPr>
            <w:tcW w:w="1785" w:type="dxa"/>
            <w:gridSpan w:val="2"/>
            <w:tcBorders>
              <w:top w:val="nil"/>
              <w:left w:val="nil"/>
              <w:bottom w:val="single" w:sz="4" w:space="0" w:color="auto"/>
              <w:right w:val="single" w:sz="4" w:space="0" w:color="auto"/>
            </w:tcBorders>
            <w:vAlign w:val="center"/>
            <w:hideMark/>
          </w:tcPr>
          <w:p w14:paraId="10C0AC98"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区</w:t>
            </w:r>
            <w:r w:rsidRPr="00EA5D32">
              <w:rPr>
                <w:kern w:val="0"/>
                <w:szCs w:val="21"/>
              </w:rPr>
              <w:t xml:space="preserve"> </w:t>
            </w:r>
            <w:r w:rsidRPr="00EA5D32">
              <w:rPr>
                <w:kern w:val="0"/>
                <w:szCs w:val="21"/>
              </w:rPr>
              <w:t>段</w:t>
            </w:r>
          </w:p>
        </w:tc>
        <w:tc>
          <w:tcPr>
            <w:tcW w:w="1638" w:type="dxa"/>
            <w:tcBorders>
              <w:top w:val="nil"/>
              <w:left w:val="nil"/>
              <w:bottom w:val="single" w:sz="4" w:space="0" w:color="auto"/>
              <w:right w:val="single" w:sz="4" w:space="0" w:color="auto"/>
            </w:tcBorders>
            <w:vAlign w:val="center"/>
            <w:hideMark/>
          </w:tcPr>
          <w:p w14:paraId="4AAA0ED2" w14:textId="77777777" w:rsidR="001407A3" w:rsidRPr="00EA5D32" w:rsidRDefault="001407A3" w:rsidP="008873D9">
            <w:pPr>
              <w:widowControl/>
              <w:jc w:val="left"/>
              <w:rPr>
                <w:kern w:val="0"/>
                <w:szCs w:val="21"/>
              </w:rPr>
            </w:pPr>
            <w:r w:rsidRPr="00EA5D32">
              <w:rPr>
                <w:kern w:val="0"/>
                <w:szCs w:val="21"/>
              </w:rPr>
              <w:t xml:space="preserve">　</w:t>
            </w:r>
          </w:p>
        </w:tc>
      </w:tr>
      <w:tr w:rsidR="001407A3" w:rsidRPr="00EA5D32" w14:paraId="0A36682E" w14:textId="77777777" w:rsidTr="008873D9">
        <w:trPr>
          <w:trHeight w:val="555"/>
        </w:trPr>
        <w:tc>
          <w:tcPr>
            <w:tcW w:w="1666" w:type="dxa"/>
            <w:tcBorders>
              <w:top w:val="nil"/>
              <w:left w:val="single" w:sz="4" w:space="0" w:color="auto"/>
              <w:bottom w:val="single" w:sz="4" w:space="0" w:color="auto"/>
              <w:right w:val="single" w:sz="4" w:space="0" w:color="auto"/>
            </w:tcBorders>
            <w:vAlign w:val="center"/>
            <w:hideMark/>
          </w:tcPr>
          <w:p w14:paraId="2DC7D96D" w14:textId="77777777" w:rsidR="001407A3" w:rsidRPr="00EA5D32" w:rsidRDefault="001407A3" w:rsidP="008873D9">
            <w:pPr>
              <w:widowControl/>
              <w:jc w:val="center"/>
              <w:rPr>
                <w:kern w:val="0"/>
                <w:szCs w:val="21"/>
              </w:rPr>
            </w:pPr>
            <w:r w:rsidRPr="00EA5D32">
              <w:rPr>
                <w:kern w:val="0"/>
                <w:szCs w:val="21"/>
              </w:rPr>
              <w:t>配合（监管）</w:t>
            </w:r>
          </w:p>
        </w:tc>
        <w:tc>
          <w:tcPr>
            <w:tcW w:w="1421" w:type="dxa"/>
            <w:tcBorders>
              <w:top w:val="nil"/>
              <w:left w:val="nil"/>
              <w:bottom w:val="single" w:sz="4" w:space="0" w:color="auto"/>
              <w:right w:val="single" w:sz="4" w:space="0" w:color="auto"/>
            </w:tcBorders>
            <w:vAlign w:val="center"/>
            <w:hideMark/>
          </w:tcPr>
          <w:p w14:paraId="66ECFE71" w14:textId="77777777" w:rsidR="001407A3" w:rsidRPr="00EA5D32" w:rsidRDefault="001407A3" w:rsidP="008873D9">
            <w:pPr>
              <w:widowControl/>
              <w:jc w:val="center"/>
              <w:rPr>
                <w:kern w:val="0"/>
                <w:szCs w:val="21"/>
              </w:rPr>
            </w:pPr>
            <w:r w:rsidRPr="00EA5D32">
              <w:rPr>
                <w:kern w:val="0"/>
                <w:szCs w:val="21"/>
              </w:rPr>
              <w:t xml:space="preserve">　</w:t>
            </w:r>
          </w:p>
        </w:tc>
        <w:tc>
          <w:tcPr>
            <w:tcW w:w="1080" w:type="dxa"/>
            <w:tcBorders>
              <w:top w:val="nil"/>
              <w:left w:val="nil"/>
              <w:bottom w:val="single" w:sz="4" w:space="0" w:color="auto"/>
              <w:right w:val="single" w:sz="4" w:space="0" w:color="auto"/>
            </w:tcBorders>
            <w:vAlign w:val="center"/>
            <w:hideMark/>
          </w:tcPr>
          <w:p w14:paraId="2CEA18B5" w14:textId="77777777" w:rsidR="001407A3" w:rsidRPr="00EA5D32" w:rsidRDefault="001407A3" w:rsidP="008873D9">
            <w:pPr>
              <w:widowControl/>
              <w:jc w:val="center"/>
              <w:rPr>
                <w:kern w:val="0"/>
                <w:szCs w:val="21"/>
              </w:rPr>
            </w:pPr>
            <w:r w:rsidRPr="00EA5D32">
              <w:rPr>
                <w:kern w:val="0"/>
                <w:szCs w:val="21"/>
              </w:rPr>
              <w:t>距铁路的距离</w:t>
            </w:r>
          </w:p>
        </w:tc>
        <w:tc>
          <w:tcPr>
            <w:tcW w:w="1733" w:type="dxa"/>
            <w:gridSpan w:val="2"/>
            <w:tcBorders>
              <w:top w:val="nil"/>
              <w:left w:val="nil"/>
              <w:bottom w:val="single" w:sz="4" w:space="0" w:color="auto"/>
              <w:right w:val="single" w:sz="4" w:space="0" w:color="auto"/>
            </w:tcBorders>
            <w:vAlign w:val="center"/>
            <w:hideMark/>
          </w:tcPr>
          <w:p w14:paraId="2BC2A18F" w14:textId="77777777" w:rsidR="001407A3" w:rsidRPr="00EA5D32" w:rsidRDefault="001407A3" w:rsidP="008873D9">
            <w:pPr>
              <w:widowControl/>
              <w:jc w:val="center"/>
              <w:rPr>
                <w:kern w:val="0"/>
                <w:szCs w:val="21"/>
              </w:rPr>
            </w:pPr>
            <w:r w:rsidRPr="00EA5D32">
              <w:rPr>
                <w:kern w:val="0"/>
                <w:szCs w:val="21"/>
              </w:rPr>
              <w:t xml:space="preserve">　</w:t>
            </w:r>
          </w:p>
        </w:tc>
        <w:tc>
          <w:tcPr>
            <w:tcW w:w="1785" w:type="dxa"/>
            <w:gridSpan w:val="2"/>
            <w:tcBorders>
              <w:top w:val="nil"/>
              <w:left w:val="nil"/>
              <w:bottom w:val="single" w:sz="4" w:space="0" w:color="auto"/>
              <w:right w:val="single" w:sz="4" w:space="0" w:color="auto"/>
            </w:tcBorders>
            <w:vAlign w:val="center"/>
            <w:hideMark/>
          </w:tcPr>
          <w:p w14:paraId="64BCC190" w14:textId="77777777" w:rsidR="001407A3" w:rsidRPr="00EA5D32" w:rsidRDefault="001407A3" w:rsidP="008873D9">
            <w:pPr>
              <w:widowControl/>
              <w:jc w:val="center"/>
              <w:rPr>
                <w:kern w:val="0"/>
                <w:szCs w:val="21"/>
              </w:rPr>
            </w:pPr>
            <w:r w:rsidRPr="00EA5D32">
              <w:rPr>
                <w:kern w:val="0"/>
                <w:szCs w:val="21"/>
              </w:rPr>
              <w:t>距电力设备距离</w:t>
            </w:r>
          </w:p>
        </w:tc>
        <w:tc>
          <w:tcPr>
            <w:tcW w:w="1638" w:type="dxa"/>
            <w:tcBorders>
              <w:top w:val="nil"/>
              <w:left w:val="nil"/>
              <w:bottom w:val="single" w:sz="4" w:space="0" w:color="auto"/>
              <w:right w:val="single" w:sz="4" w:space="0" w:color="auto"/>
            </w:tcBorders>
            <w:vAlign w:val="center"/>
            <w:hideMark/>
          </w:tcPr>
          <w:p w14:paraId="385AB09E" w14:textId="77777777" w:rsidR="001407A3" w:rsidRPr="00EA5D32" w:rsidRDefault="001407A3" w:rsidP="008873D9">
            <w:pPr>
              <w:widowControl/>
              <w:jc w:val="left"/>
              <w:rPr>
                <w:kern w:val="0"/>
                <w:szCs w:val="21"/>
              </w:rPr>
            </w:pPr>
            <w:r w:rsidRPr="00EA5D32">
              <w:rPr>
                <w:kern w:val="0"/>
                <w:szCs w:val="21"/>
              </w:rPr>
              <w:t xml:space="preserve">　</w:t>
            </w:r>
          </w:p>
        </w:tc>
      </w:tr>
      <w:tr w:rsidR="001407A3" w:rsidRPr="00EA5D32" w14:paraId="22C13F0A" w14:textId="77777777" w:rsidTr="008873D9">
        <w:trPr>
          <w:trHeight w:val="691"/>
        </w:trPr>
        <w:tc>
          <w:tcPr>
            <w:tcW w:w="1666" w:type="dxa"/>
            <w:tcBorders>
              <w:top w:val="nil"/>
              <w:left w:val="single" w:sz="4" w:space="0" w:color="auto"/>
              <w:bottom w:val="single" w:sz="4" w:space="0" w:color="auto"/>
              <w:right w:val="single" w:sz="4" w:space="0" w:color="auto"/>
            </w:tcBorders>
            <w:vAlign w:val="center"/>
            <w:hideMark/>
          </w:tcPr>
          <w:p w14:paraId="64476AD3" w14:textId="77777777" w:rsidR="001407A3" w:rsidRPr="00EA5D32" w:rsidRDefault="001407A3" w:rsidP="008873D9">
            <w:pPr>
              <w:widowControl/>
              <w:jc w:val="center"/>
              <w:rPr>
                <w:b/>
                <w:bCs/>
                <w:kern w:val="0"/>
                <w:szCs w:val="21"/>
              </w:rPr>
            </w:pPr>
            <w:r w:rsidRPr="00EA5D32">
              <w:rPr>
                <w:b/>
                <w:bCs/>
                <w:kern w:val="0"/>
                <w:szCs w:val="21"/>
              </w:rPr>
              <w:t>示</w:t>
            </w:r>
            <w:r w:rsidRPr="00EA5D32">
              <w:rPr>
                <w:b/>
                <w:bCs/>
                <w:kern w:val="0"/>
                <w:szCs w:val="21"/>
              </w:rPr>
              <w:t xml:space="preserve"> </w:t>
            </w:r>
            <w:r w:rsidRPr="00EA5D32">
              <w:rPr>
                <w:b/>
                <w:bCs/>
                <w:kern w:val="0"/>
                <w:szCs w:val="21"/>
              </w:rPr>
              <w:t>意</w:t>
            </w:r>
            <w:r w:rsidRPr="00EA5D32">
              <w:rPr>
                <w:b/>
                <w:bCs/>
                <w:kern w:val="0"/>
                <w:szCs w:val="21"/>
              </w:rPr>
              <w:t xml:space="preserve"> </w:t>
            </w:r>
            <w:r w:rsidRPr="00EA5D32">
              <w:rPr>
                <w:b/>
                <w:bCs/>
                <w:kern w:val="0"/>
                <w:szCs w:val="21"/>
              </w:rPr>
              <w:t>图</w:t>
            </w:r>
            <w:r w:rsidRPr="00EA5D32">
              <w:rPr>
                <w:b/>
                <w:bCs/>
                <w:kern w:val="0"/>
                <w:szCs w:val="21"/>
              </w:rPr>
              <w:t xml:space="preserve"> </w:t>
            </w:r>
            <w:r w:rsidRPr="00EA5D32">
              <w:rPr>
                <w:kern w:val="0"/>
                <w:szCs w:val="21"/>
              </w:rPr>
              <w:t xml:space="preserve">     </w:t>
            </w:r>
            <w:r w:rsidRPr="00EA5D32">
              <w:rPr>
                <w:kern w:val="0"/>
                <w:szCs w:val="21"/>
              </w:rPr>
              <w:t>（与既有线位置关系）</w:t>
            </w:r>
            <w:r w:rsidRPr="00EA5D32">
              <w:rPr>
                <w:kern w:val="0"/>
                <w:szCs w:val="21"/>
              </w:rPr>
              <w:t xml:space="preserve">                </w:t>
            </w:r>
          </w:p>
        </w:tc>
        <w:tc>
          <w:tcPr>
            <w:tcW w:w="7657" w:type="dxa"/>
            <w:gridSpan w:val="7"/>
            <w:tcBorders>
              <w:top w:val="single" w:sz="4" w:space="0" w:color="auto"/>
              <w:left w:val="nil"/>
              <w:bottom w:val="single" w:sz="4" w:space="0" w:color="auto"/>
              <w:right w:val="single" w:sz="4" w:space="0" w:color="auto"/>
            </w:tcBorders>
            <w:vAlign w:val="center"/>
            <w:hideMark/>
          </w:tcPr>
          <w:p w14:paraId="22DA10BF"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7E060630" w14:textId="77777777" w:rsidTr="008873D9">
        <w:trPr>
          <w:trHeight w:val="1001"/>
        </w:trPr>
        <w:tc>
          <w:tcPr>
            <w:tcW w:w="1666" w:type="dxa"/>
            <w:tcBorders>
              <w:top w:val="nil"/>
              <w:left w:val="single" w:sz="4" w:space="0" w:color="auto"/>
              <w:bottom w:val="single" w:sz="4" w:space="0" w:color="auto"/>
              <w:right w:val="single" w:sz="4" w:space="0" w:color="auto"/>
            </w:tcBorders>
            <w:vAlign w:val="center"/>
            <w:hideMark/>
          </w:tcPr>
          <w:p w14:paraId="6A9C1954"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方</w:t>
            </w:r>
            <w:r w:rsidRPr="00EA5D32">
              <w:rPr>
                <w:kern w:val="0"/>
                <w:szCs w:val="21"/>
              </w:rPr>
              <w:t xml:space="preserve"> </w:t>
            </w:r>
            <w:r w:rsidRPr="00EA5D32">
              <w:rPr>
                <w:kern w:val="0"/>
                <w:szCs w:val="21"/>
              </w:rPr>
              <w:t>案</w:t>
            </w:r>
          </w:p>
        </w:tc>
        <w:tc>
          <w:tcPr>
            <w:tcW w:w="7657" w:type="dxa"/>
            <w:gridSpan w:val="7"/>
            <w:tcBorders>
              <w:top w:val="single" w:sz="4" w:space="0" w:color="auto"/>
              <w:left w:val="nil"/>
              <w:right w:val="single" w:sz="4" w:space="0" w:color="auto"/>
            </w:tcBorders>
            <w:vAlign w:val="center"/>
            <w:hideMark/>
          </w:tcPr>
          <w:p w14:paraId="01849C49" w14:textId="77777777" w:rsidR="001407A3" w:rsidRPr="00EA5D32" w:rsidRDefault="001407A3" w:rsidP="008873D9">
            <w:pPr>
              <w:widowControl/>
              <w:jc w:val="left"/>
              <w:rPr>
                <w:kern w:val="0"/>
                <w:szCs w:val="21"/>
              </w:rPr>
            </w:pPr>
            <w:r w:rsidRPr="00EA5D32">
              <w:rPr>
                <w:kern w:val="0"/>
                <w:szCs w:val="21"/>
              </w:rPr>
              <w:t xml:space="preserve">　</w:t>
            </w:r>
          </w:p>
          <w:p w14:paraId="576C5E28" w14:textId="77777777" w:rsidR="001407A3" w:rsidRPr="00EA5D32" w:rsidRDefault="001407A3" w:rsidP="008873D9">
            <w:pPr>
              <w:widowControl/>
              <w:jc w:val="center"/>
              <w:rPr>
                <w:kern w:val="0"/>
                <w:szCs w:val="21"/>
              </w:rPr>
            </w:pPr>
            <w:r w:rsidRPr="00EA5D32">
              <w:rPr>
                <w:kern w:val="0"/>
                <w:szCs w:val="21"/>
              </w:rPr>
              <w:t xml:space="preserve">　</w:t>
            </w:r>
          </w:p>
          <w:p w14:paraId="736502DD" w14:textId="77777777" w:rsidR="001407A3" w:rsidRPr="00EA5D32" w:rsidRDefault="001407A3" w:rsidP="008873D9">
            <w:pPr>
              <w:widowControl/>
              <w:jc w:val="center"/>
              <w:rPr>
                <w:kern w:val="0"/>
                <w:szCs w:val="21"/>
              </w:rPr>
            </w:pPr>
            <w:r w:rsidRPr="00EA5D32">
              <w:rPr>
                <w:kern w:val="0"/>
                <w:szCs w:val="21"/>
              </w:rPr>
              <w:t xml:space="preserve">　</w:t>
            </w:r>
          </w:p>
          <w:p w14:paraId="052BD7E4" w14:textId="77777777" w:rsidR="001407A3" w:rsidRPr="00EA5D32" w:rsidRDefault="001407A3" w:rsidP="008873D9">
            <w:pPr>
              <w:jc w:val="center"/>
              <w:rPr>
                <w:kern w:val="0"/>
                <w:szCs w:val="21"/>
              </w:rPr>
            </w:pPr>
            <w:r w:rsidRPr="00EA5D32">
              <w:rPr>
                <w:kern w:val="0"/>
                <w:szCs w:val="21"/>
              </w:rPr>
              <w:t xml:space="preserve">　</w:t>
            </w:r>
          </w:p>
        </w:tc>
      </w:tr>
      <w:tr w:rsidR="001407A3" w:rsidRPr="00EA5D32" w14:paraId="584A9E87" w14:textId="77777777" w:rsidTr="008873D9">
        <w:trPr>
          <w:trHeight w:val="1044"/>
        </w:trPr>
        <w:tc>
          <w:tcPr>
            <w:tcW w:w="1666" w:type="dxa"/>
            <w:tcBorders>
              <w:top w:val="nil"/>
              <w:left w:val="single" w:sz="4" w:space="0" w:color="auto"/>
              <w:bottom w:val="single" w:sz="4" w:space="0" w:color="auto"/>
              <w:right w:val="single" w:sz="4" w:space="0" w:color="auto"/>
            </w:tcBorders>
            <w:vAlign w:val="center"/>
            <w:hideMark/>
          </w:tcPr>
          <w:p w14:paraId="482860C3" w14:textId="77777777" w:rsidR="001407A3" w:rsidRPr="00EA5D32" w:rsidRDefault="001407A3" w:rsidP="008873D9">
            <w:pPr>
              <w:widowControl/>
              <w:jc w:val="center"/>
              <w:rPr>
                <w:kern w:val="0"/>
                <w:szCs w:val="21"/>
              </w:rPr>
            </w:pPr>
            <w:r w:rsidRPr="00EA5D32">
              <w:rPr>
                <w:kern w:val="0"/>
                <w:szCs w:val="21"/>
              </w:rPr>
              <w:t>对工</w:t>
            </w:r>
            <w:proofErr w:type="gramStart"/>
            <w:r w:rsidRPr="00EA5D32">
              <w:rPr>
                <w:kern w:val="0"/>
                <w:szCs w:val="21"/>
              </w:rPr>
              <w:t>务</w:t>
            </w:r>
            <w:proofErr w:type="gramEnd"/>
            <w:r w:rsidRPr="00EA5D32">
              <w:rPr>
                <w:kern w:val="0"/>
                <w:szCs w:val="21"/>
              </w:rPr>
              <w:t>设备安全保护措施</w:t>
            </w:r>
          </w:p>
        </w:tc>
        <w:tc>
          <w:tcPr>
            <w:tcW w:w="7657" w:type="dxa"/>
            <w:gridSpan w:val="7"/>
            <w:tcBorders>
              <w:top w:val="single" w:sz="4" w:space="0" w:color="auto"/>
              <w:left w:val="nil"/>
              <w:right w:val="single" w:sz="4" w:space="0" w:color="auto"/>
            </w:tcBorders>
            <w:vAlign w:val="center"/>
            <w:hideMark/>
          </w:tcPr>
          <w:p w14:paraId="50150676" w14:textId="77777777" w:rsidR="001407A3" w:rsidRPr="00EA5D32" w:rsidRDefault="001407A3" w:rsidP="008873D9">
            <w:pPr>
              <w:widowControl/>
              <w:jc w:val="center"/>
              <w:rPr>
                <w:kern w:val="0"/>
                <w:szCs w:val="21"/>
              </w:rPr>
            </w:pPr>
            <w:r w:rsidRPr="00EA5D32">
              <w:rPr>
                <w:kern w:val="0"/>
                <w:szCs w:val="21"/>
              </w:rPr>
              <w:t xml:space="preserve">　</w:t>
            </w:r>
          </w:p>
          <w:p w14:paraId="51A5ACBD" w14:textId="77777777" w:rsidR="001407A3" w:rsidRPr="00EA5D32" w:rsidRDefault="001407A3" w:rsidP="008873D9">
            <w:pPr>
              <w:widowControl/>
              <w:jc w:val="center"/>
              <w:rPr>
                <w:kern w:val="0"/>
                <w:szCs w:val="21"/>
              </w:rPr>
            </w:pPr>
            <w:r w:rsidRPr="00EA5D32">
              <w:rPr>
                <w:kern w:val="0"/>
                <w:szCs w:val="21"/>
              </w:rPr>
              <w:t xml:space="preserve">　</w:t>
            </w:r>
          </w:p>
          <w:p w14:paraId="5BE0C0A0" w14:textId="77777777" w:rsidR="001407A3" w:rsidRPr="00EA5D32" w:rsidRDefault="001407A3" w:rsidP="008873D9">
            <w:pPr>
              <w:jc w:val="center"/>
              <w:rPr>
                <w:kern w:val="0"/>
                <w:szCs w:val="21"/>
              </w:rPr>
            </w:pPr>
            <w:r w:rsidRPr="00EA5D32">
              <w:rPr>
                <w:kern w:val="0"/>
                <w:szCs w:val="21"/>
              </w:rPr>
              <w:t xml:space="preserve">　</w:t>
            </w:r>
          </w:p>
        </w:tc>
      </w:tr>
      <w:tr w:rsidR="001407A3" w:rsidRPr="00EA5D32" w14:paraId="7FB61B60" w14:textId="77777777" w:rsidTr="008873D9">
        <w:trPr>
          <w:trHeight w:val="1034"/>
        </w:trPr>
        <w:tc>
          <w:tcPr>
            <w:tcW w:w="1666" w:type="dxa"/>
            <w:tcBorders>
              <w:top w:val="nil"/>
              <w:left w:val="single" w:sz="4" w:space="0" w:color="auto"/>
              <w:bottom w:val="single" w:sz="4" w:space="0" w:color="auto"/>
              <w:right w:val="single" w:sz="4" w:space="0" w:color="auto"/>
            </w:tcBorders>
            <w:vAlign w:val="center"/>
            <w:hideMark/>
          </w:tcPr>
          <w:p w14:paraId="41B08A2B" w14:textId="77777777" w:rsidR="001407A3" w:rsidRPr="00EA5D32" w:rsidRDefault="001407A3" w:rsidP="008873D9">
            <w:pPr>
              <w:widowControl/>
              <w:jc w:val="center"/>
              <w:rPr>
                <w:kern w:val="0"/>
                <w:szCs w:val="21"/>
              </w:rPr>
            </w:pPr>
            <w:r w:rsidRPr="00EA5D32">
              <w:rPr>
                <w:kern w:val="0"/>
                <w:szCs w:val="21"/>
              </w:rPr>
              <w:t>对工</w:t>
            </w:r>
            <w:proofErr w:type="gramStart"/>
            <w:r w:rsidRPr="00EA5D32">
              <w:rPr>
                <w:kern w:val="0"/>
                <w:szCs w:val="21"/>
              </w:rPr>
              <w:t>务</w:t>
            </w:r>
            <w:proofErr w:type="gramEnd"/>
            <w:r w:rsidRPr="00EA5D32">
              <w:rPr>
                <w:kern w:val="0"/>
                <w:szCs w:val="21"/>
              </w:rPr>
              <w:t>设备影响或临近范围</w:t>
            </w:r>
            <w:r w:rsidRPr="00EA5D32">
              <w:rPr>
                <w:kern w:val="0"/>
                <w:szCs w:val="21"/>
              </w:rPr>
              <w:t xml:space="preserve">                     </w:t>
            </w:r>
          </w:p>
        </w:tc>
        <w:tc>
          <w:tcPr>
            <w:tcW w:w="7657" w:type="dxa"/>
            <w:gridSpan w:val="7"/>
            <w:tcBorders>
              <w:top w:val="single" w:sz="4" w:space="0" w:color="auto"/>
              <w:left w:val="nil"/>
              <w:right w:val="single" w:sz="4" w:space="0" w:color="auto"/>
            </w:tcBorders>
            <w:vAlign w:val="center"/>
            <w:hideMark/>
          </w:tcPr>
          <w:p w14:paraId="2CB16764" w14:textId="77777777" w:rsidR="001407A3" w:rsidRPr="00EA5D32" w:rsidRDefault="001407A3" w:rsidP="008873D9">
            <w:pPr>
              <w:widowControl/>
              <w:jc w:val="center"/>
              <w:rPr>
                <w:kern w:val="0"/>
                <w:szCs w:val="21"/>
              </w:rPr>
            </w:pPr>
            <w:r w:rsidRPr="00EA5D32">
              <w:rPr>
                <w:kern w:val="0"/>
                <w:szCs w:val="21"/>
              </w:rPr>
              <w:t xml:space="preserve">　</w:t>
            </w:r>
          </w:p>
          <w:p w14:paraId="2CD84404" w14:textId="77777777" w:rsidR="001407A3" w:rsidRPr="00EA5D32" w:rsidRDefault="001407A3" w:rsidP="008873D9">
            <w:pPr>
              <w:jc w:val="center"/>
              <w:rPr>
                <w:kern w:val="0"/>
                <w:szCs w:val="21"/>
              </w:rPr>
            </w:pPr>
            <w:r w:rsidRPr="00EA5D32">
              <w:rPr>
                <w:kern w:val="0"/>
                <w:szCs w:val="21"/>
              </w:rPr>
              <w:t xml:space="preserve">　</w:t>
            </w:r>
          </w:p>
        </w:tc>
      </w:tr>
      <w:tr w:rsidR="001407A3" w:rsidRPr="00EA5D32" w14:paraId="299C2B98" w14:textId="77777777" w:rsidTr="008873D9">
        <w:trPr>
          <w:trHeight w:val="1164"/>
        </w:trPr>
        <w:tc>
          <w:tcPr>
            <w:tcW w:w="1666" w:type="dxa"/>
            <w:tcBorders>
              <w:top w:val="nil"/>
              <w:left w:val="single" w:sz="4" w:space="0" w:color="auto"/>
              <w:bottom w:val="single" w:sz="4" w:space="0" w:color="auto"/>
              <w:right w:val="single" w:sz="4" w:space="0" w:color="auto"/>
            </w:tcBorders>
            <w:vAlign w:val="center"/>
            <w:hideMark/>
          </w:tcPr>
          <w:p w14:paraId="08452E7C" w14:textId="77777777" w:rsidR="001407A3" w:rsidRPr="00EA5D32" w:rsidRDefault="001407A3" w:rsidP="008873D9">
            <w:pPr>
              <w:widowControl/>
              <w:jc w:val="center"/>
              <w:rPr>
                <w:kern w:val="0"/>
                <w:szCs w:val="21"/>
              </w:rPr>
            </w:pPr>
            <w:r w:rsidRPr="00EA5D32">
              <w:rPr>
                <w:kern w:val="0"/>
                <w:szCs w:val="21"/>
              </w:rPr>
              <w:t>现场调查日期</w:t>
            </w:r>
          </w:p>
        </w:tc>
        <w:tc>
          <w:tcPr>
            <w:tcW w:w="2982" w:type="dxa"/>
            <w:gridSpan w:val="3"/>
            <w:tcBorders>
              <w:top w:val="single" w:sz="4" w:space="0" w:color="auto"/>
              <w:left w:val="nil"/>
              <w:bottom w:val="single" w:sz="4" w:space="0" w:color="auto"/>
              <w:right w:val="single" w:sz="4" w:space="0" w:color="000000"/>
            </w:tcBorders>
            <w:vAlign w:val="center"/>
            <w:hideMark/>
          </w:tcPr>
          <w:p w14:paraId="61150138" w14:textId="77777777" w:rsidR="001407A3" w:rsidRPr="00EA5D32" w:rsidRDefault="001407A3" w:rsidP="008873D9">
            <w:pPr>
              <w:widowControl/>
              <w:jc w:val="center"/>
              <w:rPr>
                <w:kern w:val="0"/>
                <w:szCs w:val="21"/>
              </w:rPr>
            </w:pPr>
            <w:r w:rsidRPr="00EA5D32">
              <w:rPr>
                <w:kern w:val="0"/>
                <w:szCs w:val="21"/>
              </w:rPr>
              <w:t>年</w:t>
            </w:r>
            <w:r w:rsidRPr="00EA5D32">
              <w:rPr>
                <w:kern w:val="0"/>
                <w:szCs w:val="21"/>
              </w:rPr>
              <w:t xml:space="preserve">   </w:t>
            </w:r>
            <w:r w:rsidRPr="00EA5D32">
              <w:rPr>
                <w:kern w:val="0"/>
                <w:szCs w:val="21"/>
              </w:rPr>
              <w:t>月</w:t>
            </w:r>
            <w:r w:rsidRPr="00EA5D32">
              <w:rPr>
                <w:kern w:val="0"/>
                <w:szCs w:val="21"/>
              </w:rPr>
              <w:t xml:space="preserve">   </w:t>
            </w:r>
            <w:r w:rsidRPr="00EA5D32">
              <w:rPr>
                <w:kern w:val="0"/>
                <w:szCs w:val="21"/>
              </w:rPr>
              <w:t>日</w:t>
            </w:r>
          </w:p>
        </w:tc>
        <w:tc>
          <w:tcPr>
            <w:tcW w:w="1393" w:type="dxa"/>
            <w:gridSpan w:val="2"/>
            <w:tcBorders>
              <w:top w:val="single" w:sz="4" w:space="0" w:color="auto"/>
              <w:left w:val="nil"/>
              <w:bottom w:val="single" w:sz="4" w:space="0" w:color="auto"/>
              <w:right w:val="single" w:sz="4" w:space="0" w:color="auto"/>
            </w:tcBorders>
            <w:vAlign w:val="center"/>
            <w:hideMark/>
          </w:tcPr>
          <w:p w14:paraId="7DDCA7B1" w14:textId="77777777" w:rsidR="001407A3" w:rsidRPr="00EA5D32" w:rsidRDefault="001407A3" w:rsidP="008873D9">
            <w:pPr>
              <w:widowControl/>
              <w:jc w:val="center"/>
              <w:rPr>
                <w:kern w:val="0"/>
                <w:szCs w:val="21"/>
              </w:rPr>
            </w:pPr>
            <w:r w:rsidRPr="00EA5D32">
              <w:rPr>
                <w:kern w:val="0"/>
                <w:szCs w:val="21"/>
              </w:rPr>
              <w:t>计划施工日期（施工单位填写）</w:t>
            </w:r>
          </w:p>
        </w:tc>
        <w:tc>
          <w:tcPr>
            <w:tcW w:w="3282" w:type="dxa"/>
            <w:gridSpan w:val="2"/>
            <w:tcBorders>
              <w:top w:val="single" w:sz="4" w:space="0" w:color="auto"/>
              <w:left w:val="nil"/>
              <w:bottom w:val="single" w:sz="4" w:space="0" w:color="auto"/>
              <w:right w:val="single" w:sz="4" w:space="0" w:color="000000"/>
            </w:tcBorders>
            <w:vAlign w:val="center"/>
            <w:hideMark/>
          </w:tcPr>
          <w:p w14:paraId="151A3627"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1F0C7A54" w14:textId="77777777" w:rsidTr="008873D9">
        <w:trPr>
          <w:trHeight w:val="855"/>
        </w:trPr>
        <w:tc>
          <w:tcPr>
            <w:tcW w:w="1666" w:type="dxa"/>
            <w:tcBorders>
              <w:top w:val="nil"/>
              <w:left w:val="single" w:sz="4" w:space="0" w:color="auto"/>
              <w:bottom w:val="single" w:sz="4" w:space="0" w:color="auto"/>
              <w:right w:val="single" w:sz="4" w:space="0" w:color="auto"/>
            </w:tcBorders>
            <w:vAlign w:val="center"/>
            <w:hideMark/>
          </w:tcPr>
          <w:p w14:paraId="67412D40" w14:textId="77777777" w:rsidR="001407A3" w:rsidRPr="00EA5D32" w:rsidRDefault="001407A3" w:rsidP="008873D9">
            <w:pPr>
              <w:widowControl/>
              <w:jc w:val="center"/>
              <w:rPr>
                <w:kern w:val="0"/>
                <w:szCs w:val="21"/>
              </w:rPr>
            </w:pPr>
            <w:r w:rsidRPr="00EA5D32">
              <w:rPr>
                <w:kern w:val="0"/>
                <w:szCs w:val="21"/>
              </w:rPr>
              <w:t>施工单位现场调查人签认</w:t>
            </w:r>
          </w:p>
        </w:tc>
        <w:tc>
          <w:tcPr>
            <w:tcW w:w="1421" w:type="dxa"/>
            <w:tcBorders>
              <w:top w:val="nil"/>
              <w:left w:val="nil"/>
              <w:bottom w:val="single" w:sz="4" w:space="0" w:color="auto"/>
              <w:right w:val="nil"/>
            </w:tcBorders>
            <w:vAlign w:val="center"/>
            <w:hideMark/>
          </w:tcPr>
          <w:p w14:paraId="4A71D195" w14:textId="77777777" w:rsidR="001407A3" w:rsidRPr="00EA5D32" w:rsidRDefault="001407A3" w:rsidP="008873D9">
            <w:pPr>
              <w:widowControl/>
              <w:jc w:val="left"/>
              <w:rPr>
                <w:kern w:val="0"/>
                <w:szCs w:val="21"/>
              </w:rPr>
            </w:pPr>
            <w:r w:rsidRPr="00EA5D32">
              <w:rPr>
                <w:kern w:val="0"/>
                <w:szCs w:val="21"/>
              </w:rPr>
              <w:t xml:space="preserve">　</w:t>
            </w:r>
          </w:p>
        </w:tc>
        <w:tc>
          <w:tcPr>
            <w:tcW w:w="1561" w:type="dxa"/>
            <w:gridSpan w:val="2"/>
            <w:tcBorders>
              <w:top w:val="nil"/>
              <w:left w:val="single" w:sz="4" w:space="0" w:color="auto"/>
              <w:bottom w:val="single" w:sz="4" w:space="0" w:color="auto"/>
              <w:right w:val="single" w:sz="4" w:space="0" w:color="auto"/>
            </w:tcBorders>
            <w:vAlign w:val="center"/>
            <w:hideMark/>
          </w:tcPr>
          <w:p w14:paraId="0B821919"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4675" w:type="dxa"/>
            <w:gridSpan w:val="4"/>
            <w:tcBorders>
              <w:top w:val="single" w:sz="4" w:space="0" w:color="auto"/>
              <w:left w:val="nil"/>
              <w:bottom w:val="single" w:sz="4" w:space="0" w:color="auto"/>
              <w:right w:val="single" w:sz="4" w:space="0" w:color="000000"/>
            </w:tcBorders>
            <w:vAlign w:val="center"/>
            <w:hideMark/>
          </w:tcPr>
          <w:p w14:paraId="19099100"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26D9C7E3" w14:textId="77777777" w:rsidTr="008873D9">
        <w:trPr>
          <w:trHeight w:val="937"/>
        </w:trPr>
        <w:tc>
          <w:tcPr>
            <w:tcW w:w="1666" w:type="dxa"/>
            <w:tcBorders>
              <w:top w:val="nil"/>
              <w:left w:val="single" w:sz="4" w:space="0" w:color="auto"/>
              <w:bottom w:val="single" w:sz="4" w:space="0" w:color="auto"/>
              <w:right w:val="single" w:sz="4" w:space="0" w:color="auto"/>
            </w:tcBorders>
            <w:vAlign w:val="center"/>
            <w:hideMark/>
          </w:tcPr>
          <w:p w14:paraId="3CBDAD60" w14:textId="77777777" w:rsidR="001407A3" w:rsidRPr="00EA5D32" w:rsidRDefault="001407A3" w:rsidP="008873D9">
            <w:pPr>
              <w:widowControl/>
              <w:jc w:val="center"/>
              <w:rPr>
                <w:kern w:val="0"/>
                <w:szCs w:val="21"/>
              </w:rPr>
            </w:pPr>
            <w:r w:rsidRPr="00EA5D32">
              <w:rPr>
                <w:kern w:val="0"/>
                <w:szCs w:val="21"/>
              </w:rPr>
              <w:t>配合单位现场调查人签认</w:t>
            </w:r>
          </w:p>
        </w:tc>
        <w:tc>
          <w:tcPr>
            <w:tcW w:w="1421" w:type="dxa"/>
            <w:tcBorders>
              <w:top w:val="nil"/>
              <w:left w:val="nil"/>
              <w:bottom w:val="single" w:sz="4" w:space="0" w:color="auto"/>
              <w:right w:val="nil"/>
            </w:tcBorders>
            <w:vAlign w:val="center"/>
            <w:hideMark/>
          </w:tcPr>
          <w:p w14:paraId="53B112F1" w14:textId="77777777" w:rsidR="001407A3" w:rsidRPr="00EA5D32" w:rsidRDefault="001407A3" w:rsidP="008873D9">
            <w:pPr>
              <w:widowControl/>
              <w:jc w:val="left"/>
              <w:rPr>
                <w:kern w:val="0"/>
                <w:szCs w:val="21"/>
              </w:rPr>
            </w:pPr>
          </w:p>
        </w:tc>
        <w:tc>
          <w:tcPr>
            <w:tcW w:w="1561" w:type="dxa"/>
            <w:gridSpan w:val="2"/>
            <w:tcBorders>
              <w:top w:val="nil"/>
              <w:left w:val="single" w:sz="4" w:space="0" w:color="auto"/>
              <w:bottom w:val="single" w:sz="4" w:space="0" w:color="auto"/>
              <w:right w:val="single" w:sz="4" w:space="0" w:color="auto"/>
            </w:tcBorders>
            <w:vAlign w:val="center"/>
            <w:hideMark/>
          </w:tcPr>
          <w:p w14:paraId="4B3083F0"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1393" w:type="dxa"/>
            <w:gridSpan w:val="2"/>
            <w:tcBorders>
              <w:top w:val="nil"/>
              <w:left w:val="nil"/>
              <w:bottom w:val="single" w:sz="4" w:space="0" w:color="auto"/>
              <w:right w:val="single" w:sz="4" w:space="0" w:color="auto"/>
            </w:tcBorders>
            <w:vAlign w:val="center"/>
            <w:hideMark/>
          </w:tcPr>
          <w:p w14:paraId="1F42669B" w14:textId="77777777" w:rsidR="001407A3" w:rsidRPr="00EA5D32" w:rsidRDefault="001407A3" w:rsidP="008873D9">
            <w:pPr>
              <w:widowControl/>
              <w:jc w:val="center"/>
              <w:rPr>
                <w:kern w:val="0"/>
                <w:szCs w:val="21"/>
              </w:rPr>
            </w:pPr>
            <w:r w:rsidRPr="00EA5D32">
              <w:rPr>
                <w:kern w:val="0"/>
                <w:szCs w:val="21"/>
              </w:rPr>
              <w:t xml:space="preserve">　</w:t>
            </w:r>
          </w:p>
        </w:tc>
        <w:tc>
          <w:tcPr>
            <w:tcW w:w="3282" w:type="dxa"/>
            <w:gridSpan w:val="2"/>
            <w:tcBorders>
              <w:top w:val="single" w:sz="4" w:space="0" w:color="auto"/>
              <w:left w:val="nil"/>
              <w:bottom w:val="single" w:sz="4" w:space="0" w:color="auto"/>
              <w:right w:val="single" w:sz="4" w:space="0" w:color="000000"/>
            </w:tcBorders>
            <w:vAlign w:val="center"/>
            <w:hideMark/>
          </w:tcPr>
          <w:p w14:paraId="516708AC" w14:textId="77777777" w:rsidR="001407A3" w:rsidRPr="00EA5D32" w:rsidRDefault="001407A3" w:rsidP="008873D9">
            <w:pPr>
              <w:widowControl/>
              <w:jc w:val="center"/>
              <w:rPr>
                <w:kern w:val="0"/>
                <w:szCs w:val="21"/>
              </w:rPr>
            </w:pPr>
            <w:r w:rsidRPr="00EA5D32">
              <w:rPr>
                <w:kern w:val="0"/>
                <w:szCs w:val="21"/>
              </w:rPr>
              <w:t>（配合单位段级</w:t>
            </w:r>
            <w:r w:rsidRPr="00EA5D32">
              <w:rPr>
                <w:szCs w:val="21"/>
              </w:rPr>
              <w:t>印章</w:t>
            </w:r>
            <w:r w:rsidRPr="00EA5D32">
              <w:rPr>
                <w:kern w:val="0"/>
                <w:szCs w:val="21"/>
              </w:rPr>
              <w:t>）</w:t>
            </w:r>
          </w:p>
          <w:p w14:paraId="78C48972" w14:textId="77777777" w:rsidR="001407A3" w:rsidRPr="00EA5D32" w:rsidRDefault="001407A3" w:rsidP="008873D9">
            <w:pPr>
              <w:widowControl/>
              <w:jc w:val="center"/>
              <w:rPr>
                <w:kern w:val="0"/>
                <w:szCs w:val="21"/>
              </w:rPr>
            </w:pPr>
            <w:r w:rsidRPr="00EA5D32">
              <w:rPr>
                <w:kern w:val="0"/>
                <w:szCs w:val="21"/>
              </w:rPr>
              <w:t>年</w:t>
            </w:r>
            <w:r w:rsidRPr="00EA5D32">
              <w:rPr>
                <w:kern w:val="0"/>
                <w:szCs w:val="21"/>
              </w:rPr>
              <w:t xml:space="preserve">   </w:t>
            </w:r>
            <w:r w:rsidRPr="00EA5D32">
              <w:rPr>
                <w:kern w:val="0"/>
                <w:szCs w:val="21"/>
              </w:rPr>
              <w:t>月</w:t>
            </w:r>
            <w:r w:rsidRPr="00EA5D32">
              <w:rPr>
                <w:kern w:val="0"/>
                <w:szCs w:val="21"/>
              </w:rPr>
              <w:t xml:space="preserve">   </w:t>
            </w:r>
            <w:r w:rsidRPr="00EA5D32">
              <w:rPr>
                <w:kern w:val="0"/>
                <w:szCs w:val="21"/>
              </w:rPr>
              <w:t>日</w:t>
            </w:r>
          </w:p>
        </w:tc>
      </w:tr>
      <w:tr w:rsidR="001407A3" w:rsidRPr="00EA5D32" w14:paraId="2E695023" w14:textId="77777777" w:rsidTr="008873D9">
        <w:trPr>
          <w:trHeight w:val="360"/>
        </w:trPr>
        <w:tc>
          <w:tcPr>
            <w:tcW w:w="9323" w:type="dxa"/>
            <w:gridSpan w:val="8"/>
            <w:tcBorders>
              <w:top w:val="single" w:sz="4" w:space="0" w:color="auto"/>
              <w:left w:val="nil"/>
              <w:bottom w:val="nil"/>
              <w:right w:val="nil"/>
            </w:tcBorders>
            <w:hideMark/>
          </w:tcPr>
          <w:p w14:paraId="0BD6117B" w14:textId="77777777" w:rsidR="001407A3" w:rsidRPr="00EA5D32" w:rsidRDefault="001407A3" w:rsidP="008873D9">
            <w:pPr>
              <w:widowControl/>
              <w:jc w:val="left"/>
              <w:rPr>
                <w:kern w:val="0"/>
                <w:sz w:val="20"/>
              </w:rPr>
            </w:pPr>
            <w:r w:rsidRPr="00EA5D32">
              <w:rPr>
                <w:kern w:val="0"/>
                <w:sz w:val="20"/>
              </w:rPr>
              <w:t>本调查表一式三份，车间保存一份（保存期为一年），上报段</w:t>
            </w:r>
            <w:proofErr w:type="gramStart"/>
            <w:r w:rsidRPr="00EA5D32">
              <w:rPr>
                <w:kern w:val="0"/>
                <w:sz w:val="20"/>
              </w:rPr>
              <w:t>安调科</w:t>
            </w:r>
            <w:proofErr w:type="gramEnd"/>
            <w:r w:rsidRPr="00EA5D32">
              <w:rPr>
                <w:kern w:val="0"/>
                <w:sz w:val="20"/>
              </w:rPr>
              <w:t>一份，施工单位保存一份。</w:t>
            </w:r>
          </w:p>
        </w:tc>
      </w:tr>
    </w:tbl>
    <w:p w14:paraId="193407E3" w14:textId="77777777" w:rsidR="001407A3" w:rsidRPr="00EA5D32" w:rsidRDefault="001407A3" w:rsidP="001407A3">
      <w:pPr>
        <w:jc w:val="right"/>
        <w:rPr>
          <w:kern w:val="0"/>
          <w:sz w:val="20"/>
        </w:rPr>
      </w:pPr>
    </w:p>
    <w:p w14:paraId="7C1F59A4" w14:textId="77777777" w:rsidR="001407A3" w:rsidRPr="00EA5D32" w:rsidRDefault="001407A3" w:rsidP="001407A3">
      <w:pPr>
        <w:jc w:val="right"/>
        <w:rPr>
          <w:kern w:val="0"/>
          <w:sz w:val="20"/>
        </w:rPr>
      </w:pPr>
    </w:p>
    <w:p w14:paraId="59BEE209" w14:textId="77777777" w:rsidR="001407A3" w:rsidRPr="00EA5D32" w:rsidRDefault="001407A3" w:rsidP="001407A3">
      <w:pPr>
        <w:ind w:right="100"/>
        <w:jc w:val="right"/>
        <w:rPr>
          <w:kern w:val="0"/>
          <w:sz w:val="20"/>
        </w:rPr>
      </w:pPr>
      <w:r w:rsidRPr="00EA5D32">
        <w:rPr>
          <w:kern w:val="0"/>
          <w:sz w:val="20"/>
        </w:rPr>
        <w:lastRenderedPageBreak/>
        <w:t>红区</w:t>
      </w:r>
      <w:r w:rsidRPr="00EA5D32">
        <w:t>√</w:t>
      </w:r>
    </w:p>
    <w:p w14:paraId="0AF25E0C" w14:textId="77777777" w:rsidR="001407A3" w:rsidRPr="00EA5D32" w:rsidRDefault="001407A3" w:rsidP="001407A3">
      <w:pPr>
        <w:ind w:right="200"/>
        <w:jc w:val="right"/>
        <w:rPr>
          <w:kern w:val="0"/>
          <w:sz w:val="20"/>
        </w:rPr>
      </w:pPr>
      <w:r w:rsidRPr="00EA5D32">
        <w:rPr>
          <w:kern w:val="0"/>
          <w:sz w:val="20"/>
        </w:rPr>
        <w:t>黄区</w:t>
      </w:r>
    </w:p>
    <w:p w14:paraId="0F0E9F9F" w14:textId="77777777" w:rsidR="001407A3" w:rsidRPr="00EA5D32" w:rsidRDefault="001407A3" w:rsidP="001407A3">
      <w:pPr>
        <w:snapToGrid w:val="0"/>
        <w:ind w:right="198"/>
        <w:jc w:val="right"/>
        <w:rPr>
          <w:rFonts w:eastAsia="黑体"/>
          <w:kern w:val="0"/>
          <w:sz w:val="28"/>
          <w:szCs w:val="28"/>
        </w:rPr>
      </w:pPr>
      <w:r w:rsidRPr="00EA5D32">
        <w:rPr>
          <w:rFonts w:eastAsia="黑体"/>
          <w:kern w:val="0"/>
          <w:sz w:val="28"/>
          <w:szCs w:val="28"/>
        </w:rPr>
        <w:t xml:space="preserve">                    </w:t>
      </w:r>
      <w:r w:rsidRPr="00EA5D32">
        <w:rPr>
          <w:kern w:val="0"/>
          <w:sz w:val="20"/>
        </w:rPr>
        <w:t>蓝区</w:t>
      </w:r>
    </w:p>
    <w:p w14:paraId="3F0E3F26" w14:textId="77777777" w:rsidR="001407A3" w:rsidRPr="00EA5D32" w:rsidRDefault="001407A3" w:rsidP="001407A3">
      <w:pPr>
        <w:snapToGrid w:val="0"/>
        <w:ind w:right="198"/>
        <w:jc w:val="center"/>
        <w:rPr>
          <w:kern w:val="0"/>
          <w:sz w:val="20"/>
        </w:rPr>
      </w:pPr>
      <w:r w:rsidRPr="00EA5D32">
        <w:rPr>
          <w:rFonts w:eastAsia="黑体"/>
          <w:kern w:val="0"/>
          <w:sz w:val="28"/>
          <w:szCs w:val="28"/>
        </w:rPr>
        <w:t>施工现场设备调查表（信号</w:t>
      </w:r>
      <w:r w:rsidRPr="00EA5D32">
        <w:rPr>
          <w:rFonts w:eastAsia="黑体"/>
          <w:kern w:val="0"/>
          <w:sz w:val="28"/>
          <w:szCs w:val="28"/>
        </w:rPr>
        <w:t>/</w:t>
      </w:r>
      <w:r w:rsidRPr="00EA5D32">
        <w:rPr>
          <w:rFonts w:eastAsia="黑体"/>
          <w:kern w:val="0"/>
          <w:sz w:val="28"/>
          <w:szCs w:val="28"/>
        </w:rPr>
        <w:t>通信）</w:t>
      </w:r>
    </w:p>
    <w:tbl>
      <w:tblPr>
        <w:tblpPr w:leftFromText="180" w:rightFromText="180" w:vertAnchor="page" w:horzAnchor="margin" w:tblpX="150" w:tblpY="3526"/>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4"/>
        <w:gridCol w:w="1114"/>
        <w:gridCol w:w="1035"/>
        <w:gridCol w:w="29"/>
        <w:gridCol w:w="434"/>
        <w:gridCol w:w="677"/>
        <w:gridCol w:w="405"/>
        <w:gridCol w:w="495"/>
        <w:gridCol w:w="990"/>
        <w:gridCol w:w="270"/>
        <w:gridCol w:w="510"/>
        <w:gridCol w:w="525"/>
        <w:gridCol w:w="630"/>
        <w:gridCol w:w="555"/>
        <w:gridCol w:w="990"/>
      </w:tblGrid>
      <w:tr w:rsidR="001407A3" w:rsidRPr="00EA5D32" w14:paraId="6D751ECA" w14:textId="77777777" w:rsidTr="001407A3">
        <w:trPr>
          <w:trHeight w:val="755"/>
        </w:trPr>
        <w:tc>
          <w:tcPr>
            <w:tcW w:w="1214" w:type="dxa"/>
            <w:vAlign w:val="center"/>
          </w:tcPr>
          <w:p w14:paraId="20996AF9" w14:textId="77777777" w:rsidR="001407A3" w:rsidRPr="00EA5D32" w:rsidRDefault="001407A3" w:rsidP="001407A3">
            <w:pPr>
              <w:jc w:val="center"/>
            </w:pPr>
            <w:r w:rsidRPr="00EA5D32">
              <w:t>施工项目</w:t>
            </w:r>
          </w:p>
        </w:tc>
        <w:tc>
          <w:tcPr>
            <w:tcW w:w="2612" w:type="dxa"/>
            <w:gridSpan w:val="4"/>
            <w:vAlign w:val="center"/>
          </w:tcPr>
          <w:p w14:paraId="38A9A7F3" w14:textId="77777777" w:rsidR="001407A3" w:rsidRPr="00EA5D32" w:rsidRDefault="001407A3" w:rsidP="008873D9"/>
        </w:tc>
        <w:tc>
          <w:tcPr>
            <w:tcW w:w="1082" w:type="dxa"/>
            <w:gridSpan w:val="2"/>
            <w:vAlign w:val="center"/>
          </w:tcPr>
          <w:p w14:paraId="5F9CF8C8" w14:textId="77777777" w:rsidR="001407A3" w:rsidRPr="00EA5D32" w:rsidRDefault="001407A3" w:rsidP="001407A3">
            <w:pPr>
              <w:jc w:val="center"/>
            </w:pPr>
            <w:r w:rsidRPr="00EA5D32">
              <w:t>施工单位</w:t>
            </w:r>
          </w:p>
        </w:tc>
        <w:tc>
          <w:tcPr>
            <w:tcW w:w="2265" w:type="dxa"/>
            <w:gridSpan w:val="4"/>
          </w:tcPr>
          <w:p w14:paraId="2400F2E4" w14:textId="77777777" w:rsidR="001407A3" w:rsidRPr="00EA5D32" w:rsidRDefault="001407A3" w:rsidP="008873D9"/>
        </w:tc>
        <w:tc>
          <w:tcPr>
            <w:tcW w:w="1155" w:type="dxa"/>
            <w:gridSpan w:val="2"/>
            <w:vAlign w:val="center"/>
          </w:tcPr>
          <w:p w14:paraId="5372CD53" w14:textId="77777777" w:rsidR="001407A3" w:rsidRPr="00EA5D32" w:rsidRDefault="001407A3" w:rsidP="001407A3">
            <w:pPr>
              <w:jc w:val="center"/>
            </w:pPr>
            <w:r w:rsidRPr="00EA5D32">
              <w:t>联系人签字</w:t>
            </w:r>
            <w:r w:rsidRPr="00EA5D32">
              <w:t>/</w:t>
            </w:r>
            <w:r w:rsidRPr="00EA5D32">
              <w:t>电话</w:t>
            </w:r>
          </w:p>
        </w:tc>
        <w:tc>
          <w:tcPr>
            <w:tcW w:w="1545" w:type="dxa"/>
            <w:gridSpan w:val="2"/>
          </w:tcPr>
          <w:p w14:paraId="763BC157" w14:textId="77777777" w:rsidR="001407A3" w:rsidRPr="00EA5D32" w:rsidRDefault="001407A3" w:rsidP="008873D9"/>
        </w:tc>
      </w:tr>
      <w:tr w:rsidR="001407A3" w:rsidRPr="00EA5D32" w14:paraId="72DF3998" w14:textId="77777777" w:rsidTr="001407A3">
        <w:trPr>
          <w:trHeight w:val="698"/>
        </w:trPr>
        <w:tc>
          <w:tcPr>
            <w:tcW w:w="1214" w:type="dxa"/>
            <w:vAlign w:val="center"/>
          </w:tcPr>
          <w:p w14:paraId="412B12B6" w14:textId="77777777" w:rsidR="001407A3" w:rsidRPr="00EA5D32" w:rsidRDefault="001407A3" w:rsidP="001407A3">
            <w:pPr>
              <w:jc w:val="center"/>
            </w:pPr>
            <w:r w:rsidRPr="00EA5D32">
              <w:t>施工地段</w:t>
            </w:r>
          </w:p>
        </w:tc>
        <w:tc>
          <w:tcPr>
            <w:tcW w:w="2612" w:type="dxa"/>
            <w:gridSpan w:val="4"/>
          </w:tcPr>
          <w:p w14:paraId="2C79962D" w14:textId="77777777" w:rsidR="001407A3" w:rsidRPr="00EA5D32" w:rsidRDefault="001407A3" w:rsidP="008873D9"/>
        </w:tc>
        <w:tc>
          <w:tcPr>
            <w:tcW w:w="1082" w:type="dxa"/>
            <w:gridSpan w:val="2"/>
            <w:vAlign w:val="center"/>
          </w:tcPr>
          <w:p w14:paraId="4F830FD1" w14:textId="77777777" w:rsidR="001407A3" w:rsidRPr="00EA5D32" w:rsidRDefault="001407A3" w:rsidP="001407A3">
            <w:pPr>
              <w:jc w:val="center"/>
            </w:pPr>
            <w:r w:rsidRPr="00EA5D32">
              <w:t>涉及工区</w:t>
            </w:r>
          </w:p>
        </w:tc>
        <w:tc>
          <w:tcPr>
            <w:tcW w:w="2265" w:type="dxa"/>
            <w:gridSpan w:val="4"/>
          </w:tcPr>
          <w:p w14:paraId="7202AC19" w14:textId="77777777" w:rsidR="001407A3" w:rsidRPr="00EA5D32" w:rsidRDefault="001407A3" w:rsidP="008873D9"/>
        </w:tc>
        <w:tc>
          <w:tcPr>
            <w:tcW w:w="1155" w:type="dxa"/>
            <w:gridSpan w:val="2"/>
            <w:vAlign w:val="center"/>
          </w:tcPr>
          <w:p w14:paraId="6B913FDA" w14:textId="77777777" w:rsidR="001407A3" w:rsidRPr="00EA5D32" w:rsidRDefault="001407A3" w:rsidP="001407A3">
            <w:pPr>
              <w:jc w:val="center"/>
            </w:pPr>
            <w:r w:rsidRPr="00EA5D32">
              <w:t>施工时间</w:t>
            </w:r>
          </w:p>
        </w:tc>
        <w:tc>
          <w:tcPr>
            <w:tcW w:w="1545" w:type="dxa"/>
            <w:gridSpan w:val="2"/>
          </w:tcPr>
          <w:p w14:paraId="3E4B894E" w14:textId="77777777" w:rsidR="001407A3" w:rsidRPr="00EA5D32" w:rsidRDefault="001407A3" w:rsidP="008873D9"/>
        </w:tc>
      </w:tr>
      <w:tr w:rsidR="001407A3" w:rsidRPr="00EA5D32" w14:paraId="73A712E7" w14:textId="77777777" w:rsidTr="001407A3">
        <w:trPr>
          <w:trHeight w:val="704"/>
        </w:trPr>
        <w:tc>
          <w:tcPr>
            <w:tcW w:w="1214" w:type="dxa"/>
            <w:vAlign w:val="center"/>
          </w:tcPr>
          <w:p w14:paraId="78B16843" w14:textId="77777777" w:rsidR="001407A3" w:rsidRPr="00EA5D32" w:rsidRDefault="001407A3" w:rsidP="001407A3">
            <w:pPr>
              <w:jc w:val="center"/>
            </w:pPr>
            <w:r w:rsidRPr="00EA5D32">
              <w:t>施工内容</w:t>
            </w:r>
          </w:p>
        </w:tc>
        <w:tc>
          <w:tcPr>
            <w:tcW w:w="5959" w:type="dxa"/>
            <w:gridSpan w:val="10"/>
          </w:tcPr>
          <w:p w14:paraId="48F9CFD8" w14:textId="77777777" w:rsidR="001407A3" w:rsidRPr="00EA5D32" w:rsidRDefault="001407A3" w:rsidP="001407A3">
            <w:pPr>
              <w:jc w:val="center"/>
            </w:pPr>
          </w:p>
        </w:tc>
        <w:tc>
          <w:tcPr>
            <w:tcW w:w="1155" w:type="dxa"/>
            <w:gridSpan w:val="2"/>
            <w:vAlign w:val="center"/>
          </w:tcPr>
          <w:p w14:paraId="32A774E6" w14:textId="77777777" w:rsidR="001407A3" w:rsidRPr="00EA5D32" w:rsidRDefault="001407A3" w:rsidP="001407A3">
            <w:pPr>
              <w:jc w:val="center"/>
            </w:pPr>
            <w:r w:rsidRPr="00EA5D32">
              <w:t>调查日期</w:t>
            </w:r>
          </w:p>
        </w:tc>
        <w:tc>
          <w:tcPr>
            <w:tcW w:w="1545" w:type="dxa"/>
            <w:gridSpan w:val="2"/>
          </w:tcPr>
          <w:p w14:paraId="5D3C76D1" w14:textId="77777777" w:rsidR="001407A3" w:rsidRPr="00EA5D32" w:rsidRDefault="001407A3" w:rsidP="001407A3">
            <w:pPr>
              <w:jc w:val="center"/>
            </w:pPr>
          </w:p>
        </w:tc>
      </w:tr>
      <w:tr w:rsidR="001407A3" w:rsidRPr="00EA5D32" w14:paraId="1D161F6F" w14:textId="77777777" w:rsidTr="001407A3">
        <w:trPr>
          <w:trHeight w:val="1747"/>
        </w:trPr>
        <w:tc>
          <w:tcPr>
            <w:tcW w:w="1214" w:type="dxa"/>
            <w:vAlign w:val="center"/>
          </w:tcPr>
          <w:p w14:paraId="6B8D2618" w14:textId="77777777" w:rsidR="001407A3" w:rsidRPr="00EA5D32" w:rsidRDefault="001407A3" w:rsidP="001407A3">
            <w:pPr>
              <w:jc w:val="center"/>
            </w:pPr>
            <w:r w:rsidRPr="00EA5D32">
              <w:t>施工影响范围光电缆走向（与设备关系）示意图</w:t>
            </w:r>
          </w:p>
        </w:tc>
        <w:tc>
          <w:tcPr>
            <w:tcW w:w="8659" w:type="dxa"/>
            <w:gridSpan w:val="14"/>
          </w:tcPr>
          <w:p w14:paraId="20FB626D" w14:textId="77777777" w:rsidR="001407A3" w:rsidRPr="00EA5D32" w:rsidRDefault="001407A3" w:rsidP="008873D9"/>
          <w:p w14:paraId="66FBC53D" w14:textId="77777777" w:rsidR="001407A3" w:rsidRPr="00EA5D32" w:rsidRDefault="001407A3" w:rsidP="008873D9"/>
          <w:p w14:paraId="63CAA69A" w14:textId="77777777" w:rsidR="001407A3" w:rsidRPr="00EA5D32" w:rsidRDefault="001407A3" w:rsidP="008873D9"/>
          <w:p w14:paraId="70663BEE" w14:textId="77777777" w:rsidR="001407A3" w:rsidRPr="00EA5D32" w:rsidRDefault="001407A3" w:rsidP="001407A3">
            <w:pPr>
              <w:tabs>
                <w:tab w:val="left" w:pos="1617"/>
              </w:tabs>
              <w:jc w:val="center"/>
            </w:pPr>
            <w:r w:rsidRPr="00EA5D32">
              <w:rPr>
                <w:bCs/>
              </w:rPr>
              <w:t>可</w:t>
            </w:r>
            <w:proofErr w:type="gramStart"/>
            <w:r w:rsidRPr="00EA5D32">
              <w:rPr>
                <w:bCs/>
              </w:rPr>
              <w:t>另附图</w:t>
            </w:r>
            <w:proofErr w:type="gramEnd"/>
          </w:p>
        </w:tc>
      </w:tr>
      <w:tr w:rsidR="001407A3" w:rsidRPr="00EA5D32" w14:paraId="456FFC96" w14:textId="77777777" w:rsidTr="001407A3">
        <w:trPr>
          <w:trHeight w:val="749"/>
        </w:trPr>
        <w:tc>
          <w:tcPr>
            <w:tcW w:w="1214" w:type="dxa"/>
            <w:vMerge w:val="restart"/>
            <w:vAlign w:val="center"/>
          </w:tcPr>
          <w:p w14:paraId="74C0B678" w14:textId="77777777" w:rsidR="001407A3" w:rsidRPr="00EA5D32" w:rsidRDefault="001407A3" w:rsidP="001407A3">
            <w:pPr>
              <w:jc w:val="center"/>
            </w:pPr>
            <w:r w:rsidRPr="00EA5D32">
              <w:t>光电缆影响情况</w:t>
            </w:r>
          </w:p>
        </w:tc>
        <w:tc>
          <w:tcPr>
            <w:tcW w:w="1114" w:type="dxa"/>
            <w:vAlign w:val="center"/>
          </w:tcPr>
          <w:p w14:paraId="20250EEF" w14:textId="77777777" w:rsidR="001407A3" w:rsidRPr="00EA5D32" w:rsidRDefault="001407A3" w:rsidP="001407A3">
            <w:pPr>
              <w:jc w:val="center"/>
            </w:pPr>
            <w:r w:rsidRPr="00EA5D32">
              <w:t>需要迁改</w:t>
            </w:r>
          </w:p>
        </w:tc>
        <w:tc>
          <w:tcPr>
            <w:tcW w:w="1064" w:type="dxa"/>
            <w:gridSpan w:val="2"/>
            <w:vAlign w:val="center"/>
          </w:tcPr>
          <w:p w14:paraId="48BAABAF" w14:textId="77777777" w:rsidR="001407A3" w:rsidRPr="00EA5D32" w:rsidRDefault="001407A3" w:rsidP="001407A3">
            <w:pPr>
              <w:jc w:val="center"/>
            </w:pPr>
            <w:r w:rsidRPr="00EA5D32">
              <w:t>需要保护施工</w:t>
            </w:r>
          </w:p>
        </w:tc>
        <w:tc>
          <w:tcPr>
            <w:tcW w:w="2011" w:type="dxa"/>
            <w:gridSpan w:val="4"/>
            <w:vMerge w:val="restart"/>
            <w:vAlign w:val="center"/>
          </w:tcPr>
          <w:p w14:paraId="3C592FA4" w14:textId="77777777" w:rsidR="001407A3" w:rsidRPr="00EA5D32" w:rsidRDefault="001407A3" w:rsidP="001407A3">
            <w:pPr>
              <w:jc w:val="center"/>
            </w:pPr>
            <w:r w:rsidRPr="00EA5D32">
              <w:t>施工取土及施工便道影响光电缆情况</w:t>
            </w:r>
          </w:p>
        </w:tc>
        <w:tc>
          <w:tcPr>
            <w:tcW w:w="1770" w:type="dxa"/>
            <w:gridSpan w:val="3"/>
            <w:vMerge w:val="restart"/>
            <w:vAlign w:val="center"/>
          </w:tcPr>
          <w:p w14:paraId="448582F7" w14:textId="77777777" w:rsidR="001407A3" w:rsidRPr="00EA5D32" w:rsidRDefault="001407A3" w:rsidP="001407A3">
            <w:pPr>
              <w:jc w:val="center"/>
            </w:pPr>
          </w:p>
        </w:tc>
        <w:tc>
          <w:tcPr>
            <w:tcW w:w="1710" w:type="dxa"/>
            <w:gridSpan w:val="3"/>
            <w:vMerge w:val="restart"/>
            <w:vAlign w:val="center"/>
          </w:tcPr>
          <w:p w14:paraId="50FE1625" w14:textId="77777777" w:rsidR="001407A3" w:rsidRPr="00EA5D32" w:rsidRDefault="001407A3" w:rsidP="001407A3">
            <w:pPr>
              <w:jc w:val="center"/>
            </w:pPr>
            <w:r w:rsidRPr="00EA5D32">
              <w:t>防护棚架等施工作业影响信号显示情况</w:t>
            </w:r>
          </w:p>
        </w:tc>
        <w:tc>
          <w:tcPr>
            <w:tcW w:w="990" w:type="dxa"/>
            <w:vMerge w:val="restart"/>
            <w:vAlign w:val="center"/>
          </w:tcPr>
          <w:p w14:paraId="3EA4702B" w14:textId="77777777" w:rsidR="001407A3" w:rsidRPr="00EA5D32" w:rsidRDefault="001407A3" w:rsidP="001407A3">
            <w:pPr>
              <w:jc w:val="center"/>
            </w:pPr>
          </w:p>
        </w:tc>
      </w:tr>
      <w:tr w:rsidR="001407A3" w:rsidRPr="00EA5D32" w14:paraId="276165F6" w14:textId="77777777" w:rsidTr="001407A3">
        <w:trPr>
          <w:trHeight w:val="384"/>
        </w:trPr>
        <w:tc>
          <w:tcPr>
            <w:tcW w:w="1214" w:type="dxa"/>
            <w:vMerge/>
          </w:tcPr>
          <w:p w14:paraId="7439CD99" w14:textId="77777777" w:rsidR="001407A3" w:rsidRPr="00EA5D32" w:rsidRDefault="001407A3" w:rsidP="008873D9"/>
        </w:tc>
        <w:tc>
          <w:tcPr>
            <w:tcW w:w="1114" w:type="dxa"/>
            <w:vAlign w:val="center"/>
          </w:tcPr>
          <w:p w14:paraId="68914EE1" w14:textId="77777777" w:rsidR="001407A3" w:rsidRPr="00EA5D32" w:rsidRDefault="001407A3" w:rsidP="001407A3">
            <w:pPr>
              <w:jc w:val="center"/>
            </w:pPr>
            <w:r w:rsidRPr="00EA5D32">
              <w:t>（根据需要画</w:t>
            </w:r>
            <w:r w:rsidRPr="00EA5D32">
              <w:t>√</w:t>
            </w:r>
            <w:r w:rsidRPr="00EA5D32">
              <w:t>）</w:t>
            </w:r>
          </w:p>
        </w:tc>
        <w:tc>
          <w:tcPr>
            <w:tcW w:w="1064" w:type="dxa"/>
            <w:gridSpan w:val="2"/>
            <w:vAlign w:val="center"/>
          </w:tcPr>
          <w:p w14:paraId="298C07F3" w14:textId="77777777" w:rsidR="001407A3" w:rsidRPr="00EA5D32" w:rsidRDefault="001407A3" w:rsidP="001407A3">
            <w:pPr>
              <w:jc w:val="center"/>
            </w:pPr>
            <w:r w:rsidRPr="00EA5D32">
              <w:t>（根据需要画</w:t>
            </w:r>
            <w:r w:rsidRPr="00EA5D32">
              <w:t>√</w:t>
            </w:r>
            <w:r w:rsidRPr="00EA5D32">
              <w:t>）</w:t>
            </w:r>
          </w:p>
        </w:tc>
        <w:tc>
          <w:tcPr>
            <w:tcW w:w="2011" w:type="dxa"/>
            <w:gridSpan w:val="4"/>
            <w:vMerge/>
          </w:tcPr>
          <w:p w14:paraId="7C19B291" w14:textId="77777777" w:rsidR="001407A3" w:rsidRPr="00EA5D32" w:rsidRDefault="001407A3" w:rsidP="008873D9"/>
        </w:tc>
        <w:tc>
          <w:tcPr>
            <w:tcW w:w="1770" w:type="dxa"/>
            <w:gridSpan w:val="3"/>
            <w:vMerge/>
          </w:tcPr>
          <w:p w14:paraId="00E454D9" w14:textId="77777777" w:rsidR="001407A3" w:rsidRPr="00EA5D32" w:rsidRDefault="001407A3" w:rsidP="008873D9"/>
        </w:tc>
        <w:tc>
          <w:tcPr>
            <w:tcW w:w="1710" w:type="dxa"/>
            <w:gridSpan w:val="3"/>
            <w:vMerge/>
          </w:tcPr>
          <w:p w14:paraId="5297B929" w14:textId="77777777" w:rsidR="001407A3" w:rsidRPr="00EA5D32" w:rsidRDefault="001407A3" w:rsidP="008873D9"/>
        </w:tc>
        <w:tc>
          <w:tcPr>
            <w:tcW w:w="990" w:type="dxa"/>
            <w:vMerge/>
          </w:tcPr>
          <w:p w14:paraId="21A739CE" w14:textId="77777777" w:rsidR="001407A3" w:rsidRPr="00EA5D32" w:rsidRDefault="001407A3" w:rsidP="008873D9"/>
        </w:tc>
      </w:tr>
      <w:tr w:rsidR="001407A3" w:rsidRPr="00EA5D32" w14:paraId="7EFAFE3A" w14:textId="77777777" w:rsidTr="001407A3">
        <w:trPr>
          <w:trHeight w:val="909"/>
        </w:trPr>
        <w:tc>
          <w:tcPr>
            <w:tcW w:w="1214" w:type="dxa"/>
            <w:vAlign w:val="center"/>
          </w:tcPr>
          <w:p w14:paraId="5E9144D7" w14:textId="77777777" w:rsidR="001407A3" w:rsidRPr="00EA5D32" w:rsidRDefault="001407A3" w:rsidP="001407A3">
            <w:pPr>
              <w:jc w:val="center"/>
            </w:pPr>
            <w:r w:rsidRPr="00EA5D32">
              <w:t>施工对地面通信、信号设备</w:t>
            </w:r>
          </w:p>
          <w:p w14:paraId="060AC7F9" w14:textId="77777777" w:rsidR="001407A3" w:rsidRPr="00EA5D32" w:rsidRDefault="001407A3" w:rsidP="001407A3">
            <w:pPr>
              <w:jc w:val="center"/>
            </w:pPr>
            <w:r w:rsidRPr="00EA5D32">
              <w:t>影响情况</w:t>
            </w:r>
          </w:p>
        </w:tc>
        <w:tc>
          <w:tcPr>
            <w:tcW w:w="5959" w:type="dxa"/>
            <w:gridSpan w:val="10"/>
            <w:vAlign w:val="center"/>
          </w:tcPr>
          <w:p w14:paraId="66A64318" w14:textId="77777777" w:rsidR="001407A3" w:rsidRPr="00EA5D32" w:rsidRDefault="001407A3" w:rsidP="001407A3">
            <w:pPr>
              <w:jc w:val="center"/>
            </w:pPr>
          </w:p>
        </w:tc>
        <w:tc>
          <w:tcPr>
            <w:tcW w:w="1710" w:type="dxa"/>
            <w:gridSpan w:val="3"/>
            <w:vAlign w:val="center"/>
          </w:tcPr>
          <w:p w14:paraId="1368CCEF" w14:textId="77777777" w:rsidR="001407A3" w:rsidRPr="00EA5D32" w:rsidRDefault="001407A3" w:rsidP="001407A3">
            <w:pPr>
              <w:jc w:val="center"/>
            </w:pPr>
            <w:r w:rsidRPr="00EA5D32">
              <w:t>是否涉及</w:t>
            </w:r>
            <w:r w:rsidRPr="00EA5D32">
              <w:t>LKJ</w:t>
            </w:r>
            <w:r w:rsidRPr="00EA5D32">
              <w:t>、</w:t>
            </w:r>
            <w:proofErr w:type="gramStart"/>
            <w:r w:rsidRPr="00EA5D32">
              <w:t>列控数据</w:t>
            </w:r>
            <w:proofErr w:type="gramEnd"/>
            <w:r w:rsidRPr="00EA5D32">
              <w:t>变更</w:t>
            </w:r>
          </w:p>
        </w:tc>
        <w:tc>
          <w:tcPr>
            <w:tcW w:w="990" w:type="dxa"/>
            <w:vAlign w:val="center"/>
          </w:tcPr>
          <w:p w14:paraId="368A9ECD" w14:textId="77777777" w:rsidR="001407A3" w:rsidRPr="00EA5D32" w:rsidRDefault="001407A3" w:rsidP="001407A3">
            <w:pPr>
              <w:jc w:val="center"/>
            </w:pPr>
          </w:p>
        </w:tc>
      </w:tr>
      <w:tr w:rsidR="001407A3" w:rsidRPr="00EA5D32" w14:paraId="51923520" w14:textId="77777777" w:rsidTr="001407A3">
        <w:trPr>
          <w:trHeight w:val="1791"/>
        </w:trPr>
        <w:tc>
          <w:tcPr>
            <w:tcW w:w="1214" w:type="dxa"/>
            <w:textDirection w:val="tbRlV"/>
            <w:vAlign w:val="center"/>
          </w:tcPr>
          <w:p w14:paraId="7DF7FC84" w14:textId="77777777" w:rsidR="001407A3" w:rsidRPr="00EA5D32" w:rsidRDefault="001407A3" w:rsidP="001407A3">
            <w:pPr>
              <w:ind w:left="113" w:right="113"/>
              <w:jc w:val="center"/>
            </w:pPr>
            <w:r w:rsidRPr="00EA5D32">
              <w:t>调查意见及措施</w:t>
            </w:r>
          </w:p>
        </w:tc>
        <w:tc>
          <w:tcPr>
            <w:tcW w:w="8659" w:type="dxa"/>
            <w:gridSpan w:val="14"/>
          </w:tcPr>
          <w:p w14:paraId="2D9F4120" w14:textId="77777777" w:rsidR="001407A3" w:rsidRPr="00EA5D32" w:rsidRDefault="001407A3" w:rsidP="008873D9"/>
        </w:tc>
      </w:tr>
      <w:tr w:rsidR="001407A3" w:rsidRPr="00EA5D32" w14:paraId="37BB4C8D" w14:textId="77777777" w:rsidTr="001407A3">
        <w:trPr>
          <w:trHeight w:val="929"/>
        </w:trPr>
        <w:tc>
          <w:tcPr>
            <w:tcW w:w="1214" w:type="dxa"/>
            <w:vAlign w:val="center"/>
          </w:tcPr>
          <w:p w14:paraId="710CF7EB" w14:textId="77777777" w:rsidR="001407A3" w:rsidRPr="00EA5D32" w:rsidRDefault="001407A3" w:rsidP="001407A3">
            <w:pPr>
              <w:jc w:val="center"/>
            </w:pPr>
            <w:r w:rsidRPr="00EA5D32">
              <w:t>施工方调查人</w:t>
            </w:r>
          </w:p>
          <w:p w14:paraId="198FF6C6" w14:textId="77777777" w:rsidR="001407A3" w:rsidRPr="00EA5D32" w:rsidRDefault="001407A3" w:rsidP="001407A3">
            <w:pPr>
              <w:jc w:val="center"/>
            </w:pPr>
            <w:r w:rsidRPr="00EA5D32">
              <w:t>签字</w:t>
            </w:r>
            <w:r w:rsidRPr="00EA5D32">
              <w:t>/</w:t>
            </w:r>
            <w:r w:rsidRPr="00EA5D32">
              <w:t>电话</w:t>
            </w:r>
          </w:p>
        </w:tc>
        <w:tc>
          <w:tcPr>
            <w:tcW w:w="2149" w:type="dxa"/>
            <w:gridSpan w:val="2"/>
            <w:vAlign w:val="center"/>
          </w:tcPr>
          <w:p w14:paraId="42FABBE8" w14:textId="77777777" w:rsidR="001407A3" w:rsidRPr="00EA5D32" w:rsidRDefault="001407A3" w:rsidP="001407A3">
            <w:pPr>
              <w:jc w:val="center"/>
            </w:pPr>
          </w:p>
        </w:tc>
        <w:tc>
          <w:tcPr>
            <w:tcW w:w="1140" w:type="dxa"/>
            <w:gridSpan w:val="3"/>
            <w:vAlign w:val="center"/>
          </w:tcPr>
          <w:p w14:paraId="2807930B" w14:textId="77777777" w:rsidR="001407A3" w:rsidRPr="00EA5D32" w:rsidRDefault="001407A3" w:rsidP="001407A3">
            <w:pPr>
              <w:jc w:val="center"/>
            </w:pPr>
            <w:r w:rsidRPr="00EA5D32">
              <w:t>工区工长</w:t>
            </w:r>
          </w:p>
          <w:p w14:paraId="45A0C5B7" w14:textId="77777777" w:rsidR="001407A3" w:rsidRPr="00EA5D32" w:rsidRDefault="001407A3" w:rsidP="001407A3">
            <w:pPr>
              <w:jc w:val="center"/>
            </w:pPr>
            <w:r w:rsidRPr="00EA5D32">
              <w:t>签字</w:t>
            </w:r>
            <w:r w:rsidRPr="00EA5D32">
              <w:t>/</w:t>
            </w:r>
            <w:r w:rsidRPr="00EA5D32">
              <w:t>电话</w:t>
            </w:r>
          </w:p>
        </w:tc>
        <w:tc>
          <w:tcPr>
            <w:tcW w:w="1890" w:type="dxa"/>
            <w:gridSpan w:val="3"/>
            <w:vAlign w:val="center"/>
          </w:tcPr>
          <w:p w14:paraId="43CDEA93" w14:textId="77777777" w:rsidR="001407A3" w:rsidRPr="00EA5D32" w:rsidRDefault="001407A3" w:rsidP="001407A3">
            <w:pPr>
              <w:jc w:val="center"/>
            </w:pPr>
          </w:p>
        </w:tc>
        <w:tc>
          <w:tcPr>
            <w:tcW w:w="1305" w:type="dxa"/>
            <w:gridSpan w:val="3"/>
            <w:vAlign w:val="center"/>
          </w:tcPr>
          <w:p w14:paraId="4DACF539" w14:textId="77777777" w:rsidR="001407A3" w:rsidRPr="00EA5D32" w:rsidRDefault="001407A3" w:rsidP="001407A3">
            <w:pPr>
              <w:jc w:val="center"/>
            </w:pPr>
            <w:r w:rsidRPr="00EA5D32">
              <w:t>车间负责人</w:t>
            </w:r>
          </w:p>
          <w:p w14:paraId="7F487427" w14:textId="77777777" w:rsidR="001407A3" w:rsidRPr="00EA5D32" w:rsidRDefault="001407A3" w:rsidP="001407A3">
            <w:pPr>
              <w:jc w:val="center"/>
            </w:pPr>
            <w:r w:rsidRPr="00EA5D32">
              <w:t>签字</w:t>
            </w:r>
            <w:r w:rsidRPr="00EA5D32">
              <w:t>/</w:t>
            </w:r>
            <w:r w:rsidRPr="00EA5D32">
              <w:t>电话</w:t>
            </w:r>
          </w:p>
        </w:tc>
        <w:tc>
          <w:tcPr>
            <w:tcW w:w="2175" w:type="dxa"/>
            <w:gridSpan w:val="3"/>
            <w:vAlign w:val="center"/>
          </w:tcPr>
          <w:p w14:paraId="199D0451" w14:textId="77777777" w:rsidR="001407A3" w:rsidRPr="00EA5D32" w:rsidRDefault="001407A3" w:rsidP="001407A3">
            <w:pPr>
              <w:jc w:val="center"/>
            </w:pPr>
          </w:p>
        </w:tc>
      </w:tr>
      <w:tr w:rsidR="001407A3" w:rsidRPr="00EA5D32" w14:paraId="095005FB" w14:textId="77777777" w:rsidTr="001407A3">
        <w:trPr>
          <w:trHeight w:val="2237"/>
        </w:trPr>
        <w:tc>
          <w:tcPr>
            <w:tcW w:w="1214" w:type="dxa"/>
            <w:textDirection w:val="tbRlV"/>
            <w:vAlign w:val="center"/>
          </w:tcPr>
          <w:p w14:paraId="27748EBF" w14:textId="77777777" w:rsidR="001407A3" w:rsidRPr="00EA5D32" w:rsidRDefault="001407A3" w:rsidP="001407A3">
            <w:pPr>
              <w:ind w:left="113" w:right="113"/>
              <w:jc w:val="center"/>
            </w:pPr>
            <w:proofErr w:type="gramStart"/>
            <w:r w:rsidRPr="00EA5D32">
              <w:t>段主管</w:t>
            </w:r>
            <w:proofErr w:type="gramEnd"/>
            <w:r w:rsidRPr="00EA5D32">
              <w:t>工程师审核意见</w:t>
            </w:r>
          </w:p>
        </w:tc>
        <w:tc>
          <w:tcPr>
            <w:tcW w:w="5449" w:type="dxa"/>
            <w:gridSpan w:val="9"/>
          </w:tcPr>
          <w:p w14:paraId="3D9500D7" w14:textId="77777777" w:rsidR="001407A3" w:rsidRPr="00EA5D32" w:rsidRDefault="001407A3" w:rsidP="008873D9"/>
          <w:p w14:paraId="184E0E93" w14:textId="77777777" w:rsidR="001407A3" w:rsidRPr="00EA5D32" w:rsidRDefault="001407A3" w:rsidP="008873D9"/>
          <w:p w14:paraId="0591E869" w14:textId="77777777" w:rsidR="001407A3" w:rsidRPr="00EA5D32" w:rsidRDefault="001407A3" w:rsidP="008873D9"/>
          <w:p w14:paraId="498DB0CD" w14:textId="77777777" w:rsidR="001407A3" w:rsidRPr="00EA5D32" w:rsidRDefault="001407A3" w:rsidP="008873D9"/>
          <w:p w14:paraId="5BC48C33" w14:textId="77777777" w:rsidR="001407A3" w:rsidRPr="00EA5D32" w:rsidRDefault="001407A3" w:rsidP="001407A3">
            <w:pPr>
              <w:tabs>
                <w:tab w:val="left" w:pos="1797"/>
              </w:tabs>
            </w:pPr>
            <w:r w:rsidRPr="00EA5D32">
              <w:t xml:space="preserve">                             </w:t>
            </w:r>
          </w:p>
          <w:p w14:paraId="1E4377AA" w14:textId="77777777" w:rsidR="001407A3" w:rsidRPr="00EA5D32" w:rsidRDefault="001407A3" w:rsidP="001407A3">
            <w:pPr>
              <w:tabs>
                <w:tab w:val="left" w:pos="1797"/>
              </w:tabs>
            </w:pPr>
            <w:r w:rsidRPr="00EA5D32">
              <w:t xml:space="preserve">                             </w:t>
            </w:r>
          </w:p>
          <w:p w14:paraId="1D528742" w14:textId="77777777" w:rsidR="001407A3" w:rsidRPr="00EA5D32" w:rsidRDefault="001407A3" w:rsidP="001407A3">
            <w:pPr>
              <w:tabs>
                <w:tab w:val="left" w:pos="1797"/>
              </w:tabs>
            </w:pPr>
            <w:r w:rsidRPr="00EA5D32">
              <w:t xml:space="preserve">   </w:t>
            </w:r>
            <w:r w:rsidRPr="00EA5D32">
              <w:t>签字：</w:t>
            </w:r>
            <w:r w:rsidRPr="00EA5D32">
              <w:tab/>
              <w:t xml:space="preserve">           </w:t>
            </w:r>
            <w:r w:rsidRPr="00EA5D32">
              <w:t>日期：</w:t>
            </w:r>
          </w:p>
          <w:p w14:paraId="021BA1EF" w14:textId="77777777" w:rsidR="001407A3" w:rsidRPr="00EA5D32" w:rsidRDefault="001407A3" w:rsidP="008873D9"/>
        </w:tc>
        <w:tc>
          <w:tcPr>
            <w:tcW w:w="3210" w:type="dxa"/>
            <w:gridSpan w:val="5"/>
          </w:tcPr>
          <w:p w14:paraId="791FEEB7" w14:textId="77777777" w:rsidR="001407A3" w:rsidRPr="00EA5D32" w:rsidRDefault="001407A3" w:rsidP="008873D9"/>
          <w:p w14:paraId="5915D8B8" w14:textId="77777777" w:rsidR="001407A3" w:rsidRPr="00EA5D32" w:rsidRDefault="001407A3" w:rsidP="008873D9"/>
          <w:p w14:paraId="3627ED86" w14:textId="77777777" w:rsidR="001407A3" w:rsidRPr="00EA5D32" w:rsidRDefault="001407A3" w:rsidP="008873D9"/>
          <w:p w14:paraId="34D00FFD" w14:textId="77777777" w:rsidR="001407A3" w:rsidRPr="00EA5D32" w:rsidRDefault="001407A3" w:rsidP="008873D9"/>
          <w:p w14:paraId="2D021C60" w14:textId="77777777" w:rsidR="001407A3" w:rsidRPr="00EA5D32" w:rsidRDefault="001407A3" w:rsidP="008873D9"/>
          <w:p w14:paraId="450762F2" w14:textId="77777777" w:rsidR="001407A3" w:rsidRPr="00EA5D32" w:rsidRDefault="001407A3" w:rsidP="008873D9">
            <w:r w:rsidRPr="00EA5D32">
              <w:t xml:space="preserve"> </w:t>
            </w:r>
          </w:p>
          <w:p w14:paraId="476BB01C" w14:textId="77777777" w:rsidR="001407A3" w:rsidRPr="00EA5D32" w:rsidRDefault="005F47EA" w:rsidP="008873D9">
            <w:r w:rsidRPr="00EA5D32">
              <w:t xml:space="preserve">                </w:t>
            </w:r>
            <w:r w:rsidR="001407A3" w:rsidRPr="00EA5D32">
              <w:t>段级单位印章</w:t>
            </w:r>
          </w:p>
        </w:tc>
      </w:tr>
    </w:tbl>
    <w:p w14:paraId="5E021F8F" w14:textId="77777777" w:rsidR="001407A3" w:rsidRPr="00EA5D32" w:rsidRDefault="001407A3" w:rsidP="001407A3">
      <w:pPr>
        <w:jc w:val="center"/>
        <w:rPr>
          <w:rFonts w:eastAsia="黑体"/>
          <w:kern w:val="0"/>
          <w:sz w:val="28"/>
          <w:szCs w:val="28"/>
        </w:rPr>
      </w:pPr>
    </w:p>
    <w:tbl>
      <w:tblPr>
        <w:tblW w:w="9879" w:type="dxa"/>
        <w:tblInd w:w="108" w:type="dxa"/>
        <w:tblLook w:val="04A0" w:firstRow="1" w:lastRow="0" w:firstColumn="1" w:lastColumn="0" w:noHBand="0" w:noVBand="1"/>
      </w:tblPr>
      <w:tblGrid>
        <w:gridCol w:w="2212"/>
        <w:gridCol w:w="1067"/>
        <w:gridCol w:w="1600"/>
        <w:gridCol w:w="1640"/>
        <w:gridCol w:w="3360"/>
      </w:tblGrid>
      <w:tr w:rsidR="001407A3" w:rsidRPr="00EA5D32" w14:paraId="12BE2AA1" w14:textId="77777777" w:rsidTr="008873D9">
        <w:trPr>
          <w:trHeight w:val="420"/>
        </w:trPr>
        <w:tc>
          <w:tcPr>
            <w:tcW w:w="9879" w:type="dxa"/>
            <w:gridSpan w:val="5"/>
            <w:tcBorders>
              <w:top w:val="nil"/>
              <w:left w:val="nil"/>
              <w:bottom w:val="single" w:sz="4" w:space="0" w:color="auto"/>
              <w:right w:val="nil"/>
            </w:tcBorders>
            <w:noWrap/>
            <w:vAlign w:val="center"/>
            <w:hideMark/>
          </w:tcPr>
          <w:p w14:paraId="1281A5B1" w14:textId="77777777" w:rsidR="001407A3" w:rsidRPr="00EA5D32" w:rsidRDefault="001407A3" w:rsidP="008873D9">
            <w:pPr>
              <w:widowControl/>
              <w:jc w:val="center"/>
              <w:rPr>
                <w:rFonts w:eastAsia="黑体"/>
                <w:kern w:val="0"/>
                <w:sz w:val="32"/>
                <w:szCs w:val="32"/>
                <w:u w:val="single"/>
              </w:rPr>
            </w:pPr>
            <w:bookmarkStart w:id="387" w:name="RANGE!A1:F17"/>
            <w:r w:rsidRPr="00EA5D32">
              <w:rPr>
                <w:rFonts w:eastAsia="黑体"/>
                <w:kern w:val="0"/>
                <w:sz w:val="28"/>
                <w:szCs w:val="28"/>
              </w:rPr>
              <w:t>施工现场设备调查表（电力</w:t>
            </w:r>
            <w:r w:rsidRPr="00EA5D32">
              <w:rPr>
                <w:rFonts w:eastAsia="黑体"/>
                <w:kern w:val="0"/>
                <w:sz w:val="28"/>
                <w:szCs w:val="28"/>
              </w:rPr>
              <w:t>/</w:t>
            </w:r>
            <w:r w:rsidRPr="00EA5D32">
              <w:rPr>
                <w:rFonts w:eastAsia="黑体"/>
                <w:kern w:val="0"/>
                <w:sz w:val="28"/>
                <w:szCs w:val="28"/>
              </w:rPr>
              <w:t>接触网）</w:t>
            </w:r>
            <w:bookmarkEnd w:id="387"/>
          </w:p>
        </w:tc>
      </w:tr>
      <w:tr w:rsidR="001407A3" w:rsidRPr="00EA5D32" w14:paraId="68492D6C" w14:textId="77777777" w:rsidTr="008873D9">
        <w:trPr>
          <w:trHeight w:val="465"/>
        </w:trPr>
        <w:tc>
          <w:tcPr>
            <w:tcW w:w="2212" w:type="dxa"/>
            <w:tcBorders>
              <w:top w:val="nil"/>
              <w:left w:val="single" w:sz="4" w:space="0" w:color="auto"/>
              <w:bottom w:val="single" w:sz="4" w:space="0" w:color="auto"/>
              <w:right w:val="single" w:sz="4" w:space="0" w:color="auto"/>
            </w:tcBorders>
            <w:vAlign w:val="center"/>
            <w:hideMark/>
          </w:tcPr>
          <w:p w14:paraId="2476263A"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单</w:t>
            </w:r>
            <w:r w:rsidRPr="00EA5D32">
              <w:rPr>
                <w:kern w:val="0"/>
                <w:szCs w:val="21"/>
              </w:rPr>
              <w:t xml:space="preserve"> </w:t>
            </w:r>
            <w:r w:rsidRPr="00EA5D32">
              <w:rPr>
                <w:kern w:val="0"/>
                <w:szCs w:val="21"/>
              </w:rPr>
              <w:t>位</w:t>
            </w:r>
          </w:p>
        </w:tc>
        <w:tc>
          <w:tcPr>
            <w:tcW w:w="2667" w:type="dxa"/>
            <w:gridSpan w:val="2"/>
            <w:tcBorders>
              <w:top w:val="single" w:sz="4" w:space="0" w:color="auto"/>
              <w:left w:val="nil"/>
              <w:bottom w:val="single" w:sz="4" w:space="0" w:color="auto"/>
              <w:right w:val="nil"/>
            </w:tcBorders>
            <w:noWrap/>
            <w:vAlign w:val="center"/>
            <w:hideMark/>
          </w:tcPr>
          <w:p w14:paraId="63A53A56" w14:textId="77777777" w:rsidR="001407A3" w:rsidRPr="00EA5D32" w:rsidRDefault="001407A3" w:rsidP="008873D9">
            <w:pPr>
              <w:widowControl/>
              <w:jc w:val="center"/>
              <w:rPr>
                <w:b/>
                <w:bCs/>
                <w:kern w:val="0"/>
                <w:szCs w:val="21"/>
              </w:rPr>
            </w:pPr>
            <w:r w:rsidRPr="00EA5D32">
              <w:rPr>
                <w:b/>
                <w:bCs/>
                <w:kern w:val="0"/>
                <w:szCs w:val="21"/>
              </w:rPr>
              <w:t xml:space="preserve">　</w:t>
            </w:r>
          </w:p>
        </w:tc>
        <w:tc>
          <w:tcPr>
            <w:tcW w:w="1640" w:type="dxa"/>
            <w:tcBorders>
              <w:top w:val="nil"/>
              <w:left w:val="single" w:sz="4" w:space="0" w:color="auto"/>
              <w:bottom w:val="single" w:sz="4" w:space="0" w:color="auto"/>
              <w:right w:val="single" w:sz="4" w:space="0" w:color="auto"/>
            </w:tcBorders>
            <w:noWrap/>
            <w:vAlign w:val="center"/>
            <w:hideMark/>
          </w:tcPr>
          <w:p w14:paraId="54BBE915" w14:textId="77777777" w:rsidR="001407A3" w:rsidRPr="00EA5D32" w:rsidRDefault="001407A3" w:rsidP="008873D9">
            <w:pPr>
              <w:widowControl/>
              <w:jc w:val="left"/>
              <w:rPr>
                <w:kern w:val="0"/>
                <w:szCs w:val="21"/>
              </w:rPr>
            </w:pPr>
            <w:r w:rsidRPr="00EA5D32">
              <w:rPr>
                <w:kern w:val="0"/>
                <w:szCs w:val="21"/>
              </w:rPr>
              <w:t>委</w:t>
            </w:r>
            <w:r w:rsidRPr="00EA5D32">
              <w:rPr>
                <w:kern w:val="0"/>
                <w:szCs w:val="21"/>
              </w:rPr>
              <w:t xml:space="preserve"> </w:t>
            </w:r>
            <w:r w:rsidRPr="00EA5D32">
              <w:rPr>
                <w:kern w:val="0"/>
                <w:szCs w:val="21"/>
              </w:rPr>
              <w:t>托</w:t>
            </w:r>
            <w:r w:rsidRPr="00EA5D32">
              <w:rPr>
                <w:kern w:val="0"/>
                <w:szCs w:val="21"/>
              </w:rPr>
              <w:t xml:space="preserve"> </w:t>
            </w:r>
            <w:r w:rsidRPr="00EA5D32">
              <w:rPr>
                <w:kern w:val="0"/>
                <w:szCs w:val="21"/>
              </w:rPr>
              <w:t>单</w:t>
            </w:r>
            <w:r w:rsidRPr="00EA5D32">
              <w:rPr>
                <w:kern w:val="0"/>
                <w:szCs w:val="21"/>
              </w:rPr>
              <w:t xml:space="preserve"> </w:t>
            </w:r>
            <w:r w:rsidRPr="00EA5D32">
              <w:rPr>
                <w:kern w:val="0"/>
                <w:szCs w:val="21"/>
              </w:rPr>
              <w:t>位</w:t>
            </w:r>
          </w:p>
        </w:tc>
        <w:tc>
          <w:tcPr>
            <w:tcW w:w="3360" w:type="dxa"/>
            <w:tcBorders>
              <w:top w:val="single" w:sz="4" w:space="0" w:color="auto"/>
              <w:left w:val="nil"/>
              <w:bottom w:val="single" w:sz="4" w:space="0" w:color="auto"/>
              <w:right w:val="single" w:sz="4" w:space="0" w:color="000000"/>
            </w:tcBorders>
            <w:noWrap/>
            <w:vAlign w:val="center"/>
            <w:hideMark/>
          </w:tcPr>
          <w:p w14:paraId="47E99D6D"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7330C7FA" w14:textId="77777777" w:rsidTr="008873D9">
        <w:trPr>
          <w:trHeight w:val="388"/>
        </w:trPr>
        <w:tc>
          <w:tcPr>
            <w:tcW w:w="2212" w:type="dxa"/>
            <w:tcBorders>
              <w:top w:val="nil"/>
              <w:left w:val="single" w:sz="4" w:space="0" w:color="auto"/>
              <w:bottom w:val="single" w:sz="4" w:space="0" w:color="auto"/>
              <w:right w:val="single" w:sz="4" w:space="0" w:color="auto"/>
            </w:tcBorders>
            <w:vAlign w:val="center"/>
            <w:hideMark/>
          </w:tcPr>
          <w:p w14:paraId="5A60655E"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项</w:t>
            </w:r>
            <w:r w:rsidRPr="00EA5D32">
              <w:rPr>
                <w:kern w:val="0"/>
                <w:szCs w:val="21"/>
              </w:rPr>
              <w:t xml:space="preserve"> </w:t>
            </w:r>
            <w:r w:rsidRPr="00EA5D32">
              <w:rPr>
                <w:kern w:val="0"/>
                <w:szCs w:val="21"/>
              </w:rPr>
              <w:t>目</w:t>
            </w:r>
          </w:p>
        </w:tc>
        <w:tc>
          <w:tcPr>
            <w:tcW w:w="7667" w:type="dxa"/>
            <w:gridSpan w:val="4"/>
            <w:tcBorders>
              <w:top w:val="single" w:sz="4" w:space="0" w:color="auto"/>
              <w:left w:val="nil"/>
              <w:bottom w:val="single" w:sz="4" w:space="0" w:color="auto"/>
              <w:right w:val="single" w:sz="4" w:space="0" w:color="000000"/>
            </w:tcBorders>
            <w:noWrap/>
            <w:vAlign w:val="center"/>
            <w:hideMark/>
          </w:tcPr>
          <w:p w14:paraId="3F1DBEE2" w14:textId="77777777" w:rsidR="001407A3" w:rsidRPr="00EA5D32" w:rsidRDefault="001407A3" w:rsidP="008873D9">
            <w:pPr>
              <w:widowControl/>
              <w:jc w:val="center"/>
              <w:rPr>
                <w:b/>
                <w:bCs/>
                <w:kern w:val="0"/>
                <w:szCs w:val="21"/>
              </w:rPr>
            </w:pPr>
            <w:r w:rsidRPr="00EA5D32">
              <w:rPr>
                <w:b/>
                <w:bCs/>
                <w:kern w:val="0"/>
                <w:szCs w:val="21"/>
              </w:rPr>
              <w:t xml:space="preserve">　</w:t>
            </w:r>
          </w:p>
        </w:tc>
      </w:tr>
      <w:tr w:rsidR="001407A3" w:rsidRPr="00EA5D32" w14:paraId="3E1A347A" w14:textId="77777777" w:rsidTr="008873D9">
        <w:trPr>
          <w:trHeight w:val="435"/>
        </w:trPr>
        <w:tc>
          <w:tcPr>
            <w:tcW w:w="2212" w:type="dxa"/>
            <w:tcBorders>
              <w:top w:val="nil"/>
              <w:left w:val="single" w:sz="4" w:space="0" w:color="auto"/>
              <w:bottom w:val="single" w:sz="4" w:space="0" w:color="auto"/>
              <w:right w:val="single" w:sz="4" w:space="0" w:color="auto"/>
            </w:tcBorders>
            <w:vAlign w:val="center"/>
            <w:hideMark/>
          </w:tcPr>
          <w:p w14:paraId="3174C6E5" w14:textId="77777777" w:rsidR="001407A3" w:rsidRPr="00EA5D32" w:rsidRDefault="001407A3" w:rsidP="008873D9">
            <w:pPr>
              <w:widowControl/>
              <w:jc w:val="center"/>
              <w:rPr>
                <w:kern w:val="0"/>
                <w:szCs w:val="21"/>
              </w:rPr>
            </w:pPr>
            <w:r w:rsidRPr="00EA5D32">
              <w:rPr>
                <w:kern w:val="0"/>
                <w:szCs w:val="21"/>
              </w:rPr>
              <w:t>作</w:t>
            </w:r>
            <w:r w:rsidRPr="00EA5D32">
              <w:rPr>
                <w:kern w:val="0"/>
                <w:szCs w:val="21"/>
              </w:rPr>
              <w:t xml:space="preserve"> </w:t>
            </w:r>
            <w:r w:rsidRPr="00EA5D32">
              <w:rPr>
                <w:kern w:val="0"/>
                <w:szCs w:val="21"/>
              </w:rPr>
              <w:t>业</w:t>
            </w:r>
            <w:r w:rsidRPr="00EA5D32">
              <w:rPr>
                <w:kern w:val="0"/>
                <w:szCs w:val="21"/>
              </w:rPr>
              <w:t xml:space="preserve"> </w:t>
            </w:r>
            <w:r w:rsidRPr="00EA5D32">
              <w:rPr>
                <w:kern w:val="0"/>
                <w:szCs w:val="21"/>
              </w:rPr>
              <w:t>内</w:t>
            </w:r>
            <w:r w:rsidRPr="00EA5D32">
              <w:rPr>
                <w:kern w:val="0"/>
                <w:szCs w:val="21"/>
              </w:rPr>
              <w:t xml:space="preserve"> </w:t>
            </w:r>
            <w:r w:rsidRPr="00EA5D32">
              <w:rPr>
                <w:kern w:val="0"/>
                <w:szCs w:val="21"/>
              </w:rPr>
              <w:t>容</w:t>
            </w:r>
          </w:p>
        </w:tc>
        <w:tc>
          <w:tcPr>
            <w:tcW w:w="7667" w:type="dxa"/>
            <w:gridSpan w:val="4"/>
            <w:tcBorders>
              <w:top w:val="single" w:sz="4" w:space="0" w:color="auto"/>
              <w:left w:val="nil"/>
              <w:bottom w:val="single" w:sz="4" w:space="0" w:color="auto"/>
              <w:right w:val="single" w:sz="4" w:space="0" w:color="000000"/>
            </w:tcBorders>
            <w:vAlign w:val="center"/>
            <w:hideMark/>
          </w:tcPr>
          <w:p w14:paraId="67FF0971" w14:textId="77777777" w:rsidR="001407A3" w:rsidRPr="00EA5D32" w:rsidRDefault="001407A3" w:rsidP="008873D9">
            <w:pPr>
              <w:widowControl/>
              <w:jc w:val="center"/>
              <w:rPr>
                <w:b/>
                <w:bCs/>
                <w:kern w:val="0"/>
                <w:szCs w:val="21"/>
              </w:rPr>
            </w:pPr>
            <w:r w:rsidRPr="00EA5D32">
              <w:rPr>
                <w:b/>
                <w:bCs/>
                <w:kern w:val="0"/>
                <w:szCs w:val="21"/>
              </w:rPr>
              <w:t xml:space="preserve">　</w:t>
            </w:r>
          </w:p>
        </w:tc>
      </w:tr>
      <w:tr w:rsidR="001407A3" w:rsidRPr="00EA5D32" w14:paraId="7861B9C4" w14:textId="77777777" w:rsidTr="008873D9">
        <w:trPr>
          <w:trHeight w:val="465"/>
        </w:trPr>
        <w:tc>
          <w:tcPr>
            <w:tcW w:w="2212" w:type="dxa"/>
            <w:tcBorders>
              <w:top w:val="nil"/>
              <w:left w:val="single" w:sz="4" w:space="0" w:color="auto"/>
              <w:bottom w:val="single" w:sz="4" w:space="0" w:color="auto"/>
              <w:right w:val="single" w:sz="4" w:space="0" w:color="auto"/>
            </w:tcBorders>
            <w:vAlign w:val="center"/>
            <w:hideMark/>
          </w:tcPr>
          <w:p w14:paraId="0E5C12E7" w14:textId="77777777" w:rsidR="001407A3" w:rsidRPr="00EA5D32" w:rsidRDefault="001407A3" w:rsidP="008873D9">
            <w:pPr>
              <w:widowControl/>
              <w:jc w:val="center"/>
              <w:rPr>
                <w:kern w:val="0"/>
                <w:szCs w:val="21"/>
              </w:rPr>
            </w:pPr>
            <w:r w:rsidRPr="00EA5D32">
              <w:rPr>
                <w:kern w:val="0"/>
                <w:szCs w:val="21"/>
              </w:rPr>
              <w:t>项</w:t>
            </w:r>
            <w:r w:rsidRPr="00EA5D32">
              <w:rPr>
                <w:kern w:val="0"/>
                <w:szCs w:val="21"/>
              </w:rPr>
              <w:t xml:space="preserve"> </w:t>
            </w:r>
            <w:r w:rsidRPr="00EA5D32">
              <w:rPr>
                <w:kern w:val="0"/>
                <w:szCs w:val="21"/>
              </w:rPr>
              <w:t>目</w:t>
            </w:r>
            <w:r w:rsidRPr="00EA5D32">
              <w:rPr>
                <w:kern w:val="0"/>
                <w:szCs w:val="21"/>
              </w:rPr>
              <w:t xml:space="preserve"> </w:t>
            </w:r>
            <w:r w:rsidRPr="00EA5D32">
              <w:rPr>
                <w:kern w:val="0"/>
                <w:szCs w:val="21"/>
              </w:rPr>
              <w:t>经</w:t>
            </w:r>
            <w:r w:rsidRPr="00EA5D32">
              <w:rPr>
                <w:kern w:val="0"/>
                <w:szCs w:val="21"/>
              </w:rPr>
              <w:t xml:space="preserve"> </w:t>
            </w:r>
            <w:r w:rsidRPr="00EA5D32">
              <w:rPr>
                <w:kern w:val="0"/>
                <w:szCs w:val="21"/>
              </w:rPr>
              <w:t>理</w:t>
            </w:r>
          </w:p>
        </w:tc>
        <w:tc>
          <w:tcPr>
            <w:tcW w:w="1067" w:type="dxa"/>
            <w:tcBorders>
              <w:top w:val="nil"/>
              <w:left w:val="nil"/>
              <w:bottom w:val="single" w:sz="4" w:space="0" w:color="auto"/>
              <w:right w:val="single" w:sz="4" w:space="0" w:color="auto"/>
            </w:tcBorders>
            <w:vAlign w:val="center"/>
            <w:hideMark/>
          </w:tcPr>
          <w:p w14:paraId="7D4DCE94" w14:textId="77777777" w:rsidR="001407A3" w:rsidRPr="00EA5D32" w:rsidRDefault="001407A3" w:rsidP="008873D9">
            <w:pPr>
              <w:widowControl/>
              <w:jc w:val="center"/>
              <w:rPr>
                <w:b/>
                <w:bCs/>
                <w:kern w:val="0"/>
                <w:szCs w:val="21"/>
              </w:rPr>
            </w:pPr>
            <w:r w:rsidRPr="00EA5D32">
              <w:rPr>
                <w:b/>
                <w:bCs/>
                <w:kern w:val="0"/>
                <w:szCs w:val="21"/>
              </w:rPr>
              <w:t xml:space="preserve">　</w:t>
            </w:r>
          </w:p>
        </w:tc>
        <w:tc>
          <w:tcPr>
            <w:tcW w:w="3240" w:type="dxa"/>
            <w:gridSpan w:val="2"/>
            <w:tcBorders>
              <w:top w:val="single" w:sz="4" w:space="0" w:color="auto"/>
              <w:left w:val="nil"/>
              <w:bottom w:val="single" w:sz="4" w:space="0" w:color="auto"/>
              <w:right w:val="single" w:sz="4" w:space="0" w:color="auto"/>
            </w:tcBorders>
            <w:vAlign w:val="center"/>
            <w:hideMark/>
          </w:tcPr>
          <w:p w14:paraId="2CFAF97B" w14:textId="77777777" w:rsidR="001407A3" w:rsidRPr="00EA5D32" w:rsidRDefault="001407A3" w:rsidP="008873D9">
            <w:pPr>
              <w:widowControl/>
              <w:jc w:val="center"/>
              <w:rPr>
                <w:kern w:val="0"/>
                <w:szCs w:val="21"/>
              </w:rPr>
            </w:pPr>
            <w:r w:rsidRPr="00EA5D32">
              <w:rPr>
                <w:kern w:val="0"/>
                <w:szCs w:val="21"/>
              </w:rPr>
              <w:t>施</w:t>
            </w:r>
            <w:r w:rsidRPr="00EA5D32">
              <w:rPr>
                <w:kern w:val="0"/>
                <w:szCs w:val="21"/>
              </w:rPr>
              <w:t xml:space="preserve"> </w:t>
            </w:r>
            <w:r w:rsidRPr="00EA5D32">
              <w:rPr>
                <w:kern w:val="0"/>
                <w:szCs w:val="21"/>
              </w:rPr>
              <w:t>工</w:t>
            </w:r>
            <w:r w:rsidRPr="00EA5D32">
              <w:rPr>
                <w:kern w:val="0"/>
                <w:szCs w:val="21"/>
              </w:rPr>
              <w:t xml:space="preserve"> </w:t>
            </w:r>
            <w:r w:rsidRPr="00EA5D32">
              <w:rPr>
                <w:kern w:val="0"/>
                <w:szCs w:val="21"/>
              </w:rPr>
              <w:t>区</w:t>
            </w:r>
            <w:r w:rsidRPr="00EA5D32">
              <w:rPr>
                <w:kern w:val="0"/>
                <w:szCs w:val="21"/>
              </w:rPr>
              <w:t xml:space="preserve"> </w:t>
            </w:r>
            <w:r w:rsidRPr="00EA5D32">
              <w:rPr>
                <w:kern w:val="0"/>
                <w:szCs w:val="21"/>
              </w:rPr>
              <w:t>段（线别、公里标）</w:t>
            </w:r>
          </w:p>
        </w:tc>
        <w:tc>
          <w:tcPr>
            <w:tcW w:w="3360" w:type="dxa"/>
            <w:tcBorders>
              <w:top w:val="single" w:sz="4" w:space="0" w:color="auto"/>
              <w:left w:val="nil"/>
              <w:bottom w:val="single" w:sz="4" w:space="0" w:color="auto"/>
              <w:right w:val="single" w:sz="4" w:space="0" w:color="auto"/>
            </w:tcBorders>
            <w:vAlign w:val="center"/>
            <w:hideMark/>
          </w:tcPr>
          <w:p w14:paraId="3341A4F2"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268F87F3" w14:textId="77777777" w:rsidTr="008873D9">
        <w:trPr>
          <w:trHeight w:val="540"/>
        </w:trPr>
        <w:tc>
          <w:tcPr>
            <w:tcW w:w="2212" w:type="dxa"/>
            <w:tcBorders>
              <w:top w:val="nil"/>
              <w:left w:val="single" w:sz="4" w:space="0" w:color="auto"/>
              <w:bottom w:val="single" w:sz="4" w:space="0" w:color="auto"/>
              <w:right w:val="single" w:sz="4" w:space="0" w:color="auto"/>
            </w:tcBorders>
            <w:vAlign w:val="center"/>
            <w:hideMark/>
          </w:tcPr>
          <w:p w14:paraId="58209CF2"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1067" w:type="dxa"/>
            <w:tcBorders>
              <w:top w:val="nil"/>
              <w:left w:val="nil"/>
              <w:bottom w:val="single" w:sz="4" w:space="0" w:color="auto"/>
              <w:right w:val="single" w:sz="4" w:space="0" w:color="auto"/>
            </w:tcBorders>
            <w:vAlign w:val="center"/>
            <w:hideMark/>
          </w:tcPr>
          <w:p w14:paraId="7631DCC8" w14:textId="77777777" w:rsidR="001407A3" w:rsidRPr="00EA5D32" w:rsidRDefault="001407A3" w:rsidP="008873D9">
            <w:pPr>
              <w:widowControl/>
              <w:jc w:val="center"/>
              <w:rPr>
                <w:kern w:val="0"/>
                <w:szCs w:val="21"/>
              </w:rPr>
            </w:pPr>
            <w:r w:rsidRPr="00EA5D32">
              <w:rPr>
                <w:kern w:val="0"/>
                <w:szCs w:val="21"/>
              </w:rPr>
              <w:t xml:space="preserve">　</w:t>
            </w:r>
          </w:p>
        </w:tc>
        <w:tc>
          <w:tcPr>
            <w:tcW w:w="3240" w:type="dxa"/>
            <w:gridSpan w:val="2"/>
            <w:tcBorders>
              <w:top w:val="single" w:sz="4" w:space="0" w:color="auto"/>
              <w:left w:val="nil"/>
              <w:bottom w:val="single" w:sz="4" w:space="0" w:color="auto"/>
              <w:right w:val="single" w:sz="4" w:space="0" w:color="auto"/>
            </w:tcBorders>
            <w:vAlign w:val="center"/>
            <w:hideMark/>
          </w:tcPr>
          <w:p w14:paraId="71EFE1EF" w14:textId="77777777" w:rsidR="001407A3" w:rsidRPr="00EA5D32" w:rsidRDefault="001407A3" w:rsidP="008873D9">
            <w:pPr>
              <w:widowControl/>
              <w:jc w:val="center"/>
              <w:rPr>
                <w:kern w:val="0"/>
                <w:szCs w:val="21"/>
              </w:rPr>
            </w:pPr>
            <w:r w:rsidRPr="00EA5D32">
              <w:rPr>
                <w:kern w:val="0"/>
                <w:szCs w:val="21"/>
              </w:rPr>
              <w:t>对应接触网杆号（影响范围）</w:t>
            </w:r>
          </w:p>
        </w:tc>
        <w:tc>
          <w:tcPr>
            <w:tcW w:w="3360" w:type="dxa"/>
            <w:tcBorders>
              <w:top w:val="single" w:sz="4" w:space="0" w:color="auto"/>
              <w:left w:val="nil"/>
              <w:bottom w:val="single" w:sz="4" w:space="0" w:color="auto"/>
              <w:right w:val="single" w:sz="4" w:space="0" w:color="auto"/>
            </w:tcBorders>
            <w:vAlign w:val="center"/>
            <w:hideMark/>
          </w:tcPr>
          <w:p w14:paraId="1ABB82A4"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69C4839A" w14:textId="77777777" w:rsidTr="008873D9">
        <w:trPr>
          <w:trHeight w:val="1691"/>
        </w:trPr>
        <w:tc>
          <w:tcPr>
            <w:tcW w:w="2212" w:type="dxa"/>
            <w:tcBorders>
              <w:top w:val="nil"/>
              <w:left w:val="single" w:sz="4" w:space="0" w:color="auto"/>
              <w:bottom w:val="single" w:sz="4" w:space="0" w:color="auto"/>
              <w:right w:val="single" w:sz="4" w:space="0" w:color="auto"/>
            </w:tcBorders>
            <w:vAlign w:val="center"/>
            <w:hideMark/>
          </w:tcPr>
          <w:p w14:paraId="6B5F3BDC" w14:textId="77777777" w:rsidR="001407A3" w:rsidRPr="00EA5D32" w:rsidRDefault="001407A3" w:rsidP="008873D9">
            <w:pPr>
              <w:widowControl/>
              <w:jc w:val="center"/>
              <w:rPr>
                <w:b/>
                <w:bCs/>
                <w:kern w:val="0"/>
                <w:sz w:val="24"/>
                <w:szCs w:val="24"/>
              </w:rPr>
            </w:pPr>
            <w:r w:rsidRPr="00EA5D32">
              <w:rPr>
                <w:b/>
                <w:bCs/>
                <w:kern w:val="0"/>
                <w:sz w:val="24"/>
                <w:szCs w:val="24"/>
              </w:rPr>
              <w:t>示</w:t>
            </w:r>
            <w:r w:rsidRPr="00EA5D32">
              <w:rPr>
                <w:b/>
                <w:bCs/>
                <w:kern w:val="0"/>
                <w:sz w:val="24"/>
                <w:szCs w:val="24"/>
              </w:rPr>
              <w:t xml:space="preserve"> </w:t>
            </w:r>
            <w:r w:rsidRPr="00EA5D32">
              <w:rPr>
                <w:b/>
                <w:bCs/>
                <w:kern w:val="0"/>
                <w:sz w:val="24"/>
                <w:szCs w:val="24"/>
              </w:rPr>
              <w:t>意</w:t>
            </w:r>
            <w:r w:rsidRPr="00EA5D32">
              <w:rPr>
                <w:b/>
                <w:bCs/>
                <w:kern w:val="0"/>
                <w:sz w:val="24"/>
                <w:szCs w:val="24"/>
              </w:rPr>
              <w:t xml:space="preserve"> </w:t>
            </w:r>
            <w:r w:rsidRPr="00EA5D32">
              <w:rPr>
                <w:b/>
                <w:bCs/>
                <w:kern w:val="0"/>
                <w:sz w:val="24"/>
                <w:szCs w:val="24"/>
              </w:rPr>
              <w:t>图</w:t>
            </w:r>
            <w:r w:rsidRPr="00EA5D32">
              <w:rPr>
                <w:b/>
                <w:bCs/>
                <w:kern w:val="0"/>
                <w:sz w:val="24"/>
                <w:szCs w:val="24"/>
              </w:rPr>
              <w:t xml:space="preserve">1. </w:t>
            </w:r>
            <w:r w:rsidRPr="00EA5D32">
              <w:rPr>
                <w:kern w:val="0"/>
                <w:sz w:val="24"/>
                <w:szCs w:val="24"/>
              </w:rPr>
              <w:t xml:space="preserve">     </w:t>
            </w:r>
            <w:r w:rsidRPr="00EA5D32">
              <w:rPr>
                <w:kern w:val="0"/>
                <w:sz w:val="18"/>
                <w:szCs w:val="18"/>
              </w:rPr>
              <w:t>（需停送电：包括停送电供电臂、接地封线位置。不需停送电：标明作业范围与既有牵引供电设备和铁路的距离）</w:t>
            </w:r>
            <w:r w:rsidRPr="00EA5D32">
              <w:rPr>
                <w:kern w:val="0"/>
                <w:sz w:val="18"/>
                <w:szCs w:val="18"/>
              </w:rPr>
              <w:t xml:space="preserve">  </w:t>
            </w:r>
            <w:r w:rsidRPr="00EA5D32">
              <w:rPr>
                <w:kern w:val="0"/>
                <w:sz w:val="24"/>
                <w:szCs w:val="24"/>
              </w:rPr>
              <w:t xml:space="preserve">              </w:t>
            </w:r>
          </w:p>
        </w:tc>
        <w:tc>
          <w:tcPr>
            <w:tcW w:w="7667" w:type="dxa"/>
            <w:gridSpan w:val="4"/>
            <w:tcBorders>
              <w:top w:val="single" w:sz="4" w:space="0" w:color="auto"/>
              <w:left w:val="nil"/>
              <w:bottom w:val="single" w:sz="4" w:space="0" w:color="auto"/>
              <w:right w:val="single" w:sz="4" w:space="0" w:color="000000"/>
            </w:tcBorders>
            <w:vAlign w:val="center"/>
            <w:hideMark/>
          </w:tcPr>
          <w:p w14:paraId="3F8844CF" w14:textId="77777777" w:rsidR="001407A3" w:rsidRPr="00EA5D32" w:rsidRDefault="001407A3" w:rsidP="008873D9">
            <w:pPr>
              <w:widowControl/>
              <w:jc w:val="left"/>
              <w:rPr>
                <w:kern w:val="0"/>
                <w:sz w:val="24"/>
                <w:szCs w:val="24"/>
              </w:rPr>
            </w:pPr>
            <w:r w:rsidRPr="00EA5D32">
              <w:rPr>
                <w:kern w:val="0"/>
                <w:sz w:val="24"/>
                <w:szCs w:val="24"/>
              </w:rPr>
              <w:t xml:space="preserve">　</w:t>
            </w:r>
          </w:p>
        </w:tc>
      </w:tr>
      <w:tr w:rsidR="001407A3" w:rsidRPr="00EA5D32" w14:paraId="7BB96106" w14:textId="77777777" w:rsidTr="008873D9">
        <w:trPr>
          <w:trHeight w:val="1262"/>
        </w:trPr>
        <w:tc>
          <w:tcPr>
            <w:tcW w:w="2212" w:type="dxa"/>
            <w:tcBorders>
              <w:top w:val="nil"/>
              <w:left w:val="single" w:sz="4" w:space="0" w:color="auto"/>
              <w:bottom w:val="single" w:sz="4" w:space="0" w:color="auto"/>
              <w:right w:val="single" w:sz="4" w:space="0" w:color="auto"/>
            </w:tcBorders>
            <w:vAlign w:val="center"/>
            <w:hideMark/>
          </w:tcPr>
          <w:p w14:paraId="32F992F2" w14:textId="77777777" w:rsidR="001407A3" w:rsidRPr="00EA5D32" w:rsidRDefault="001407A3" w:rsidP="008873D9">
            <w:pPr>
              <w:widowControl/>
              <w:jc w:val="center"/>
              <w:rPr>
                <w:b/>
                <w:bCs/>
                <w:kern w:val="0"/>
                <w:sz w:val="24"/>
                <w:szCs w:val="24"/>
              </w:rPr>
            </w:pPr>
            <w:r w:rsidRPr="00EA5D32">
              <w:rPr>
                <w:b/>
                <w:bCs/>
                <w:kern w:val="0"/>
                <w:sz w:val="24"/>
                <w:szCs w:val="24"/>
              </w:rPr>
              <w:t>示</w:t>
            </w:r>
            <w:r w:rsidRPr="00EA5D32">
              <w:rPr>
                <w:b/>
                <w:bCs/>
                <w:kern w:val="0"/>
                <w:sz w:val="24"/>
                <w:szCs w:val="24"/>
              </w:rPr>
              <w:t xml:space="preserve"> </w:t>
            </w:r>
            <w:r w:rsidRPr="00EA5D32">
              <w:rPr>
                <w:b/>
                <w:bCs/>
                <w:kern w:val="0"/>
                <w:sz w:val="24"/>
                <w:szCs w:val="24"/>
              </w:rPr>
              <w:t>意</w:t>
            </w:r>
            <w:r w:rsidRPr="00EA5D32">
              <w:rPr>
                <w:b/>
                <w:bCs/>
                <w:kern w:val="0"/>
                <w:sz w:val="24"/>
                <w:szCs w:val="24"/>
              </w:rPr>
              <w:t xml:space="preserve"> </w:t>
            </w:r>
            <w:r w:rsidRPr="00EA5D32">
              <w:rPr>
                <w:b/>
                <w:bCs/>
                <w:kern w:val="0"/>
                <w:sz w:val="24"/>
                <w:szCs w:val="24"/>
              </w:rPr>
              <w:t>图</w:t>
            </w:r>
            <w:r w:rsidRPr="00EA5D32">
              <w:rPr>
                <w:b/>
                <w:bCs/>
                <w:kern w:val="0"/>
                <w:sz w:val="24"/>
                <w:szCs w:val="24"/>
              </w:rPr>
              <w:t xml:space="preserve">2. </w:t>
            </w:r>
            <w:r w:rsidRPr="00EA5D32">
              <w:rPr>
                <w:kern w:val="0"/>
                <w:sz w:val="24"/>
                <w:szCs w:val="24"/>
              </w:rPr>
              <w:t xml:space="preserve">     </w:t>
            </w:r>
            <w:r w:rsidRPr="00EA5D32">
              <w:rPr>
                <w:kern w:val="0"/>
                <w:sz w:val="18"/>
                <w:szCs w:val="18"/>
              </w:rPr>
              <w:t>（需停送电：包括停送电供电臂、接地封线位置。不需停送电：标明作业范围与既有牵引供电设备和铁路的距离）</w:t>
            </w:r>
            <w:r w:rsidRPr="00EA5D32">
              <w:rPr>
                <w:kern w:val="0"/>
                <w:sz w:val="18"/>
                <w:szCs w:val="18"/>
              </w:rPr>
              <w:t xml:space="preserve">  </w:t>
            </w:r>
            <w:r w:rsidRPr="00EA5D32">
              <w:rPr>
                <w:kern w:val="0"/>
                <w:sz w:val="24"/>
                <w:szCs w:val="24"/>
              </w:rPr>
              <w:t xml:space="preserve">              </w:t>
            </w:r>
          </w:p>
        </w:tc>
        <w:tc>
          <w:tcPr>
            <w:tcW w:w="7667" w:type="dxa"/>
            <w:gridSpan w:val="4"/>
            <w:tcBorders>
              <w:top w:val="single" w:sz="4" w:space="0" w:color="auto"/>
              <w:left w:val="nil"/>
              <w:bottom w:val="single" w:sz="4" w:space="0" w:color="auto"/>
              <w:right w:val="single" w:sz="4" w:space="0" w:color="000000"/>
            </w:tcBorders>
            <w:vAlign w:val="center"/>
            <w:hideMark/>
          </w:tcPr>
          <w:p w14:paraId="2B872C40" w14:textId="77777777" w:rsidR="001407A3" w:rsidRPr="00EA5D32" w:rsidRDefault="001407A3" w:rsidP="008873D9">
            <w:pPr>
              <w:widowControl/>
              <w:jc w:val="left"/>
              <w:rPr>
                <w:kern w:val="0"/>
                <w:sz w:val="24"/>
                <w:szCs w:val="24"/>
              </w:rPr>
            </w:pPr>
            <w:r w:rsidRPr="00EA5D32">
              <w:rPr>
                <w:kern w:val="0"/>
                <w:sz w:val="24"/>
                <w:szCs w:val="24"/>
              </w:rPr>
              <w:t xml:space="preserve">　</w:t>
            </w:r>
          </w:p>
        </w:tc>
      </w:tr>
      <w:tr w:rsidR="001407A3" w:rsidRPr="00EA5D32" w14:paraId="08FFC447" w14:textId="77777777" w:rsidTr="008873D9">
        <w:trPr>
          <w:trHeight w:val="894"/>
        </w:trPr>
        <w:tc>
          <w:tcPr>
            <w:tcW w:w="2212" w:type="dxa"/>
            <w:vMerge w:val="restart"/>
            <w:tcBorders>
              <w:top w:val="nil"/>
              <w:left w:val="single" w:sz="4" w:space="0" w:color="auto"/>
              <w:bottom w:val="single" w:sz="4" w:space="0" w:color="auto"/>
              <w:right w:val="single" w:sz="4" w:space="0" w:color="auto"/>
            </w:tcBorders>
            <w:vAlign w:val="center"/>
            <w:hideMark/>
          </w:tcPr>
          <w:p w14:paraId="11CC11DA" w14:textId="77777777" w:rsidR="001407A3" w:rsidRPr="00EA5D32" w:rsidRDefault="001407A3" w:rsidP="008873D9">
            <w:pPr>
              <w:widowControl/>
              <w:jc w:val="center"/>
              <w:rPr>
                <w:kern w:val="0"/>
                <w:szCs w:val="21"/>
              </w:rPr>
            </w:pPr>
            <w:r w:rsidRPr="00EA5D32">
              <w:rPr>
                <w:kern w:val="0"/>
                <w:szCs w:val="21"/>
              </w:rPr>
              <w:t>对铁路供电设备的影响、建议及影响范围</w:t>
            </w:r>
            <w:r w:rsidRPr="00EA5D32">
              <w:rPr>
                <w:kern w:val="0"/>
                <w:szCs w:val="21"/>
              </w:rPr>
              <w:t xml:space="preserve"> </w:t>
            </w:r>
          </w:p>
        </w:tc>
        <w:tc>
          <w:tcPr>
            <w:tcW w:w="7667" w:type="dxa"/>
            <w:gridSpan w:val="4"/>
            <w:tcBorders>
              <w:top w:val="single" w:sz="4" w:space="0" w:color="auto"/>
              <w:left w:val="nil"/>
              <w:bottom w:val="single" w:sz="4" w:space="0" w:color="auto"/>
              <w:right w:val="single" w:sz="4" w:space="0" w:color="000000"/>
            </w:tcBorders>
            <w:vAlign w:val="center"/>
            <w:hideMark/>
          </w:tcPr>
          <w:p w14:paraId="5CD5969C" w14:textId="77777777" w:rsidR="001407A3" w:rsidRPr="00EA5D32" w:rsidRDefault="001407A3" w:rsidP="008873D9">
            <w:pPr>
              <w:widowControl/>
              <w:spacing w:after="240"/>
              <w:jc w:val="left"/>
              <w:rPr>
                <w:kern w:val="0"/>
                <w:szCs w:val="21"/>
              </w:rPr>
            </w:pPr>
            <w:r w:rsidRPr="00EA5D32">
              <w:rPr>
                <w:kern w:val="0"/>
                <w:szCs w:val="21"/>
              </w:rPr>
              <w:t>影响及建议：</w:t>
            </w:r>
          </w:p>
        </w:tc>
      </w:tr>
      <w:tr w:rsidR="001407A3" w:rsidRPr="00EA5D32" w14:paraId="09185DFF" w14:textId="77777777" w:rsidTr="008873D9">
        <w:trPr>
          <w:trHeight w:val="695"/>
        </w:trPr>
        <w:tc>
          <w:tcPr>
            <w:tcW w:w="2212" w:type="dxa"/>
            <w:vMerge/>
            <w:tcBorders>
              <w:top w:val="nil"/>
              <w:left w:val="single" w:sz="4" w:space="0" w:color="auto"/>
              <w:bottom w:val="single" w:sz="4" w:space="0" w:color="auto"/>
              <w:right w:val="single" w:sz="4" w:space="0" w:color="auto"/>
            </w:tcBorders>
            <w:vAlign w:val="center"/>
            <w:hideMark/>
          </w:tcPr>
          <w:p w14:paraId="571996F5" w14:textId="77777777" w:rsidR="001407A3" w:rsidRPr="00EA5D32" w:rsidRDefault="001407A3" w:rsidP="008873D9">
            <w:pPr>
              <w:widowControl/>
              <w:jc w:val="left"/>
              <w:rPr>
                <w:kern w:val="0"/>
                <w:szCs w:val="21"/>
              </w:rPr>
            </w:pPr>
          </w:p>
        </w:tc>
        <w:tc>
          <w:tcPr>
            <w:tcW w:w="7667" w:type="dxa"/>
            <w:gridSpan w:val="4"/>
            <w:tcBorders>
              <w:top w:val="single" w:sz="4" w:space="0" w:color="auto"/>
              <w:left w:val="nil"/>
              <w:bottom w:val="single" w:sz="4" w:space="0" w:color="auto"/>
              <w:right w:val="single" w:sz="4" w:space="0" w:color="000000"/>
            </w:tcBorders>
            <w:vAlign w:val="center"/>
            <w:hideMark/>
          </w:tcPr>
          <w:p w14:paraId="0BC11391" w14:textId="77777777" w:rsidR="001407A3" w:rsidRPr="00EA5D32" w:rsidRDefault="001407A3" w:rsidP="008873D9">
            <w:pPr>
              <w:widowControl/>
              <w:spacing w:after="240"/>
              <w:jc w:val="left"/>
              <w:rPr>
                <w:kern w:val="0"/>
                <w:szCs w:val="21"/>
              </w:rPr>
            </w:pPr>
            <w:r w:rsidRPr="00EA5D32">
              <w:rPr>
                <w:kern w:val="0"/>
                <w:szCs w:val="21"/>
              </w:rPr>
              <w:t>影响范围（供电臂）：</w:t>
            </w:r>
          </w:p>
        </w:tc>
      </w:tr>
      <w:tr w:rsidR="001407A3" w:rsidRPr="00EA5D32" w14:paraId="0E7F554B" w14:textId="77777777" w:rsidTr="008873D9">
        <w:trPr>
          <w:trHeight w:val="578"/>
        </w:trPr>
        <w:tc>
          <w:tcPr>
            <w:tcW w:w="2212" w:type="dxa"/>
            <w:vMerge w:val="restart"/>
            <w:tcBorders>
              <w:top w:val="nil"/>
              <w:left w:val="single" w:sz="4" w:space="0" w:color="auto"/>
              <w:bottom w:val="single" w:sz="4" w:space="0" w:color="auto"/>
              <w:right w:val="single" w:sz="4" w:space="0" w:color="auto"/>
            </w:tcBorders>
            <w:vAlign w:val="center"/>
            <w:hideMark/>
          </w:tcPr>
          <w:p w14:paraId="06DABB95" w14:textId="77777777" w:rsidR="001407A3" w:rsidRPr="00EA5D32" w:rsidRDefault="001407A3" w:rsidP="008873D9">
            <w:pPr>
              <w:widowControl/>
              <w:jc w:val="center"/>
              <w:rPr>
                <w:kern w:val="0"/>
                <w:szCs w:val="21"/>
              </w:rPr>
            </w:pPr>
            <w:r w:rsidRPr="00EA5D32">
              <w:rPr>
                <w:kern w:val="0"/>
                <w:szCs w:val="21"/>
              </w:rPr>
              <w:t>需对铁路既有牵引供电设备采取安全保护措施的建议</w:t>
            </w:r>
          </w:p>
        </w:tc>
        <w:tc>
          <w:tcPr>
            <w:tcW w:w="7667" w:type="dxa"/>
            <w:gridSpan w:val="4"/>
            <w:vMerge w:val="restart"/>
            <w:tcBorders>
              <w:top w:val="single" w:sz="4" w:space="0" w:color="auto"/>
              <w:left w:val="single" w:sz="4" w:space="0" w:color="auto"/>
              <w:bottom w:val="single" w:sz="4" w:space="0" w:color="000000"/>
              <w:right w:val="single" w:sz="4" w:space="0" w:color="000000"/>
            </w:tcBorders>
            <w:vAlign w:val="center"/>
            <w:hideMark/>
          </w:tcPr>
          <w:p w14:paraId="105B0299"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61369B47" w14:textId="77777777" w:rsidTr="008873D9">
        <w:trPr>
          <w:trHeight w:val="578"/>
        </w:trPr>
        <w:tc>
          <w:tcPr>
            <w:tcW w:w="2212" w:type="dxa"/>
            <w:vMerge/>
            <w:tcBorders>
              <w:top w:val="nil"/>
              <w:left w:val="single" w:sz="4" w:space="0" w:color="auto"/>
              <w:bottom w:val="single" w:sz="4" w:space="0" w:color="auto"/>
              <w:right w:val="single" w:sz="4" w:space="0" w:color="auto"/>
            </w:tcBorders>
            <w:vAlign w:val="center"/>
            <w:hideMark/>
          </w:tcPr>
          <w:p w14:paraId="45F7CA14" w14:textId="77777777" w:rsidR="001407A3" w:rsidRPr="00EA5D32" w:rsidRDefault="001407A3" w:rsidP="008873D9">
            <w:pPr>
              <w:widowControl/>
              <w:jc w:val="left"/>
              <w:rPr>
                <w:kern w:val="0"/>
                <w:szCs w:val="21"/>
              </w:rPr>
            </w:pPr>
          </w:p>
        </w:tc>
        <w:tc>
          <w:tcPr>
            <w:tcW w:w="7667" w:type="dxa"/>
            <w:gridSpan w:val="4"/>
            <w:vMerge/>
            <w:tcBorders>
              <w:top w:val="single" w:sz="4" w:space="0" w:color="auto"/>
              <w:left w:val="single" w:sz="4" w:space="0" w:color="auto"/>
              <w:bottom w:val="single" w:sz="4" w:space="0" w:color="000000"/>
              <w:right w:val="single" w:sz="4" w:space="0" w:color="000000"/>
            </w:tcBorders>
            <w:vAlign w:val="center"/>
            <w:hideMark/>
          </w:tcPr>
          <w:p w14:paraId="4E104512" w14:textId="77777777" w:rsidR="001407A3" w:rsidRPr="00EA5D32" w:rsidRDefault="001407A3" w:rsidP="008873D9">
            <w:pPr>
              <w:widowControl/>
              <w:jc w:val="left"/>
              <w:rPr>
                <w:kern w:val="0"/>
                <w:szCs w:val="21"/>
              </w:rPr>
            </w:pPr>
          </w:p>
        </w:tc>
      </w:tr>
      <w:tr w:rsidR="001407A3" w:rsidRPr="00EA5D32" w14:paraId="4DCC50D1" w14:textId="77777777" w:rsidTr="008873D9">
        <w:trPr>
          <w:trHeight w:val="289"/>
        </w:trPr>
        <w:tc>
          <w:tcPr>
            <w:tcW w:w="2212" w:type="dxa"/>
            <w:vMerge/>
            <w:tcBorders>
              <w:top w:val="nil"/>
              <w:left w:val="single" w:sz="4" w:space="0" w:color="auto"/>
              <w:bottom w:val="single" w:sz="4" w:space="0" w:color="auto"/>
              <w:right w:val="single" w:sz="4" w:space="0" w:color="auto"/>
            </w:tcBorders>
            <w:vAlign w:val="center"/>
            <w:hideMark/>
          </w:tcPr>
          <w:p w14:paraId="06EFE789" w14:textId="77777777" w:rsidR="001407A3" w:rsidRPr="00EA5D32" w:rsidRDefault="001407A3" w:rsidP="008873D9">
            <w:pPr>
              <w:widowControl/>
              <w:jc w:val="left"/>
              <w:rPr>
                <w:kern w:val="0"/>
                <w:szCs w:val="21"/>
              </w:rPr>
            </w:pPr>
          </w:p>
        </w:tc>
        <w:tc>
          <w:tcPr>
            <w:tcW w:w="7667" w:type="dxa"/>
            <w:gridSpan w:val="4"/>
            <w:vMerge/>
            <w:tcBorders>
              <w:top w:val="single" w:sz="4" w:space="0" w:color="auto"/>
              <w:left w:val="single" w:sz="4" w:space="0" w:color="auto"/>
              <w:bottom w:val="single" w:sz="4" w:space="0" w:color="000000"/>
              <w:right w:val="single" w:sz="4" w:space="0" w:color="000000"/>
            </w:tcBorders>
            <w:vAlign w:val="center"/>
            <w:hideMark/>
          </w:tcPr>
          <w:p w14:paraId="3C922619" w14:textId="77777777" w:rsidR="001407A3" w:rsidRPr="00EA5D32" w:rsidRDefault="001407A3" w:rsidP="008873D9">
            <w:pPr>
              <w:widowControl/>
              <w:jc w:val="left"/>
              <w:rPr>
                <w:kern w:val="0"/>
                <w:szCs w:val="21"/>
              </w:rPr>
            </w:pPr>
          </w:p>
        </w:tc>
      </w:tr>
      <w:tr w:rsidR="001407A3" w:rsidRPr="00EA5D32" w14:paraId="71BD7416" w14:textId="77777777" w:rsidTr="008873D9">
        <w:trPr>
          <w:trHeight w:val="783"/>
        </w:trPr>
        <w:tc>
          <w:tcPr>
            <w:tcW w:w="2212" w:type="dxa"/>
            <w:tcBorders>
              <w:top w:val="nil"/>
              <w:left w:val="single" w:sz="4" w:space="0" w:color="auto"/>
              <w:bottom w:val="single" w:sz="4" w:space="0" w:color="auto"/>
              <w:right w:val="single" w:sz="4" w:space="0" w:color="auto"/>
            </w:tcBorders>
            <w:vAlign w:val="center"/>
            <w:hideMark/>
          </w:tcPr>
          <w:p w14:paraId="3245438F" w14:textId="77777777" w:rsidR="001407A3" w:rsidRPr="00EA5D32" w:rsidRDefault="001407A3" w:rsidP="008873D9">
            <w:pPr>
              <w:widowControl/>
              <w:jc w:val="center"/>
              <w:rPr>
                <w:kern w:val="0"/>
                <w:szCs w:val="21"/>
              </w:rPr>
            </w:pPr>
            <w:r w:rsidRPr="00EA5D32">
              <w:rPr>
                <w:kern w:val="0"/>
                <w:szCs w:val="21"/>
              </w:rPr>
              <w:t>现场调查日期</w:t>
            </w:r>
          </w:p>
        </w:tc>
        <w:tc>
          <w:tcPr>
            <w:tcW w:w="2667" w:type="dxa"/>
            <w:gridSpan w:val="2"/>
            <w:tcBorders>
              <w:top w:val="single" w:sz="4" w:space="0" w:color="auto"/>
              <w:left w:val="nil"/>
              <w:bottom w:val="single" w:sz="4" w:space="0" w:color="auto"/>
              <w:right w:val="single" w:sz="4" w:space="0" w:color="000000"/>
            </w:tcBorders>
            <w:vAlign w:val="center"/>
            <w:hideMark/>
          </w:tcPr>
          <w:p w14:paraId="263D926D" w14:textId="77777777" w:rsidR="001407A3" w:rsidRPr="00EA5D32" w:rsidRDefault="001407A3" w:rsidP="008873D9">
            <w:pPr>
              <w:widowControl/>
              <w:jc w:val="center"/>
              <w:rPr>
                <w:kern w:val="0"/>
                <w:szCs w:val="21"/>
              </w:rPr>
            </w:pPr>
            <w:r w:rsidRPr="00EA5D32">
              <w:rPr>
                <w:kern w:val="0"/>
                <w:szCs w:val="21"/>
              </w:rPr>
              <w:t xml:space="preserve">　</w:t>
            </w:r>
          </w:p>
        </w:tc>
        <w:tc>
          <w:tcPr>
            <w:tcW w:w="1640" w:type="dxa"/>
            <w:tcBorders>
              <w:top w:val="nil"/>
              <w:left w:val="nil"/>
              <w:bottom w:val="single" w:sz="4" w:space="0" w:color="auto"/>
              <w:right w:val="single" w:sz="4" w:space="0" w:color="auto"/>
            </w:tcBorders>
            <w:vAlign w:val="center"/>
            <w:hideMark/>
          </w:tcPr>
          <w:p w14:paraId="23273265" w14:textId="77777777" w:rsidR="001407A3" w:rsidRPr="00EA5D32" w:rsidRDefault="001407A3" w:rsidP="008873D9">
            <w:pPr>
              <w:widowControl/>
              <w:rPr>
                <w:kern w:val="0"/>
                <w:szCs w:val="21"/>
              </w:rPr>
            </w:pPr>
            <w:r w:rsidRPr="00EA5D32">
              <w:rPr>
                <w:kern w:val="0"/>
                <w:szCs w:val="21"/>
              </w:rPr>
              <w:t>计划施工日期（施工单位填写）</w:t>
            </w:r>
          </w:p>
        </w:tc>
        <w:tc>
          <w:tcPr>
            <w:tcW w:w="3360" w:type="dxa"/>
            <w:tcBorders>
              <w:top w:val="single" w:sz="4" w:space="0" w:color="auto"/>
              <w:left w:val="nil"/>
              <w:bottom w:val="single" w:sz="4" w:space="0" w:color="auto"/>
              <w:right w:val="single" w:sz="4" w:space="0" w:color="000000"/>
            </w:tcBorders>
            <w:vAlign w:val="center"/>
            <w:hideMark/>
          </w:tcPr>
          <w:p w14:paraId="31C51B84"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4541B19B" w14:textId="77777777" w:rsidTr="008873D9">
        <w:trPr>
          <w:trHeight w:val="690"/>
        </w:trPr>
        <w:tc>
          <w:tcPr>
            <w:tcW w:w="2212" w:type="dxa"/>
            <w:tcBorders>
              <w:top w:val="nil"/>
              <w:left w:val="single" w:sz="4" w:space="0" w:color="auto"/>
              <w:bottom w:val="single" w:sz="4" w:space="0" w:color="auto"/>
              <w:right w:val="single" w:sz="4" w:space="0" w:color="auto"/>
            </w:tcBorders>
            <w:vAlign w:val="center"/>
            <w:hideMark/>
          </w:tcPr>
          <w:p w14:paraId="0C1B67BB" w14:textId="77777777" w:rsidR="001407A3" w:rsidRPr="00EA5D32" w:rsidRDefault="001407A3" w:rsidP="008873D9">
            <w:pPr>
              <w:widowControl/>
              <w:jc w:val="center"/>
              <w:rPr>
                <w:kern w:val="0"/>
                <w:szCs w:val="21"/>
              </w:rPr>
            </w:pPr>
            <w:r w:rsidRPr="00EA5D32">
              <w:rPr>
                <w:kern w:val="0"/>
                <w:szCs w:val="21"/>
              </w:rPr>
              <w:t>施工单位现场调查人签认</w:t>
            </w:r>
          </w:p>
        </w:tc>
        <w:tc>
          <w:tcPr>
            <w:tcW w:w="1067" w:type="dxa"/>
            <w:tcBorders>
              <w:top w:val="nil"/>
              <w:left w:val="nil"/>
              <w:bottom w:val="single" w:sz="4" w:space="0" w:color="auto"/>
              <w:right w:val="nil"/>
            </w:tcBorders>
            <w:vAlign w:val="center"/>
            <w:hideMark/>
          </w:tcPr>
          <w:p w14:paraId="12672E9A" w14:textId="77777777" w:rsidR="001407A3" w:rsidRPr="00EA5D32" w:rsidRDefault="001407A3" w:rsidP="008873D9">
            <w:pPr>
              <w:widowControl/>
              <w:jc w:val="left"/>
              <w:rPr>
                <w:kern w:val="0"/>
                <w:szCs w:val="21"/>
              </w:rPr>
            </w:pPr>
            <w:r w:rsidRPr="00EA5D32">
              <w:rPr>
                <w:kern w:val="0"/>
                <w:szCs w:val="21"/>
              </w:rPr>
              <w:t xml:space="preserve">　</w:t>
            </w:r>
          </w:p>
        </w:tc>
        <w:tc>
          <w:tcPr>
            <w:tcW w:w="1600" w:type="dxa"/>
            <w:tcBorders>
              <w:top w:val="nil"/>
              <w:left w:val="single" w:sz="4" w:space="0" w:color="auto"/>
              <w:bottom w:val="single" w:sz="4" w:space="0" w:color="auto"/>
              <w:right w:val="single" w:sz="4" w:space="0" w:color="auto"/>
            </w:tcBorders>
            <w:vAlign w:val="center"/>
            <w:hideMark/>
          </w:tcPr>
          <w:p w14:paraId="1B73903B"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1640" w:type="dxa"/>
            <w:tcBorders>
              <w:top w:val="nil"/>
              <w:left w:val="nil"/>
              <w:bottom w:val="single" w:sz="4" w:space="0" w:color="auto"/>
              <w:right w:val="single" w:sz="4" w:space="0" w:color="auto"/>
            </w:tcBorders>
            <w:vAlign w:val="center"/>
            <w:hideMark/>
          </w:tcPr>
          <w:p w14:paraId="3B70E972" w14:textId="77777777" w:rsidR="001407A3" w:rsidRPr="00EA5D32" w:rsidRDefault="001407A3" w:rsidP="008873D9">
            <w:pPr>
              <w:widowControl/>
              <w:jc w:val="center"/>
              <w:rPr>
                <w:kern w:val="0"/>
                <w:szCs w:val="21"/>
              </w:rPr>
            </w:pPr>
            <w:r w:rsidRPr="00EA5D32">
              <w:rPr>
                <w:kern w:val="0"/>
                <w:szCs w:val="21"/>
              </w:rPr>
              <w:t xml:space="preserve">　</w:t>
            </w:r>
          </w:p>
        </w:tc>
        <w:tc>
          <w:tcPr>
            <w:tcW w:w="3360" w:type="dxa"/>
            <w:tcBorders>
              <w:top w:val="single" w:sz="4" w:space="0" w:color="auto"/>
              <w:left w:val="nil"/>
              <w:bottom w:val="single" w:sz="4" w:space="0" w:color="auto"/>
              <w:right w:val="single" w:sz="4" w:space="0" w:color="000000"/>
            </w:tcBorders>
            <w:vAlign w:val="center"/>
            <w:hideMark/>
          </w:tcPr>
          <w:p w14:paraId="75B89539" w14:textId="77777777" w:rsidR="001407A3" w:rsidRPr="00EA5D32" w:rsidRDefault="001407A3" w:rsidP="008873D9">
            <w:pPr>
              <w:widowControl/>
              <w:jc w:val="left"/>
              <w:rPr>
                <w:kern w:val="0"/>
                <w:sz w:val="18"/>
                <w:szCs w:val="18"/>
              </w:rPr>
            </w:pPr>
            <w:r w:rsidRPr="00EA5D32">
              <w:rPr>
                <w:kern w:val="0"/>
                <w:sz w:val="18"/>
                <w:szCs w:val="18"/>
              </w:rPr>
              <w:t>所影响相关专业：</w:t>
            </w:r>
            <w:r w:rsidRPr="00EA5D32">
              <w:rPr>
                <w:kern w:val="0"/>
                <w:sz w:val="18"/>
                <w:szCs w:val="18"/>
              </w:rPr>
              <w:t xml:space="preserve"> </w:t>
            </w:r>
            <w:r w:rsidRPr="00EA5D32">
              <w:rPr>
                <w:kern w:val="0"/>
                <w:sz w:val="18"/>
                <w:szCs w:val="18"/>
              </w:rPr>
              <w:t>接触网</w:t>
            </w:r>
            <w:r w:rsidRPr="00EA5D32">
              <w:rPr>
                <w:kern w:val="0"/>
                <w:sz w:val="24"/>
                <w:szCs w:val="24"/>
              </w:rPr>
              <w:t xml:space="preserve">□  </w:t>
            </w:r>
            <w:r w:rsidRPr="00EA5D32">
              <w:rPr>
                <w:kern w:val="0"/>
                <w:sz w:val="18"/>
                <w:szCs w:val="18"/>
              </w:rPr>
              <w:t>高铁</w:t>
            </w:r>
            <w:r w:rsidRPr="00EA5D32">
              <w:rPr>
                <w:kern w:val="0"/>
                <w:sz w:val="24"/>
                <w:szCs w:val="24"/>
              </w:rPr>
              <w:t>□</w:t>
            </w:r>
            <w:r w:rsidRPr="00EA5D32">
              <w:rPr>
                <w:kern w:val="0"/>
                <w:sz w:val="18"/>
                <w:szCs w:val="18"/>
              </w:rPr>
              <w:t>电力</w:t>
            </w:r>
            <w:r w:rsidRPr="00EA5D32">
              <w:rPr>
                <w:kern w:val="0"/>
                <w:sz w:val="24"/>
                <w:szCs w:val="24"/>
              </w:rPr>
              <w:t xml:space="preserve">□   </w:t>
            </w:r>
            <w:r w:rsidRPr="00EA5D32">
              <w:rPr>
                <w:kern w:val="0"/>
                <w:sz w:val="18"/>
                <w:szCs w:val="18"/>
              </w:rPr>
              <w:t>给水</w:t>
            </w:r>
            <w:r w:rsidRPr="00EA5D32">
              <w:rPr>
                <w:kern w:val="0"/>
                <w:sz w:val="24"/>
                <w:szCs w:val="24"/>
              </w:rPr>
              <w:t xml:space="preserve">□   </w:t>
            </w:r>
            <w:r w:rsidRPr="00EA5D32">
              <w:rPr>
                <w:kern w:val="0"/>
                <w:sz w:val="18"/>
                <w:szCs w:val="18"/>
              </w:rPr>
              <w:t>变配电</w:t>
            </w:r>
            <w:r w:rsidRPr="00EA5D32">
              <w:rPr>
                <w:kern w:val="0"/>
                <w:sz w:val="24"/>
                <w:szCs w:val="24"/>
              </w:rPr>
              <w:t xml:space="preserve">□ </w:t>
            </w:r>
          </w:p>
        </w:tc>
      </w:tr>
      <w:tr w:rsidR="001407A3" w:rsidRPr="00EA5D32" w14:paraId="198670A6" w14:textId="77777777" w:rsidTr="008873D9">
        <w:trPr>
          <w:trHeight w:val="690"/>
        </w:trPr>
        <w:tc>
          <w:tcPr>
            <w:tcW w:w="2212" w:type="dxa"/>
            <w:tcBorders>
              <w:top w:val="nil"/>
              <w:left w:val="single" w:sz="4" w:space="0" w:color="auto"/>
              <w:bottom w:val="single" w:sz="4" w:space="0" w:color="auto"/>
              <w:right w:val="single" w:sz="4" w:space="0" w:color="auto"/>
            </w:tcBorders>
            <w:vAlign w:val="center"/>
            <w:hideMark/>
          </w:tcPr>
          <w:p w14:paraId="04475191" w14:textId="77777777" w:rsidR="001407A3" w:rsidRPr="00EA5D32" w:rsidRDefault="001407A3" w:rsidP="008873D9">
            <w:pPr>
              <w:widowControl/>
              <w:jc w:val="center"/>
              <w:rPr>
                <w:kern w:val="0"/>
                <w:szCs w:val="21"/>
              </w:rPr>
            </w:pPr>
            <w:r w:rsidRPr="00EA5D32">
              <w:rPr>
                <w:kern w:val="0"/>
                <w:szCs w:val="21"/>
              </w:rPr>
              <w:t>车间调查人签字（车间盖章）</w:t>
            </w:r>
          </w:p>
        </w:tc>
        <w:tc>
          <w:tcPr>
            <w:tcW w:w="1067" w:type="dxa"/>
            <w:tcBorders>
              <w:top w:val="nil"/>
              <w:left w:val="nil"/>
              <w:bottom w:val="single" w:sz="4" w:space="0" w:color="auto"/>
              <w:right w:val="nil"/>
            </w:tcBorders>
            <w:vAlign w:val="center"/>
            <w:hideMark/>
          </w:tcPr>
          <w:p w14:paraId="3F10DB60" w14:textId="77777777" w:rsidR="001407A3" w:rsidRPr="00EA5D32" w:rsidRDefault="001407A3" w:rsidP="008873D9">
            <w:pPr>
              <w:widowControl/>
              <w:jc w:val="left"/>
              <w:rPr>
                <w:kern w:val="0"/>
                <w:szCs w:val="21"/>
              </w:rPr>
            </w:pPr>
            <w:r w:rsidRPr="00EA5D32">
              <w:rPr>
                <w:kern w:val="0"/>
                <w:szCs w:val="21"/>
              </w:rPr>
              <w:t xml:space="preserve">　</w:t>
            </w:r>
          </w:p>
        </w:tc>
        <w:tc>
          <w:tcPr>
            <w:tcW w:w="1600" w:type="dxa"/>
            <w:tcBorders>
              <w:top w:val="nil"/>
              <w:left w:val="single" w:sz="4" w:space="0" w:color="auto"/>
              <w:bottom w:val="single" w:sz="4" w:space="0" w:color="auto"/>
              <w:right w:val="single" w:sz="4" w:space="0" w:color="auto"/>
            </w:tcBorders>
            <w:vAlign w:val="center"/>
            <w:hideMark/>
          </w:tcPr>
          <w:p w14:paraId="04BCD875" w14:textId="77777777" w:rsidR="001407A3" w:rsidRPr="00EA5D32" w:rsidRDefault="001407A3" w:rsidP="008873D9">
            <w:pPr>
              <w:widowControl/>
              <w:jc w:val="center"/>
              <w:rPr>
                <w:kern w:val="0"/>
                <w:szCs w:val="21"/>
              </w:rPr>
            </w:pPr>
            <w:r w:rsidRPr="00EA5D32">
              <w:rPr>
                <w:kern w:val="0"/>
                <w:szCs w:val="21"/>
              </w:rPr>
              <w:t>联</w:t>
            </w:r>
            <w:r w:rsidRPr="00EA5D32">
              <w:rPr>
                <w:kern w:val="0"/>
                <w:szCs w:val="21"/>
              </w:rPr>
              <w:t xml:space="preserve"> </w:t>
            </w:r>
            <w:r w:rsidRPr="00EA5D32">
              <w:rPr>
                <w:kern w:val="0"/>
                <w:szCs w:val="21"/>
              </w:rPr>
              <w:t>系</w:t>
            </w:r>
            <w:r w:rsidRPr="00EA5D32">
              <w:rPr>
                <w:kern w:val="0"/>
                <w:szCs w:val="21"/>
              </w:rPr>
              <w:t xml:space="preserve"> </w:t>
            </w:r>
            <w:r w:rsidRPr="00EA5D32">
              <w:rPr>
                <w:kern w:val="0"/>
                <w:szCs w:val="21"/>
              </w:rPr>
              <w:t>电</w:t>
            </w:r>
            <w:r w:rsidRPr="00EA5D32">
              <w:rPr>
                <w:kern w:val="0"/>
                <w:szCs w:val="21"/>
              </w:rPr>
              <w:t xml:space="preserve"> </w:t>
            </w:r>
            <w:r w:rsidRPr="00EA5D32">
              <w:rPr>
                <w:kern w:val="0"/>
                <w:szCs w:val="21"/>
              </w:rPr>
              <w:t>话</w:t>
            </w:r>
          </w:p>
        </w:tc>
        <w:tc>
          <w:tcPr>
            <w:tcW w:w="1640" w:type="dxa"/>
            <w:tcBorders>
              <w:top w:val="nil"/>
              <w:left w:val="nil"/>
              <w:bottom w:val="single" w:sz="4" w:space="0" w:color="auto"/>
              <w:right w:val="single" w:sz="4" w:space="0" w:color="auto"/>
            </w:tcBorders>
            <w:vAlign w:val="center"/>
            <w:hideMark/>
          </w:tcPr>
          <w:p w14:paraId="5BC8A72A" w14:textId="77777777" w:rsidR="001407A3" w:rsidRPr="00EA5D32" w:rsidRDefault="001407A3" w:rsidP="008873D9">
            <w:pPr>
              <w:widowControl/>
              <w:jc w:val="center"/>
              <w:rPr>
                <w:kern w:val="0"/>
                <w:szCs w:val="21"/>
              </w:rPr>
            </w:pPr>
            <w:r w:rsidRPr="00EA5D32">
              <w:rPr>
                <w:kern w:val="0"/>
                <w:szCs w:val="21"/>
              </w:rPr>
              <w:t xml:space="preserve">　</w:t>
            </w:r>
          </w:p>
        </w:tc>
        <w:tc>
          <w:tcPr>
            <w:tcW w:w="3360" w:type="dxa"/>
            <w:tcBorders>
              <w:top w:val="single" w:sz="4" w:space="0" w:color="auto"/>
              <w:left w:val="nil"/>
              <w:bottom w:val="single" w:sz="4" w:space="0" w:color="auto"/>
              <w:right w:val="single" w:sz="4" w:space="0" w:color="000000"/>
            </w:tcBorders>
            <w:vAlign w:val="center"/>
            <w:hideMark/>
          </w:tcPr>
          <w:p w14:paraId="3BC1EBF9" w14:textId="77777777" w:rsidR="001407A3" w:rsidRPr="00EA5D32" w:rsidRDefault="001407A3" w:rsidP="008873D9">
            <w:pPr>
              <w:widowControl/>
              <w:jc w:val="left"/>
              <w:rPr>
                <w:kern w:val="0"/>
                <w:sz w:val="18"/>
                <w:szCs w:val="18"/>
              </w:rPr>
            </w:pPr>
            <w:r w:rsidRPr="00EA5D32">
              <w:rPr>
                <w:kern w:val="0"/>
                <w:sz w:val="18"/>
                <w:szCs w:val="18"/>
              </w:rPr>
              <w:t>技术科签字（盖章）：</w:t>
            </w:r>
          </w:p>
        </w:tc>
      </w:tr>
      <w:tr w:rsidR="001407A3" w:rsidRPr="00EA5D32" w14:paraId="67095F84" w14:textId="77777777" w:rsidTr="008873D9">
        <w:trPr>
          <w:trHeight w:val="765"/>
        </w:trPr>
        <w:tc>
          <w:tcPr>
            <w:tcW w:w="9879" w:type="dxa"/>
            <w:gridSpan w:val="5"/>
            <w:tcBorders>
              <w:top w:val="single" w:sz="4" w:space="0" w:color="auto"/>
              <w:left w:val="nil"/>
              <w:bottom w:val="nil"/>
              <w:right w:val="nil"/>
            </w:tcBorders>
            <w:hideMark/>
          </w:tcPr>
          <w:p w14:paraId="559C44D4" w14:textId="77777777" w:rsidR="001407A3" w:rsidRPr="00EA5D32" w:rsidRDefault="001407A3" w:rsidP="008873D9">
            <w:pPr>
              <w:widowControl/>
              <w:jc w:val="left"/>
              <w:rPr>
                <w:kern w:val="0"/>
                <w:sz w:val="20"/>
              </w:rPr>
            </w:pPr>
            <w:r w:rsidRPr="00EA5D32">
              <w:rPr>
                <w:kern w:val="0"/>
                <w:sz w:val="20"/>
              </w:rPr>
              <w:t>1.</w:t>
            </w:r>
            <w:r w:rsidRPr="00EA5D32">
              <w:rPr>
                <w:kern w:val="0"/>
                <w:sz w:val="20"/>
              </w:rPr>
              <w:t>表格内是否影响相关专业由车间管理人员填写，影响专业在方框内打</w:t>
            </w:r>
            <w:r w:rsidRPr="00EA5D32">
              <w:rPr>
                <w:kern w:val="0"/>
                <w:sz w:val="20"/>
              </w:rPr>
              <w:t>“√”</w:t>
            </w:r>
            <w:r w:rsidRPr="00EA5D32">
              <w:rPr>
                <w:kern w:val="0"/>
                <w:sz w:val="20"/>
              </w:rPr>
              <w:t>，不影响请在方框内打</w:t>
            </w:r>
            <w:r w:rsidRPr="00EA5D32">
              <w:rPr>
                <w:kern w:val="0"/>
                <w:sz w:val="20"/>
              </w:rPr>
              <w:t>“×”</w:t>
            </w:r>
            <w:r w:rsidRPr="00EA5D32">
              <w:rPr>
                <w:kern w:val="0"/>
                <w:sz w:val="20"/>
              </w:rPr>
              <w:t>，方框内不能空。</w:t>
            </w:r>
            <w:r w:rsidRPr="00EA5D32">
              <w:rPr>
                <w:kern w:val="0"/>
                <w:sz w:val="20"/>
              </w:rPr>
              <w:t>2.</w:t>
            </w:r>
            <w:r w:rsidRPr="00EA5D32">
              <w:rPr>
                <w:kern w:val="0"/>
                <w:sz w:val="20"/>
              </w:rPr>
              <w:t>本调查表一式四份，工区和车间各保存一份（保存期为施工结束后一年），上报技术科一份，施工单位保存一份。</w:t>
            </w:r>
          </w:p>
        </w:tc>
      </w:tr>
    </w:tbl>
    <w:p w14:paraId="6DA2375F" w14:textId="77777777" w:rsidR="001407A3" w:rsidRPr="00EA5D32" w:rsidRDefault="001407A3" w:rsidP="001407A3"/>
    <w:p w14:paraId="03333159" w14:textId="77777777" w:rsidR="001407A3" w:rsidRPr="00EA5D32" w:rsidRDefault="001407A3" w:rsidP="001407A3"/>
    <w:p w14:paraId="5DF8E44B" w14:textId="77777777" w:rsidR="001407A3" w:rsidRPr="00EA5D32" w:rsidRDefault="001407A3" w:rsidP="001407A3"/>
    <w:p w14:paraId="305AFD99" w14:textId="77777777" w:rsidR="001407A3" w:rsidRPr="00EA5D32" w:rsidRDefault="001407A3" w:rsidP="001407A3"/>
    <w:p w14:paraId="2DBF93BA" w14:textId="77777777" w:rsidR="001407A3" w:rsidRPr="00EA5D32" w:rsidRDefault="001407A3" w:rsidP="001407A3">
      <w:pPr>
        <w:jc w:val="center"/>
        <w:rPr>
          <w:rFonts w:eastAsia="黑体"/>
          <w:kern w:val="0"/>
          <w:sz w:val="28"/>
          <w:szCs w:val="28"/>
        </w:rPr>
      </w:pPr>
      <w:r w:rsidRPr="00EA5D32">
        <w:rPr>
          <w:rFonts w:eastAsia="黑体"/>
          <w:kern w:val="0"/>
          <w:sz w:val="28"/>
          <w:szCs w:val="28"/>
        </w:rPr>
        <w:t>施工现场设备调查表（房建）</w:t>
      </w:r>
    </w:p>
    <w:tbl>
      <w:tblPr>
        <w:tblpPr w:leftFromText="180" w:rightFromText="180" w:vertAnchor="page" w:horzAnchor="margin" w:tblpXSpec="right" w:tblpY="3301"/>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6"/>
        <w:gridCol w:w="2072"/>
        <w:gridCol w:w="677"/>
        <w:gridCol w:w="405"/>
        <w:gridCol w:w="1485"/>
        <w:gridCol w:w="780"/>
        <w:gridCol w:w="1155"/>
        <w:gridCol w:w="1363"/>
      </w:tblGrid>
      <w:tr w:rsidR="001407A3" w:rsidRPr="00EA5D32" w14:paraId="77A744B7" w14:textId="77777777" w:rsidTr="001407A3">
        <w:trPr>
          <w:trHeight w:val="755"/>
        </w:trPr>
        <w:tc>
          <w:tcPr>
            <w:tcW w:w="1386" w:type="dxa"/>
            <w:vAlign w:val="center"/>
          </w:tcPr>
          <w:p w14:paraId="29930271" w14:textId="77777777" w:rsidR="001407A3" w:rsidRPr="00EA5D32" w:rsidRDefault="001407A3" w:rsidP="001407A3">
            <w:pPr>
              <w:jc w:val="center"/>
            </w:pPr>
            <w:r w:rsidRPr="00EA5D32">
              <w:t>施工项目</w:t>
            </w:r>
          </w:p>
        </w:tc>
        <w:tc>
          <w:tcPr>
            <w:tcW w:w="2072" w:type="dxa"/>
            <w:vAlign w:val="center"/>
          </w:tcPr>
          <w:p w14:paraId="07D1618D" w14:textId="77777777" w:rsidR="001407A3" w:rsidRPr="00EA5D32" w:rsidRDefault="001407A3" w:rsidP="008873D9"/>
        </w:tc>
        <w:tc>
          <w:tcPr>
            <w:tcW w:w="1082" w:type="dxa"/>
            <w:gridSpan w:val="2"/>
            <w:vAlign w:val="center"/>
          </w:tcPr>
          <w:p w14:paraId="0698100E" w14:textId="77777777" w:rsidR="001407A3" w:rsidRPr="00EA5D32" w:rsidRDefault="001407A3" w:rsidP="001407A3">
            <w:pPr>
              <w:jc w:val="center"/>
            </w:pPr>
            <w:r w:rsidRPr="00EA5D32">
              <w:t>施工单位</w:t>
            </w:r>
          </w:p>
        </w:tc>
        <w:tc>
          <w:tcPr>
            <w:tcW w:w="2265" w:type="dxa"/>
            <w:gridSpan w:val="2"/>
          </w:tcPr>
          <w:p w14:paraId="12AC948C" w14:textId="77777777" w:rsidR="001407A3" w:rsidRPr="00EA5D32" w:rsidRDefault="001407A3" w:rsidP="008873D9"/>
        </w:tc>
        <w:tc>
          <w:tcPr>
            <w:tcW w:w="1155" w:type="dxa"/>
            <w:vAlign w:val="center"/>
          </w:tcPr>
          <w:p w14:paraId="01CB7FD4" w14:textId="77777777" w:rsidR="001407A3" w:rsidRPr="00EA5D32" w:rsidRDefault="001407A3" w:rsidP="001407A3">
            <w:pPr>
              <w:jc w:val="center"/>
            </w:pPr>
            <w:r w:rsidRPr="00EA5D32">
              <w:t>联系人签字</w:t>
            </w:r>
            <w:r w:rsidRPr="00EA5D32">
              <w:t>/</w:t>
            </w:r>
            <w:r w:rsidRPr="00EA5D32">
              <w:t>电话</w:t>
            </w:r>
          </w:p>
        </w:tc>
        <w:tc>
          <w:tcPr>
            <w:tcW w:w="1363" w:type="dxa"/>
          </w:tcPr>
          <w:p w14:paraId="76F387A2" w14:textId="77777777" w:rsidR="001407A3" w:rsidRPr="00EA5D32" w:rsidRDefault="001407A3" w:rsidP="008873D9"/>
        </w:tc>
      </w:tr>
      <w:tr w:rsidR="001407A3" w:rsidRPr="00EA5D32" w14:paraId="435EBC2E" w14:textId="77777777" w:rsidTr="001407A3">
        <w:trPr>
          <w:trHeight w:val="698"/>
        </w:trPr>
        <w:tc>
          <w:tcPr>
            <w:tcW w:w="1386" w:type="dxa"/>
            <w:vAlign w:val="center"/>
          </w:tcPr>
          <w:p w14:paraId="670422C7" w14:textId="77777777" w:rsidR="001407A3" w:rsidRPr="00EA5D32" w:rsidRDefault="001407A3" w:rsidP="001407A3">
            <w:pPr>
              <w:jc w:val="center"/>
            </w:pPr>
            <w:r w:rsidRPr="00EA5D32">
              <w:t>施工地段（线、站）</w:t>
            </w:r>
          </w:p>
        </w:tc>
        <w:tc>
          <w:tcPr>
            <w:tcW w:w="2072" w:type="dxa"/>
          </w:tcPr>
          <w:p w14:paraId="24B727B4" w14:textId="77777777" w:rsidR="001407A3" w:rsidRPr="00EA5D32" w:rsidRDefault="001407A3" w:rsidP="008873D9"/>
        </w:tc>
        <w:tc>
          <w:tcPr>
            <w:tcW w:w="1082" w:type="dxa"/>
            <w:gridSpan w:val="2"/>
            <w:vAlign w:val="center"/>
          </w:tcPr>
          <w:p w14:paraId="217ADE16" w14:textId="77777777" w:rsidR="001407A3" w:rsidRPr="00EA5D32" w:rsidRDefault="001407A3" w:rsidP="001407A3">
            <w:pPr>
              <w:jc w:val="center"/>
            </w:pPr>
            <w:r w:rsidRPr="00EA5D32">
              <w:t>涉及工区</w:t>
            </w:r>
          </w:p>
        </w:tc>
        <w:tc>
          <w:tcPr>
            <w:tcW w:w="2265" w:type="dxa"/>
            <w:gridSpan w:val="2"/>
          </w:tcPr>
          <w:p w14:paraId="01A6C697" w14:textId="77777777" w:rsidR="001407A3" w:rsidRPr="00EA5D32" w:rsidRDefault="001407A3" w:rsidP="008873D9"/>
        </w:tc>
        <w:tc>
          <w:tcPr>
            <w:tcW w:w="1155" w:type="dxa"/>
            <w:vAlign w:val="center"/>
          </w:tcPr>
          <w:p w14:paraId="761D451A" w14:textId="77777777" w:rsidR="001407A3" w:rsidRPr="00EA5D32" w:rsidRDefault="001407A3" w:rsidP="001407A3">
            <w:pPr>
              <w:jc w:val="center"/>
            </w:pPr>
            <w:r w:rsidRPr="00EA5D32">
              <w:t>施工时间</w:t>
            </w:r>
          </w:p>
        </w:tc>
        <w:tc>
          <w:tcPr>
            <w:tcW w:w="1363" w:type="dxa"/>
          </w:tcPr>
          <w:p w14:paraId="5BF0E3C4" w14:textId="77777777" w:rsidR="001407A3" w:rsidRPr="00EA5D32" w:rsidRDefault="001407A3" w:rsidP="008873D9"/>
        </w:tc>
      </w:tr>
      <w:tr w:rsidR="001407A3" w:rsidRPr="00EA5D32" w14:paraId="088319C7" w14:textId="77777777" w:rsidTr="001407A3">
        <w:trPr>
          <w:trHeight w:val="704"/>
        </w:trPr>
        <w:tc>
          <w:tcPr>
            <w:tcW w:w="1386" w:type="dxa"/>
            <w:vAlign w:val="center"/>
          </w:tcPr>
          <w:p w14:paraId="246612B8" w14:textId="77777777" w:rsidR="001407A3" w:rsidRPr="00EA5D32" w:rsidRDefault="001407A3" w:rsidP="001407A3">
            <w:pPr>
              <w:jc w:val="center"/>
            </w:pPr>
            <w:r w:rsidRPr="00EA5D32">
              <w:t>施工内容</w:t>
            </w:r>
          </w:p>
        </w:tc>
        <w:tc>
          <w:tcPr>
            <w:tcW w:w="5419" w:type="dxa"/>
            <w:gridSpan w:val="5"/>
          </w:tcPr>
          <w:p w14:paraId="7AE8E6CB" w14:textId="77777777" w:rsidR="001407A3" w:rsidRPr="00EA5D32" w:rsidRDefault="001407A3" w:rsidP="001407A3">
            <w:pPr>
              <w:jc w:val="center"/>
            </w:pPr>
          </w:p>
        </w:tc>
        <w:tc>
          <w:tcPr>
            <w:tcW w:w="1155" w:type="dxa"/>
            <w:vAlign w:val="center"/>
          </w:tcPr>
          <w:p w14:paraId="53EB04AA" w14:textId="77777777" w:rsidR="001407A3" w:rsidRPr="00EA5D32" w:rsidRDefault="001407A3" w:rsidP="001407A3">
            <w:pPr>
              <w:jc w:val="center"/>
            </w:pPr>
            <w:r w:rsidRPr="00EA5D32">
              <w:t>调查日期</w:t>
            </w:r>
          </w:p>
        </w:tc>
        <w:tc>
          <w:tcPr>
            <w:tcW w:w="1363" w:type="dxa"/>
          </w:tcPr>
          <w:p w14:paraId="7A1EBE9A" w14:textId="77777777" w:rsidR="001407A3" w:rsidRPr="00EA5D32" w:rsidRDefault="001407A3" w:rsidP="001407A3">
            <w:pPr>
              <w:jc w:val="center"/>
            </w:pPr>
          </w:p>
        </w:tc>
      </w:tr>
      <w:tr w:rsidR="001407A3" w:rsidRPr="00EA5D32" w14:paraId="3413232E" w14:textId="77777777" w:rsidTr="001407A3">
        <w:trPr>
          <w:trHeight w:val="2172"/>
        </w:trPr>
        <w:tc>
          <w:tcPr>
            <w:tcW w:w="1386" w:type="dxa"/>
            <w:vAlign w:val="center"/>
          </w:tcPr>
          <w:p w14:paraId="28809646" w14:textId="77777777" w:rsidR="001407A3" w:rsidRPr="00EA5D32" w:rsidRDefault="001407A3" w:rsidP="001407A3">
            <w:pPr>
              <w:jc w:val="center"/>
            </w:pPr>
            <w:r w:rsidRPr="00EA5D32">
              <w:rPr>
                <w:b/>
                <w:bCs/>
                <w:sz w:val="24"/>
                <w:szCs w:val="24"/>
              </w:rPr>
              <w:t>示</w:t>
            </w:r>
            <w:r w:rsidRPr="00EA5D32">
              <w:rPr>
                <w:b/>
                <w:bCs/>
                <w:sz w:val="24"/>
                <w:szCs w:val="24"/>
              </w:rPr>
              <w:t xml:space="preserve"> </w:t>
            </w:r>
            <w:r w:rsidRPr="00EA5D32">
              <w:rPr>
                <w:b/>
                <w:bCs/>
                <w:sz w:val="24"/>
                <w:szCs w:val="24"/>
              </w:rPr>
              <w:t>意</w:t>
            </w:r>
            <w:r w:rsidRPr="00EA5D32">
              <w:rPr>
                <w:b/>
                <w:bCs/>
                <w:sz w:val="24"/>
                <w:szCs w:val="24"/>
              </w:rPr>
              <w:t xml:space="preserve"> </w:t>
            </w:r>
            <w:r w:rsidRPr="00EA5D32">
              <w:rPr>
                <w:b/>
                <w:bCs/>
                <w:sz w:val="24"/>
                <w:szCs w:val="24"/>
              </w:rPr>
              <w:t>图</w:t>
            </w:r>
            <w:r w:rsidRPr="00EA5D32">
              <w:rPr>
                <w:b/>
                <w:bCs/>
                <w:sz w:val="24"/>
                <w:szCs w:val="24"/>
              </w:rPr>
              <w:t xml:space="preserve"> </w:t>
            </w:r>
            <w:r w:rsidRPr="00EA5D32">
              <w:rPr>
                <w:sz w:val="24"/>
                <w:szCs w:val="24"/>
              </w:rPr>
              <w:t xml:space="preserve">     </w:t>
            </w:r>
            <w:r w:rsidRPr="00EA5D32">
              <w:rPr>
                <w:sz w:val="18"/>
                <w:szCs w:val="18"/>
              </w:rPr>
              <w:t>（与既有房建设备位置关系，既有设备影响情况</w:t>
            </w:r>
          </w:p>
        </w:tc>
        <w:tc>
          <w:tcPr>
            <w:tcW w:w="7937" w:type="dxa"/>
            <w:gridSpan w:val="7"/>
          </w:tcPr>
          <w:p w14:paraId="6811D0FF" w14:textId="77777777" w:rsidR="001407A3" w:rsidRPr="00EA5D32" w:rsidRDefault="001407A3" w:rsidP="008873D9"/>
          <w:p w14:paraId="0E8BB11D" w14:textId="77777777" w:rsidR="001407A3" w:rsidRPr="00EA5D32" w:rsidRDefault="001407A3" w:rsidP="008873D9"/>
          <w:p w14:paraId="20165D49" w14:textId="77777777" w:rsidR="001407A3" w:rsidRPr="00EA5D32" w:rsidRDefault="001407A3" w:rsidP="008873D9"/>
          <w:p w14:paraId="15057265" w14:textId="77777777" w:rsidR="001407A3" w:rsidRPr="00EA5D32" w:rsidRDefault="001407A3" w:rsidP="008873D9"/>
          <w:p w14:paraId="0D023B00" w14:textId="77777777" w:rsidR="001407A3" w:rsidRPr="00EA5D32" w:rsidRDefault="001407A3" w:rsidP="008873D9"/>
          <w:p w14:paraId="299E2C38" w14:textId="77777777" w:rsidR="001407A3" w:rsidRPr="00EA5D32" w:rsidRDefault="001407A3" w:rsidP="001407A3">
            <w:pPr>
              <w:tabs>
                <w:tab w:val="left" w:pos="1617"/>
              </w:tabs>
              <w:jc w:val="left"/>
            </w:pPr>
            <w:r w:rsidRPr="00EA5D32">
              <w:tab/>
              <w:t xml:space="preserve">              </w:t>
            </w:r>
            <w:r w:rsidRPr="00EA5D32">
              <w:rPr>
                <w:b/>
                <w:bCs/>
              </w:rPr>
              <w:t xml:space="preserve">  </w:t>
            </w:r>
            <w:r w:rsidRPr="00EA5D32">
              <w:rPr>
                <w:bCs/>
              </w:rPr>
              <w:t>可</w:t>
            </w:r>
            <w:proofErr w:type="gramStart"/>
            <w:r w:rsidRPr="00EA5D32">
              <w:rPr>
                <w:bCs/>
              </w:rPr>
              <w:t>另附图</w:t>
            </w:r>
            <w:proofErr w:type="gramEnd"/>
          </w:p>
        </w:tc>
      </w:tr>
      <w:tr w:rsidR="001407A3" w:rsidRPr="00EA5D32" w14:paraId="143AE846" w14:textId="77777777" w:rsidTr="001407A3">
        <w:trPr>
          <w:trHeight w:val="1909"/>
        </w:trPr>
        <w:tc>
          <w:tcPr>
            <w:tcW w:w="1386" w:type="dxa"/>
            <w:vAlign w:val="center"/>
          </w:tcPr>
          <w:p w14:paraId="5D397673" w14:textId="77777777" w:rsidR="001407A3" w:rsidRPr="00EA5D32" w:rsidRDefault="001407A3" w:rsidP="001407A3">
            <w:pPr>
              <w:jc w:val="center"/>
            </w:pPr>
            <w:r w:rsidRPr="00EA5D32">
              <w:t>施工方案及主要内容</w:t>
            </w:r>
          </w:p>
        </w:tc>
        <w:tc>
          <w:tcPr>
            <w:tcW w:w="7937" w:type="dxa"/>
            <w:gridSpan w:val="7"/>
            <w:vAlign w:val="center"/>
          </w:tcPr>
          <w:p w14:paraId="0081F259" w14:textId="77777777" w:rsidR="001407A3" w:rsidRPr="00EA5D32" w:rsidRDefault="001407A3" w:rsidP="001407A3">
            <w:pPr>
              <w:jc w:val="center"/>
            </w:pPr>
          </w:p>
        </w:tc>
      </w:tr>
      <w:tr w:rsidR="001407A3" w:rsidRPr="00EA5D32" w14:paraId="773BB390" w14:textId="77777777" w:rsidTr="001407A3">
        <w:trPr>
          <w:trHeight w:val="1196"/>
        </w:trPr>
        <w:tc>
          <w:tcPr>
            <w:tcW w:w="1386" w:type="dxa"/>
            <w:vAlign w:val="center"/>
          </w:tcPr>
          <w:p w14:paraId="32ED71CA" w14:textId="77777777" w:rsidR="001407A3" w:rsidRPr="00EA5D32" w:rsidRDefault="001407A3" w:rsidP="001407A3">
            <w:pPr>
              <w:jc w:val="center"/>
            </w:pPr>
            <w:r w:rsidRPr="00EA5D32">
              <w:t>调查意见及安全措施</w:t>
            </w:r>
          </w:p>
        </w:tc>
        <w:tc>
          <w:tcPr>
            <w:tcW w:w="7937" w:type="dxa"/>
            <w:gridSpan w:val="7"/>
            <w:vAlign w:val="center"/>
          </w:tcPr>
          <w:p w14:paraId="5A3325BD" w14:textId="77777777" w:rsidR="001407A3" w:rsidRPr="00EA5D32" w:rsidRDefault="001407A3" w:rsidP="001407A3">
            <w:pPr>
              <w:jc w:val="center"/>
            </w:pPr>
          </w:p>
        </w:tc>
      </w:tr>
      <w:tr w:rsidR="001407A3" w:rsidRPr="00EA5D32" w14:paraId="148B0485" w14:textId="77777777" w:rsidTr="001407A3">
        <w:trPr>
          <w:trHeight w:val="1214"/>
        </w:trPr>
        <w:tc>
          <w:tcPr>
            <w:tcW w:w="1386" w:type="dxa"/>
            <w:vAlign w:val="center"/>
          </w:tcPr>
          <w:p w14:paraId="4864930C" w14:textId="77777777" w:rsidR="001407A3" w:rsidRPr="00EA5D32" w:rsidRDefault="001407A3" w:rsidP="001407A3">
            <w:pPr>
              <w:jc w:val="center"/>
            </w:pPr>
            <w:r w:rsidRPr="00EA5D32">
              <w:t>施工方调查人</w:t>
            </w:r>
          </w:p>
          <w:p w14:paraId="556A1763" w14:textId="77777777" w:rsidR="001407A3" w:rsidRPr="00EA5D32" w:rsidRDefault="001407A3" w:rsidP="001407A3">
            <w:pPr>
              <w:jc w:val="center"/>
            </w:pPr>
            <w:r w:rsidRPr="00EA5D32">
              <w:t>签字</w:t>
            </w:r>
            <w:r w:rsidRPr="00EA5D32">
              <w:t>/</w:t>
            </w:r>
            <w:r w:rsidRPr="00EA5D32">
              <w:t>电话</w:t>
            </w:r>
          </w:p>
        </w:tc>
        <w:tc>
          <w:tcPr>
            <w:tcW w:w="2749" w:type="dxa"/>
            <w:gridSpan w:val="2"/>
            <w:vAlign w:val="center"/>
          </w:tcPr>
          <w:p w14:paraId="62101D9C" w14:textId="77777777" w:rsidR="001407A3" w:rsidRPr="00EA5D32" w:rsidRDefault="001407A3" w:rsidP="001407A3">
            <w:pPr>
              <w:jc w:val="center"/>
            </w:pPr>
          </w:p>
        </w:tc>
        <w:tc>
          <w:tcPr>
            <w:tcW w:w="1890" w:type="dxa"/>
            <w:gridSpan w:val="2"/>
            <w:vAlign w:val="center"/>
          </w:tcPr>
          <w:p w14:paraId="1F4CD20D" w14:textId="77777777" w:rsidR="001407A3" w:rsidRPr="00EA5D32" w:rsidRDefault="001407A3" w:rsidP="001407A3">
            <w:pPr>
              <w:jc w:val="center"/>
            </w:pPr>
            <w:r w:rsidRPr="00EA5D32">
              <w:t>设备管理单位现场调查人签字</w:t>
            </w:r>
            <w:r w:rsidRPr="00EA5D32">
              <w:t>/</w:t>
            </w:r>
            <w:r w:rsidRPr="00EA5D32">
              <w:t>电话</w:t>
            </w:r>
          </w:p>
        </w:tc>
        <w:tc>
          <w:tcPr>
            <w:tcW w:w="3298" w:type="dxa"/>
            <w:gridSpan w:val="3"/>
            <w:vAlign w:val="center"/>
          </w:tcPr>
          <w:p w14:paraId="6122F12C" w14:textId="77777777" w:rsidR="001407A3" w:rsidRPr="00EA5D32" w:rsidRDefault="001407A3" w:rsidP="001407A3">
            <w:pPr>
              <w:jc w:val="center"/>
            </w:pPr>
          </w:p>
        </w:tc>
      </w:tr>
      <w:tr w:rsidR="001407A3" w:rsidRPr="00EA5D32" w14:paraId="39F2AF3C" w14:textId="77777777" w:rsidTr="001407A3">
        <w:trPr>
          <w:trHeight w:val="1118"/>
        </w:trPr>
        <w:tc>
          <w:tcPr>
            <w:tcW w:w="1386" w:type="dxa"/>
            <w:vAlign w:val="center"/>
          </w:tcPr>
          <w:p w14:paraId="34392C7F" w14:textId="77777777" w:rsidR="001407A3" w:rsidRPr="00EA5D32" w:rsidRDefault="001407A3" w:rsidP="001407A3">
            <w:pPr>
              <w:jc w:val="center"/>
            </w:pPr>
            <w:r w:rsidRPr="00EA5D32">
              <w:t>车间签字（盖章）</w:t>
            </w:r>
          </w:p>
        </w:tc>
        <w:tc>
          <w:tcPr>
            <w:tcW w:w="7937" w:type="dxa"/>
            <w:gridSpan w:val="7"/>
            <w:vAlign w:val="center"/>
          </w:tcPr>
          <w:p w14:paraId="106CD73C" w14:textId="77777777" w:rsidR="001407A3" w:rsidRPr="00EA5D32" w:rsidRDefault="001407A3" w:rsidP="001407A3">
            <w:pPr>
              <w:jc w:val="center"/>
            </w:pPr>
          </w:p>
          <w:p w14:paraId="3A89DD22" w14:textId="77777777" w:rsidR="001407A3" w:rsidRPr="00EA5D32" w:rsidRDefault="001407A3" w:rsidP="001407A3">
            <w:pPr>
              <w:jc w:val="center"/>
            </w:pPr>
          </w:p>
          <w:p w14:paraId="55F52E01" w14:textId="77777777" w:rsidR="001407A3" w:rsidRPr="00EA5D32" w:rsidRDefault="001407A3" w:rsidP="001407A3">
            <w:pPr>
              <w:jc w:val="center"/>
            </w:pPr>
            <w:r w:rsidRPr="00EA5D32">
              <w:t xml:space="preserve">                                                 </w:t>
            </w:r>
            <w:r w:rsidRPr="00EA5D32">
              <w:t>日</w:t>
            </w:r>
            <w:r w:rsidRPr="00EA5D32">
              <w:t xml:space="preserve">           </w:t>
            </w:r>
            <w:r w:rsidRPr="00EA5D32">
              <w:t>期</w:t>
            </w:r>
          </w:p>
        </w:tc>
      </w:tr>
      <w:tr w:rsidR="001407A3" w:rsidRPr="00EA5D32" w14:paraId="7F1164B7" w14:textId="77777777" w:rsidTr="001407A3">
        <w:trPr>
          <w:trHeight w:val="1403"/>
        </w:trPr>
        <w:tc>
          <w:tcPr>
            <w:tcW w:w="1386" w:type="dxa"/>
            <w:vAlign w:val="center"/>
          </w:tcPr>
          <w:p w14:paraId="2E396697" w14:textId="77777777" w:rsidR="001407A3" w:rsidRPr="00EA5D32" w:rsidRDefault="001407A3" w:rsidP="001407A3">
            <w:pPr>
              <w:jc w:val="center"/>
            </w:pPr>
            <w:r w:rsidRPr="00EA5D32">
              <w:rPr>
                <w:rFonts w:hint="eastAsia"/>
              </w:rPr>
              <w:t>房建公寓</w:t>
            </w:r>
            <w:proofErr w:type="gramStart"/>
            <w:r w:rsidRPr="00EA5D32">
              <w:t>段主管</w:t>
            </w:r>
            <w:proofErr w:type="gramEnd"/>
            <w:r w:rsidRPr="00EA5D32">
              <w:t>科室签字（盖章）</w:t>
            </w:r>
          </w:p>
        </w:tc>
        <w:tc>
          <w:tcPr>
            <w:tcW w:w="7937" w:type="dxa"/>
            <w:gridSpan w:val="7"/>
            <w:vAlign w:val="center"/>
          </w:tcPr>
          <w:p w14:paraId="6B2187DE" w14:textId="77777777" w:rsidR="001407A3" w:rsidRPr="00EA5D32" w:rsidRDefault="001407A3" w:rsidP="001407A3">
            <w:pPr>
              <w:jc w:val="center"/>
            </w:pPr>
          </w:p>
          <w:p w14:paraId="006647C3" w14:textId="77777777" w:rsidR="001407A3" w:rsidRPr="00EA5D32" w:rsidRDefault="001407A3" w:rsidP="001407A3">
            <w:pPr>
              <w:jc w:val="center"/>
            </w:pPr>
          </w:p>
          <w:p w14:paraId="6EDBBDE8" w14:textId="77777777" w:rsidR="001407A3" w:rsidRPr="00EA5D32" w:rsidRDefault="001407A3" w:rsidP="001407A3">
            <w:pPr>
              <w:jc w:val="center"/>
            </w:pPr>
            <w:r w:rsidRPr="00EA5D32">
              <w:t xml:space="preserve">                                                   </w:t>
            </w:r>
            <w:r w:rsidRPr="00EA5D32">
              <w:t>日</w:t>
            </w:r>
            <w:r w:rsidRPr="00EA5D32">
              <w:t xml:space="preserve">           </w:t>
            </w:r>
            <w:r w:rsidRPr="00EA5D32">
              <w:t>期</w:t>
            </w:r>
          </w:p>
        </w:tc>
      </w:tr>
    </w:tbl>
    <w:p w14:paraId="5951BD3C" w14:textId="77777777" w:rsidR="001407A3" w:rsidRPr="00EA5D32" w:rsidRDefault="001407A3" w:rsidP="001407A3"/>
    <w:tbl>
      <w:tblPr>
        <w:tblpPr w:leftFromText="180" w:rightFromText="180" w:horzAnchor="margin" w:tblpY="645"/>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985"/>
        <w:gridCol w:w="425"/>
        <w:gridCol w:w="992"/>
        <w:gridCol w:w="142"/>
        <w:gridCol w:w="1701"/>
        <w:gridCol w:w="553"/>
        <w:gridCol w:w="723"/>
        <w:gridCol w:w="877"/>
        <w:gridCol w:w="961"/>
      </w:tblGrid>
      <w:tr w:rsidR="001407A3" w:rsidRPr="00EA5D32" w14:paraId="44DEAA75" w14:textId="77777777" w:rsidTr="008873D9">
        <w:trPr>
          <w:trHeight w:val="285"/>
        </w:trPr>
        <w:tc>
          <w:tcPr>
            <w:tcW w:w="1418" w:type="dxa"/>
            <w:vMerge w:val="restart"/>
            <w:vAlign w:val="center"/>
            <w:hideMark/>
          </w:tcPr>
          <w:p w14:paraId="2FD59145" w14:textId="77777777" w:rsidR="001407A3" w:rsidRPr="00EA5D32" w:rsidRDefault="001407A3" w:rsidP="008873D9">
            <w:pPr>
              <w:widowControl/>
              <w:jc w:val="center"/>
              <w:rPr>
                <w:kern w:val="0"/>
                <w:szCs w:val="21"/>
              </w:rPr>
            </w:pPr>
            <w:r w:rsidRPr="00EA5D32">
              <w:rPr>
                <w:kern w:val="0"/>
                <w:szCs w:val="21"/>
              </w:rPr>
              <w:lastRenderedPageBreak/>
              <w:t>施工项目</w:t>
            </w:r>
          </w:p>
        </w:tc>
        <w:tc>
          <w:tcPr>
            <w:tcW w:w="2410" w:type="dxa"/>
            <w:gridSpan w:val="2"/>
            <w:vMerge w:val="restart"/>
            <w:vAlign w:val="center"/>
            <w:hideMark/>
          </w:tcPr>
          <w:p w14:paraId="2F32E22D" w14:textId="77777777" w:rsidR="001407A3" w:rsidRPr="00EA5D32" w:rsidRDefault="001407A3" w:rsidP="008873D9">
            <w:pPr>
              <w:widowControl/>
              <w:rPr>
                <w:kern w:val="0"/>
                <w:szCs w:val="21"/>
              </w:rPr>
            </w:pPr>
            <w:r w:rsidRPr="00EA5D32">
              <w:rPr>
                <w:kern w:val="0"/>
                <w:szCs w:val="21"/>
              </w:rPr>
              <w:t xml:space="preserve">　</w:t>
            </w:r>
          </w:p>
        </w:tc>
        <w:tc>
          <w:tcPr>
            <w:tcW w:w="1134" w:type="dxa"/>
            <w:gridSpan w:val="2"/>
            <w:vMerge w:val="restart"/>
            <w:vAlign w:val="center"/>
            <w:hideMark/>
          </w:tcPr>
          <w:p w14:paraId="4E1BB795" w14:textId="77777777" w:rsidR="001407A3" w:rsidRPr="00EA5D32" w:rsidRDefault="001407A3" w:rsidP="008873D9">
            <w:pPr>
              <w:widowControl/>
              <w:jc w:val="center"/>
              <w:rPr>
                <w:kern w:val="0"/>
                <w:szCs w:val="21"/>
              </w:rPr>
            </w:pPr>
            <w:r w:rsidRPr="00EA5D32">
              <w:rPr>
                <w:kern w:val="0"/>
                <w:szCs w:val="21"/>
              </w:rPr>
              <w:t>施工单位</w:t>
            </w:r>
          </w:p>
        </w:tc>
        <w:tc>
          <w:tcPr>
            <w:tcW w:w="2254" w:type="dxa"/>
            <w:gridSpan w:val="2"/>
            <w:vMerge w:val="restart"/>
            <w:hideMark/>
          </w:tcPr>
          <w:p w14:paraId="185EA3CD" w14:textId="77777777" w:rsidR="001407A3" w:rsidRPr="00EA5D32" w:rsidRDefault="001407A3" w:rsidP="008873D9">
            <w:pPr>
              <w:widowControl/>
              <w:rPr>
                <w:kern w:val="0"/>
                <w:szCs w:val="21"/>
              </w:rPr>
            </w:pPr>
            <w:r w:rsidRPr="00EA5D32">
              <w:rPr>
                <w:kern w:val="0"/>
                <w:szCs w:val="21"/>
              </w:rPr>
              <w:t xml:space="preserve">　</w:t>
            </w:r>
          </w:p>
        </w:tc>
        <w:tc>
          <w:tcPr>
            <w:tcW w:w="1600" w:type="dxa"/>
            <w:gridSpan w:val="2"/>
            <w:vMerge w:val="restart"/>
            <w:vAlign w:val="center"/>
            <w:hideMark/>
          </w:tcPr>
          <w:p w14:paraId="01BEACB1" w14:textId="77777777" w:rsidR="001407A3" w:rsidRPr="00EA5D32" w:rsidRDefault="001407A3" w:rsidP="008873D9">
            <w:pPr>
              <w:widowControl/>
              <w:jc w:val="center"/>
              <w:rPr>
                <w:kern w:val="0"/>
                <w:szCs w:val="21"/>
              </w:rPr>
            </w:pPr>
            <w:r w:rsidRPr="00EA5D32">
              <w:rPr>
                <w:kern w:val="0"/>
                <w:szCs w:val="21"/>
              </w:rPr>
              <w:t>联系人及电话</w:t>
            </w:r>
          </w:p>
        </w:tc>
        <w:tc>
          <w:tcPr>
            <w:tcW w:w="961" w:type="dxa"/>
            <w:hideMark/>
          </w:tcPr>
          <w:p w14:paraId="0AF3C524" w14:textId="77777777" w:rsidR="001407A3" w:rsidRPr="00EA5D32" w:rsidRDefault="001407A3" w:rsidP="008873D9">
            <w:pPr>
              <w:widowControl/>
              <w:rPr>
                <w:kern w:val="0"/>
                <w:szCs w:val="21"/>
              </w:rPr>
            </w:pPr>
            <w:r w:rsidRPr="00EA5D32">
              <w:rPr>
                <w:kern w:val="0"/>
                <w:szCs w:val="21"/>
              </w:rPr>
              <w:t xml:space="preserve">　</w:t>
            </w:r>
          </w:p>
        </w:tc>
      </w:tr>
      <w:tr w:rsidR="001407A3" w:rsidRPr="00EA5D32" w14:paraId="0F9C8172" w14:textId="77777777" w:rsidTr="008873D9">
        <w:trPr>
          <w:trHeight w:val="285"/>
        </w:trPr>
        <w:tc>
          <w:tcPr>
            <w:tcW w:w="1418" w:type="dxa"/>
            <w:vMerge/>
            <w:vAlign w:val="center"/>
            <w:hideMark/>
          </w:tcPr>
          <w:p w14:paraId="2D3E13B3" w14:textId="77777777" w:rsidR="001407A3" w:rsidRPr="00EA5D32" w:rsidRDefault="001407A3" w:rsidP="008873D9">
            <w:pPr>
              <w:widowControl/>
              <w:jc w:val="left"/>
              <w:rPr>
                <w:kern w:val="0"/>
                <w:szCs w:val="21"/>
              </w:rPr>
            </w:pPr>
          </w:p>
        </w:tc>
        <w:tc>
          <w:tcPr>
            <w:tcW w:w="2410" w:type="dxa"/>
            <w:gridSpan w:val="2"/>
            <w:vMerge/>
            <w:vAlign w:val="center"/>
            <w:hideMark/>
          </w:tcPr>
          <w:p w14:paraId="41869657" w14:textId="77777777" w:rsidR="001407A3" w:rsidRPr="00EA5D32" w:rsidRDefault="001407A3" w:rsidP="008873D9">
            <w:pPr>
              <w:widowControl/>
              <w:jc w:val="left"/>
              <w:rPr>
                <w:kern w:val="0"/>
                <w:szCs w:val="21"/>
              </w:rPr>
            </w:pPr>
          </w:p>
        </w:tc>
        <w:tc>
          <w:tcPr>
            <w:tcW w:w="1134" w:type="dxa"/>
            <w:gridSpan w:val="2"/>
            <w:vMerge/>
            <w:vAlign w:val="center"/>
            <w:hideMark/>
          </w:tcPr>
          <w:p w14:paraId="6342590D" w14:textId="77777777" w:rsidR="001407A3" w:rsidRPr="00EA5D32" w:rsidRDefault="001407A3" w:rsidP="008873D9">
            <w:pPr>
              <w:widowControl/>
              <w:jc w:val="left"/>
              <w:rPr>
                <w:kern w:val="0"/>
                <w:szCs w:val="21"/>
              </w:rPr>
            </w:pPr>
          </w:p>
        </w:tc>
        <w:tc>
          <w:tcPr>
            <w:tcW w:w="2254" w:type="dxa"/>
            <w:gridSpan w:val="2"/>
            <w:vMerge/>
            <w:vAlign w:val="center"/>
            <w:hideMark/>
          </w:tcPr>
          <w:p w14:paraId="035F3293" w14:textId="77777777" w:rsidR="001407A3" w:rsidRPr="00EA5D32" w:rsidRDefault="001407A3" w:rsidP="008873D9">
            <w:pPr>
              <w:widowControl/>
              <w:jc w:val="left"/>
              <w:rPr>
                <w:kern w:val="0"/>
                <w:szCs w:val="21"/>
              </w:rPr>
            </w:pPr>
          </w:p>
        </w:tc>
        <w:tc>
          <w:tcPr>
            <w:tcW w:w="1600" w:type="dxa"/>
            <w:gridSpan w:val="2"/>
            <w:vMerge/>
            <w:vAlign w:val="center"/>
            <w:hideMark/>
          </w:tcPr>
          <w:p w14:paraId="7623E5A0" w14:textId="77777777" w:rsidR="001407A3" w:rsidRPr="00EA5D32" w:rsidRDefault="001407A3" w:rsidP="008873D9">
            <w:pPr>
              <w:widowControl/>
              <w:jc w:val="left"/>
              <w:rPr>
                <w:kern w:val="0"/>
                <w:szCs w:val="21"/>
              </w:rPr>
            </w:pPr>
          </w:p>
        </w:tc>
        <w:tc>
          <w:tcPr>
            <w:tcW w:w="961" w:type="dxa"/>
            <w:hideMark/>
          </w:tcPr>
          <w:p w14:paraId="5A2D1C1E" w14:textId="77777777" w:rsidR="001407A3" w:rsidRPr="00EA5D32" w:rsidRDefault="001407A3" w:rsidP="008873D9">
            <w:pPr>
              <w:widowControl/>
              <w:rPr>
                <w:kern w:val="0"/>
                <w:szCs w:val="21"/>
              </w:rPr>
            </w:pPr>
            <w:r w:rsidRPr="00EA5D32">
              <w:rPr>
                <w:kern w:val="0"/>
                <w:szCs w:val="21"/>
              </w:rPr>
              <w:t xml:space="preserve">　</w:t>
            </w:r>
          </w:p>
        </w:tc>
      </w:tr>
      <w:tr w:rsidR="001407A3" w:rsidRPr="00EA5D32" w14:paraId="235C29BF" w14:textId="77777777" w:rsidTr="008873D9">
        <w:trPr>
          <w:trHeight w:val="547"/>
        </w:trPr>
        <w:tc>
          <w:tcPr>
            <w:tcW w:w="1418" w:type="dxa"/>
            <w:vAlign w:val="center"/>
            <w:hideMark/>
          </w:tcPr>
          <w:p w14:paraId="021E9E07" w14:textId="77777777" w:rsidR="001407A3" w:rsidRPr="00EA5D32" w:rsidRDefault="001407A3" w:rsidP="008873D9">
            <w:pPr>
              <w:widowControl/>
              <w:jc w:val="center"/>
              <w:rPr>
                <w:kern w:val="0"/>
                <w:szCs w:val="21"/>
              </w:rPr>
            </w:pPr>
            <w:r w:rsidRPr="00EA5D32">
              <w:rPr>
                <w:kern w:val="0"/>
                <w:szCs w:val="21"/>
              </w:rPr>
              <w:t>施工区段</w:t>
            </w:r>
          </w:p>
        </w:tc>
        <w:tc>
          <w:tcPr>
            <w:tcW w:w="2410" w:type="dxa"/>
            <w:gridSpan w:val="2"/>
            <w:hideMark/>
          </w:tcPr>
          <w:p w14:paraId="6BA11B14" w14:textId="77777777" w:rsidR="001407A3" w:rsidRPr="00EA5D32" w:rsidRDefault="001407A3" w:rsidP="008873D9">
            <w:pPr>
              <w:widowControl/>
              <w:rPr>
                <w:kern w:val="0"/>
                <w:sz w:val="24"/>
                <w:szCs w:val="24"/>
              </w:rPr>
            </w:pPr>
            <w:r w:rsidRPr="00EA5D32">
              <w:rPr>
                <w:kern w:val="0"/>
                <w:sz w:val="24"/>
                <w:szCs w:val="24"/>
              </w:rPr>
              <w:t xml:space="preserve">　</w:t>
            </w:r>
          </w:p>
        </w:tc>
        <w:tc>
          <w:tcPr>
            <w:tcW w:w="1134" w:type="dxa"/>
            <w:gridSpan w:val="2"/>
            <w:vAlign w:val="center"/>
            <w:hideMark/>
          </w:tcPr>
          <w:p w14:paraId="1E98B260" w14:textId="77777777" w:rsidR="001407A3" w:rsidRPr="00EA5D32" w:rsidRDefault="001407A3" w:rsidP="008873D9">
            <w:pPr>
              <w:widowControl/>
              <w:jc w:val="center"/>
              <w:rPr>
                <w:kern w:val="0"/>
                <w:szCs w:val="21"/>
              </w:rPr>
            </w:pPr>
            <w:r w:rsidRPr="00EA5D32">
              <w:rPr>
                <w:kern w:val="0"/>
                <w:szCs w:val="21"/>
              </w:rPr>
              <w:t>涉及班组</w:t>
            </w:r>
          </w:p>
        </w:tc>
        <w:tc>
          <w:tcPr>
            <w:tcW w:w="2254" w:type="dxa"/>
            <w:gridSpan w:val="2"/>
            <w:hideMark/>
          </w:tcPr>
          <w:p w14:paraId="62FFCAD7" w14:textId="77777777" w:rsidR="001407A3" w:rsidRPr="00EA5D32" w:rsidRDefault="001407A3" w:rsidP="008873D9">
            <w:pPr>
              <w:widowControl/>
              <w:rPr>
                <w:kern w:val="0"/>
                <w:szCs w:val="21"/>
              </w:rPr>
            </w:pPr>
            <w:r w:rsidRPr="00EA5D32">
              <w:rPr>
                <w:kern w:val="0"/>
                <w:szCs w:val="21"/>
              </w:rPr>
              <w:t xml:space="preserve">　</w:t>
            </w:r>
          </w:p>
        </w:tc>
        <w:tc>
          <w:tcPr>
            <w:tcW w:w="1600" w:type="dxa"/>
            <w:gridSpan w:val="2"/>
            <w:vAlign w:val="center"/>
            <w:hideMark/>
          </w:tcPr>
          <w:p w14:paraId="0A157C44" w14:textId="77777777" w:rsidR="001407A3" w:rsidRPr="00EA5D32" w:rsidRDefault="001407A3" w:rsidP="008873D9">
            <w:pPr>
              <w:widowControl/>
              <w:jc w:val="center"/>
              <w:rPr>
                <w:kern w:val="0"/>
                <w:szCs w:val="21"/>
              </w:rPr>
            </w:pPr>
            <w:r w:rsidRPr="00EA5D32">
              <w:rPr>
                <w:kern w:val="0"/>
                <w:szCs w:val="21"/>
              </w:rPr>
              <w:t>施工时间</w:t>
            </w:r>
          </w:p>
        </w:tc>
        <w:tc>
          <w:tcPr>
            <w:tcW w:w="961" w:type="dxa"/>
            <w:hideMark/>
          </w:tcPr>
          <w:p w14:paraId="754CEE3A" w14:textId="77777777" w:rsidR="001407A3" w:rsidRPr="00EA5D32" w:rsidRDefault="001407A3" w:rsidP="008873D9">
            <w:pPr>
              <w:widowControl/>
              <w:rPr>
                <w:kern w:val="0"/>
                <w:szCs w:val="21"/>
              </w:rPr>
            </w:pPr>
            <w:r w:rsidRPr="00EA5D32">
              <w:rPr>
                <w:kern w:val="0"/>
                <w:szCs w:val="21"/>
              </w:rPr>
              <w:t xml:space="preserve">　</w:t>
            </w:r>
          </w:p>
        </w:tc>
      </w:tr>
      <w:tr w:rsidR="001407A3" w:rsidRPr="00EA5D32" w14:paraId="134658BA" w14:textId="77777777" w:rsidTr="008873D9">
        <w:trPr>
          <w:trHeight w:val="636"/>
        </w:trPr>
        <w:tc>
          <w:tcPr>
            <w:tcW w:w="1418" w:type="dxa"/>
            <w:vAlign w:val="center"/>
            <w:hideMark/>
          </w:tcPr>
          <w:p w14:paraId="21BA55D6" w14:textId="77777777" w:rsidR="001407A3" w:rsidRPr="00EA5D32" w:rsidRDefault="001407A3" w:rsidP="008873D9">
            <w:pPr>
              <w:widowControl/>
              <w:jc w:val="center"/>
              <w:rPr>
                <w:kern w:val="0"/>
                <w:szCs w:val="21"/>
              </w:rPr>
            </w:pPr>
            <w:r w:rsidRPr="00EA5D32">
              <w:rPr>
                <w:kern w:val="0"/>
                <w:szCs w:val="21"/>
              </w:rPr>
              <w:t>施工内容</w:t>
            </w:r>
          </w:p>
        </w:tc>
        <w:tc>
          <w:tcPr>
            <w:tcW w:w="5798" w:type="dxa"/>
            <w:gridSpan w:val="6"/>
            <w:hideMark/>
          </w:tcPr>
          <w:p w14:paraId="047BB73B" w14:textId="77777777" w:rsidR="001407A3" w:rsidRPr="00EA5D32" w:rsidRDefault="001407A3" w:rsidP="008873D9">
            <w:pPr>
              <w:widowControl/>
              <w:jc w:val="left"/>
              <w:rPr>
                <w:kern w:val="0"/>
                <w:szCs w:val="21"/>
              </w:rPr>
            </w:pPr>
            <w:r w:rsidRPr="00EA5D32">
              <w:rPr>
                <w:kern w:val="0"/>
                <w:szCs w:val="21"/>
              </w:rPr>
              <w:t xml:space="preserve">　</w:t>
            </w:r>
          </w:p>
        </w:tc>
        <w:tc>
          <w:tcPr>
            <w:tcW w:w="1600" w:type="dxa"/>
            <w:gridSpan w:val="2"/>
            <w:vAlign w:val="center"/>
            <w:hideMark/>
          </w:tcPr>
          <w:p w14:paraId="193106A9" w14:textId="77777777" w:rsidR="001407A3" w:rsidRPr="00EA5D32" w:rsidRDefault="001407A3" w:rsidP="008873D9">
            <w:pPr>
              <w:widowControl/>
              <w:jc w:val="center"/>
              <w:rPr>
                <w:kern w:val="0"/>
                <w:szCs w:val="21"/>
              </w:rPr>
            </w:pPr>
            <w:r w:rsidRPr="00EA5D32">
              <w:rPr>
                <w:kern w:val="0"/>
                <w:szCs w:val="21"/>
              </w:rPr>
              <w:t>调查日期</w:t>
            </w:r>
          </w:p>
        </w:tc>
        <w:tc>
          <w:tcPr>
            <w:tcW w:w="961" w:type="dxa"/>
            <w:hideMark/>
          </w:tcPr>
          <w:p w14:paraId="08D94C07"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3FE551C0" w14:textId="77777777" w:rsidTr="008873D9">
        <w:trPr>
          <w:trHeight w:val="1483"/>
        </w:trPr>
        <w:tc>
          <w:tcPr>
            <w:tcW w:w="1418" w:type="dxa"/>
            <w:vAlign w:val="center"/>
            <w:hideMark/>
          </w:tcPr>
          <w:p w14:paraId="0CC6832F" w14:textId="77777777" w:rsidR="001407A3" w:rsidRPr="00EA5D32" w:rsidRDefault="001407A3" w:rsidP="008873D9">
            <w:pPr>
              <w:widowControl/>
              <w:jc w:val="center"/>
              <w:rPr>
                <w:kern w:val="0"/>
                <w:szCs w:val="21"/>
              </w:rPr>
            </w:pPr>
            <w:r w:rsidRPr="00EA5D32">
              <w:rPr>
                <w:kern w:val="0"/>
                <w:szCs w:val="21"/>
              </w:rPr>
              <w:t>施工与车辆设备关系示意图</w:t>
            </w:r>
          </w:p>
        </w:tc>
        <w:tc>
          <w:tcPr>
            <w:tcW w:w="8359" w:type="dxa"/>
            <w:gridSpan w:val="9"/>
            <w:hideMark/>
          </w:tcPr>
          <w:p w14:paraId="36A34A9C" w14:textId="77777777" w:rsidR="001407A3" w:rsidRPr="00EA5D32" w:rsidRDefault="001407A3" w:rsidP="008873D9">
            <w:pPr>
              <w:widowControl/>
              <w:rPr>
                <w:kern w:val="0"/>
                <w:szCs w:val="21"/>
              </w:rPr>
            </w:pPr>
            <w:r w:rsidRPr="00EA5D32">
              <w:rPr>
                <w:kern w:val="0"/>
                <w:szCs w:val="21"/>
              </w:rPr>
              <w:t xml:space="preserve">           </w:t>
            </w:r>
          </w:p>
          <w:p w14:paraId="317226C7" w14:textId="77777777" w:rsidR="001407A3" w:rsidRPr="00EA5D32" w:rsidRDefault="001407A3" w:rsidP="008873D9">
            <w:pPr>
              <w:widowControl/>
              <w:rPr>
                <w:kern w:val="0"/>
                <w:szCs w:val="21"/>
              </w:rPr>
            </w:pPr>
          </w:p>
          <w:p w14:paraId="03466D8C" w14:textId="77777777" w:rsidR="001407A3" w:rsidRPr="00EA5D32" w:rsidRDefault="001407A3" w:rsidP="008873D9">
            <w:pPr>
              <w:widowControl/>
              <w:rPr>
                <w:kern w:val="0"/>
                <w:szCs w:val="21"/>
              </w:rPr>
            </w:pPr>
            <w:r w:rsidRPr="00EA5D32">
              <w:rPr>
                <w:kern w:val="0"/>
                <w:szCs w:val="21"/>
              </w:rPr>
              <w:t xml:space="preserve"> </w:t>
            </w:r>
            <w:r w:rsidRPr="00EA5D32">
              <w:rPr>
                <w:kern w:val="0"/>
                <w:szCs w:val="21"/>
              </w:rPr>
              <w:t>（可另附图）</w:t>
            </w:r>
          </w:p>
        </w:tc>
      </w:tr>
      <w:tr w:rsidR="001407A3" w:rsidRPr="00EA5D32" w14:paraId="5726D4C3" w14:textId="77777777" w:rsidTr="008873D9">
        <w:trPr>
          <w:trHeight w:val="312"/>
        </w:trPr>
        <w:tc>
          <w:tcPr>
            <w:tcW w:w="1418" w:type="dxa"/>
            <w:vMerge w:val="restart"/>
            <w:vAlign w:val="center"/>
            <w:hideMark/>
          </w:tcPr>
          <w:p w14:paraId="5B7E0DF0" w14:textId="77777777" w:rsidR="001407A3" w:rsidRPr="00EA5D32" w:rsidRDefault="001407A3" w:rsidP="008873D9">
            <w:pPr>
              <w:widowControl/>
              <w:jc w:val="center"/>
              <w:rPr>
                <w:kern w:val="0"/>
                <w:szCs w:val="21"/>
              </w:rPr>
            </w:pPr>
            <w:r w:rsidRPr="00EA5D32">
              <w:rPr>
                <w:kern w:val="0"/>
                <w:szCs w:val="21"/>
              </w:rPr>
              <w:t>施工方案</w:t>
            </w:r>
          </w:p>
        </w:tc>
        <w:tc>
          <w:tcPr>
            <w:tcW w:w="8359" w:type="dxa"/>
            <w:gridSpan w:val="9"/>
            <w:vMerge w:val="restart"/>
            <w:vAlign w:val="center"/>
            <w:hideMark/>
          </w:tcPr>
          <w:p w14:paraId="0DE9A335" w14:textId="77777777" w:rsidR="001407A3" w:rsidRPr="00EA5D32" w:rsidRDefault="001407A3" w:rsidP="008873D9">
            <w:pPr>
              <w:widowControl/>
              <w:ind w:firstLineChars="150" w:firstLine="315"/>
              <w:jc w:val="left"/>
              <w:rPr>
                <w:kern w:val="0"/>
                <w:szCs w:val="21"/>
              </w:rPr>
            </w:pPr>
          </w:p>
        </w:tc>
      </w:tr>
      <w:tr w:rsidR="001407A3" w:rsidRPr="00EA5D32" w14:paraId="12017B66" w14:textId="77777777" w:rsidTr="008873D9">
        <w:trPr>
          <w:trHeight w:val="312"/>
        </w:trPr>
        <w:tc>
          <w:tcPr>
            <w:tcW w:w="1418" w:type="dxa"/>
            <w:vMerge/>
            <w:vAlign w:val="center"/>
            <w:hideMark/>
          </w:tcPr>
          <w:p w14:paraId="07BD12A3" w14:textId="77777777" w:rsidR="001407A3" w:rsidRPr="00EA5D32" w:rsidRDefault="001407A3" w:rsidP="008873D9">
            <w:pPr>
              <w:widowControl/>
              <w:jc w:val="left"/>
              <w:rPr>
                <w:kern w:val="0"/>
                <w:szCs w:val="21"/>
              </w:rPr>
            </w:pPr>
          </w:p>
        </w:tc>
        <w:tc>
          <w:tcPr>
            <w:tcW w:w="8359" w:type="dxa"/>
            <w:gridSpan w:val="9"/>
            <w:vMerge/>
            <w:vAlign w:val="center"/>
            <w:hideMark/>
          </w:tcPr>
          <w:p w14:paraId="7B80A9DD" w14:textId="77777777" w:rsidR="001407A3" w:rsidRPr="00EA5D32" w:rsidRDefault="001407A3" w:rsidP="008873D9">
            <w:pPr>
              <w:widowControl/>
              <w:jc w:val="left"/>
              <w:rPr>
                <w:kern w:val="0"/>
                <w:szCs w:val="21"/>
              </w:rPr>
            </w:pPr>
          </w:p>
        </w:tc>
      </w:tr>
      <w:tr w:rsidR="001407A3" w:rsidRPr="00EA5D32" w14:paraId="250A0909" w14:textId="77777777" w:rsidTr="008873D9">
        <w:trPr>
          <w:trHeight w:val="523"/>
        </w:trPr>
        <w:tc>
          <w:tcPr>
            <w:tcW w:w="1418" w:type="dxa"/>
            <w:vMerge/>
            <w:vAlign w:val="center"/>
            <w:hideMark/>
          </w:tcPr>
          <w:p w14:paraId="5DE7B21F" w14:textId="77777777" w:rsidR="001407A3" w:rsidRPr="00EA5D32" w:rsidRDefault="001407A3" w:rsidP="008873D9">
            <w:pPr>
              <w:widowControl/>
              <w:jc w:val="left"/>
              <w:rPr>
                <w:kern w:val="0"/>
                <w:szCs w:val="21"/>
              </w:rPr>
            </w:pPr>
          </w:p>
        </w:tc>
        <w:tc>
          <w:tcPr>
            <w:tcW w:w="8359" w:type="dxa"/>
            <w:gridSpan w:val="9"/>
            <w:vMerge/>
            <w:vAlign w:val="center"/>
            <w:hideMark/>
          </w:tcPr>
          <w:p w14:paraId="1CA946B3" w14:textId="77777777" w:rsidR="001407A3" w:rsidRPr="00EA5D32" w:rsidRDefault="001407A3" w:rsidP="008873D9">
            <w:pPr>
              <w:widowControl/>
              <w:jc w:val="left"/>
              <w:rPr>
                <w:kern w:val="0"/>
                <w:szCs w:val="21"/>
              </w:rPr>
            </w:pPr>
          </w:p>
        </w:tc>
      </w:tr>
      <w:tr w:rsidR="001407A3" w:rsidRPr="00EA5D32" w14:paraId="7064A1AD" w14:textId="77777777" w:rsidTr="008873D9">
        <w:trPr>
          <w:trHeight w:val="1125"/>
        </w:trPr>
        <w:tc>
          <w:tcPr>
            <w:tcW w:w="1418" w:type="dxa"/>
            <w:vAlign w:val="center"/>
            <w:hideMark/>
          </w:tcPr>
          <w:p w14:paraId="0D09671A" w14:textId="77777777" w:rsidR="001407A3" w:rsidRPr="00EA5D32" w:rsidRDefault="001407A3" w:rsidP="008873D9">
            <w:pPr>
              <w:widowControl/>
              <w:jc w:val="center"/>
              <w:rPr>
                <w:kern w:val="0"/>
                <w:szCs w:val="21"/>
              </w:rPr>
            </w:pPr>
            <w:r w:rsidRPr="00EA5D32">
              <w:rPr>
                <w:kern w:val="0"/>
                <w:szCs w:val="21"/>
              </w:rPr>
              <w:t>施工对车辆设备影响情况</w:t>
            </w:r>
          </w:p>
        </w:tc>
        <w:tc>
          <w:tcPr>
            <w:tcW w:w="8359" w:type="dxa"/>
            <w:gridSpan w:val="9"/>
            <w:vAlign w:val="center"/>
            <w:hideMark/>
          </w:tcPr>
          <w:p w14:paraId="3CC51934" w14:textId="77777777" w:rsidR="001407A3" w:rsidRPr="00EA5D32" w:rsidRDefault="001407A3" w:rsidP="008873D9">
            <w:pPr>
              <w:widowControl/>
              <w:jc w:val="center"/>
              <w:rPr>
                <w:kern w:val="0"/>
                <w:szCs w:val="21"/>
              </w:rPr>
            </w:pPr>
          </w:p>
        </w:tc>
      </w:tr>
      <w:tr w:rsidR="001407A3" w:rsidRPr="00EA5D32" w14:paraId="6FB24308" w14:textId="77777777" w:rsidTr="008873D9">
        <w:trPr>
          <w:trHeight w:val="1552"/>
        </w:trPr>
        <w:tc>
          <w:tcPr>
            <w:tcW w:w="1418" w:type="dxa"/>
            <w:vAlign w:val="center"/>
            <w:hideMark/>
          </w:tcPr>
          <w:p w14:paraId="5F9B561E" w14:textId="77777777" w:rsidR="001407A3" w:rsidRPr="00EA5D32" w:rsidRDefault="001407A3" w:rsidP="008873D9">
            <w:pPr>
              <w:widowControl/>
              <w:jc w:val="center"/>
              <w:rPr>
                <w:kern w:val="0"/>
                <w:szCs w:val="21"/>
              </w:rPr>
            </w:pPr>
            <w:r w:rsidRPr="00EA5D32">
              <w:rPr>
                <w:kern w:val="0"/>
                <w:szCs w:val="21"/>
              </w:rPr>
              <w:t>调查意见及措施</w:t>
            </w:r>
          </w:p>
        </w:tc>
        <w:tc>
          <w:tcPr>
            <w:tcW w:w="8359" w:type="dxa"/>
            <w:gridSpan w:val="9"/>
            <w:hideMark/>
          </w:tcPr>
          <w:p w14:paraId="6543A8DE" w14:textId="77777777" w:rsidR="001407A3" w:rsidRPr="00EA5D32" w:rsidRDefault="001407A3" w:rsidP="008873D9">
            <w:pPr>
              <w:widowControl/>
              <w:rPr>
                <w:kern w:val="0"/>
                <w:szCs w:val="21"/>
              </w:rPr>
            </w:pPr>
            <w:r w:rsidRPr="00EA5D32">
              <w:rPr>
                <w:kern w:val="0"/>
                <w:szCs w:val="21"/>
              </w:rPr>
              <w:t xml:space="preserve">　</w:t>
            </w:r>
          </w:p>
        </w:tc>
      </w:tr>
      <w:tr w:rsidR="001407A3" w:rsidRPr="00EA5D32" w14:paraId="3FA88745" w14:textId="77777777" w:rsidTr="008873D9">
        <w:trPr>
          <w:trHeight w:val="510"/>
        </w:trPr>
        <w:tc>
          <w:tcPr>
            <w:tcW w:w="1418" w:type="dxa"/>
            <w:vAlign w:val="center"/>
            <w:hideMark/>
          </w:tcPr>
          <w:p w14:paraId="24C289D0" w14:textId="77777777" w:rsidR="001407A3" w:rsidRPr="00EA5D32" w:rsidRDefault="001407A3" w:rsidP="008873D9">
            <w:pPr>
              <w:widowControl/>
              <w:jc w:val="center"/>
              <w:rPr>
                <w:kern w:val="0"/>
                <w:szCs w:val="21"/>
              </w:rPr>
            </w:pPr>
            <w:r w:rsidRPr="00EA5D32">
              <w:rPr>
                <w:kern w:val="0"/>
                <w:szCs w:val="21"/>
              </w:rPr>
              <w:t>施工方调查人</w:t>
            </w:r>
          </w:p>
        </w:tc>
        <w:tc>
          <w:tcPr>
            <w:tcW w:w="1985" w:type="dxa"/>
            <w:vAlign w:val="center"/>
            <w:hideMark/>
          </w:tcPr>
          <w:p w14:paraId="562DA66F" w14:textId="77777777" w:rsidR="001407A3" w:rsidRPr="00EA5D32" w:rsidRDefault="001407A3" w:rsidP="008873D9">
            <w:pPr>
              <w:widowControl/>
              <w:jc w:val="center"/>
              <w:rPr>
                <w:kern w:val="0"/>
                <w:szCs w:val="21"/>
              </w:rPr>
            </w:pPr>
            <w:r w:rsidRPr="00EA5D32">
              <w:rPr>
                <w:kern w:val="0"/>
                <w:szCs w:val="21"/>
              </w:rPr>
              <w:t xml:space="preserve">　</w:t>
            </w:r>
          </w:p>
        </w:tc>
        <w:tc>
          <w:tcPr>
            <w:tcW w:w="1417" w:type="dxa"/>
            <w:gridSpan w:val="2"/>
            <w:vAlign w:val="center"/>
            <w:hideMark/>
          </w:tcPr>
          <w:p w14:paraId="3056E12B" w14:textId="77777777" w:rsidR="001407A3" w:rsidRPr="00EA5D32" w:rsidRDefault="001407A3" w:rsidP="008873D9">
            <w:pPr>
              <w:widowControl/>
              <w:jc w:val="center"/>
              <w:rPr>
                <w:kern w:val="0"/>
                <w:szCs w:val="21"/>
              </w:rPr>
            </w:pPr>
            <w:r w:rsidRPr="00EA5D32">
              <w:rPr>
                <w:kern w:val="0"/>
                <w:szCs w:val="21"/>
              </w:rPr>
              <w:t>班组工长</w:t>
            </w:r>
          </w:p>
        </w:tc>
        <w:tc>
          <w:tcPr>
            <w:tcW w:w="1843" w:type="dxa"/>
            <w:gridSpan w:val="2"/>
            <w:vAlign w:val="center"/>
            <w:hideMark/>
          </w:tcPr>
          <w:p w14:paraId="1008F73B" w14:textId="77777777" w:rsidR="001407A3" w:rsidRPr="00EA5D32" w:rsidRDefault="001407A3" w:rsidP="008873D9">
            <w:pPr>
              <w:widowControl/>
              <w:jc w:val="center"/>
              <w:rPr>
                <w:kern w:val="0"/>
                <w:szCs w:val="21"/>
              </w:rPr>
            </w:pPr>
            <w:r w:rsidRPr="00EA5D32">
              <w:rPr>
                <w:kern w:val="0"/>
                <w:szCs w:val="21"/>
              </w:rPr>
              <w:t xml:space="preserve">　</w:t>
            </w:r>
          </w:p>
        </w:tc>
        <w:tc>
          <w:tcPr>
            <w:tcW w:w="1276" w:type="dxa"/>
            <w:gridSpan w:val="2"/>
            <w:vAlign w:val="center"/>
            <w:hideMark/>
          </w:tcPr>
          <w:p w14:paraId="43014649" w14:textId="77777777" w:rsidR="001407A3" w:rsidRPr="00EA5D32" w:rsidRDefault="001407A3" w:rsidP="008873D9">
            <w:pPr>
              <w:widowControl/>
              <w:jc w:val="center"/>
              <w:rPr>
                <w:kern w:val="0"/>
                <w:szCs w:val="21"/>
              </w:rPr>
            </w:pPr>
            <w:r w:rsidRPr="00EA5D32">
              <w:rPr>
                <w:kern w:val="0"/>
                <w:szCs w:val="21"/>
              </w:rPr>
              <w:t>车间负责人</w:t>
            </w:r>
          </w:p>
        </w:tc>
        <w:tc>
          <w:tcPr>
            <w:tcW w:w="1838" w:type="dxa"/>
            <w:gridSpan w:val="2"/>
            <w:vAlign w:val="center"/>
            <w:hideMark/>
          </w:tcPr>
          <w:p w14:paraId="22F22CAC"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58053425" w14:textId="77777777" w:rsidTr="008873D9">
        <w:trPr>
          <w:trHeight w:val="487"/>
        </w:trPr>
        <w:tc>
          <w:tcPr>
            <w:tcW w:w="1418" w:type="dxa"/>
            <w:vAlign w:val="center"/>
            <w:hideMark/>
          </w:tcPr>
          <w:p w14:paraId="3F5A322A" w14:textId="77777777" w:rsidR="001407A3" w:rsidRPr="00EA5D32" w:rsidRDefault="001407A3" w:rsidP="008873D9">
            <w:pPr>
              <w:widowControl/>
              <w:jc w:val="center"/>
              <w:rPr>
                <w:kern w:val="0"/>
                <w:szCs w:val="21"/>
              </w:rPr>
            </w:pPr>
            <w:r w:rsidRPr="00EA5D32">
              <w:rPr>
                <w:kern w:val="0"/>
                <w:szCs w:val="21"/>
              </w:rPr>
              <w:t>电话</w:t>
            </w:r>
          </w:p>
        </w:tc>
        <w:tc>
          <w:tcPr>
            <w:tcW w:w="1985" w:type="dxa"/>
            <w:vAlign w:val="center"/>
            <w:hideMark/>
          </w:tcPr>
          <w:p w14:paraId="024355C5" w14:textId="77777777" w:rsidR="001407A3" w:rsidRPr="00EA5D32" w:rsidRDefault="001407A3" w:rsidP="008873D9">
            <w:pPr>
              <w:widowControl/>
              <w:jc w:val="center"/>
              <w:rPr>
                <w:kern w:val="0"/>
                <w:szCs w:val="21"/>
              </w:rPr>
            </w:pPr>
            <w:r w:rsidRPr="00EA5D32">
              <w:rPr>
                <w:kern w:val="0"/>
                <w:szCs w:val="21"/>
              </w:rPr>
              <w:t xml:space="preserve">　</w:t>
            </w:r>
          </w:p>
        </w:tc>
        <w:tc>
          <w:tcPr>
            <w:tcW w:w="1417" w:type="dxa"/>
            <w:gridSpan w:val="2"/>
            <w:vAlign w:val="center"/>
            <w:hideMark/>
          </w:tcPr>
          <w:p w14:paraId="6C3E183E" w14:textId="77777777" w:rsidR="001407A3" w:rsidRPr="00EA5D32" w:rsidRDefault="001407A3" w:rsidP="008873D9">
            <w:pPr>
              <w:widowControl/>
              <w:jc w:val="center"/>
              <w:rPr>
                <w:kern w:val="0"/>
                <w:szCs w:val="21"/>
              </w:rPr>
            </w:pPr>
            <w:r w:rsidRPr="00EA5D32">
              <w:rPr>
                <w:kern w:val="0"/>
                <w:szCs w:val="21"/>
              </w:rPr>
              <w:t>电话</w:t>
            </w:r>
          </w:p>
        </w:tc>
        <w:tc>
          <w:tcPr>
            <w:tcW w:w="1843" w:type="dxa"/>
            <w:gridSpan w:val="2"/>
            <w:vAlign w:val="center"/>
            <w:hideMark/>
          </w:tcPr>
          <w:p w14:paraId="2534ECC7" w14:textId="77777777" w:rsidR="001407A3" w:rsidRPr="00EA5D32" w:rsidRDefault="001407A3" w:rsidP="008873D9">
            <w:pPr>
              <w:widowControl/>
              <w:jc w:val="center"/>
              <w:rPr>
                <w:kern w:val="0"/>
                <w:szCs w:val="21"/>
              </w:rPr>
            </w:pPr>
            <w:r w:rsidRPr="00EA5D32">
              <w:rPr>
                <w:kern w:val="0"/>
                <w:szCs w:val="21"/>
              </w:rPr>
              <w:t xml:space="preserve">　</w:t>
            </w:r>
          </w:p>
        </w:tc>
        <w:tc>
          <w:tcPr>
            <w:tcW w:w="1276" w:type="dxa"/>
            <w:gridSpan w:val="2"/>
            <w:vAlign w:val="center"/>
            <w:hideMark/>
          </w:tcPr>
          <w:p w14:paraId="7A6C4836" w14:textId="77777777" w:rsidR="001407A3" w:rsidRPr="00EA5D32" w:rsidRDefault="001407A3" w:rsidP="008873D9">
            <w:pPr>
              <w:widowControl/>
              <w:jc w:val="center"/>
              <w:rPr>
                <w:kern w:val="0"/>
                <w:szCs w:val="21"/>
              </w:rPr>
            </w:pPr>
            <w:r w:rsidRPr="00EA5D32">
              <w:rPr>
                <w:kern w:val="0"/>
                <w:szCs w:val="21"/>
              </w:rPr>
              <w:t>电话</w:t>
            </w:r>
          </w:p>
        </w:tc>
        <w:tc>
          <w:tcPr>
            <w:tcW w:w="1838" w:type="dxa"/>
            <w:gridSpan w:val="2"/>
            <w:vAlign w:val="center"/>
            <w:hideMark/>
          </w:tcPr>
          <w:p w14:paraId="271B291E" w14:textId="77777777" w:rsidR="001407A3" w:rsidRPr="00EA5D32" w:rsidRDefault="001407A3" w:rsidP="008873D9">
            <w:pPr>
              <w:widowControl/>
              <w:jc w:val="center"/>
              <w:rPr>
                <w:kern w:val="0"/>
                <w:szCs w:val="21"/>
              </w:rPr>
            </w:pPr>
            <w:r w:rsidRPr="00EA5D32">
              <w:rPr>
                <w:kern w:val="0"/>
                <w:szCs w:val="21"/>
              </w:rPr>
              <w:t xml:space="preserve">　</w:t>
            </w:r>
          </w:p>
        </w:tc>
      </w:tr>
      <w:tr w:rsidR="001407A3" w:rsidRPr="00EA5D32" w14:paraId="162711C5" w14:textId="77777777" w:rsidTr="008873D9">
        <w:trPr>
          <w:trHeight w:val="312"/>
        </w:trPr>
        <w:tc>
          <w:tcPr>
            <w:tcW w:w="1418" w:type="dxa"/>
            <w:vMerge w:val="restart"/>
            <w:vAlign w:val="center"/>
            <w:hideMark/>
          </w:tcPr>
          <w:p w14:paraId="5AAE5DE2" w14:textId="77777777" w:rsidR="001407A3" w:rsidRPr="00EA5D32" w:rsidRDefault="001407A3" w:rsidP="008873D9">
            <w:pPr>
              <w:widowControl/>
              <w:jc w:val="center"/>
              <w:rPr>
                <w:kern w:val="0"/>
                <w:szCs w:val="21"/>
              </w:rPr>
            </w:pPr>
            <w:proofErr w:type="gramStart"/>
            <w:r w:rsidRPr="00EA5D32">
              <w:rPr>
                <w:kern w:val="0"/>
                <w:szCs w:val="21"/>
              </w:rPr>
              <w:t>段主管</w:t>
            </w:r>
            <w:proofErr w:type="gramEnd"/>
            <w:r w:rsidRPr="00EA5D32">
              <w:rPr>
                <w:kern w:val="0"/>
                <w:szCs w:val="21"/>
              </w:rPr>
              <w:t>工程师审核意见</w:t>
            </w:r>
          </w:p>
        </w:tc>
        <w:tc>
          <w:tcPr>
            <w:tcW w:w="6521" w:type="dxa"/>
            <w:gridSpan w:val="7"/>
            <w:vMerge w:val="restart"/>
            <w:hideMark/>
          </w:tcPr>
          <w:p w14:paraId="6E549D43" w14:textId="77777777" w:rsidR="001407A3" w:rsidRPr="00EA5D32" w:rsidRDefault="001407A3" w:rsidP="008873D9">
            <w:pPr>
              <w:widowControl/>
              <w:jc w:val="left"/>
              <w:rPr>
                <w:kern w:val="0"/>
                <w:szCs w:val="21"/>
              </w:rPr>
            </w:pPr>
            <w:r w:rsidRPr="00EA5D32">
              <w:rPr>
                <w:kern w:val="0"/>
                <w:szCs w:val="21"/>
              </w:rPr>
              <w:t xml:space="preserve">                         </w:t>
            </w:r>
            <w:r w:rsidRPr="00EA5D32">
              <w:rPr>
                <w:kern w:val="0"/>
                <w:szCs w:val="21"/>
              </w:rPr>
              <w:br/>
            </w:r>
            <w:r w:rsidRPr="00EA5D32">
              <w:rPr>
                <w:kern w:val="0"/>
                <w:szCs w:val="21"/>
              </w:rPr>
              <w:br/>
            </w:r>
            <w:r w:rsidRPr="00EA5D32">
              <w:rPr>
                <w:kern w:val="0"/>
                <w:szCs w:val="21"/>
              </w:rPr>
              <w:br/>
            </w:r>
            <w:r w:rsidRPr="00EA5D32">
              <w:rPr>
                <w:kern w:val="0"/>
                <w:szCs w:val="21"/>
              </w:rPr>
              <w:br/>
              <w:t xml:space="preserve">   </w:t>
            </w:r>
            <w:r w:rsidRPr="00EA5D32">
              <w:rPr>
                <w:kern w:val="0"/>
                <w:szCs w:val="21"/>
              </w:rPr>
              <w:br/>
              <w:t xml:space="preserve">                                                                      </w:t>
            </w:r>
            <w:r w:rsidRPr="00EA5D32">
              <w:rPr>
                <w:kern w:val="0"/>
                <w:szCs w:val="21"/>
              </w:rPr>
              <w:t>签字：</w:t>
            </w:r>
            <w:r w:rsidRPr="00EA5D32">
              <w:rPr>
                <w:kern w:val="0"/>
                <w:szCs w:val="21"/>
              </w:rPr>
              <w:t xml:space="preserve">            </w:t>
            </w:r>
            <w:r w:rsidRPr="00EA5D32">
              <w:rPr>
                <w:kern w:val="0"/>
                <w:szCs w:val="21"/>
              </w:rPr>
              <w:t>日期：</w:t>
            </w:r>
          </w:p>
        </w:tc>
        <w:tc>
          <w:tcPr>
            <w:tcW w:w="1838" w:type="dxa"/>
            <w:gridSpan w:val="2"/>
            <w:vMerge w:val="restart"/>
            <w:hideMark/>
          </w:tcPr>
          <w:p w14:paraId="3F21FE56" w14:textId="77777777" w:rsidR="001407A3" w:rsidRPr="00EA5D32" w:rsidRDefault="001407A3" w:rsidP="008873D9">
            <w:pPr>
              <w:widowControl/>
              <w:jc w:val="center"/>
              <w:rPr>
                <w:kern w:val="0"/>
                <w:szCs w:val="21"/>
              </w:rPr>
            </w:pPr>
            <w:r w:rsidRPr="00EA5D32">
              <w:rPr>
                <w:kern w:val="0"/>
                <w:szCs w:val="21"/>
              </w:rPr>
              <w:t xml:space="preserve"> </w:t>
            </w:r>
            <w:r w:rsidRPr="00EA5D32">
              <w:rPr>
                <w:kern w:val="0"/>
                <w:szCs w:val="21"/>
              </w:rPr>
              <w:br/>
            </w:r>
            <w:r w:rsidRPr="00EA5D32">
              <w:rPr>
                <w:kern w:val="0"/>
                <w:szCs w:val="21"/>
              </w:rPr>
              <w:br/>
            </w:r>
            <w:r w:rsidRPr="00EA5D32">
              <w:rPr>
                <w:kern w:val="0"/>
                <w:szCs w:val="21"/>
              </w:rPr>
              <w:br/>
            </w:r>
            <w:r w:rsidRPr="00EA5D32">
              <w:rPr>
                <w:kern w:val="0"/>
                <w:szCs w:val="21"/>
              </w:rPr>
              <w:br/>
            </w:r>
            <w:r w:rsidRPr="00EA5D32">
              <w:rPr>
                <w:kern w:val="0"/>
                <w:szCs w:val="21"/>
              </w:rPr>
              <w:br/>
            </w:r>
            <w:r w:rsidRPr="00EA5D32">
              <w:rPr>
                <w:kern w:val="0"/>
                <w:szCs w:val="21"/>
              </w:rPr>
              <w:t>单位印章</w:t>
            </w:r>
          </w:p>
        </w:tc>
      </w:tr>
      <w:tr w:rsidR="001407A3" w:rsidRPr="00EA5D32" w14:paraId="60B30A09" w14:textId="77777777" w:rsidTr="008873D9">
        <w:trPr>
          <w:trHeight w:val="312"/>
        </w:trPr>
        <w:tc>
          <w:tcPr>
            <w:tcW w:w="1418" w:type="dxa"/>
            <w:vMerge/>
            <w:vAlign w:val="center"/>
            <w:hideMark/>
          </w:tcPr>
          <w:p w14:paraId="73E174F3" w14:textId="77777777" w:rsidR="001407A3" w:rsidRPr="00EA5D32" w:rsidRDefault="001407A3" w:rsidP="008873D9">
            <w:pPr>
              <w:widowControl/>
              <w:jc w:val="left"/>
              <w:rPr>
                <w:kern w:val="0"/>
                <w:szCs w:val="21"/>
              </w:rPr>
            </w:pPr>
          </w:p>
        </w:tc>
        <w:tc>
          <w:tcPr>
            <w:tcW w:w="6521" w:type="dxa"/>
            <w:gridSpan w:val="7"/>
            <w:vMerge/>
            <w:vAlign w:val="center"/>
            <w:hideMark/>
          </w:tcPr>
          <w:p w14:paraId="2B508BEF" w14:textId="77777777" w:rsidR="001407A3" w:rsidRPr="00EA5D32" w:rsidRDefault="001407A3" w:rsidP="008873D9">
            <w:pPr>
              <w:widowControl/>
              <w:jc w:val="left"/>
              <w:rPr>
                <w:kern w:val="0"/>
                <w:szCs w:val="21"/>
              </w:rPr>
            </w:pPr>
          </w:p>
        </w:tc>
        <w:tc>
          <w:tcPr>
            <w:tcW w:w="1838" w:type="dxa"/>
            <w:gridSpan w:val="2"/>
            <w:vMerge/>
            <w:vAlign w:val="center"/>
            <w:hideMark/>
          </w:tcPr>
          <w:p w14:paraId="4C151AD4" w14:textId="77777777" w:rsidR="001407A3" w:rsidRPr="00EA5D32" w:rsidRDefault="001407A3" w:rsidP="008873D9">
            <w:pPr>
              <w:widowControl/>
              <w:jc w:val="left"/>
              <w:rPr>
                <w:kern w:val="0"/>
                <w:szCs w:val="21"/>
              </w:rPr>
            </w:pPr>
          </w:p>
        </w:tc>
      </w:tr>
      <w:tr w:rsidR="001407A3" w:rsidRPr="00EA5D32" w14:paraId="54009FE9" w14:textId="77777777" w:rsidTr="008873D9">
        <w:trPr>
          <w:trHeight w:val="312"/>
        </w:trPr>
        <w:tc>
          <w:tcPr>
            <w:tcW w:w="1418" w:type="dxa"/>
            <w:vMerge/>
            <w:vAlign w:val="center"/>
            <w:hideMark/>
          </w:tcPr>
          <w:p w14:paraId="4F94DF00" w14:textId="77777777" w:rsidR="001407A3" w:rsidRPr="00EA5D32" w:rsidRDefault="001407A3" w:rsidP="008873D9">
            <w:pPr>
              <w:widowControl/>
              <w:jc w:val="left"/>
              <w:rPr>
                <w:kern w:val="0"/>
                <w:szCs w:val="21"/>
              </w:rPr>
            </w:pPr>
          </w:p>
        </w:tc>
        <w:tc>
          <w:tcPr>
            <w:tcW w:w="6521" w:type="dxa"/>
            <w:gridSpan w:val="7"/>
            <w:vMerge/>
            <w:vAlign w:val="center"/>
            <w:hideMark/>
          </w:tcPr>
          <w:p w14:paraId="1D3BD3C6" w14:textId="77777777" w:rsidR="001407A3" w:rsidRPr="00EA5D32" w:rsidRDefault="001407A3" w:rsidP="008873D9">
            <w:pPr>
              <w:widowControl/>
              <w:jc w:val="left"/>
              <w:rPr>
                <w:kern w:val="0"/>
                <w:szCs w:val="21"/>
              </w:rPr>
            </w:pPr>
          </w:p>
        </w:tc>
        <w:tc>
          <w:tcPr>
            <w:tcW w:w="1838" w:type="dxa"/>
            <w:gridSpan w:val="2"/>
            <w:vMerge/>
            <w:vAlign w:val="center"/>
            <w:hideMark/>
          </w:tcPr>
          <w:p w14:paraId="1B38256E" w14:textId="77777777" w:rsidR="001407A3" w:rsidRPr="00EA5D32" w:rsidRDefault="001407A3" w:rsidP="008873D9">
            <w:pPr>
              <w:widowControl/>
              <w:jc w:val="left"/>
              <w:rPr>
                <w:kern w:val="0"/>
                <w:szCs w:val="21"/>
              </w:rPr>
            </w:pPr>
          </w:p>
        </w:tc>
      </w:tr>
      <w:tr w:rsidR="001407A3" w:rsidRPr="00EA5D32" w14:paraId="0CFE768E" w14:textId="77777777" w:rsidTr="008873D9">
        <w:trPr>
          <w:trHeight w:val="312"/>
        </w:trPr>
        <w:tc>
          <w:tcPr>
            <w:tcW w:w="1418" w:type="dxa"/>
            <w:vMerge/>
            <w:vAlign w:val="center"/>
            <w:hideMark/>
          </w:tcPr>
          <w:p w14:paraId="37039B44" w14:textId="77777777" w:rsidR="001407A3" w:rsidRPr="00EA5D32" w:rsidRDefault="001407A3" w:rsidP="008873D9">
            <w:pPr>
              <w:widowControl/>
              <w:jc w:val="left"/>
              <w:rPr>
                <w:kern w:val="0"/>
                <w:szCs w:val="21"/>
              </w:rPr>
            </w:pPr>
          </w:p>
        </w:tc>
        <w:tc>
          <w:tcPr>
            <w:tcW w:w="6521" w:type="dxa"/>
            <w:gridSpan w:val="7"/>
            <w:vMerge/>
            <w:vAlign w:val="center"/>
            <w:hideMark/>
          </w:tcPr>
          <w:p w14:paraId="20684F94" w14:textId="77777777" w:rsidR="001407A3" w:rsidRPr="00EA5D32" w:rsidRDefault="001407A3" w:rsidP="008873D9">
            <w:pPr>
              <w:widowControl/>
              <w:jc w:val="left"/>
              <w:rPr>
                <w:kern w:val="0"/>
                <w:szCs w:val="21"/>
              </w:rPr>
            </w:pPr>
          </w:p>
        </w:tc>
        <w:tc>
          <w:tcPr>
            <w:tcW w:w="1838" w:type="dxa"/>
            <w:gridSpan w:val="2"/>
            <w:vMerge/>
            <w:vAlign w:val="center"/>
            <w:hideMark/>
          </w:tcPr>
          <w:p w14:paraId="5CC1AC5E" w14:textId="77777777" w:rsidR="001407A3" w:rsidRPr="00EA5D32" w:rsidRDefault="001407A3" w:rsidP="008873D9">
            <w:pPr>
              <w:widowControl/>
              <w:jc w:val="left"/>
              <w:rPr>
                <w:kern w:val="0"/>
                <w:szCs w:val="21"/>
              </w:rPr>
            </w:pPr>
          </w:p>
        </w:tc>
      </w:tr>
      <w:tr w:rsidR="001407A3" w:rsidRPr="00EA5D32" w14:paraId="7633E246" w14:textId="77777777" w:rsidTr="008873D9">
        <w:trPr>
          <w:trHeight w:val="312"/>
        </w:trPr>
        <w:tc>
          <w:tcPr>
            <w:tcW w:w="1418" w:type="dxa"/>
            <w:vMerge/>
            <w:vAlign w:val="center"/>
            <w:hideMark/>
          </w:tcPr>
          <w:p w14:paraId="1916E85A" w14:textId="77777777" w:rsidR="001407A3" w:rsidRPr="00EA5D32" w:rsidRDefault="001407A3" w:rsidP="008873D9">
            <w:pPr>
              <w:widowControl/>
              <w:jc w:val="left"/>
              <w:rPr>
                <w:kern w:val="0"/>
                <w:szCs w:val="21"/>
              </w:rPr>
            </w:pPr>
          </w:p>
        </w:tc>
        <w:tc>
          <w:tcPr>
            <w:tcW w:w="6521" w:type="dxa"/>
            <w:gridSpan w:val="7"/>
            <w:vMerge/>
            <w:vAlign w:val="center"/>
            <w:hideMark/>
          </w:tcPr>
          <w:p w14:paraId="1EDC721B" w14:textId="77777777" w:rsidR="001407A3" w:rsidRPr="00EA5D32" w:rsidRDefault="001407A3" w:rsidP="008873D9">
            <w:pPr>
              <w:widowControl/>
              <w:jc w:val="left"/>
              <w:rPr>
                <w:kern w:val="0"/>
                <w:szCs w:val="21"/>
              </w:rPr>
            </w:pPr>
          </w:p>
        </w:tc>
        <w:tc>
          <w:tcPr>
            <w:tcW w:w="1838" w:type="dxa"/>
            <w:gridSpan w:val="2"/>
            <w:vMerge/>
            <w:vAlign w:val="center"/>
            <w:hideMark/>
          </w:tcPr>
          <w:p w14:paraId="0A122C23" w14:textId="77777777" w:rsidR="001407A3" w:rsidRPr="00EA5D32" w:rsidRDefault="001407A3" w:rsidP="008873D9">
            <w:pPr>
              <w:widowControl/>
              <w:jc w:val="left"/>
              <w:rPr>
                <w:kern w:val="0"/>
                <w:szCs w:val="21"/>
              </w:rPr>
            </w:pPr>
          </w:p>
        </w:tc>
      </w:tr>
      <w:tr w:rsidR="001407A3" w:rsidRPr="00EA5D32" w14:paraId="4C9021EC" w14:textId="77777777" w:rsidTr="008873D9">
        <w:trPr>
          <w:trHeight w:val="312"/>
        </w:trPr>
        <w:tc>
          <w:tcPr>
            <w:tcW w:w="1418" w:type="dxa"/>
            <w:vMerge/>
            <w:vAlign w:val="center"/>
            <w:hideMark/>
          </w:tcPr>
          <w:p w14:paraId="3F7C9409" w14:textId="77777777" w:rsidR="001407A3" w:rsidRPr="00EA5D32" w:rsidRDefault="001407A3" w:rsidP="008873D9">
            <w:pPr>
              <w:widowControl/>
              <w:jc w:val="left"/>
              <w:rPr>
                <w:kern w:val="0"/>
                <w:szCs w:val="21"/>
              </w:rPr>
            </w:pPr>
          </w:p>
        </w:tc>
        <w:tc>
          <w:tcPr>
            <w:tcW w:w="6521" w:type="dxa"/>
            <w:gridSpan w:val="7"/>
            <w:vMerge/>
            <w:vAlign w:val="center"/>
            <w:hideMark/>
          </w:tcPr>
          <w:p w14:paraId="2947F9CF" w14:textId="77777777" w:rsidR="001407A3" w:rsidRPr="00EA5D32" w:rsidRDefault="001407A3" w:rsidP="008873D9">
            <w:pPr>
              <w:widowControl/>
              <w:jc w:val="left"/>
              <w:rPr>
                <w:kern w:val="0"/>
                <w:szCs w:val="21"/>
              </w:rPr>
            </w:pPr>
          </w:p>
        </w:tc>
        <w:tc>
          <w:tcPr>
            <w:tcW w:w="1838" w:type="dxa"/>
            <w:gridSpan w:val="2"/>
            <w:vMerge/>
            <w:vAlign w:val="center"/>
            <w:hideMark/>
          </w:tcPr>
          <w:p w14:paraId="49473A30" w14:textId="77777777" w:rsidR="001407A3" w:rsidRPr="00EA5D32" w:rsidRDefault="001407A3" w:rsidP="008873D9">
            <w:pPr>
              <w:widowControl/>
              <w:jc w:val="left"/>
              <w:rPr>
                <w:kern w:val="0"/>
                <w:szCs w:val="21"/>
              </w:rPr>
            </w:pPr>
          </w:p>
        </w:tc>
      </w:tr>
      <w:tr w:rsidR="001407A3" w:rsidRPr="00EA5D32" w14:paraId="2D17EF8B" w14:textId="77777777" w:rsidTr="008873D9">
        <w:trPr>
          <w:trHeight w:val="312"/>
        </w:trPr>
        <w:tc>
          <w:tcPr>
            <w:tcW w:w="1418" w:type="dxa"/>
            <w:vMerge/>
            <w:vAlign w:val="center"/>
            <w:hideMark/>
          </w:tcPr>
          <w:p w14:paraId="50723672" w14:textId="77777777" w:rsidR="001407A3" w:rsidRPr="00EA5D32" w:rsidRDefault="001407A3" w:rsidP="008873D9">
            <w:pPr>
              <w:widowControl/>
              <w:jc w:val="left"/>
              <w:rPr>
                <w:kern w:val="0"/>
                <w:szCs w:val="21"/>
              </w:rPr>
            </w:pPr>
          </w:p>
        </w:tc>
        <w:tc>
          <w:tcPr>
            <w:tcW w:w="6521" w:type="dxa"/>
            <w:gridSpan w:val="7"/>
            <w:vMerge/>
            <w:vAlign w:val="center"/>
            <w:hideMark/>
          </w:tcPr>
          <w:p w14:paraId="489F99D7" w14:textId="77777777" w:rsidR="001407A3" w:rsidRPr="00EA5D32" w:rsidRDefault="001407A3" w:rsidP="008873D9">
            <w:pPr>
              <w:widowControl/>
              <w:jc w:val="left"/>
              <w:rPr>
                <w:kern w:val="0"/>
                <w:szCs w:val="21"/>
              </w:rPr>
            </w:pPr>
          </w:p>
        </w:tc>
        <w:tc>
          <w:tcPr>
            <w:tcW w:w="1838" w:type="dxa"/>
            <w:gridSpan w:val="2"/>
            <w:vMerge/>
            <w:vAlign w:val="center"/>
            <w:hideMark/>
          </w:tcPr>
          <w:p w14:paraId="2DDDB28F" w14:textId="77777777" w:rsidR="001407A3" w:rsidRPr="00EA5D32" w:rsidRDefault="001407A3" w:rsidP="008873D9">
            <w:pPr>
              <w:widowControl/>
              <w:jc w:val="left"/>
              <w:rPr>
                <w:kern w:val="0"/>
                <w:szCs w:val="21"/>
              </w:rPr>
            </w:pPr>
          </w:p>
        </w:tc>
      </w:tr>
      <w:tr w:rsidR="001407A3" w:rsidRPr="00EA5D32" w14:paraId="4B175E76" w14:textId="77777777" w:rsidTr="008873D9">
        <w:trPr>
          <w:trHeight w:val="1367"/>
        </w:trPr>
        <w:tc>
          <w:tcPr>
            <w:tcW w:w="1418" w:type="dxa"/>
            <w:vAlign w:val="center"/>
            <w:hideMark/>
          </w:tcPr>
          <w:p w14:paraId="0A4D67F0" w14:textId="77777777" w:rsidR="001407A3" w:rsidRPr="00EA5D32" w:rsidRDefault="001407A3" w:rsidP="008873D9">
            <w:pPr>
              <w:widowControl/>
              <w:jc w:val="center"/>
              <w:rPr>
                <w:kern w:val="0"/>
                <w:szCs w:val="21"/>
              </w:rPr>
            </w:pPr>
            <w:r w:rsidRPr="00EA5D32">
              <w:rPr>
                <w:kern w:val="0"/>
                <w:szCs w:val="21"/>
              </w:rPr>
              <w:t>备注</w:t>
            </w:r>
          </w:p>
        </w:tc>
        <w:tc>
          <w:tcPr>
            <w:tcW w:w="8359" w:type="dxa"/>
            <w:gridSpan w:val="9"/>
            <w:hideMark/>
          </w:tcPr>
          <w:p w14:paraId="56991DC1" w14:textId="77777777" w:rsidR="001407A3" w:rsidRPr="00EA5D32" w:rsidRDefault="001407A3" w:rsidP="008873D9">
            <w:pPr>
              <w:widowControl/>
              <w:rPr>
                <w:kern w:val="0"/>
                <w:szCs w:val="21"/>
              </w:rPr>
            </w:pPr>
            <w:r w:rsidRPr="00EA5D32">
              <w:rPr>
                <w:kern w:val="0"/>
                <w:szCs w:val="21"/>
              </w:rPr>
              <w:t xml:space="preserve">　</w:t>
            </w:r>
          </w:p>
        </w:tc>
      </w:tr>
    </w:tbl>
    <w:p w14:paraId="5A8FBD8A" w14:textId="77777777" w:rsidR="001407A3" w:rsidRPr="00EA5D32" w:rsidRDefault="001407A3" w:rsidP="001407A3">
      <w:pPr>
        <w:snapToGrid w:val="0"/>
        <w:jc w:val="center"/>
        <w:rPr>
          <w:rFonts w:eastAsia="黑体"/>
          <w:kern w:val="0"/>
          <w:sz w:val="28"/>
          <w:szCs w:val="28"/>
        </w:rPr>
        <w:sectPr w:rsidR="001407A3" w:rsidRPr="00EA5D32" w:rsidSect="008873D9">
          <w:pgSz w:w="11906" w:h="16838" w:code="9"/>
          <w:pgMar w:top="2098" w:right="1134" w:bottom="1985" w:left="1134" w:header="851" w:footer="992" w:gutter="0"/>
          <w:cols w:space="425"/>
          <w:docGrid w:linePitch="289"/>
        </w:sectPr>
      </w:pPr>
      <w:r w:rsidRPr="00EA5D32">
        <w:rPr>
          <w:rFonts w:eastAsia="黑体"/>
          <w:kern w:val="0"/>
          <w:sz w:val="28"/>
          <w:szCs w:val="28"/>
        </w:rPr>
        <w:t>施工现场设备调查表（车辆）</w:t>
      </w:r>
    </w:p>
    <w:p w14:paraId="57674DD1" w14:textId="77777777" w:rsidR="001407A3" w:rsidRPr="00EA5D32" w:rsidRDefault="001407A3" w:rsidP="001407A3">
      <w:pPr>
        <w:snapToGrid w:val="0"/>
        <w:ind w:firstLineChars="50" w:firstLine="160"/>
        <w:rPr>
          <w:rFonts w:ascii="黑体" w:eastAsia="黑体" w:hAnsi="黑体"/>
          <w:bCs/>
          <w:kern w:val="44"/>
          <w:sz w:val="44"/>
          <w:szCs w:val="44"/>
        </w:rPr>
      </w:pPr>
      <w:r w:rsidRPr="00EA5D32">
        <w:rPr>
          <w:rFonts w:ascii="黑体" w:eastAsia="黑体" w:hAnsi="黑体"/>
          <w:bCs/>
          <w:sz w:val="32"/>
        </w:rPr>
        <w:lastRenderedPageBreak/>
        <w:t>附件</w:t>
      </w:r>
      <w:r w:rsidRPr="00EA5D32">
        <w:rPr>
          <w:rFonts w:ascii="黑体" w:eastAsia="黑体" w:hAnsi="黑体" w:hint="eastAsia"/>
          <w:bCs/>
          <w:sz w:val="32"/>
        </w:rPr>
        <w:t>10</w:t>
      </w:r>
    </w:p>
    <w:p w14:paraId="31214057" w14:textId="77777777" w:rsidR="001407A3" w:rsidRPr="00EA5D32" w:rsidRDefault="001407A3" w:rsidP="001407A3">
      <w:pPr>
        <w:adjustRightInd w:val="0"/>
        <w:snapToGrid w:val="0"/>
        <w:spacing w:beforeLines="100" w:before="240" w:afterLines="100" w:after="240" w:line="560" w:lineRule="exact"/>
        <w:jc w:val="center"/>
        <w:rPr>
          <w:rFonts w:eastAsia="华文中宋"/>
          <w:sz w:val="36"/>
          <w:szCs w:val="36"/>
        </w:rPr>
      </w:pPr>
      <w:r w:rsidRPr="00EA5D32">
        <w:rPr>
          <w:rFonts w:eastAsia="华文中宋"/>
          <w:sz w:val="36"/>
          <w:szCs w:val="36"/>
        </w:rPr>
        <w:t>月度施工计划格式</w:t>
      </w:r>
      <w:r w:rsidRPr="00EA5D32">
        <w:rPr>
          <w:rFonts w:eastAsia="华文中宋" w:hint="eastAsia"/>
          <w:sz w:val="36"/>
          <w:szCs w:val="36"/>
        </w:rPr>
        <w:t>及施工计划规范化要求</w:t>
      </w:r>
    </w:p>
    <w:p w14:paraId="63AE1548" w14:textId="77777777" w:rsidR="001407A3" w:rsidRPr="00EA5D32" w:rsidRDefault="001407A3" w:rsidP="001407A3">
      <w:pPr>
        <w:adjustRightInd w:val="0"/>
        <w:snapToGrid w:val="0"/>
        <w:spacing w:beforeLines="100" w:before="240" w:afterLines="100" w:after="240" w:line="560" w:lineRule="exact"/>
        <w:jc w:val="left"/>
        <w:rPr>
          <w:rFonts w:eastAsia="黑体"/>
          <w:sz w:val="32"/>
          <w:szCs w:val="32"/>
        </w:rPr>
      </w:pPr>
      <w:r w:rsidRPr="00EA5D32">
        <w:rPr>
          <w:rFonts w:eastAsia="黑体" w:hint="eastAsia"/>
          <w:sz w:val="32"/>
          <w:szCs w:val="32"/>
        </w:rPr>
        <w:t>一、月度施工计划格式</w:t>
      </w:r>
    </w:p>
    <w:tbl>
      <w:tblPr>
        <w:tblW w:w="13612" w:type="dxa"/>
        <w:tblInd w:w="388" w:type="dxa"/>
        <w:tblLayout w:type="fixed"/>
        <w:tblLook w:val="0000" w:firstRow="0" w:lastRow="0" w:firstColumn="0" w:lastColumn="0" w:noHBand="0" w:noVBand="0"/>
      </w:tblPr>
      <w:tblGrid>
        <w:gridCol w:w="616"/>
        <w:gridCol w:w="686"/>
        <w:gridCol w:w="588"/>
        <w:gridCol w:w="602"/>
        <w:gridCol w:w="1078"/>
        <w:gridCol w:w="616"/>
        <w:gridCol w:w="728"/>
        <w:gridCol w:w="909"/>
        <w:gridCol w:w="1481"/>
        <w:gridCol w:w="1866"/>
        <w:gridCol w:w="1749"/>
        <w:gridCol w:w="850"/>
        <w:gridCol w:w="1134"/>
        <w:gridCol w:w="709"/>
      </w:tblGrid>
      <w:tr w:rsidR="001407A3" w:rsidRPr="00EA5D32" w14:paraId="7ED23A30" w14:textId="77777777" w:rsidTr="008873D9">
        <w:trPr>
          <w:cantSplit/>
          <w:trHeight w:val="870"/>
        </w:trPr>
        <w:tc>
          <w:tcPr>
            <w:tcW w:w="616" w:type="dxa"/>
            <w:tcBorders>
              <w:top w:val="single" w:sz="4" w:space="0" w:color="auto"/>
              <w:left w:val="single" w:sz="4" w:space="0" w:color="auto"/>
              <w:bottom w:val="single" w:sz="4" w:space="0" w:color="auto"/>
              <w:right w:val="single" w:sz="4" w:space="0" w:color="auto"/>
            </w:tcBorders>
            <w:vAlign w:val="center"/>
          </w:tcPr>
          <w:p w14:paraId="28735688" w14:textId="77777777" w:rsidR="001407A3" w:rsidRPr="00EA5D32" w:rsidRDefault="001407A3" w:rsidP="008873D9">
            <w:pPr>
              <w:widowControl/>
              <w:jc w:val="center"/>
              <w:rPr>
                <w:b/>
                <w:bCs/>
                <w:kern w:val="0"/>
                <w:sz w:val="18"/>
                <w:szCs w:val="13"/>
              </w:rPr>
            </w:pPr>
            <w:r w:rsidRPr="00EA5D32">
              <w:rPr>
                <w:b/>
                <w:bCs/>
                <w:kern w:val="0"/>
                <w:sz w:val="18"/>
                <w:szCs w:val="13"/>
              </w:rPr>
              <w:t>编号</w:t>
            </w:r>
          </w:p>
        </w:tc>
        <w:tc>
          <w:tcPr>
            <w:tcW w:w="686" w:type="dxa"/>
            <w:tcBorders>
              <w:top w:val="single" w:sz="4" w:space="0" w:color="auto"/>
              <w:left w:val="single" w:sz="4" w:space="0" w:color="auto"/>
              <w:bottom w:val="single" w:sz="4" w:space="0" w:color="auto"/>
              <w:right w:val="single" w:sz="4" w:space="0" w:color="auto"/>
            </w:tcBorders>
            <w:vAlign w:val="center"/>
          </w:tcPr>
          <w:p w14:paraId="6BCB5E0B" w14:textId="77777777" w:rsidR="001407A3" w:rsidRPr="00EA5D32" w:rsidRDefault="001407A3" w:rsidP="008873D9">
            <w:pPr>
              <w:widowControl/>
              <w:jc w:val="center"/>
              <w:rPr>
                <w:b/>
                <w:bCs/>
                <w:kern w:val="0"/>
                <w:sz w:val="18"/>
                <w:szCs w:val="13"/>
              </w:rPr>
            </w:pPr>
            <w:r w:rsidRPr="00EA5D32">
              <w:rPr>
                <w:b/>
                <w:bCs/>
                <w:kern w:val="0"/>
                <w:sz w:val="18"/>
                <w:szCs w:val="13"/>
              </w:rPr>
              <w:t>施工</w:t>
            </w:r>
            <w:r w:rsidRPr="00EA5D32">
              <w:rPr>
                <w:b/>
                <w:bCs/>
                <w:kern w:val="0"/>
                <w:sz w:val="18"/>
                <w:szCs w:val="13"/>
              </w:rPr>
              <w:br/>
            </w:r>
            <w:r w:rsidRPr="00EA5D32">
              <w:rPr>
                <w:b/>
                <w:bCs/>
                <w:kern w:val="0"/>
                <w:sz w:val="18"/>
                <w:szCs w:val="13"/>
              </w:rPr>
              <w:t>等级</w:t>
            </w:r>
          </w:p>
        </w:tc>
        <w:tc>
          <w:tcPr>
            <w:tcW w:w="588" w:type="dxa"/>
            <w:tcBorders>
              <w:top w:val="single" w:sz="4" w:space="0" w:color="auto"/>
              <w:left w:val="single" w:sz="4" w:space="0" w:color="auto"/>
              <w:bottom w:val="single" w:sz="4" w:space="0" w:color="000000"/>
              <w:right w:val="single" w:sz="4" w:space="0" w:color="auto"/>
            </w:tcBorders>
            <w:vAlign w:val="center"/>
          </w:tcPr>
          <w:p w14:paraId="73E3C680" w14:textId="77777777" w:rsidR="001407A3" w:rsidRPr="00EA5D32" w:rsidRDefault="001407A3" w:rsidP="008873D9">
            <w:pPr>
              <w:widowControl/>
              <w:jc w:val="center"/>
              <w:rPr>
                <w:b/>
                <w:bCs/>
                <w:kern w:val="0"/>
                <w:sz w:val="18"/>
                <w:szCs w:val="13"/>
              </w:rPr>
            </w:pPr>
            <w:r w:rsidRPr="00EA5D32">
              <w:rPr>
                <w:b/>
                <w:bCs/>
                <w:kern w:val="0"/>
                <w:sz w:val="18"/>
                <w:szCs w:val="13"/>
              </w:rPr>
              <w:t>线路</w:t>
            </w:r>
          </w:p>
        </w:tc>
        <w:tc>
          <w:tcPr>
            <w:tcW w:w="602" w:type="dxa"/>
            <w:tcBorders>
              <w:top w:val="single" w:sz="4" w:space="0" w:color="auto"/>
              <w:left w:val="single" w:sz="4" w:space="0" w:color="auto"/>
              <w:bottom w:val="single" w:sz="4" w:space="0" w:color="000000"/>
              <w:right w:val="single" w:sz="4" w:space="0" w:color="auto"/>
            </w:tcBorders>
            <w:vAlign w:val="center"/>
          </w:tcPr>
          <w:p w14:paraId="04431C1B" w14:textId="77777777" w:rsidR="001407A3" w:rsidRPr="00EA5D32" w:rsidRDefault="001407A3" w:rsidP="008873D9">
            <w:pPr>
              <w:widowControl/>
              <w:jc w:val="center"/>
              <w:rPr>
                <w:b/>
                <w:bCs/>
                <w:kern w:val="0"/>
                <w:sz w:val="18"/>
                <w:szCs w:val="13"/>
              </w:rPr>
            </w:pPr>
            <w:proofErr w:type="gramStart"/>
            <w:r w:rsidRPr="00EA5D32">
              <w:rPr>
                <w:b/>
                <w:bCs/>
                <w:kern w:val="0"/>
                <w:sz w:val="18"/>
                <w:szCs w:val="13"/>
              </w:rPr>
              <w:t>行别</w:t>
            </w:r>
            <w:proofErr w:type="gramEnd"/>
          </w:p>
        </w:tc>
        <w:tc>
          <w:tcPr>
            <w:tcW w:w="1078" w:type="dxa"/>
            <w:tcBorders>
              <w:top w:val="single" w:sz="4" w:space="0" w:color="auto"/>
              <w:left w:val="single" w:sz="4" w:space="0" w:color="auto"/>
              <w:bottom w:val="single" w:sz="4" w:space="0" w:color="000000"/>
              <w:right w:val="single" w:sz="4" w:space="0" w:color="auto"/>
            </w:tcBorders>
            <w:vAlign w:val="center"/>
          </w:tcPr>
          <w:p w14:paraId="1D99F82D" w14:textId="77777777" w:rsidR="001407A3" w:rsidRPr="00EA5D32" w:rsidRDefault="001407A3" w:rsidP="008873D9">
            <w:pPr>
              <w:widowControl/>
              <w:jc w:val="center"/>
              <w:rPr>
                <w:b/>
                <w:bCs/>
                <w:kern w:val="0"/>
                <w:sz w:val="18"/>
                <w:szCs w:val="13"/>
              </w:rPr>
            </w:pPr>
            <w:r w:rsidRPr="00EA5D32">
              <w:rPr>
                <w:b/>
                <w:bCs/>
                <w:kern w:val="0"/>
                <w:sz w:val="18"/>
                <w:szCs w:val="13"/>
              </w:rPr>
              <w:t>施工项目</w:t>
            </w:r>
          </w:p>
        </w:tc>
        <w:tc>
          <w:tcPr>
            <w:tcW w:w="616" w:type="dxa"/>
            <w:tcBorders>
              <w:top w:val="single" w:sz="4" w:space="0" w:color="auto"/>
              <w:left w:val="single" w:sz="4" w:space="0" w:color="auto"/>
              <w:bottom w:val="single" w:sz="4" w:space="0" w:color="000000"/>
              <w:right w:val="single" w:sz="4" w:space="0" w:color="auto"/>
            </w:tcBorders>
            <w:vAlign w:val="center"/>
          </w:tcPr>
          <w:p w14:paraId="36D28AF3" w14:textId="77777777" w:rsidR="001407A3" w:rsidRPr="00EA5D32" w:rsidRDefault="001407A3" w:rsidP="008873D9">
            <w:pPr>
              <w:widowControl/>
              <w:jc w:val="center"/>
              <w:rPr>
                <w:b/>
                <w:bCs/>
                <w:kern w:val="0"/>
                <w:sz w:val="18"/>
                <w:szCs w:val="13"/>
              </w:rPr>
            </w:pPr>
            <w:r w:rsidRPr="00EA5D32">
              <w:rPr>
                <w:b/>
                <w:bCs/>
                <w:kern w:val="0"/>
                <w:sz w:val="18"/>
                <w:szCs w:val="13"/>
              </w:rPr>
              <w:t>施工</w:t>
            </w:r>
          </w:p>
          <w:p w14:paraId="46295362" w14:textId="77777777" w:rsidR="001407A3" w:rsidRPr="00EA5D32" w:rsidRDefault="001407A3" w:rsidP="008873D9">
            <w:pPr>
              <w:widowControl/>
              <w:jc w:val="center"/>
              <w:rPr>
                <w:b/>
                <w:bCs/>
                <w:kern w:val="0"/>
                <w:sz w:val="18"/>
                <w:szCs w:val="13"/>
              </w:rPr>
            </w:pPr>
            <w:r w:rsidRPr="00EA5D32">
              <w:rPr>
                <w:b/>
                <w:bCs/>
                <w:kern w:val="0"/>
                <w:sz w:val="18"/>
                <w:szCs w:val="13"/>
              </w:rPr>
              <w:t>日期</w:t>
            </w:r>
          </w:p>
        </w:tc>
        <w:tc>
          <w:tcPr>
            <w:tcW w:w="728" w:type="dxa"/>
            <w:tcBorders>
              <w:top w:val="single" w:sz="4" w:space="0" w:color="auto"/>
              <w:left w:val="single" w:sz="4" w:space="0" w:color="auto"/>
              <w:bottom w:val="single" w:sz="4" w:space="0" w:color="000000"/>
              <w:right w:val="nil"/>
            </w:tcBorders>
            <w:vAlign w:val="center"/>
          </w:tcPr>
          <w:p w14:paraId="3A70BEE7" w14:textId="77777777" w:rsidR="001407A3" w:rsidRPr="00EA5D32" w:rsidRDefault="001407A3" w:rsidP="008873D9">
            <w:pPr>
              <w:widowControl/>
              <w:jc w:val="center"/>
              <w:rPr>
                <w:b/>
                <w:bCs/>
                <w:kern w:val="0"/>
                <w:sz w:val="18"/>
                <w:szCs w:val="13"/>
              </w:rPr>
            </w:pPr>
            <w:r w:rsidRPr="00EA5D32">
              <w:rPr>
                <w:b/>
                <w:bCs/>
                <w:kern w:val="0"/>
                <w:sz w:val="18"/>
                <w:szCs w:val="13"/>
              </w:rPr>
              <w:t>施工</w:t>
            </w:r>
          </w:p>
          <w:p w14:paraId="125877C4" w14:textId="77777777" w:rsidR="001407A3" w:rsidRPr="00EA5D32" w:rsidRDefault="001407A3" w:rsidP="008873D9">
            <w:pPr>
              <w:widowControl/>
              <w:jc w:val="center"/>
              <w:rPr>
                <w:b/>
                <w:bCs/>
                <w:kern w:val="0"/>
                <w:sz w:val="18"/>
                <w:szCs w:val="13"/>
              </w:rPr>
            </w:pPr>
            <w:r w:rsidRPr="00EA5D32">
              <w:rPr>
                <w:b/>
                <w:bCs/>
                <w:kern w:val="0"/>
                <w:sz w:val="18"/>
                <w:szCs w:val="13"/>
              </w:rPr>
              <w:t>地点</w:t>
            </w:r>
          </w:p>
        </w:tc>
        <w:tc>
          <w:tcPr>
            <w:tcW w:w="909" w:type="dxa"/>
            <w:tcBorders>
              <w:top w:val="single" w:sz="4" w:space="0" w:color="auto"/>
              <w:left w:val="single" w:sz="4" w:space="0" w:color="auto"/>
              <w:bottom w:val="single" w:sz="4" w:space="0" w:color="000000"/>
              <w:right w:val="nil"/>
            </w:tcBorders>
            <w:vAlign w:val="center"/>
          </w:tcPr>
          <w:p w14:paraId="66F7577E" w14:textId="77777777" w:rsidR="001407A3" w:rsidRPr="00EA5D32" w:rsidRDefault="001407A3" w:rsidP="008873D9">
            <w:pPr>
              <w:widowControl/>
              <w:jc w:val="center"/>
              <w:rPr>
                <w:b/>
                <w:bCs/>
                <w:kern w:val="0"/>
                <w:sz w:val="18"/>
                <w:szCs w:val="13"/>
              </w:rPr>
            </w:pPr>
            <w:r w:rsidRPr="00EA5D32">
              <w:rPr>
                <w:b/>
                <w:bCs/>
                <w:kern w:val="0"/>
                <w:sz w:val="18"/>
                <w:szCs w:val="13"/>
              </w:rPr>
              <w:t>施工</w:t>
            </w:r>
          </w:p>
          <w:p w14:paraId="39E46CF1" w14:textId="77777777" w:rsidR="001407A3" w:rsidRPr="00EA5D32" w:rsidRDefault="001407A3" w:rsidP="008873D9">
            <w:pPr>
              <w:widowControl/>
              <w:jc w:val="center"/>
              <w:rPr>
                <w:b/>
                <w:bCs/>
                <w:kern w:val="0"/>
                <w:sz w:val="18"/>
                <w:szCs w:val="13"/>
              </w:rPr>
            </w:pPr>
            <w:r w:rsidRPr="00EA5D32">
              <w:rPr>
                <w:b/>
                <w:bCs/>
                <w:kern w:val="0"/>
                <w:sz w:val="18"/>
                <w:szCs w:val="13"/>
              </w:rPr>
              <w:t>时间</w:t>
            </w:r>
          </w:p>
        </w:tc>
        <w:tc>
          <w:tcPr>
            <w:tcW w:w="1481" w:type="dxa"/>
            <w:tcBorders>
              <w:top w:val="single" w:sz="4" w:space="0" w:color="auto"/>
              <w:left w:val="single" w:sz="4" w:space="0" w:color="auto"/>
              <w:bottom w:val="single" w:sz="4" w:space="0" w:color="auto"/>
              <w:right w:val="single" w:sz="4" w:space="0" w:color="auto"/>
            </w:tcBorders>
            <w:vAlign w:val="center"/>
          </w:tcPr>
          <w:p w14:paraId="0B34302C" w14:textId="77777777" w:rsidR="001407A3" w:rsidRPr="00EA5D32" w:rsidRDefault="001407A3" w:rsidP="008873D9">
            <w:pPr>
              <w:widowControl/>
              <w:jc w:val="center"/>
              <w:rPr>
                <w:b/>
                <w:bCs/>
                <w:kern w:val="0"/>
                <w:sz w:val="18"/>
                <w:szCs w:val="13"/>
              </w:rPr>
            </w:pPr>
            <w:r w:rsidRPr="00EA5D32">
              <w:rPr>
                <w:b/>
                <w:bCs/>
                <w:kern w:val="0"/>
                <w:sz w:val="18"/>
                <w:szCs w:val="13"/>
              </w:rPr>
              <w:t>施工内容及影响范围</w:t>
            </w:r>
          </w:p>
        </w:tc>
        <w:tc>
          <w:tcPr>
            <w:tcW w:w="1866" w:type="dxa"/>
            <w:tcBorders>
              <w:top w:val="single" w:sz="4" w:space="0" w:color="auto"/>
              <w:left w:val="single" w:sz="4" w:space="0" w:color="auto"/>
              <w:bottom w:val="single" w:sz="4" w:space="0" w:color="auto"/>
              <w:right w:val="single" w:sz="4" w:space="0" w:color="auto"/>
            </w:tcBorders>
            <w:vAlign w:val="center"/>
          </w:tcPr>
          <w:p w14:paraId="6C28BA8F" w14:textId="77777777" w:rsidR="001407A3" w:rsidRPr="00EA5D32" w:rsidRDefault="001407A3" w:rsidP="008873D9">
            <w:pPr>
              <w:widowControl/>
              <w:jc w:val="center"/>
              <w:rPr>
                <w:b/>
                <w:bCs/>
                <w:kern w:val="0"/>
                <w:sz w:val="18"/>
                <w:szCs w:val="13"/>
              </w:rPr>
            </w:pPr>
            <w:r w:rsidRPr="00EA5D32">
              <w:rPr>
                <w:b/>
                <w:bCs/>
                <w:kern w:val="0"/>
                <w:sz w:val="18"/>
                <w:szCs w:val="13"/>
              </w:rPr>
              <w:t>限速及行车方式变化</w:t>
            </w:r>
          </w:p>
        </w:tc>
        <w:tc>
          <w:tcPr>
            <w:tcW w:w="1749" w:type="dxa"/>
            <w:tcBorders>
              <w:top w:val="single" w:sz="4" w:space="0" w:color="auto"/>
              <w:left w:val="single" w:sz="4" w:space="0" w:color="auto"/>
              <w:bottom w:val="single" w:sz="4" w:space="0" w:color="auto"/>
              <w:right w:val="single" w:sz="4" w:space="0" w:color="auto"/>
            </w:tcBorders>
            <w:vAlign w:val="center"/>
          </w:tcPr>
          <w:p w14:paraId="7189F117" w14:textId="77777777" w:rsidR="001407A3" w:rsidRPr="00EA5D32" w:rsidRDefault="001407A3" w:rsidP="008873D9">
            <w:pPr>
              <w:widowControl/>
              <w:jc w:val="center"/>
              <w:rPr>
                <w:b/>
                <w:bCs/>
                <w:kern w:val="0"/>
                <w:sz w:val="18"/>
                <w:szCs w:val="13"/>
              </w:rPr>
            </w:pPr>
            <w:r w:rsidRPr="00EA5D32">
              <w:rPr>
                <w:b/>
                <w:bCs/>
                <w:kern w:val="0"/>
                <w:sz w:val="18"/>
                <w:szCs w:val="13"/>
              </w:rPr>
              <w:t>设备变化</w:t>
            </w:r>
          </w:p>
        </w:tc>
        <w:tc>
          <w:tcPr>
            <w:tcW w:w="850" w:type="dxa"/>
            <w:tcBorders>
              <w:top w:val="single" w:sz="4" w:space="0" w:color="auto"/>
              <w:left w:val="single" w:sz="4" w:space="0" w:color="auto"/>
              <w:bottom w:val="single" w:sz="4" w:space="0" w:color="auto"/>
              <w:right w:val="single" w:sz="4" w:space="0" w:color="auto"/>
            </w:tcBorders>
            <w:vAlign w:val="center"/>
          </w:tcPr>
          <w:p w14:paraId="53F2E3FC" w14:textId="77777777" w:rsidR="001407A3" w:rsidRPr="00EA5D32" w:rsidRDefault="001407A3" w:rsidP="008873D9">
            <w:pPr>
              <w:widowControl/>
              <w:jc w:val="center"/>
              <w:rPr>
                <w:b/>
                <w:bCs/>
                <w:kern w:val="0"/>
                <w:sz w:val="18"/>
                <w:szCs w:val="13"/>
              </w:rPr>
            </w:pPr>
            <w:r w:rsidRPr="00EA5D32">
              <w:rPr>
                <w:b/>
                <w:bCs/>
                <w:kern w:val="0"/>
                <w:sz w:val="18"/>
                <w:szCs w:val="13"/>
              </w:rPr>
              <w:t>运输</w:t>
            </w:r>
          </w:p>
          <w:p w14:paraId="2821124A" w14:textId="77777777" w:rsidR="001407A3" w:rsidRPr="00EA5D32" w:rsidRDefault="001407A3" w:rsidP="008873D9">
            <w:pPr>
              <w:widowControl/>
              <w:jc w:val="center"/>
              <w:rPr>
                <w:b/>
                <w:bCs/>
                <w:kern w:val="0"/>
                <w:sz w:val="18"/>
                <w:szCs w:val="13"/>
              </w:rPr>
            </w:pPr>
            <w:r w:rsidRPr="00EA5D32">
              <w:rPr>
                <w:b/>
                <w:bCs/>
                <w:kern w:val="0"/>
                <w:sz w:val="18"/>
                <w:szCs w:val="13"/>
              </w:rPr>
              <w:t>组织</w:t>
            </w:r>
          </w:p>
        </w:tc>
        <w:tc>
          <w:tcPr>
            <w:tcW w:w="1134" w:type="dxa"/>
            <w:tcBorders>
              <w:top w:val="single" w:sz="4" w:space="0" w:color="auto"/>
              <w:left w:val="single" w:sz="4" w:space="0" w:color="auto"/>
              <w:bottom w:val="single" w:sz="4" w:space="0" w:color="auto"/>
              <w:right w:val="single" w:sz="4" w:space="0" w:color="auto"/>
            </w:tcBorders>
            <w:vAlign w:val="center"/>
          </w:tcPr>
          <w:p w14:paraId="17C76F43" w14:textId="77777777" w:rsidR="001407A3" w:rsidRPr="00EA5D32" w:rsidRDefault="001407A3" w:rsidP="008873D9">
            <w:pPr>
              <w:widowControl/>
              <w:jc w:val="center"/>
              <w:rPr>
                <w:b/>
                <w:bCs/>
                <w:kern w:val="0"/>
                <w:sz w:val="18"/>
                <w:szCs w:val="13"/>
              </w:rPr>
            </w:pPr>
            <w:r w:rsidRPr="00EA5D32">
              <w:rPr>
                <w:b/>
                <w:bCs/>
                <w:kern w:val="0"/>
                <w:sz w:val="18"/>
                <w:szCs w:val="13"/>
              </w:rPr>
              <w:t>施工单位</w:t>
            </w:r>
          </w:p>
          <w:p w14:paraId="590410AA" w14:textId="77777777" w:rsidR="001407A3" w:rsidRPr="00EA5D32" w:rsidRDefault="001407A3" w:rsidP="008873D9">
            <w:pPr>
              <w:widowControl/>
              <w:jc w:val="center"/>
              <w:rPr>
                <w:b/>
                <w:bCs/>
                <w:kern w:val="0"/>
                <w:sz w:val="18"/>
                <w:szCs w:val="13"/>
              </w:rPr>
            </w:pPr>
            <w:r w:rsidRPr="00EA5D32">
              <w:rPr>
                <w:b/>
                <w:bCs/>
                <w:kern w:val="0"/>
                <w:sz w:val="18"/>
                <w:szCs w:val="13"/>
              </w:rPr>
              <w:t>及负责人、配合单位</w:t>
            </w:r>
          </w:p>
        </w:tc>
        <w:tc>
          <w:tcPr>
            <w:tcW w:w="709" w:type="dxa"/>
            <w:tcBorders>
              <w:top w:val="single" w:sz="4" w:space="0" w:color="auto"/>
              <w:left w:val="single" w:sz="4" w:space="0" w:color="auto"/>
              <w:bottom w:val="single" w:sz="4" w:space="0" w:color="auto"/>
              <w:right w:val="single" w:sz="4" w:space="0" w:color="auto"/>
            </w:tcBorders>
            <w:vAlign w:val="center"/>
          </w:tcPr>
          <w:p w14:paraId="0C0033DC" w14:textId="77777777" w:rsidR="001407A3" w:rsidRPr="00EA5D32" w:rsidRDefault="001407A3" w:rsidP="008873D9">
            <w:pPr>
              <w:widowControl/>
              <w:jc w:val="center"/>
              <w:rPr>
                <w:b/>
                <w:bCs/>
                <w:kern w:val="0"/>
                <w:sz w:val="18"/>
                <w:szCs w:val="13"/>
              </w:rPr>
            </w:pPr>
            <w:r w:rsidRPr="00EA5D32">
              <w:rPr>
                <w:b/>
                <w:bCs/>
                <w:kern w:val="0"/>
                <w:sz w:val="18"/>
                <w:szCs w:val="13"/>
              </w:rPr>
              <w:t>备注</w:t>
            </w:r>
          </w:p>
        </w:tc>
      </w:tr>
      <w:tr w:rsidR="001407A3" w:rsidRPr="00EA5D32" w14:paraId="13D97EE4" w14:textId="77777777" w:rsidTr="008873D9">
        <w:trPr>
          <w:cantSplit/>
          <w:trHeight w:val="2049"/>
        </w:trPr>
        <w:tc>
          <w:tcPr>
            <w:tcW w:w="616" w:type="dxa"/>
            <w:tcBorders>
              <w:top w:val="nil"/>
              <w:left w:val="single" w:sz="4" w:space="0" w:color="auto"/>
              <w:bottom w:val="single" w:sz="4" w:space="0" w:color="auto"/>
              <w:right w:val="single" w:sz="4" w:space="0" w:color="auto"/>
            </w:tcBorders>
            <w:noWrap/>
            <w:vAlign w:val="center"/>
          </w:tcPr>
          <w:p w14:paraId="620F3746" w14:textId="77777777" w:rsidR="001407A3" w:rsidRPr="00EA5D32" w:rsidRDefault="001407A3" w:rsidP="008873D9">
            <w:pPr>
              <w:widowControl/>
              <w:jc w:val="center"/>
              <w:rPr>
                <w:kern w:val="0"/>
                <w:sz w:val="18"/>
                <w:szCs w:val="13"/>
              </w:rPr>
            </w:pPr>
          </w:p>
        </w:tc>
        <w:tc>
          <w:tcPr>
            <w:tcW w:w="686" w:type="dxa"/>
            <w:tcBorders>
              <w:top w:val="nil"/>
              <w:left w:val="nil"/>
              <w:bottom w:val="single" w:sz="4" w:space="0" w:color="auto"/>
              <w:right w:val="single" w:sz="4" w:space="0" w:color="auto"/>
            </w:tcBorders>
            <w:noWrap/>
            <w:vAlign w:val="center"/>
          </w:tcPr>
          <w:p w14:paraId="7CC871BC" w14:textId="77777777" w:rsidR="001407A3" w:rsidRPr="00EA5D32" w:rsidRDefault="001407A3" w:rsidP="008873D9">
            <w:pPr>
              <w:widowControl/>
              <w:jc w:val="center"/>
              <w:rPr>
                <w:kern w:val="0"/>
                <w:sz w:val="18"/>
                <w:szCs w:val="13"/>
              </w:rPr>
            </w:pPr>
          </w:p>
        </w:tc>
        <w:tc>
          <w:tcPr>
            <w:tcW w:w="588" w:type="dxa"/>
            <w:tcBorders>
              <w:top w:val="nil"/>
              <w:left w:val="nil"/>
              <w:bottom w:val="single" w:sz="4" w:space="0" w:color="auto"/>
              <w:right w:val="single" w:sz="4" w:space="0" w:color="auto"/>
            </w:tcBorders>
            <w:noWrap/>
            <w:vAlign w:val="center"/>
          </w:tcPr>
          <w:p w14:paraId="30C03C6C" w14:textId="77777777" w:rsidR="001407A3" w:rsidRPr="00EA5D32" w:rsidRDefault="001407A3" w:rsidP="008873D9">
            <w:pPr>
              <w:widowControl/>
              <w:jc w:val="center"/>
              <w:rPr>
                <w:kern w:val="0"/>
                <w:sz w:val="18"/>
                <w:szCs w:val="13"/>
              </w:rPr>
            </w:pPr>
          </w:p>
        </w:tc>
        <w:tc>
          <w:tcPr>
            <w:tcW w:w="602" w:type="dxa"/>
            <w:tcBorders>
              <w:top w:val="nil"/>
              <w:left w:val="nil"/>
              <w:bottom w:val="single" w:sz="4" w:space="0" w:color="auto"/>
              <w:right w:val="single" w:sz="4" w:space="0" w:color="auto"/>
            </w:tcBorders>
            <w:vAlign w:val="center"/>
          </w:tcPr>
          <w:p w14:paraId="59DAD047" w14:textId="77777777" w:rsidR="001407A3" w:rsidRPr="00EA5D32" w:rsidRDefault="001407A3" w:rsidP="008873D9">
            <w:pPr>
              <w:widowControl/>
              <w:jc w:val="center"/>
              <w:rPr>
                <w:kern w:val="0"/>
                <w:sz w:val="18"/>
                <w:szCs w:val="13"/>
              </w:rPr>
            </w:pPr>
          </w:p>
        </w:tc>
        <w:tc>
          <w:tcPr>
            <w:tcW w:w="1078" w:type="dxa"/>
            <w:tcBorders>
              <w:top w:val="nil"/>
              <w:left w:val="single" w:sz="4" w:space="0" w:color="auto"/>
              <w:bottom w:val="single" w:sz="4" w:space="0" w:color="auto"/>
              <w:right w:val="single" w:sz="4" w:space="0" w:color="auto"/>
            </w:tcBorders>
            <w:vAlign w:val="center"/>
          </w:tcPr>
          <w:p w14:paraId="3A7513DA" w14:textId="77777777" w:rsidR="001407A3" w:rsidRPr="00EA5D32" w:rsidRDefault="001407A3" w:rsidP="008873D9">
            <w:pPr>
              <w:widowControl/>
              <w:jc w:val="center"/>
              <w:rPr>
                <w:kern w:val="0"/>
                <w:sz w:val="18"/>
                <w:szCs w:val="13"/>
              </w:rPr>
            </w:pPr>
          </w:p>
        </w:tc>
        <w:tc>
          <w:tcPr>
            <w:tcW w:w="616" w:type="dxa"/>
            <w:tcBorders>
              <w:top w:val="nil"/>
              <w:left w:val="nil"/>
              <w:bottom w:val="single" w:sz="4" w:space="0" w:color="auto"/>
              <w:right w:val="single" w:sz="4" w:space="0" w:color="auto"/>
            </w:tcBorders>
            <w:vAlign w:val="center"/>
          </w:tcPr>
          <w:p w14:paraId="388766CA" w14:textId="77777777" w:rsidR="001407A3" w:rsidRPr="00EA5D32" w:rsidRDefault="001407A3" w:rsidP="008873D9">
            <w:pPr>
              <w:widowControl/>
              <w:jc w:val="left"/>
              <w:rPr>
                <w:kern w:val="0"/>
                <w:sz w:val="18"/>
                <w:szCs w:val="13"/>
              </w:rPr>
            </w:pPr>
          </w:p>
        </w:tc>
        <w:tc>
          <w:tcPr>
            <w:tcW w:w="728" w:type="dxa"/>
            <w:tcBorders>
              <w:top w:val="nil"/>
              <w:left w:val="single" w:sz="4" w:space="0" w:color="auto"/>
              <w:bottom w:val="single" w:sz="4" w:space="0" w:color="auto"/>
              <w:right w:val="single" w:sz="4" w:space="0" w:color="auto"/>
            </w:tcBorders>
            <w:vAlign w:val="center"/>
          </w:tcPr>
          <w:p w14:paraId="3D7F2FFF"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区间及起止里程</w:t>
            </w:r>
          </w:p>
        </w:tc>
        <w:tc>
          <w:tcPr>
            <w:tcW w:w="909" w:type="dxa"/>
            <w:tcBorders>
              <w:top w:val="nil"/>
              <w:left w:val="nil"/>
              <w:bottom w:val="single" w:sz="4" w:space="0" w:color="auto"/>
              <w:right w:val="single" w:sz="4" w:space="0" w:color="auto"/>
            </w:tcBorders>
            <w:noWrap/>
            <w:vAlign w:val="center"/>
          </w:tcPr>
          <w:p w14:paraId="53611098"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施工起止时间</w:t>
            </w:r>
          </w:p>
          <w:p w14:paraId="4DC67195"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（施工时间，分钟）</w:t>
            </w:r>
          </w:p>
        </w:tc>
        <w:tc>
          <w:tcPr>
            <w:tcW w:w="1481" w:type="dxa"/>
            <w:tcBorders>
              <w:top w:val="nil"/>
              <w:left w:val="nil"/>
              <w:bottom w:val="single" w:sz="4" w:space="0" w:color="auto"/>
              <w:right w:val="single" w:sz="4" w:space="0" w:color="auto"/>
            </w:tcBorders>
            <w:noWrap/>
            <w:vAlign w:val="center"/>
          </w:tcPr>
          <w:p w14:paraId="51003D37"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施工内容</w:t>
            </w:r>
          </w:p>
          <w:p w14:paraId="113949E4"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影响范围</w:t>
            </w:r>
          </w:p>
        </w:tc>
        <w:tc>
          <w:tcPr>
            <w:tcW w:w="1866" w:type="dxa"/>
            <w:tcBorders>
              <w:top w:val="nil"/>
              <w:left w:val="nil"/>
              <w:bottom w:val="single" w:sz="4" w:space="0" w:color="auto"/>
              <w:right w:val="single" w:sz="4" w:space="0" w:color="auto"/>
            </w:tcBorders>
            <w:vAlign w:val="center"/>
          </w:tcPr>
          <w:p w14:paraId="5DD45A50" w14:textId="77777777" w:rsidR="001407A3" w:rsidRPr="00EA5D32" w:rsidRDefault="001407A3" w:rsidP="008873D9">
            <w:pPr>
              <w:widowControl/>
              <w:jc w:val="left"/>
              <w:rPr>
                <w:rFonts w:ascii="宋体" w:hAnsi="宋体" w:cs="宋体"/>
                <w:kern w:val="0"/>
                <w:sz w:val="18"/>
                <w:szCs w:val="15"/>
              </w:rPr>
            </w:pPr>
            <w:r w:rsidRPr="00EA5D32">
              <w:rPr>
                <w:rFonts w:ascii="宋体" w:hAnsi="宋体" w:cs="宋体" w:hint="eastAsia"/>
                <w:kern w:val="0"/>
                <w:sz w:val="18"/>
                <w:szCs w:val="15"/>
              </w:rPr>
              <w:t>限速要求</w:t>
            </w:r>
            <w:r w:rsidRPr="00EA5D32">
              <w:rPr>
                <w:rFonts w:ascii="宋体" w:hAnsi="宋体" w:cs="宋体" w:hint="eastAsia"/>
                <w:kern w:val="0"/>
                <w:sz w:val="18"/>
                <w:szCs w:val="15"/>
              </w:rPr>
              <w:br/>
              <w:t>行车方式</w:t>
            </w:r>
          </w:p>
        </w:tc>
        <w:tc>
          <w:tcPr>
            <w:tcW w:w="1749" w:type="dxa"/>
            <w:tcBorders>
              <w:top w:val="nil"/>
              <w:left w:val="nil"/>
              <w:bottom w:val="single" w:sz="4" w:space="0" w:color="auto"/>
              <w:right w:val="single" w:sz="4" w:space="0" w:color="auto"/>
            </w:tcBorders>
          </w:tcPr>
          <w:p w14:paraId="36998887" w14:textId="77777777" w:rsidR="001407A3" w:rsidRPr="00EA5D32" w:rsidRDefault="001407A3" w:rsidP="008873D9">
            <w:pPr>
              <w:widowControl/>
              <w:jc w:val="left"/>
              <w:rPr>
                <w:rFonts w:ascii="宋体" w:hAnsi="宋体" w:cs="宋体"/>
                <w:kern w:val="0"/>
                <w:sz w:val="18"/>
                <w:szCs w:val="15"/>
              </w:rPr>
            </w:pPr>
            <w:r w:rsidRPr="00EA5D32">
              <w:rPr>
                <w:rFonts w:ascii="宋体" w:hAnsi="宋体" w:cs="宋体" w:hint="eastAsia"/>
                <w:kern w:val="0"/>
                <w:sz w:val="18"/>
                <w:szCs w:val="15"/>
              </w:rPr>
              <w:t>线路数据变化：</w:t>
            </w:r>
          </w:p>
          <w:p w14:paraId="3B17783D" w14:textId="77777777" w:rsidR="001407A3" w:rsidRPr="00EA5D32" w:rsidRDefault="001407A3" w:rsidP="008873D9">
            <w:pPr>
              <w:widowControl/>
              <w:jc w:val="left"/>
              <w:rPr>
                <w:rFonts w:ascii="宋体" w:hAnsi="宋体" w:cs="宋体"/>
                <w:kern w:val="0"/>
                <w:sz w:val="18"/>
                <w:szCs w:val="15"/>
              </w:rPr>
            </w:pPr>
            <w:r w:rsidRPr="00EA5D32">
              <w:rPr>
                <w:rFonts w:ascii="宋体" w:hAnsi="宋体" w:cs="宋体" w:hint="eastAsia"/>
                <w:kern w:val="0"/>
                <w:sz w:val="18"/>
                <w:szCs w:val="15"/>
              </w:rPr>
              <w:t>站场线路、道岔、径路变化：</w:t>
            </w:r>
          </w:p>
          <w:p w14:paraId="0E6C83CC" w14:textId="77777777" w:rsidR="001407A3" w:rsidRPr="00EA5D32" w:rsidRDefault="001407A3" w:rsidP="008873D9">
            <w:pPr>
              <w:widowControl/>
              <w:jc w:val="left"/>
              <w:rPr>
                <w:rFonts w:ascii="宋体" w:hAnsi="宋体" w:cs="宋体"/>
                <w:kern w:val="0"/>
                <w:sz w:val="18"/>
                <w:szCs w:val="15"/>
              </w:rPr>
            </w:pPr>
            <w:r w:rsidRPr="00EA5D32">
              <w:rPr>
                <w:rFonts w:ascii="宋体" w:hAnsi="宋体" w:cs="宋体" w:hint="eastAsia"/>
                <w:kern w:val="0"/>
                <w:sz w:val="18"/>
                <w:szCs w:val="15"/>
              </w:rPr>
              <w:t>信号机位置及显示变化：</w:t>
            </w:r>
          </w:p>
          <w:p w14:paraId="7408CF18" w14:textId="77777777" w:rsidR="001407A3" w:rsidRPr="00EA5D32" w:rsidRDefault="001407A3" w:rsidP="008873D9">
            <w:pPr>
              <w:widowControl/>
              <w:jc w:val="left"/>
              <w:rPr>
                <w:rFonts w:ascii="宋体" w:hAnsi="宋体" w:cs="宋体"/>
                <w:kern w:val="0"/>
                <w:sz w:val="18"/>
                <w:szCs w:val="15"/>
              </w:rPr>
            </w:pPr>
            <w:r w:rsidRPr="00EA5D32">
              <w:rPr>
                <w:rFonts w:ascii="宋体" w:hAnsi="宋体" w:cs="宋体" w:hint="eastAsia"/>
                <w:kern w:val="0"/>
                <w:sz w:val="18"/>
                <w:szCs w:val="15"/>
              </w:rPr>
              <w:t>接触网信号标志位置变化：</w:t>
            </w:r>
          </w:p>
          <w:p w14:paraId="10FDCF72"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5"/>
              </w:rPr>
              <w:t>其他变化：</w:t>
            </w:r>
          </w:p>
        </w:tc>
        <w:tc>
          <w:tcPr>
            <w:tcW w:w="850" w:type="dxa"/>
            <w:tcBorders>
              <w:top w:val="nil"/>
              <w:left w:val="single" w:sz="4" w:space="0" w:color="auto"/>
              <w:bottom w:val="single" w:sz="4" w:space="0" w:color="auto"/>
              <w:right w:val="single" w:sz="4" w:space="0" w:color="auto"/>
            </w:tcBorders>
            <w:noWrap/>
            <w:vAlign w:val="bottom"/>
          </w:tcPr>
          <w:p w14:paraId="740C087A"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 xml:space="preserve">　</w:t>
            </w:r>
          </w:p>
        </w:tc>
        <w:tc>
          <w:tcPr>
            <w:tcW w:w="1134" w:type="dxa"/>
            <w:tcBorders>
              <w:top w:val="nil"/>
              <w:left w:val="nil"/>
              <w:bottom w:val="single" w:sz="4" w:space="0" w:color="auto"/>
              <w:right w:val="single" w:sz="4" w:space="0" w:color="auto"/>
            </w:tcBorders>
            <w:noWrap/>
            <w:vAlign w:val="center"/>
          </w:tcPr>
          <w:p w14:paraId="0CAE15C7"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主体施工单位</w:t>
            </w:r>
          </w:p>
          <w:p w14:paraId="0D8624AD"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（职务）</w:t>
            </w:r>
          </w:p>
          <w:p w14:paraId="6E39A8DB"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（姓名）</w:t>
            </w:r>
          </w:p>
          <w:p w14:paraId="350FD99D"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施工单位</w:t>
            </w:r>
          </w:p>
          <w:p w14:paraId="3C1C1FD9"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（职务）</w:t>
            </w:r>
          </w:p>
          <w:p w14:paraId="1DFE8A12"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（姓名）</w:t>
            </w:r>
          </w:p>
          <w:p w14:paraId="49039DE5" w14:textId="77777777" w:rsidR="001407A3" w:rsidRPr="00EA5D32" w:rsidRDefault="001407A3" w:rsidP="008873D9">
            <w:pPr>
              <w:widowControl/>
              <w:jc w:val="left"/>
              <w:rPr>
                <w:rFonts w:ascii="宋体" w:hAnsi="宋体" w:cs="宋体"/>
                <w:kern w:val="0"/>
                <w:sz w:val="18"/>
                <w:szCs w:val="13"/>
              </w:rPr>
            </w:pPr>
            <w:r w:rsidRPr="00EA5D32">
              <w:rPr>
                <w:rFonts w:ascii="宋体" w:hAnsi="宋体" w:cs="宋体" w:hint="eastAsia"/>
                <w:kern w:val="0"/>
                <w:sz w:val="18"/>
                <w:szCs w:val="13"/>
              </w:rPr>
              <w:t>配合单位</w:t>
            </w:r>
          </w:p>
          <w:p w14:paraId="2ACD2D5D" w14:textId="77777777" w:rsidR="001407A3" w:rsidRPr="00EA5D32" w:rsidRDefault="001407A3" w:rsidP="008873D9">
            <w:pPr>
              <w:widowControl/>
              <w:jc w:val="left"/>
              <w:rPr>
                <w:rFonts w:ascii="宋体" w:hAnsi="宋体" w:cs="宋体"/>
                <w:kern w:val="0"/>
                <w:sz w:val="18"/>
                <w:szCs w:val="13"/>
              </w:rPr>
            </w:pPr>
          </w:p>
        </w:tc>
        <w:tc>
          <w:tcPr>
            <w:tcW w:w="709" w:type="dxa"/>
            <w:tcBorders>
              <w:top w:val="nil"/>
              <w:left w:val="nil"/>
              <w:bottom w:val="single" w:sz="4" w:space="0" w:color="auto"/>
              <w:right w:val="single" w:sz="4" w:space="0" w:color="auto"/>
            </w:tcBorders>
            <w:noWrap/>
            <w:vAlign w:val="center"/>
          </w:tcPr>
          <w:p w14:paraId="1C521417" w14:textId="77777777" w:rsidR="001407A3" w:rsidRPr="00EA5D32" w:rsidRDefault="001407A3" w:rsidP="008873D9">
            <w:pPr>
              <w:widowControl/>
              <w:jc w:val="center"/>
              <w:rPr>
                <w:kern w:val="0"/>
                <w:sz w:val="18"/>
                <w:szCs w:val="13"/>
              </w:rPr>
            </w:pPr>
          </w:p>
        </w:tc>
      </w:tr>
      <w:tr w:rsidR="001407A3" w:rsidRPr="00EA5D32" w14:paraId="3A3D5ACA" w14:textId="77777777" w:rsidTr="008873D9">
        <w:trPr>
          <w:cantSplit/>
          <w:trHeight w:val="699"/>
        </w:trPr>
        <w:tc>
          <w:tcPr>
            <w:tcW w:w="616" w:type="dxa"/>
            <w:tcBorders>
              <w:top w:val="nil"/>
              <w:left w:val="single" w:sz="4" w:space="0" w:color="auto"/>
              <w:bottom w:val="single" w:sz="4" w:space="0" w:color="auto"/>
              <w:right w:val="single" w:sz="4" w:space="0" w:color="auto"/>
            </w:tcBorders>
            <w:noWrap/>
            <w:vAlign w:val="center"/>
          </w:tcPr>
          <w:p w14:paraId="19E59DB6" w14:textId="77777777" w:rsidR="001407A3" w:rsidRPr="00EA5D32" w:rsidRDefault="001407A3" w:rsidP="008873D9">
            <w:pPr>
              <w:widowControl/>
              <w:jc w:val="center"/>
              <w:rPr>
                <w:kern w:val="0"/>
                <w:sz w:val="18"/>
                <w:szCs w:val="13"/>
              </w:rPr>
            </w:pPr>
          </w:p>
        </w:tc>
        <w:tc>
          <w:tcPr>
            <w:tcW w:w="686" w:type="dxa"/>
            <w:tcBorders>
              <w:top w:val="nil"/>
              <w:left w:val="nil"/>
              <w:bottom w:val="single" w:sz="4" w:space="0" w:color="auto"/>
              <w:right w:val="single" w:sz="4" w:space="0" w:color="auto"/>
            </w:tcBorders>
            <w:noWrap/>
            <w:vAlign w:val="center"/>
          </w:tcPr>
          <w:p w14:paraId="18E02164" w14:textId="77777777" w:rsidR="001407A3" w:rsidRPr="00EA5D32" w:rsidRDefault="001407A3" w:rsidP="008873D9">
            <w:pPr>
              <w:widowControl/>
              <w:jc w:val="center"/>
              <w:rPr>
                <w:kern w:val="0"/>
                <w:sz w:val="18"/>
                <w:szCs w:val="13"/>
              </w:rPr>
            </w:pPr>
          </w:p>
        </w:tc>
        <w:tc>
          <w:tcPr>
            <w:tcW w:w="588" w:type="dxa"/>
            <w:tcBorders>
              <w:top w:val="nil"/>
              <w:left w:val="nil"/>
              <w:bottom w:val="single" w:sz="4" w:space="0" w:color="auto"/>
              <w:right w:val="single" w:sz="4" w:space="0" w:color="auto"/>
            </w:tcBorders>
            <w:noWrap/>
            <w:vAlign w:val="center"/>
          </w:tcPr>
          <w:p w14:paraId="696DBDBC" w14:textId="77777777" w:rsidR="001407A3" w:rsidRPr="00EA5D32" w:rsidRDefault="001407A3" w:rsidP="008873D9">
            <w:pPr>
              <w:widowControl/>
              <w:jc w:val="center"/>
              <w:rPr>
                <w:kern w:val="0"/>
                <w:sz w:val="18"/>
                <w:szCs w:val="13"/>
              </w:rPr>
            </w:pPr>
          </w:p>
        </w:tc>
        <w:tc>
          <w:tcPr>
            <w:tcW w:w="602" w:type="dxa"/>
            <w:tcBorders>
              <w:top w:val="nil"/>
              <w:left w:val="nil"/>
              <w:bottom w:val="single" w:sz="4" w:space="0" w:color="auto"/>
              <w:right w:val="single" w:sz="4" w:space="0" w:color="auto"/>
            </w:tcBorders>
            <w:vAlign w:val="center"/>
          </w:tcPr>
          <w:p w14:paraId="3214CF48" w14:textId="77777777" w:rsidR="001407A3" w:rsidRPr="00EA5D32" w:rsidRDefault="001407A3" w:rsidP="008873D9">
            <w:pPr>
              <w:widowControl/>
              <w:jc w:val="center"/>
              <w:rPr>
                <w:kern w:val="0"/>
                <w:sz w:val="18"/>
                <w:szCs w:val="13"/>
              </w:rPr>
            </w:pPr>
          </w:p>
        </w:tc>
        <w:tc>
          <w:tcPr>
            <w:tcW w:w="1078" w:type="dxa"/>
            <w:tcBorders>
              <w:top w:val="nil"/>
              <w:left w:val="single" w:sz="4" w:space="0" w:color="auto"/>
              <w:bottom w:val="single" w:sz="4" w:space="0" w:color="auto"/>
              <w:right w:val="single" w:sz="4" w:space="0" w:color="auto"/>
            </w:tcBorders>
            <w:vAlign w:val="center"/>
          </w:tcPr>
          <w:p w14:paraId="6360CBE7" w14:textId="77777777" w:rsidR="001407A3" w:rsidRPr="00EA5D32" w:rsidRDefault="001407A3" w:rsidP="008873D9">
            <w:pPr>
              <w:widowControl/>
              <w:jc w:val="center"/>
              <w:rPr>
                <w:kern w:val="0"/>
                <w:sz w:val="18"/>
                <w:szCs w:val="13"/>
              </w:rPr>
            </w:pPr>
          </w:p>
        </w:tc>
        <w:tc>
          <w:tcPr>
            <w:tcW w:w="616" w:type="dxa"/>
            <w:tcBorders>
              <w:top w:val="nil"/>
              <w:left w:val="nil"/>
              <w:bottom w:val="single" w:sz="4" w:space="0" w:color="auto"/>
              <w:right w:val="single" w:sz="4" w:space="0" w:color="auto"/>
            </w:tcBorders>
            <w:vAlign w:val="center"/>
          </w:tcPr>
          <w:p w14:paraId="137B5974" w14:textId="77777777" w:rsidR="001407A3" w:rsidRPr="00EA5D32" w:rsidRDefault="001407A3" w:rsidP="008873D9">
            <w:pPr>
              <w:widowControl/>
              <w:jc w:val="left"/>
              <w:rPr>
                <w:kern w:val="0"/>
                <w:sz w:val="18"/>
                <w:szCs w:val="13"/>
              </w:rPr>
            </w:pPr>
          </w:p>
        </w:tc>
        <w:tc>
          <w:tcPr>
            <w:tcW w:w="728" w:type="dxa"/>
            <w:tcBorders>
              <w:top w:val="nil"/>
              <w:left w:val="single" w:sz="4" w:space="0" w:color="auto"/>
              <w:bottom w:val="single" w:sz="4" w:space="0" w:color="auto"/>
              <w:right w:val="single" w:sz="4" w:space="0" w:color="auto"/>
            </w:tcBorders>
            <w:vAlign w:val="center"/>
          </w:tcPr>
          <w:p w14:paraId="7E236644" w14:textId="77777777" w:rsidR="001407A3" w:rsidRPr="00EA5D32" w:rsidRDefault="001407A3" w:rsidP="008873D9">
            <w:pPr>
              <w:widowControl/>
              <w:jc w:val="left"/>
              <w:rPr>
                <w:kern w:val="0"/>
                <w:sz w:val="18"/>
                <w:szCs w:val="13"/>
              </w:rPr>
            </w:pPr>
          </w:p>
        </w:tc>
        <w:tc>
          <w:tcPr>
            <w:tcW w:w="909" w:type="dxa"/>
            <w:tcBorders>
              <w:top w:val="nil"/>
              <w:left w:val="nil"/>
              <w:bottom w:val="single" w:sz="4" w:space="0" w:color="auto"/>
              <w:right w:val="single" w:sz="4" w:space="0" w:color="auto"/>
            </w:tcBorders>
            <w:noWrap/>
            <w:vAlign w:val="center"/>
          </w:tcPr>
          <w:p w14:paraId="2F174893" w14:textId="77777777" w:rsidR="001407A3" w:rsidRPr="00EA5D32" w:rsidRDefault="001407A3" w:rsidP="008873D9">
            <w:pPr>
              <w:widowControl/>
              <w:jc w:val="left"/>
              <w:rPr>
                <w:kern w:val="0"/>
                <w:sz w:val="18"/>
                <w:szCs w:val="13"/>
              </w:rPr>
            </w:pPr>
          </w:p>
        </w:tc>
        <w:tc>
          <w:tcPr>
            <w:tcW w:w="1481" w:type="dxa"/>
            <w:tcBorders>
              <w:top w:val="nil"/>
              <w:left w:val="nil"/>
              <w:bottom w:val="single" w:sz="4" w:space="0" w:color="auto"/>
              <w:right w:val="single" w:sz="4" w:space="0" w:color="auto"/>
            </w:tcBorders>
            <w:noWrap/>
            <w:vAlign w:val="center"/>
          </w:tcPr>
          <w:p w14:paraId="2B47EB46" w14:textId="77777777" w:rsidR="001407A3" w:rsidRPr="00EA5D32" w:rsidRDefault="001407A3" w:rsidP="008873D9">
            <w:pPr>
              <w:widowControl/>
              <w:jc w:val="left"/>
              <w:rPr>
                <w:kern w:val="0"/>
                <w:sz w:val="18"/>
                <w:szCs w:val="13"/>
              </w:rPr>
            </w:pPr>
          </w:p>
        </w:tc>
        <w:tc>
          <w:tcPr>
            <w:tcW w:w="1866" w:type="dxa"/>
            <w:tcBorders>
              <w:top w:val="nil"/>
              <w:left w:val="nil"/>
              <w:bottom w:val="single" w:sz="4" w:space="0" w:color="auto"/>
              <w:right w:val="single" w:sz="4" w:space="0" w:color="auto"/>
            </w:tcBorders>
            <w:vAlign w:val="center"/>
          </w:tcPr>
          <w:p w14:paraId="011994EE" w14:textId="77777777" w:rsidR="001407A3" w:rsidRPr="00EA5D32" w:rsidRDefault="001407A3" w:rsidP="008873D9">
            <w:pPr>
              <w:widowControl/>
              <w:jc w:val="left"/>
              <w:rPr>
                <w:kern w:val="0"/>
                <w:sz w:val="18"/>
                <w:szCs w:val="15"/>
              </w:rPr>
            </w:pPr>
          </w:p>
        </w:tc>
        <w:tc>
          <w:tcPr>
            <w:tcW w:w="1749" w:type="dxa"/>
            <w:tcBorders>
              <w:top w:val="nil"/>
              <w:left w:val="nil"/>
              <w:bottom w:val="single" w:sz="4" w:space="0" w:color="auto"/>
              <w:right w:val="single" w:sz="4" w:space="0" w:color="auto"/>
            </w:tcBorders>
            <w:vAlign w:val="center"/>
          </w:tcPr>
          <w:p w14:paraId="4D73204A" w14:textId="77777777" w:rsidR="001407A3" w:rsidRPr="00EA5D32" w:rsidRDefault="001407A3" w:rsidP="008873D9">
            <w:pPr>
              <w:widowControl/>
              <w:jc w:val="left"/>
              <w:rPr>
                <w:kern w:val="0"/>
                <w:sz w:val="18"/>
                <w:szCs w:val="13"/>
              </w:rPr>
            </w:pPr>
          </w:p>
        </w:tc>
        <w:tc>
          <w:tcPr>
            <w:tcW w:w="850" w:type="dxa"/>
            <w:tcBorders>
              <w:top w:val="nil"/>
              <w:left w:val="single" w:sz="4" w:space="0" w:color="auto"/>
              <w:bottom w:val="single" w:sz="4" w:space="0" w:color="auto"/>
              <w:right w:val="single" w:sz="4" w:space="0" w:color="auto"/>
            </w:tcBorders>
            <w:noWrap/>
            <w:vAlign w:val="center"/>
          </w:tcPr>
          <w:p w14:paraId="54AA88B4" w14:textId="77777777" w:rsidR="001407A3" w:rsidRPr="00EA5D32" w:rsidRDefault="001407A3" w:rsidP="008873D9">
            <w:pPr>
              <w:widowControl/>
              <w:jc w:val="center"/>
              <w:rPr>
                <w:kern w:val="0"/>
                <w:sz w:val="18"/>
                <w:szCs w:val="13"/>
              </w:rPr>
            </w:pPr>
          </w:p>
        </w:tc>
        <w:tc>
          <w:tcPr>
            <w:tcW w:w="1134" w:type="dxa"/>
            <w:tcBorders>
              <w:top w:val="nil"/>
              <w:left w:val="nil"/>
              <w:bottom w:val="single" w:sz="4" w:space="0" w:color="auto"/>
              <w:right w:val="single" w:sz="4" w:space="0" w:color="auto"/>
            </w:tcBorders>
            <w:noWrap/>
            <w:vAlign w:val="center"/>
          </w:tcPr>
          <w:p w14:paraId="2D4B542F" w14:textId="77777777" w:rsidR="001407A3" w:rsidRPr="00EA5D32" w:rsidRDefault="001407A3" w:rsidP="008873D9">
            <w:pPr>
              <w:widowControl/>
              <w:jc w:val="left"/>
              <w:rPr>
                <w:kern w:val="0"/>
                <w:sz w:val="18"/>
                <w:szCs w:val="13"/>
              </w:rPr>
            </w:pPr>
          </w:p>
        </w:tc>
        <w:tc>
          <w:tcPr>
            <w:tcW w:w="709" w:type="dxa"/>
            <w:tcBorders>
              <w:top w:val="nil"/>
              <w:left w:val="nil"/>
              <w:bottom w:val="single" w:sz="4" w:space="0" w:color="auto"/>
              <w:right w:val="single" w:sz="4" w:space="0" w:color="auto"/>
            </w:tcBorders>
            <w:noWrap/>
            <w:vAlign w:val="center"/>
          </w:tcPr>
          <w:p w14:paraId="3DE94D0A" w14:textId="77777777" w:rsidR="001407A3" w:rsidRPr="00EA5D32" w:rsidRDefault="001407A3" w:rsidP="008873D9">
            <w:pPr>
              <w:widowControl/>
              <w:jc w:val="center"/>
              <w:rPr>
                <w:kern w:val="0"/>
                <w:sz w:val="18"/>
                <w:szCs w:val="13"/>
              </w:rPr>
            </w:pPr>
          </w:p>
        </w:tc>
      </w:tr>
    </w:tbl>
    <w:p w14:paraId="5ED0CF46" w14:textId="77777777" w:rsidR="001407A3" w:rsidRPr="00EA5D32" w:rsidRDefault="001407A3" w:rsidP="001407A3">
      <w:pPr>
        <w:spacing w:line="40" w:lineRule="atLeast"/>
        <w:rPr>
          <w:rFonts w:eastAsia="黑体"/>
          <w:sz w:val="32"/>
          <w:szCs w:val="32"/>
        </w:rPr>
        <w:sectPr w:rsidR="001407A3" w:rsidRPr="00EA5D32" w:rsidSect="008873D9">
          <w:pgSz w:w="16838" w:h="11906" w:orient="landscape" w:code="9"/>
          <w:pgMar w:top="1134" w:right="1134" w:bottom="1134" w:left="1701" w:header="851" w:footer="992" w:gutter="0"/>
          <w:cols w:space="425"/>
          <w:docGrid w:linePitch="289"/>
        </w:sectPr>
      </w:pPr>
    </w:p>
    <w:p w14:paraId="0BAC8CBF" w14:textId="77777777" w:rsidR="001407A3" w:rsidRPr="00EA5D32" w:rsidRDefault="001407A3" w:rsidP="000E22EF">
      <w:pPr>
        <w:widowControl/>
        <w:adjustRightInd w:val="0"/>
        <w:snapToGrid w:val="0"/>
        <w:spacing w:line="560" w:lineRule="exact"/>
        <w:ind w:firstLineChars="200" w:firstLine="640"/>
        <w:rPr>
          <w:rFonts w:eastAsia="黑体"/>
          <w:sz w:val="32"/>
          <w:szCs w:val="32"/>
        </w:rPr>
      </w:pPr>
      <w:r w:rsidRPr="00EA5D32">
        <w:rPr>
          <w:rFonts w:eastAsia="黑体" w:hint="eastAsia"/>
          <w:sz w:val="32"/>
          <w:szCs w:val="32"/>
        </w:rPr>
        <w:lastRenderedPageBreak/>
        <w:t>二、施工计划（含月计划、日计划）规范化要求</w:t>
      </w:r>
    </w:p>
    <w:p w14:paraId="75A02678"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（一）月度施工计划、施工日计划应按照“准确化、简明化”的原则进行编制，具体要求如下。</w:t>
      </w:r>
    </w:p>
    <w:p w14:paraId="1BF0B472"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1.</w:t>
      </w:r>
      <w:r w:rsidRPr="00EA5D32">
        <w:rPr>
          <w:rFonts w:eastAsia="仿宋_GB2312" w:hint="eastAsia"/>
          <w:sz w:val="32"/>
          <w:szCs w:val="32"/>
        </w:rPr>
        <w:t>施工等级：施工计划选择“Ⅰ、Ⅱ、Ⅲ”，邻近营业线施工监督计划选择“监管</w:t>
      </w:r>
      <w:r w:rsidRPr="00EA5D32">
        <w:rPr>
          <w:rFonts w:eastAsia="仿宋_GB2312" w:hint="eastAsia"/>
          <w:sz w:val="32"/>
          <w:szCs w:val="32"/>
        </w:rPr>
        <w:t>B2</w:t>
      </w:r>
      <w:r w:rsidRPr="00EA5D32">
        <w:rPr>
          <w:rFonts w:eastAsia="仿宋_GB2312" w:hint="eastAsia"/>
          <w:sz w:val="32"/>
          <w:szCs w:val="32"/>
        </w:rPr>
        <w:t>、监管</w:t>
      </w:r>
      <w:r w:rsidRPr="00EA5D32">
        <w:rPr>
          <w:rFonts w:eastAsia="仿宋_GB2312" w:hint="eastAsia"/>
          <w:sz w:val="32"/>
          <w:szCs w:val="32"/>
        </w:rPr>
        <w:t>C</w:t>
      </w:r>
      <w:r w:rsidRPr="00EA5D32">
        <w:rPr>
          <w:rFonts w:eastAsia="仿宋_GB2312" w:hint="eastAsia"/>
          <w:sz w:val="32"/>
          <w:szCs w:val="32"/>
        </w:rPr>
        <w:t>”。</w:t>
      </w:r>
    </w:p>
    <w:p w14:paraId="7C472DC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2.</w:t>
      </w:r>
      <w:r w:rsidRPr="00EA5D32">
        <w:rPr>
          <w:rFonts w:eastAsia="仿宋_GB2312" w:hint="eastAsia"/>
          <w:sz w:val="32"/>
          <w:szCs w:val="32"/>
        </w:rPr>
        <w:t>线路：选择“</w:t>
      </w:r>
      <w:r w:rsidRPr="00EA5D32">
        <w:rPr>
          <w:rFonts w:eastAsia="仿宋_GB2312" w:hint="eastAsia"/>
          <w:sz w:val="32"/>
          <w:szCs w:val="32"/>
        </w:rPr>
        <w:t>XX</w:t>
      </w:r>
      <w:r w:rsidRPr="00EA5D32">
        <w:rPr>
          <w:rFonts w:eastAsia="仿宋_GB2312" w:hint="eastAsia"/>
          <w:sz w:val="32"/>
          <w:szCs w:val="32"/>
        </w:rPr>
        <w:t>线”（以</w:t>
      </w:r>
      <w:r w:rsidRPr="00EA5D32">
        <w:rPr>
          <w:rFonts w:eastAsia="仿宋_GB2312" w:hint="eastAsia"/>
          <w:sz w:val="32"/>
          <w:szCs w:val="32"/>
        </w:rPr>
        <w:t>LKJ</w:t>
      </w:r>
      <w:r w:rsidRPr="00EA5D32">
        <w:rPr>
          <w:rFonts w:eastAsia="仿宋_GB2312" w:hint="eastAsia"/>
          <w:sz w:val="32"/>
          <w:szCs w:val="32"/>
        </w:rPr>
        <w:t>文件公布的线路名称为准）。</w:t>
      </w:r>
    </w:p>
    <w:p w14:paraId="51B476F3"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3.</w:t>
      </w:r>
      <w:r w:rsidRPr="00EA5D32">
        <w:rPr>
          <w:rFonts w:eastAsia="仿宋_GB2312" w:hint="eastAsia"/>
          <w:sz w:val="32"/>
          <w:szCs w:val="32"/>
        </w:rPr>
        <w:t>行别：选择“上行、下行、上下行、单线、站内”。</w:t>
      </w:r>
    </w:p>
    <w:p w14:paraId="134416BB"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4.</w:t>
      </w:r>
      <w:r w:rsidRPr="00EA5D32">
        <w:rPr>
          <w:rFonts w:eastAsia="仿宋_GB2312" w:hint="eastAsia"/>
          <w:sz w:val="32"/>
          <w:szCs w:val="32"/>
        </w:rPr>
        <w:t>施工项目：选择所需的施工项目，需修改调整时应简明、扼要。</w:t>
      </w:r>
    </w:p>
    <w:p w14:paraId="3628BE3B"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5.</w:t>
      </w:r>
      <w:r w:rsidRPr="00EA5D32">
        <w:rPr>
          <w:rFonts w:eastAsia="仿宋_GB2312" w:hint="eastAsia"/>
          <w:sz w:val="32"/>
          <w:szCs w:val="32"/>
        </w:rPr>
        <w:t>施工日期：填</w:t>
      </w:r>
      <w:proofErr w:type="gramStart"/>
      <w:r w:rsidRPr="00EA5D32">
        <w:rPr>
          <w:rFonts w:eastAsia="仿宋_GB2312" w:hint="eastAsia"/>
          <w:sz w:val="32"/>
          <w:szCs w:val="32"/>
        </w:rPr>
        <w:t>记实际</w:t>
      </w:r>
      <w:proofErr w:type="gramEnd"/>
      <w:r w:rsidRPr="00EA5D32">
        <w:rPr>
          <w:rFonts w:eastAsia="仿宋_GB2312" w:hint="eastAsia"/>
          <w:sz w:val="32"/>
          <w:szCs w:val="32"/>
        </w:rPr>
        <w:t>的施工日期，如：“</w:t>
      </w:r>
      <w:r w:rsidRPr="00EA5D32">
        <w:rPr>
          <w:rFonts w:eastAsia="仿宋_GB2312" w:hint="eastAsia"/>
          <w:sz w:val="32"/>
          <w:szCs w:val="32"/>
        </w:rPr>
        <w:t>11-13</w:t>
      </w:r>
      <w:r w:rsidRPr="00EA5D32">
        <w:rPr>
          <w:rFonts w:eastAsia="仿宋_GB2312" w:hint="eastAsia"/>
          <w:sz w:val="32"/>
          <w:szCs w:val="32"/>
        </w:rPr>
        <w:t>”、“</w:t>
      </w:r>
      <w:r w:rsidRPr="00EA5D32">
        <w:rPr>
          <w:rFonts w:eastAsia="仿宋_GB2312" w:hint="eastAsia"/>
          <w:sz w:val="32"/>
          <w:szCs w:val="32"/>
        </w:rPr>
        <w:t>5</w:t>
      </w:r>
      <w:r w:rsidRPr="00EA5D32">
        <w:rPr>
          <w:rFonts w:eastAsia="仿宋_GB2312" w:hint="eastAsia"/>
          <w:sz w:val="32"/>
          <w:szCs w:val="32"/>
        </w:rPr>
        <w:t>，</w:t>
      </w:r>
      <w:r w:rsidRPr="00EA5D32">
        <w:rPr>
          <w:rFonts w:eastAsia="仿宋_GB2312" w:hint="eastAsia"/>
          <w:sz w:val="32"/>
          <w:szCs w:val="32"/>
        </w:rPr>
        <w:t>7</w:t>
      </w:r>
      <w:r w:rsidRPr="00EA5D32">
        <w:rPr>
          <w:rFonts w:eastAsia="仿宋_GB2312" w:hint="eastAsia"/>
          <w:sz w:val="32"/>
          <w:szCs w:val="32"/>
        </w:rPr>
        <w:t>，</w:t>
      </w:r>
      <w:r w:rsidRPr="00EA5D32">
        <w:rPr>
          <w:rFonts w:eastAsia="仿宋_GB2312" w:hint="eastAsia"/>
          <w:sz w:val="32"/>
          <w:szCs w:val="32"/>
        </w:rPr>
        <w:t>15-18</w:t>
      </w:r>
      <w:r w:rsidRPr="00EA5D32">
        <w:rPr>
          <w:rFonts w:eastAsia="仿宋_GB2312" w:hint="eastAsia"/>
          <w:sz w:val="32"/>
          <w:szCs w:val="32"/>
        </w:rPr>
        <w:t>”。</w:t>
      </w:r>
    </w:p>
    <w:p w14:paraId="54169D0C"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6.</w:t>
      </w:r>
      <w:r w:rsidRPr="00EA5D32">
        <w:rPr>
          <w:rFonts w:eastAsia="仿宋_GB2312" w:hint="eastAsia"/>
          <w:sz w:val="32"/>
          <w:szCs w:val="32"/>
        </w:rPr>
        <w:t>施工地点：填记“</w:t>
      </w:r>
      <w:r w:rsidRPr="00EA5D32">
        <w:rPr>
          <w:rFonts w:eastAsia="仿宋_GB2312" w:hint="eastAsia"/>
          <w:sz w:val="32"/>
          <w:szCs w:val="32"/>
        </w:rPr>
        <w:t>XX</w:t>
      </w:r>
      <w:r w:rsidRPr="00EA5D32">
        <w:rPr>
          <w:rFonts w:eastAsia="仿宋_GB2312" w:hint="eastAsia"/>
          <w:sz w:val="32"/>
          <w:szCs w:val="32"/>
        </w:rPr>
        <w:t>站”或“</w:t>
      </w:r>
      <w:r w:rsidRPr="00EA5D32">
        <w:rPr>
          <w:rFonts w:eastAsia="仿宋_GB2312" w:hint="eastAsia"/>
          <w:sz w:val="32"/>
          <w:szCs w:val="32"/>
        </w:rPr>
        <w:t>XX</w:t>
      </w:r>
      <w:r w:rsidRPr="00EA5D32">
        <w:rPr>
          <w:rFonts w:eastAsia="仿宋_GB2312" w:hint="eastAsia"/>
          <w:sz w:val="32"/>
          <w:szCs w:val="32"/>
        </w:rPr>
        <w:t>站</w:t>
      </w:r>
      <w:r w:rsidRPr="00EA5D32">
        <w:rPr>
          <w:rFonts w:eastAsia="仿宋_GB2312" w:hint="eastAsia"/>
          <w:sz w:val="32"/>
          <w:szCs w:val="32"/>
        </w:rPr>
        <w:t>-XX</w:t>
      </w:r>
      <w:r w:rsidRPr="00EA5D32">
        <w:rPr>
          <w:rFonts w:eastAsia="仿宋_GB2312" w:hint="eastAsia"/>
          <w:sz w:val="32"/>
          <w:szCs w:val="32"/>
        </w:rPr>
        <w:t>站（含）</w:t>
      </w:r>
      <w:r w:rsidRPr="00EA5D32">
        <w:rPr>
          <w:rFonts w:eastAsia="仿宋_GB2312" w:hint="eastAsia"/>
          <w:sz w:val="32"/>
          <w:szCs w:val="32"/>
        </w:rPr>
        <w:t>KXX-KXX</w:t>
      </w:r>
      <w:r w:rsidRPr="00EA5D32">
        <w:rPr>
          <w:rFonts w:eastAsia="仿宋_GB2312" w:hint="eastAsia"/>
          <w:sz w:val="32"/>
          <w:szCs w:val="32"/>
        </w:rPr>
        <w:t>”。</w:t>
      </w:r>
    </w:p>
    <w:p w14:paraId="0293B75F"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7.</w:t>
      </w:r>
      <w:r w:rsidRPr="00EA5D32">
        <w:rPr>
          <w:rFonts w:eastAsia="仿宋_GB2312" w:hint="eastAsia"/>
          <w:sz w:val="32"/>
          <w:szCs w:val="32"/>
        </w:rPr>
        <w:t>施工时间：原则按运行图公布的图定天窗填记，集中修或其他特殊天窗需求的项目按公布的月度施工计划或施工电报填记，如“</w:t>
      </w:r>
      <w:r w:rsidRPr="00EA5D32">
        <w:rPr>
          <w:rFonts w:eastAsia="仿宋_GB2312" w:hint="eastAsia"/>
          <w:sz w:val="32"/>
          <w:szCs w:val="32"/>
        </w:rPr>
        <w:t>7:00-9:00</w:t>
      </w:r>
      <w:r w:rsidRPr="00EA5D32">
        <w:rPr>
          <w:rFonts w:eastAsia="仿宋_GB2312" w:hint="eastAsia"/>
          <w:sz w:val="32"/>
          <w:szCs w:val="32"/>
        </w:rPr>
        <w:t>（</w:t>
      </w:r>
      <w:r w:rsidRPr="00EA5D32">
        <w:rPr>
          <w:rFonts w:eastAsia="仿宋_GB2312" w:hint="eastAsia"/>
          <w:sz w:val="32"/>
          <w:szCs w:val="32"/>
        </w:rPr>
        <w:t>120</w:t>
      </w:r>
      <w:r w:rsidRPr="00EA5D32">
        <w:rPr>
          <w:rFonts w:eastAsia="仿宋_GB2312" w:hint="eastAsia"/>
          <w:sz w:val="32"/>
          <w:szCs w:val="32"/>
        </w:rPr>
        <w:t>分钟）”。</w:t>
      </w:r>
    </w:p>
    <w:p w14:paraId="77EE5B19" w14:textId="77777777" w:rsidR="007A61EA" w:rsidRPr="00EA5D32" w:rsidRDefault="001407A3" w:rsidP="000E22EF">
      <w:pPr>
        <w:tabs>
          <w:tab w:val="left" w:pos="2280"/>
        </w:tabs>
        <w:adjustRightInd w:val="0"/>
        <w:snapToGrid w:val="0"/>
        <w:spacing w:line="560" w:lineRule="exact"/>
        <w:ind w:firstLineChars="200" w:firstLine="640"/>
        <w:rPr>
          <w:rFonts w:eastAsia="仿宋_GB2312" w:hint="eastAsia"/>
          <w:sz w:val="32"/>
          <w:szCs w:val="32"/>
        </w:rPr>
      </w:pPr>
      <w:r w:rsidRPr="00EA5D32">
        <w:rPr>
          <w:rFonts w:eastAsia="仿宋_GB2312" w:hint="eastAsia"/>
          <w:sz w:val="32"/>
          <w:szCs w:val="32"/>
        </w:rPr>
        <w:t>8.</w:t>
      </w:r>
      <w:r w:rsidR="007A61EA" w:rsidRPr="00EA5D32">
        <w:rPr>
          <w:rFonts w:eastAsia="仿宋_GB2312" w:hint="eastAsia"/>
          <w:sz w:val="32"/>
          <w:szCs w:val="32"/>
        </w:rPr>
        <w:t>施工内容：施工内容应简明、扼要，与施工计划内容无关的作业流程、机具、人员安排等内容由施工单位、配合单位掌握，在施工方案、技术交底时进行明确，不得在施工计划中重复提报。部分施工</w:t>
      </w:r>
      <w:r w:rsidR="00793038" w:rsidRPr="00EA5D32">
        <w:rPr>
          <w:rFonts w:eastAsia="仿宋_GB2312" w:hint="eastAsia"/>
          <w:sz w:val="32"/>
          <w:szCs w:val="32"/>
        </w:rPr>
        <w:t>（维修）</w:t>
      </w:r>
      <w:r w:rsidR="007A61EA" w:rsidRPr="00EA5D32">
        <w:rPr>
          <w:rFonts w:eastAsia="仿宋_GB2312" w:hint="eastAsia"/>
          <w:sz w:val="32"/>
          <w:szCs w:val="32"/>
        </w:rPr>
        <w:t>内容精简要求如下，括号内容不得在施工</w:t>
      </w:r>
      <w:r w:rsidR="00793038" w:rsidRPr="00EA5D32">
        <w:rPr>
          <w:rFonts w:eastAsia="仿宋_GB2312" w:hint="eastAsia"/>
          <w:sz w:val="32"/>
          <w:szCs w:val="32"/>
        </w:rPr>
        <w:t>（维修）</w:t>
      </w:r>
      <w:r w:rsidR="007A61EA" w:rsidRPr="00EA5D32">
        <w:rPr>
          <w:rFonts w:eastAsia="仿宋_GB2312" w:hint="eastAsia"/>
          <w:sz w:val="32"/>
          <w:szCs w:val="32"/>
        </w:rPr>
        <w:t>计划中重复提报。</w:t>
      </w:r>
    </w:p>
    <w:p w14:paraId="0E29D901"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w:t>
      </w:r>
      <w:r w:rsidRPr="00EA5D32">
        <w:rPr>
          <w:rFonts w:eastAsia="仿宋_GB2312" w:hint="eastAsia"/>
          <w:sz w:val="32"/>
          <w:szCs w:val="32"/>
        </w:rPr>
        <w:t>）</w:t>
      </w:r>
      <w:r w:rsidRPr="00EA5D32">
        <w:rPr>
          <w:rFonts w:eastAsia="仿宋_GB2312"/>
          <w:sz w:val="32"/>
          <w:szCs w:val="32"/>
        </w:rPr>
        <w:t>成组更换道岔</w:t>
      </w:r>
      <w:r w:rsidRPr="00EA5D32">
        <w:rPr>
          <w:rFonts w:eastAsia="仿宋_GB2312" w:hint="eastAsia"/>
          <w:sz w:val="32"/>
          <w:szCs w:val="32"/>
        </w:rPr>
        <w:t>（</w:t>
      </w:r>
      <w:r w:rsidRPr="00EA5D32">
        <w:rPr>
          <w:rFonts w:eastAsia="仿宋_GB2312"/>
          <w:sz w:val="32"/>
          <w:szCs w:val="32"/>
        </w:rPr>
        <w:t>纵横</w:t>
      </w:r>
      <w:proofErr w:type="gramStart"/>
      <w:r w:rsidRPr="00EA5D32">
        <w:rPr>
          <w:rFonts w:eastAsia="仿宋_GB2312"/>
          <w:sz w:val="32"/>
          <w:szCs w:val="32"/>
        </w:rPr>
        <w:t>移岔排</w:t>
      </w:r>
      <w:proofErr w:type="gramEnd"/>
      <w:r w:rsidRPr="00EA5D32">
        <w:rPr>
          <w:rFonts w:eastAsia="仿宋_GB2312"/>
          <w:sz w:val="32"/>
          <w:szCs w:val="32"/>
        </w:rPr>
        <w:t>、更换前后引轨、钢轨焊接、胶接、人工探伤、转运材料机具、清理弃土等相关作业</w:t>
      </w:r>
      <w:r w:rsidRPr="00EA5D32">
        <w:rPr>
          <w:rFonts w:eastAsia="仿宋_GB2312" w:hint="eastAsia"/>
          <w:sz w:val="32"/>
          <w:szCs w:val="32"/>
        </w:rPr>
        <w:t>）。</w:t>
      </w:r>
    </w:p>
    <w:p w14:paraId="7676BCC6"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lastRenderedPageBreak/>
        <w:t>（</w:t>
      </w:r>
      <w:r w:rsidRPr="00EA5D32">
        <w:rPr>
          <w:rFonts w:eastAsia="仿宋_GB2312" w:hint="eastAsia"/>
          <w:sz w:val="32"/>
          <w:szCs w:val="32"/>
        </w:rPr>
        <w:t>2</w:t>
      </w:r>
      <w:r w:rsidRPr="00EA5D32">
        <w:rPr>
          <w:rFonts w:eastAsia="仿宋_GB2312" w:hint="eastAsia"/>
          <w:sz w:val="32"/>
          <w:szCs w:val="32"/>
        </w:rPr>
        <w:t>）</w:t>
      </w:r>
      <w:r w:rsidRPr="00EA5D32">
        <w:rPr>
          <w:rFonts w:eastAsia="仿宋_GB2312"/>
          <w:sz w:val="32"/>
          <w:szCs w:val="32"/>
        </w:rPr>
        <w:t>预</w:t>
      </w:r>
      <w:proofErr w:type="gramStart"/>
      <w:r w:rsidRPr="00EA5D32">
        <w:rPr>
          <w:rFonts w:eastAsia="仿宋_GB2312"/>
          <w:sz w:val="32"/>
          <w:szCs w:val="32"/>
        </w:rPr>
        <w:t>铺岔排</w:t>
      </w:r>
      <w:proofErr w:type="gramEnd"/>
      <w:r w:rsidRPr="00EA5D32">
        <w:rPr>
          <w:rFonts w:eastAsia="仿宋_GB2312" w:hint="eastAsia"/>
          <w:sz w:val="32"/>
          <w:szCs w:val="32"/>
        </w:rPr>
        <w:t>（占用相关线路设备，轨道车卸料、转运材料机具、线下焊接、胶接等相关工作）。</w:t>
      </w:r>
    </w:p>
    <w:p w14:paraId="4434E7B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3</w:t>
      </w:r>
      <w:r w:rsidRPr="00EA5D32">
        <w:rPr>
          <w:rFonts w:eastAsia="仿宋_GB2312" w:hint="eastAsia"/>
          <w:sz w:val="32"/>
          <w:szCs w:val="32"/>
        </w:rPr>
        <w:t>）线路综合整治（线路起、拨、改道，更换、整修胶垫、零配件等，改锚、匀</w:t>
      </w:r>
      <w:proofErr w:type="gramStart"/>
      <w:r w:rsidRPr="00EA5D32">
        <w:rPr>
          <w:rFonts w:eastAsia="仿宋_GB2312" w:hint="eastAsia"/>
          <w:sz w:val="32"/>
          <w:szCs w:val="32"/>
        </w:rPr>
        <w:t>砟</w:t>
      </w:r>
      <w:proofErr w:type="gramEnd"/>
      <w:r w:rsidRPr="00EA5D32">
        <w:rPr>
          <w:rFonts w:eastAsia="仿宋_GB2312" w:hint="eastAsia"/>
          <w:sz w:val="32"/>
          <w:szCs w:val="32"/>
        </w:rPr>
        <w:t>、小机捣固等相关工作）。</w:t>
      </w:r>
    </w:p>
    <w:p w14:paraId="3CAA7E5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4</w:t>
      </w:r>
      <w:r w:rsidRPr="00EA5D32">
        <w:rPr>
          <w:rFonts w:eastAsia="仿宋_GB2312" w:hint="eastAsia"/>
          <w:sz w:val="32"/>
          <w:szCs w:val="32"/>
        </w:rPr>
        <w:t>）道岔、线路破底清筛（破底清筛、匀</w:t>
      </w:r>
      <w:proofErr w:type="gramStart"/>
      <w:r w:rsidRPr="00EA5D32">
        <w:rPr>
          <w:rFonts w:eastAsia="仿宋_GB2312" w:hint="eastAsia"/>
          <w:sz w:val="32"/>
          <w:szCs w:val="32"/>
        </w:rPr>
        <w:t>砟</w:t>
      </w:r>
      <w:proofErr w:type="gramEnd"/>
      <w:r w:rsidRPr="00EA5D32">
        <w:rPr>
          <w:rFonts w:eastAsia="仿宋_GB2312" w:hint="eastAsia"/>
          <w:sz w:val="32"/>
          <w:szCs w:val="32"/>
        </w:rPr>
        <w:t>、转运机具材料、清理弃土等相关工作）。</w:t>
      </w:r>
    </w:p>
    <w:p w14:paraId="73BDE383"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5</w:t>
      </w:r>
      <w:r w:rsidRPr="00EA5D32">
        <w:rPr>
          <w:rFonts w:eastAsia="仿宋_GB2312" w:hint="eastAsia"/>
          <w:sz w:val="32"/>
          <w:szCs w:val="32"/>
        </w:rPr>
        <w:t>）道岔、线路道床清筛（道岔、线路不破底清筛，道岔、线路起、拨、改道，匀</w:t>
      </w:r>
      <w:proofErr w:type="gramStart"/>
      <w:r w:rsidRPr="00EA5D32">
        <w:rPr>
          <w:rFonts w:eastAsia="仿宋_GB2312" w:hint="eastAsia"/>
          <w:sz w:val="32"/>
          <w:szCs w:val="32"/>
        </w:rPr>
        <w:t>砟</w:t>
      </w:r>
      <w:proofErr w:type="gramEnd"/>
      <w:r w:rsidRPr="00EA5D32">
        <w:rPr>
          <w:rFonts w:eastAsia="仿宋_GB2312" w:hint="eastAsia"/>
          <w:sz w:val="32"/>
          <w:szCs w:val="32"/>
        </w:rPr>
        <w:t>、转运机具、清理弃土等相关工作）。</w:t>
      </w:r>
    </w:p>
    <w:p w14:paraId="56CE07DB"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6</w:t>
      </w:r>
      <w:r w:rsidRPr="00EA5D32">
        <w:rPr>
          <w:rFonts w:eastAsia="仿宋_GB2312" w:hint="eastAsia"/>
          <w:sz w:val="32"/>
          <w:szCs w:val="32"/>
        </w:rPr>
        <w:t>）成段更换轨枕（更换轨枕，跟进整修、匀</w:t>
      </w:r>
      <w:proofErr w:type="gramStart"/>
      <w:r w:rsidRPr="00EA5D32">
        <w:rPr>
          <w:rFonts w:eastAsia="仿宋_GB2312" w:hint="eastAsia"/>
          <w:sz w:val="32"/>
          <w:szCs w:val="32"/>
        </w:rPr>
        <w:t>砟</w:t>
      </w:r>
      <w:proofErr w:type="gramEnd"/>
      <w:r w:rsidRPr="00EA5D32">
        <w:rPr>
          <w:rFonts w:eastAsia="仿宋_GB2312" w:hint="eastAsia"/>
          <w:sz w:val="32"/>
          <w:szCs w:val="32"/>
        </w:rPr>
        <w:t>、清理弃土、转运机具材料等相关工作）。</w:t>
      </w:r>
    </w:p>
    <w:p w14:paraId="391052B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7</w:t>
      </w:r>
      <w:r w:rsidRPr="00EA5D32">
        <w:rPr>
          <w:rFonts w:eastAsia="仿宋_GB2312" w:hint="eastAsia"/>
          <w:sz w:val="32"/>
          <w:szCs w:val="32"/>
        </w:rPr>
        <w:t>）成段更换钢轨（台车或人工成段换轨，钢轨焊接、胶结、轨道车收卸料、转运机具材料、跟进整修等换轨相关作业）。</w:t>
      </w:r>
    </w:p>
    <w:p w14:paraId="424247D7"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8</w:t>
      </w:r>
      <w:r w:rsidRPr="00EA5D32">
        <w:rPr>
          <w:rFonts w:eastAsia="仿宋_GB2312" w:hint="eastAsia"/>
          <w:sz w:val="32"/>
          <w:szCs w:val="32"/>
        </w:rPr>
        <w:t>）</w:t>
      </w:r>
      <w:proofErr w:type="gramStart"/>
      <w:r w:rsidRPr="00EA5D32">
        <w:rPr>
          <w:rFonts w:eastAsia="仿宋_GB2312" w:hint="eastAsia"/>
          <w:sz w:val="32"/>
          <w:szCs w:val="32"/>
        </w:rPr>
        <w:t>收卸长轨</w:t>
      </w:r>
      <w:proofErr w:type="gramEnd"/>
      <w:r w:rsidRPr="00EA5D32">
        <w:rPr>
          <w:rFonts w:eastAsia="仿宋_GB2312" w:hint="eastAsia"/>
          <w:sz w:val="32"/>
          <w:szCs w:val="32"/>
        </w:rPr>
        <w:t>（</w:t>
      </w:r>
      <w:proofErr w:type="gramStart"/>
      <w:r w:rsidRPr="00EA5D32">
        <w:rPr>
          <w:rFonts w:eastAsia="仿宋_GB2312" w:hint="eastAsia"/>
          <w:sz w:val="32"/>
          <w:szCs w:val="32"/>
        </w:rPr>
        <w:t>收卸长轨</w:t>
      </w:r>
      <w:proofErr w:type="gramEnd"/>
      <w:r w:rsidRPr="00EA5D32">
        <w:rPr>
          <w:rFonts w:eastAsia="仿宋_GB2312" w:hint="eastAsia"/>
          <w:sz w:val="32"/>
          <w:szCs w:val="32"/>
        </w:rPr>
        <w:t>、道床配碴，安设防胀拉杆、转运材料等相关工作）。</w:t>
      </w:r>
    </w:p>
    <w:p w14:paraId="03CAEBA2"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9</w:t>
      </w:r>
      <w:r w:rsidRPr="00EA5D32">
        <w:rPr>
          <w:rFonts w:eastAsia="仿宋_GB2312" w:hint="eastAsia"/>
          <w:sz w:val="32"/>
          <w:szCs w:val="32"/>
        </w:rPr>
        <w:t>）道岔、线路大机捣固（道岔、线路大机捣固，稳定作业，拆安护轨、拉杆、急救器，道岔脱杆、匀</w:t>
      </w:r>
      <w:proofErr w:type="gramStart"/>
      <w:r w:rsidRPr="00EA5D32">
        <w:rPr>
          <w:rFonts w:eastAsia="仿宋_GB2312" w:hint="eastAsia"/>
          <w:sz w:val="32"/>
          <w:szCs w:val="32"/>
        </w:rPr>
        <w:t>砟</w:t>
      </w:r>
      <w:proofErr w:type="gramEnd"/>
      <w:r w:rsidRPr="00EA5D32">
        <w:rPr>
          <w:rFonts w:eastAsia="仿宋_GB2312" w:hint="eastAsia"/>
          <w:sz w:val="32"/>
          <w:szCs w:val="32"/>
        </w:rPr>
        <w:t>、道岔整修，线路跟进等相关工作）。</w:t>
      </w:r>
    </w:p>
    <w:p w14:paraId="1ABE683E"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10</w:t>
      </w:r>
      <w:r w:rsidRPr="00EA5D32">
        <w:rPr>
          <w:rFonts w:eastAsia="仿宋_GB2312" w:hint="eastAsia"/>
          <w:sz w:val="32"/>
          <w:szCs w:val="32"/>
        </w:rPr>
        <w:t>）道岔、线路大机打磨（道岔、线路大机打磨，拆安护轨）。</w:t>
      </w:r>
    </w:p>
    <w:p w14:paraId="15B1C374"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11</w:t>
      </w:r>
      <w:r w:rsidRPr="00EA5D32">
        <w:rPr>
          <w:rFonts w:eastAsia="仿宋_GB2312" w:hint="eastAsia"/>
          <w:sz w:val="32"/>
          <w:szCs w:val="32"/>
        </w:rPr>
        <w:t>）线路、道岔小机打磨（小型打磨机作业、转运材料机具）。</w:t>
      </w:r>
    </w:p>
    <w:p w14:paraId="5FA40411"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12</w:t>
      </w:r>
      <w:r w:rsidRPr="00EA5D32">
        <w:rPr>
          <w:rFonts w:eastAsia="仿宋_GB2312" w:hint="eastAsia"/>
          <w:sz w:val="32"/>
          <w:szCs w:val="32"/>
        </w:rPr>
        <w:t>）更换道岔钢件（更换道岔钢件，钢轨焊接、胶结，转</w:t>
      </w:r>
      <w:r w:rsidRPr="00EA5D32">
        <w:rPr>
          <w:rFonts w:eastAsia="仿宋_GB2312" w:hint="eastAsia"/>
          <w:sz w:val="32"/>
          <w:szCs w:val="32"/>
        </w:rPr>
        <w:lastRenderedPageBreak/>
        <w:t>运机具材料等相关工作）。</w:t>
      </w:r>
    </w:p>
    <w:p w14:paraId="323CF298"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13</w:t>
      </w:r>
      <w:r w:rsidRPr="00EA5D32">
        <w:rPr>
          <w:rFonts w:eastAsia="仿宋_GB2312" w:hint="eastAsia"/>
          <w:sz w:val="32"/>
          <w:szCs w:val="32"/>
        </w:rPr>
        <w:t>）成组更换道岔钢件（成组更换道岔钢件，更换前后引轨，钢轨焊接、胶结、人工探伤、转运机具材料等相关工作）。</w:t>
      </w:r>
    </w:p>
    <w:p w14:paraId="673372B4"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14</w:t>
      </w:r>
      <w:r w:rsidRPr="00EA5D32">
        <w:rPr>
          <w:rFonts w:eastAsia="仿宋_GB2312" w:hint="eastAsia"/>
          <w:sz w:val="32"/>
          <w:szCs w:val="32"/>
        </w:rPr>
        <w:t>）无缝线路应力放散（无缝线路应力放散，单根换轨、钢轨焊接、胶接、转运机具材料、人工探伤、线路跟进整修等相关工作）。</w:t>
      </w:r>
    </w:p>
    <w:p w14:paraId="3BC45A27"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15</w:t>
      </w:r>
      <w:r w:rsidRPr="00EA5D32">
        <w:rPr>
          <w:rFonts w:eastAsia="仿宋_GB2312" w:hint="eastAsia"/>
          <w:sz w:val="32"/>
          <w:szCs w:val="32"/>
        </w:rPr>
        <w:t>）道岔、线路切边，机械切边（道床匀</w:t>
      </w:r>
      <w:proofErr w:type="gramStart"/>
      <w:r w:rsidRPr="00EA5D32">
        <w:rPr>
          <w:rFonts w:eastAsia="仿宋_GB2312" w:hint="eastAsia"/>
          <w:sz w:val="32"/>
          <w:szCs w:val="32"/>
        </w:rPr>
        <w:t>砟</w:t>
      </w:r>
      <w:proofErr w:type="gramEnd"/>
      <w:r w:rsidRPr="00EA5D32">
        <w:rPr>
          <w:rFonts w:eastAsia="仿宋_GB2312" w:hint="eastAsia"/>
          <w:sz w:val="32"/>
          <w:szCs w:val="32"/>
        </w:rPr>
        <w:t>、匀</w:t>
      </w:r>
      <w:proofErr w:type="gramStart"/>
      <w:r w:rsidRPr="00EA5D32">
        <w:rPr>
          <w:rFonts w:eastAsia="仿宋_GB2312" w:hint="eastAsia"/>
          <w:sz w:val="32"/>
          <w:szCs w:val="32"/>
        </w:rPr>
        <w:t>砟</w:t>
      </w:r>
      <w:proofErr w:type="gramEnd"/>
      <w:r w:rsidRPr="00EA5D32">
        <w:rPr>
          <w:rFonts w:eastAsia="仿宋_GB2312" w:hint="eastAsia"/>
          <w:sz w:val="32"/>
          <w:szCs w:val="32"/>
        </w:rPr>
        <w:t>、清理弃土等相关工作）。</w:t>
      </w:r>
    </w:p>
    <w:p w14:paraId="76C3602F"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16</w:t>
      </w:r>
      <w:r w:rsidRPr="00EA5D32">
        <w:rPr>
          <w:rFonts w:eastAsia="仿宋_GB2312" w:hint="eastAsia"/>
          <w:sz w:val="32"/>
          <w:szCs w:val="32"/>
        </w:rPr>
        <w:t>）更换轨枕板（更换轨枕板，线路综合整治、清理弃土、转运机具材料等相关工作）。</w:t>
      </w:r>
    </w:p>
    <w:p w14:paraId="404DD8FF"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17</w:t>
      </w:r>
      <w:r w:rsidRPr="00EA5D32">
        <w:rPr>
          <w:rFonts w:eastAsia="仿宋_GB2312" w:hint="eastAsia"/>
          <w:sz w:val="32"/>
          <w:szCs w:val="32"/>
        </w:rPr>
        <w:t>）基床换填（基床换填、转运机具等相关工作）。</w:t>
      </w:r>
    </w:p>
    <w:p w14:paraId="058A741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18</w:t>
      </w:r>
      <w:r w:rsidRPr="00EA5D32">
        <w:rPr>
          <w:rFonts w:eastAsia="仿宋_GB2312" w:hint="eastAsia"/>
          <w:sz w:val="32"/>
          <w:szCs w:val="32"/>
        </w:rPr>
        <w:t>）明桥面或有</w:t>
      </w:r>
      <w:proofErr w:type="gramStart"/>
      <w:r w:rsidRPr="00EA5D32">
        <w:rPr>
          <w:rFonts w:eastAsia="仿宋_GB2312" w:hint="eastAsia"/>
          <w:sz w:val="32"/>
          <w:szCs w:val="32"/>
        </w:rPr>
        <w:t>砟</w:t>
      </w:r>
      <w:proofErr w:type="gramEnd"/>
      <w:r w:rsidRPr="00EA5D32">
        <w:rPr>
          <w:rFonts w:eastAsia="仿宋_GB2312" w:hint="eastAsia"/>
          <w:sz w:val="32"/>
          <w:szCs w:val="32"/>
        </w:rPr>
        <w:t>桥面更换钢轨伸缩调节器（同步更换前后引轨、转运机具材料、钢轨焊接、胶接、人工探伤、道床匀</w:t>
      </w:r>
      <w:proofErr w:type="gramStart"/>
      <w:r w:rsidRPr="00EA5D32">
        <w:rPr>
          <w:rFonts w:eastAsia="仿宋_GB2312" w:hint="eastAsia"/>
          <w:sz w:val="32"/>
          <w:szCs w:val="32"/>
        </w:rPr>
        <w:t>砟</w:t>
      </w:r>
      <w:proofErr w:type="gramEnd"/>
      <w:r w:rsidRPr="00EA5D32">
        <w:rPr>
          <w:rFonts w:eastAsia="仿宋_GB2312" w:hint="eastAsia"/>
          <w:sz w:val="32"/>
          <w:szCs w:val="32"/>
        </w:rPr>
        <w:t>、跟进整修等相关工作）。</w:t>
      </w:r>
    </w:p>
    <w:p w14:paraId="2B94A52C"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19</w:t>
      </w:r>
      <w:r w:rsidRPr="00EA5D32">
        <w:rPr>
          <w:rFonts w:eastAsia="仿宋_GB2312" w:hint="eastAsia"/>
          <w:sz w:val="32"/>
          <w:szCs w:val="32"/>
        </w:rPr>
        <w:t>）</w:t>
      </w:r>
      <w:proofErr w:type="gramStart"/>
      <w:r w:rsidRPr="00EA5D32">
        <w:rPr>
          <w:rFonts w:eastAsia="仿宋_GB2312" w:hint="eastAsia"/>
          <w:sz w:val="32"/>
          <w:szCs w:val="32"/>
        </w:rPr>
        <w:t>计轴设备</w:t>
      </w:r>
      <w:proofErr w:type="gramEnd"/>
      <w:r w:rsidRPr="00EA5D32">
        <w:rPr>
          <w:rFonts w:eastAsia="仿宋_GB2312" w:hint="eastAsia"/>
          <w:sz w:val="32"/>
          <w:szCs w:val="32"/>
        </w:rPr>
        <w:t>整治（</w:t>
      </w:r>
      <w:proofErr w:type="gramStart"/>
      <w:r w:rsidRPr="00EA5D32">
        <w:rPr>
          <w:rFonts w:eastAsia="仿宋_GB2312" w:hint="eastAsia"/>
          <w:sz w:val="32"/>
          <w:szCs w:val="32"/>
        </w:rPr>
        <w:t>计轴设备</w:t>
      </w:r>
      <w:proofErr w:type="gramEnd"/>
      <w:r w:rsidRPr="00EA5D32">
        <w:rPr>
          <w:rFonts w:eastAsia="仿宋_GB2312" w:hint="eastAsia"/>
          <w:sz w:val="32"/>
          <w:szCs w:val="32"/>
        </w:rPr>
        <w:t>主机更换、</w:t>
      </w:r>
      <w:proofErr w:type="gramStart"/>
      <w:r w:rsidRPr="00EA5D32">
        <w:rPr>
          <w:rFonts w:eastAsia="仿宋_GB2312" w:hint="eastAsia"/>
          <w:sz w:val="32"/>
          <w:szCs w:val="32"/>
        </w:rPr>
        <w:t>计轴设备</w:t>
      </w:r>
      <w:proofErr w:type="gramEnd"/>
      <w:r w:rsidRPr="00EA5D32">
        <w:rPr>
          <w:rFonts w:eastAsia="仿宋_GB2312" w:hint="eastAsia"/>
          <w:sz w:val="32"/>
          <w:szCs w:val="32"/>
        </w:rPr>
        <w:t>主机及机柜、更换</w:t>
      </w:r>
      <w:proofErr w:type="gramStart"/>
      <w:r w:rsidRPr="00EA5D32">
        <w:rPr>
          <w:rFonts w:eastAsia="仿宋_GB2312" w:hint="eastAsia"/>
          <w:sz w:val="32"/>
          <w:szCs w:val="32"/>
        </w:rPr>
        <w:t>计轴设备</w:t>
      </w:r>
      <w:proofErr w:type="gramEnd"/>
      <w:r w:rsidRPr="00EA5D32">
        <w:rPr>
          <w:rFonts w:eastAsia="仿宋_GB2312" w:hint="eastAsia"/>
          <w:sz w:val="32"/>
          <w:szCs w:val="32"/>
        </w:rPr>
        <w:t>电气元件）。</w:t>
      </w:r>
    </w:p>
    <w:p w14:paraId="00914468"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20</w:t>
      </w:r>
      <w:r w:rsidRPr="00EA5D32">
        <w:rPr>
          <w:rFonts w:eastAsia="仿宋_GB2312" w:hint="eastAsia"/>
          <w:sz w:val="32"/>
          <w:szCs w:val="32"/>
        </w:rPr>
        <w:t>）电源设备整治（电源屏系统整治、电源系统改造、模块更换）。</w:t>
      </w:r>
    </w:p>
    <w:p w14:paraId="5FF9FED4"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21</w:t>
      </w:r>
      <w:r w:rsidRPr="00EA5D32">
        <w:rPr>
          <w:rFonts w:eastAsia="仿宋_GB2312" w:hint="eastAsia"/>
          <w:sz w:val="32"/>
          <w:szCs w:val="32"/>
        </w:rPr>
        <w:t>）</w:t>
      </w:r>
      <w:proofErr w:type="gramStart"/>
      <w:r w:rsidRPr="00EA5D32">
        <w:rPr>
          <w:rFonts w:eastAsia="仿宋_GB2312" w:hint="eastAsia"/>
          <w:sz w:val="32"/>
          <w:szCs w:val="32"/>
        </w:rPr>
        <w:t>联锁</w:t>
      </w:r>
      <w:proofErr w:type="gramEnd"/>
      <w:r w:rsidRPr="00EA5D32">
        <w:rPr>
          <w:rFonts w:eastAsia="仿宋_GB2312" w:hint="eastAsia"/>
          <w:sz w:val="32"/>
          <w:szCs w:val="32"/>
        </w:rPr>
        <w:t>软件插入试验（计算机</w:t>
      </w:r>
      <w:proofErr w:type="gramStart"/>
      <w:r w:rsidRPr="00EA5D32">
        <w:rPr>
          <w:rFonts w:eastAsia="仿宋_GB2312" w:hint="eastAsia"/>
          <w:sz w:val="32"/>
          <w:szCs w:val="32"/>
        </w:rPr>
        <w:t>联锁</w:t>
      </w:r>
      <w:proofErr w:type="gramEnd"/>
      <w:r w:rsidRPr="00EA5D32">
        <w:rPr>
          <w:rFonts w:eastAsia="仿宋_GB2312" w:hint="eastAsia"/>
          <w:sz w:val="32"/>
          <w:szCs w:val="32"/>
        </w:rPr>
        <w:t>软件插入试验、软件回退）。</w:t>
      </w:r>
    </w:p>
    <w:p w14:paraId="14B1FBF0"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22</w:t>
      </w:r>
      <w:r w:rsidRPr="00EA5D32">
        <w:rPr>
          <w:rFonts w:eastAsia="仿宋_GB2312" w:hint="eastAsia"/>
          <w:sz w:val="32"/>
          <w:szCs w:val="32"/>
        </w:rPr>
        <w:t>）车辆减速器整治（车辆减速器制动夹板更换、车辆减速器控制箱更换、车辆减速器推杆更换、车辆减速器附件箱更换、</w:t>
      </w:r>
      <w:r w:rsidRPr="00EA5D32">
        <w:rPr>
          <w:rFonts w:eastAsia="仿宋_GB2312" w:hint="eastAsia"/>
          <w:sz w:val="32"/>
          <w:szCs w:val="32"/>
        </w:rPr>
        <w:lastRenderedPageBreak/>
        <w:t>车辆减速器制动</w:t>
      </w:r>
      <w:proofErr w:type="gramStart"/>
      <w:r w:rsidRPr="00EA5D32">
        <w:rPr>
          <w:rFonts w:eastAsia="仿宋_GB2312" w:hint="eastAsia"/>
          <w:sz w:val="32"/>
          <w:szCs w:val="32"/>
        </w:rPr>
        <w:t>轨</w:t>
      </w:r>
      <w:proofErr w:type="gramEnd"/>
      <w:r w:rsidRPr="00EA5D32">
        <w:rPr>
          <w:rFonts w:eastAsia="仿宋_GB2312" w:hint="eastAsia"/>
          <w:sz w:val="32"/>
          <w:szCs w:val="32"/>
        </w:rPr>
        <w:t>更换）。</w:t>
      </w:r>
    </w:p>
    <w:p w14:paraId="0B1ADADE"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23</w:t>
      </w:r>
      <w:r w:rsidRPr="00EA5D32">
        <w:rPr>
          <w:rFonts w:eastAsia="仿宋_GB2312" w:hint="eastAsia"/>
          <w:sz w:val="32"/>
          <w:szCs w:val="32"/>
        </w:rPr>
        <w:t>）转辙机轮修（</w:t>
      </w:r>
      <w:r w:rsidRPr="00EA5D32">
        <w:rPr>
          <w:rFonts w:eastAsia="仿宋_GB2312" w:hint="eastAsia"/>
          <w:sz w:val="32"/>
          <w:szCs w:val="32"/>
        </w:rPr>
        <w:t>ZD6</w:t>
      </w:r>
      <w:r w:rsidRPr="00EA5D32">
        <w:rPr>
          <w:rFonts w:eastAsia="仿宋_GB2312" w:hint="eastAsia"/>
          <w:sz w:val="32"/>
          <w:szCs w:val="32"/>
        </w:rPr>
        <w:t>电动转辙机轮修更换、电空转辙机轮修更换）。</w:t>
      </w:r>
    </w:p>
    <w:p w14:paraId="204B1E5D"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24</w:t>
      </w:r>
      <w:r w:rsidRPr="00EA5D32">
        <w:rPr>
          <w:rFonts w:eastAsia="仿宋_GB2312" w:hint="eastAsia"/>
          <w:sz w:val="32"/>
          <w:szCs w:val="32"/>
        </w:rPr>
        <w:t>）压力管道整治（压力管道阀门更换、风输送管道防腐整治）。</w:t>
      </w:r>
    </w:p>
    <w:p w14:paraId="7CD8939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25</w:t>
      </w:r>
      <w:r w:rsidRPr="00EA5D32">
        <w:rPr>
          <w:rFonts w:eastAsia="仿宋_GB2312" w:hint="eastAsia"/>
          <w:sz w:val="32"/>
          <w:szCs w:val="32"/>
        </w:rPr>
        <w:t>）尾部停车器整治（更换尾部停车器油箱、更换尾部停车器弹簧、更换尾部停车器泵站电机或齿轮泵）。</w:t>
      </w:r>
    </w:p>
    <w:p w14:paraId="1BA34F2B"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26</w:t>
      </w:r>
      <w:r w:rsidRPr="00EA5D32">
        <w:rPr>
          <w:rFonts w:eastAsia="仿宋_GB2312" w:hint="eastAsia"/>
          <w:sz w:val="32"/>
          <w:szCs w:val="32"/>
        </w:rPr>
        <w:t>）施工内容</w:t>
      </w:r>
      <w:proofErr w:type="gramStart"/>
      <w:r w:rsidRPr="00EA5D32">
        <w:rPr>
          <w:rFonts w:eastAsia="仿宋_GB2312" w:hint="eastAsia"/>
          <w:sz w:val="32"/>
          <w:szCs w:val="32"/>
        </w:rPr>
        <w:t>中挖机配合</w:t>
      </w:r>
      <w:proofErr w:type="gramEnd"/>
      <w:r w:rsidRPr="00EA5D32">
        <w:rPr>
          <w:rFonts w:eastAsia="仿宋_GB2312" w:hint="eastAsia"/>
          <w:sz w:val="32"/>
          <w:szCs w:val="32"/>
        </w:rPr>
        <w:t>、开行路用列车配合、</w:t>
      </w:r>
      <w:proofErr w:type="gramStart"/>
      <w:r w:rsidRPr="00EA5D32">
        <w:rPr>
          <w:rFonts w:eastAsia="仿宋_GB2312" w:hint="eastAsia"/>
          <w:sz w:val="32"/>
          <w:szCs w:val="32"/>
        </w:rPr>
        <w:t>轨道车收卸路料</w:t>
      </w:r>
      <w:proofErr w:type="gramEnd"/>
      <w:r w:rsidRPr="00EA5D32">
        <w:rPr>
          <w:rFonts w:eastAsia="仿宋_GB2312" w:hint="eastAsia"/>
          <w:sz w:val="32"/>
          <w:szCs w:val="32"/>
        </w:rPr>
        <w:t>、大机或小机捣固、</w:t>
      </w:r>
      <w:proofErr w:type="gramStart"/>
      <w:r w:rsidRPr="00EA5D32">
        <w:rPr>
          <w:rFonts w:eastAsia="仿宋_GB2312" w:hint="eastAsia"/>
          <w:sz w:val="32"/>
          <w:szCs w:val="32"/>
        </w:rPr>
        <w:t>卸碴等应</w:t>
      </w:r>
      <w:proofErr w:type="gramEnd"/>
      <w:r w:rsidRPr="00EA5D32">
        <w:rPr>
          <w:rFonts w:eastAsia="仿宋_GB2312" w:hint="eastAsia"/>
          <w:sz w:val="32"/>
          <w:szCs w:val="32"/>
        </w:rPr>
        <w:t>注明。</w:t>
      </w:r>
    </w:p>
    <w:p w14:paraId="6320DE64"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w:t>
      </w:r>
      <w:r w:rsidRPr="00EA5D32">
        <w:rPr>
          <w:rFonts w:eastAsia="仿宋_GB2312" w:hint="eastAsia"/>
          <w:sz w:val="32"/>
          <w:szCs w:val="32"/>
        </w:rPr>
        <w:t>27</w:t>
      </w:r>
      <w:r w:rsidRPr="00EA5D32">
        <w:rPr>
          <w:rFonts w:eastAsia="仿宋_GB2312" w:hint="eastAsia"/>
          <w:sz w:val="32"/>
          <w:szCs w:val="32"/>
        </w:rPr>
        <w:t>）Ⅲ</w:t>
      </w:r>
      <w:proofErr w:type="gramStart"/>
      <w:r w:rsidRPr="00EA5D32">
        <w:rPr>
          <w:rFonts w:eastAsia="仿宋_GB2312" w:hint="eastAsia"/>
          <w:sz w:val="32"/>
          <w:szCs w:val="32"/>
        </w:rPr>
        <w:t>级连续</w:t>
      </w:r>
      <w:proofErr w:type="gramEnd"/>
      <w:r w:rsidRPr="00EA5D32">
        <w:rPr>
          <w:rFonts w:eastAsia="仿宋_GB2312" w:hint="eastAsia"/>
          <w:sz w:val="32"/>
          <w:szCs w:val="32"/>
        </w:rPr>
        <w:t>施工应在施工内容中注明：在营业线设备安全限界内进行：</w:t>
      </w:r>
      <w:r w:rsidRPr="00EA5D32">
        <w:rPr>
          <w:rFonts w:eastAsia="仿宋_GB2312" w:hint="eastAsia"/>
          <w:sz w:val="32"/>
          <w:szCs w:val="32"/>
        </w:rPr>
        <w:t>XX</w:t>
      </w:r>
      <w:r w:rsidRPr="00EA5D32">
        <w:rPr>
          <w:rFonts w:eastAsia="仿宋_GB2312" w:hint="eastAsia"/>
          <w:sz w:val="32"/>
          <w:szCs w:val="32"/>
        </w:rPr>
        <w:t>。</w:t>
      </w:r>
    </w:p>
    <w:p w14:paraId="7F007DE3" w14:textId="77777777" w:rsidR="00657765" w:rsidRPr="00EA5D32" w:rsidRDefault="001407A3" w:rsidP="000E22EF">
      <w:pPr>
        <w:tabs>
          <w:tab w:val="left" w:pos="2280"/>
        </w:tabs>
        <w:adjustRightInd w:val="0"/>
        <w:snapToGrid w:val="0"/>
        <w:spacing w:line="560" w:lineRule="exact"/>
        <w:ind w:firstLineChars="200" w:firstLine="640"/>
        <w:rPr>
          <w:rFonts w:eastAsia="仿宋_GB2312" w:hint="eastAsia"/>
          <w:sz w:val="32"/>
          <w:szCs w:val="32"/>
        </w:rPr>
      </w:pPr>
      <w:r w:rsidRPr="00EA5D32">
        <w:rPr>
          <w:rFonts w:eastAsia="仿宋_GB2312" w:hint="eastAsia"/>
          <w:sz w:val="32"/>
          <w:szCs w:val="32"/>
        </w:rPr>
        <w:t>（</w:t>
      </w:r>
      <w:r w:rsidRPr="00EA5D32">
        <w:rPr>
          <w:rFonts w:eastAsia="仿宋_GB2312" w:hint="eastAsia"/>
          <w:sz w:val="32"/>
          <w:szCs w:val="32"/>
        </w:rPr>
        <w:t>28</w:t>
      </w:r>
      <w:r w:rsidRPr="00EA5D32">
        <w:rPr>
          <w:rFonts w:eastAsia="仿宋_GB2312" w:hint="eastAsia"/>
          <w:sz w:val="32"/>
          <w:szCs w:val="32"/>
        </w:rPr>
        <w:t>）其他未列举的施工项目，各单位参照上述规定要求对施工内容进行精简，做到施工内容规范、准确、简明扼要。</w:t>
      </w:r>
    </w:p>
    <w:p w14:paraId="50EA6C51" w14:textId="77777777" w:rsidR="00CE4009" w:rsidRPr="00EA5D32" w:rsidRDefault="00CE4009" w:rsidP="00CE4009">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9.</w:t>
      </w:r>
      <w:r w:rsidRPr="00EA5D32">
        <w:rPr>
          <w:rFonts w:eastAsia="仿宋_GB2312" w:hint="eastAsia"/>
          <w:sz w:val="32"/>
          <w:szCs w:val="32"/>
        </w:rPr>
        <w:t>影响范围：填</w:t>
      </w:r>
      <w:proofErr w:type="gramStart"/>
      <w:r w:rsidRPr="00EA5D32">
        <w:rPr>
          <w:rFonts w:eastAsia="仿宋_GB2312" w:hint="eastAsia"/>
          <w:sz w:val="32"/>
          <w:szCs w:val="32"/>
        </w:rPr>
        <w:t>记施工</w:t>
      </w:r>
      <w:proofErr w:type="gramEnd"/>
      <w:r w:rsidRPr="00EA5D32">
        <w:rPr>
          <w:rFonts w:eastAsia="仿宋_GB2312" w:hint="eastAsia"/>
          <w:sz w:val="32"/>
          <w:szCs w:val="32"/>
        </w:rPr>
        <w:t>对工</w:t>
      </w:r>
      <w:proofErr w:type="gramStart"/>
      <w:r w:rsidRPr="00EA5D32">
        <w:rPr>
          <w:rFonts w:eastAsia="仿宋_GB2312" w:hint="eastAsia"/>
          <w:sz w:val="32"/>
          <w:szCs w:val="32"/>
        </w:rPr>
        <w:t>务</w:t>
      </w:r>
      <w:proofErr w:type="gramEnd"/>
      <w:r w:rsidRPr="00EA5D32">
        <w:rPr>
          <w:rFonts w:eastAsia="仿宋_GB2312" w:hint="eastAsia"/>
          <w:sz w:val="32"/>
          <w:szCs w:val="32"/>
        </w:rPr>
        <w:t>、信号、通信、接触网等设备的具体影响，如“封锁</w:t>
      </w:r>
      <w:r w:rsidRPr="00EA5D32">
        <w:rPr>
          <w:rFonts w:eastAsia="仿宋_GB2312" w:hint="eastAsia"/>
          <w:sz w:val="32"/>
          <w:szCs w:val="32"/>
        </w:rPr>
        <w:t>XX</w:t>
      </w:r>
      <w:r w:rsidRPr="00EA5D32">
        <w:rPr>
          <w:rFonts w:eastAsia="仿宋_GB2312" w:hint="eastAsia"/>
          <w:sz w:val="32"/>
          <w:szCs w:val="32"/>
        </w:rPr>
        <w:t>道岔、线路”“停用</w:t>
      </w:r>
      <w:r w:rsidRPr="00EA5D32">
        <w:rPr>
          <w:rFonts w:eastAsia="仿宋_GB2312" w:hint="eastAsia"/>
          <w:sz w:val="32"/>
          <w:szCs w:val="32"/>
        </w:rPr>
        <w:t>XX</w:t>
      </w:r>
      <w:r w:rsidRPr="00EA5D32">
        <w:rPr>
          <w:rFonts w:eastAsia="仿宋_GB2312" w:hint="eastAsia"/>
          <w:sz w:val="32"/>
          <w:szCs w:val="32"/>
        </w:rPr>
        <w:t>信联闭设备”“</w:t>
      </w:r>
      <w:r w:rsidRPr="00EA5D32">
        <w:rPr>
          <w:rFonts w:eastAsia="仿宋_GB2312" w:hint="eastAsia"/>
          <w:sz w:val="32"/>
          <w:szCs w:val="32"/>
        </w:rPr>
        <w:t>XX</w:t>
      </w:r>
      <w:r w:rsidRPr="00EA5D32">
        <w:rPr>
          <w:rFonts w:eastAsia="仿宋_GB2312" w:hint="eastAsia"/>
          <w:sz w:val="32"/>
          <w:szCs w:val="32"/>
        </w:rPr>
        <w:t>供电臂停电”、“停止</w:t>
      </w:r>
      <w:r w:rsidRPr="00EA5D32">
        <w:rPr>
          <w:rFonts w:eastAsia="仿宋_GB2312" w:hint="eastAsia"/>
          <w:sz w:val="32"/>
          <w:szCs w:val="32"/>
        </w:rPr>
        <w:t>XX</w:t>
      </w:r>
      <w:r w:rsidRPr="00EA5D32">
        <w:rPr>
          <w:rFonts w:eastAsia="仿宋_GB2312" w:hint="eastAsia"/>
          <w:sz w:val="32"/>
          <w:szCs w:val="32"/>
        </w:rPr>
        <w:t>接发列车及调车作业”等。共用天窗时，影响范围不得重复列出。</w:t>
      </w:r>
    </w:p>
    <w:p w14:paraId="4C4A4D32"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10.</w:t>
      </w:r>
      <w:r w:rsidRPr="00EA5D32">
        <w:rPr>
          <w:rFonts w:eastAsia="仿宋_GB2312" w:hint="eastAsia"/>
          <w:sz w:val="32"/>
          <w:szCs w:val="32"/>
        </w:rPr>
        <w:t>限速及行车方式变化：限速根据附件</w:t>
      </w:r>
      <w:r w:rsidRPr="00EA5D32">
        <w:rPr>
          <w:rFonts w:eastAsia="仿宋_GB2312" w:hint="eastAsia"/>
          <w:sz w:val="32"/>
          <w:szCs w:val="32"/>
        </w:rPr>
        <w:t>20</w:t>
      </w:r>
      <w:r w:rsidRPr="00EA5D32">
        <w:rPr>
          <w:rFonts w:eastAsia="仿宋_GB2312" w:hint="eastAsia"/>
          <w:sz w:val="32"/>
          <w:szCs w:val="32"/>
        </w:rPr>
        <w:t>、附件</w:t>
      </w:r>
      <w:r w:rsidRPr="00EA5D32">
        <w:rPr>
          <w:rFonts w:eastAsia="仿宋_GB2312" w:hint="eastAsia"/>
          <w:sz w:val="32"/>
          <w:szCs w:val="32"/>
        </w:rPr>
        <w:t>21</w:t>
      </w:r>
      <w:r w:rsidRPr="00EA5D32">
        <w:rPr>
          <w:rFonts w:eastAsia="仿宋_GB2312" w:hint="eastAsia"/>
          <w:sz w:val="32"/>
          <w:szCs w:val="32"/>
        </w:rPr>
        <w:t>公布的各项施工作业放行列车条件填记；行车方式变化根据设备停用范围对行车方式进行明确，如“</w:t>
      </w:r>
      <w:r w:rsidRPr="00EA5D32">
        <w:rPr>
          <w:rFonts w:eastAsia="仿宋_GB2312" w:hint="eastAsia"/>
          <w:sz w:val="32"/>
          <w:szCs w:val="32"/>
        </w:rPr>
        <w:t>XX</w:t>
      </w:r>
      <w:r w:rsidRPr="00EA5D32">
        <w:rPr>
          <w:rFonts w:eastAsia="仿宋_GB2312" w:hint="eastAsia"/>
          <w:sz w:val="32"/>
          <w:szCs w:val="32"/>
        </w:rPr>
        <w:t>站</w:t>
      </w:r>
      <w:r w:rsidRPr="00EA5D32">
        <w:rPr>
          <w:rFonts w:eastAsia="仿宋_GB2312" w:hint="eastAsia"/>
          <w:sz w:val="32"/>
          <w:szCs w:val="32"/>
        </w:rPr>
        <w:t>-XX</w:t>
      </w:r>
      <w:r w:rsidRPr="00EA5D32">
        <w:rPr>
          <w:rFonts w:eastAsia="仿宋_GB2312" w:hint="eastAsia"/>
          <w:sz w:val="32"/>
          <w:szCs w:val="32"/>
        </w:rPr>
        <w:t>站间利用下行线单线行车”、“</w:t>
      </w:r>
      <w:r w:rsidRPr="00EA5D32">
        <w:rPr>
          <w:rFonts w:eastAsia="仿宋_GB2312" w:hint="eastAsia"/>
          <w:sz w:val="32"/>
          <w:szCs w:val="32"/>
        </w:rPr>
        <w:t>XX</w:t>
      </w:r>
      <w:r w:rsidRPr="00EA5D32">
        <w:rPr>
          <w:rFonts w:eastAsia="仿宋_GB2312" w:hint="eastAsia"/>
          <w:sz w:val="32"/>
          <w:szCs w:val="32"/>
        </w:rPr>
        <w:t>站</w:t>
      </w:r>
      <w:r w:rsidRPr="00EA5D32">
        <w:rPr>
          <w:rFonts w:eastAsia="仿宋_GB2312" w:hint="eastAsia"/>
          <w:sz w:val="32"/>
          <w:szCs w:val="32"/>
        </w:rPr>
        <w:t>-XX</w:t>
      </w:r>
      <w:r w:rsidRPr="00EA5D32">
        <w:rPr>
          <w:rFonts w:eastAsia="仿宋_GB2312" w:hint="eastAsia"/>
          <w:sz w:val="32"/>
          <w:szCs w:val="32"/>
        </w:rPr>
        <w:t>站停止基本闭塞，改用电话闭塞法行车”、“</w:t>
      </w:r>
      <w:r w:rsidRPr="00EA5D32">
        <w:rPr>
          <w:rFonts w:eastAsia="仿宋_GB2312" w:hint="eastAsia"/>
          <w:sz w:val="32"/>
          <w:szCs w:val="32"/>
        </w:rPr>
        <w:t>XX</w:t>
      </w:r>
      <w:r w:rsidRPr="00EA5D32">
        <w:rPr>
          <w:rFonts w:eastAsia="仿宋_GB2312" w:hint="eastAsia"/>
          <w:sz w:val="32"/>
          <w:szCs w:val="32"/>
        </w:rPr>
        <w:t>站按施工特定办法办理行车”等。</w:t>
      </w:r>
    </w:p>
    <w:p w14:paraId="598054F9"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lastRenderedPageBreak/>
        <w:t>11.</w:t>
      </w:r>
      <w:r w:rsidRPr="00EA5D32">
        <w:rPr>
          <w:rFonts w:eastAsia="仿宋_GB2312" w:hint="eastAsia"/>
          <w:sz w:val="32"/>
          <w:szCs w:val="32"/>
        </w:rPr>
        <w:t>设备变化：</w:t>
      </w:r>
      <w:proofErr w:type="gramStart"/>
      <w:r w:rsidRPr="00EA5D32">
        <w:rPr>
          <w:rFonts w:eastAsia="仿宋_GB2312" w:hint="eastAsia"/>
          <w:sz w:val="32"/>
          <w:szCs w:val="32"/>
        </w:rPr>
        <w:t>填记站场线</w:t>
      </w:r>
      <w:proofErr w:type="gramEnd"/>
      <w:r w:rsidRPr="00EA5D32">
        <w:rPr>
          <w:rFonts w:eastAsia="仿宋_GB2312" w:hint="eastAsia"/>
          <w:sz w:val="32"/>
          <w:szCs w:val="32"/>
        </w:rPr>
        <w:t>路、道岔、径路变化，信号机位置及显示变化，接触网分相或信号标志位置变化、</w:t>
      </w:r>
      <w:proofErr w:type="gramStart"/>
      <w:r w:rsidRPr="00EA5D32">
        <w:rPr>
          <w:rFonts w:eastAsia="仿宋_GB2312" w:hint="eastAsia"/>
          <w:sz w:val="32"/>
          <w:szCs w:val="32"/>
        </w:rPr>
        <w:t>联锁</w:t>
      </w:r>
      <w:proofErr w:type="gramEnd"/>
      <w:r w:rsidRPr="00EA5D32">
        <w:rPr>
          <w:rFonts w:eastAsia="仿宋_GB2312" w:hint="eastAsia"/>
          <w:sz w:val="32"/>
          <w:szCs w:val="32"/>
        </w:rPr>
        <w:t>及</w:t>
      </w:r>
      <w:r w:rsidRPr="00EA5D32">
        <w:rPr>
          <w:rFonts w:eastAsia="仿宋_GB2312" w:hint="eastAsia"/>
          <w:sz w:val="32"/>
          <w:szCs w:val="32"/>
        </w:rPr>
        <w:t>CTC</w:t>
      </w:r>
      <w:r w:rsidRPr="00EA5D32">
        <w:rPr>
          <w:rFonts w:eastAsia="仿宋_GB2312" w:hint="eastAsia"/>
          <w:sz w:val="32"/>
          <w:szCs w:val="32"/>
        </w:rPr>
        <w:t>系统功能、操作、图标显示变化等。</w:t>
      </w:r>
    </w:p>
    <w:p w14:paraId="2B48BE2F" w14:textId="77777777" w:rsidR="001407A3" w:rsidRPr="00EA5D32" w:rsidRDefault="001407A3" w:rsidP="000E22EF">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12.</w:t>
      </w:r>
      <w:r w:rsidRPr="00EA5D32">
        <w:rPr>
          <w:rFonts w:eastAsia="仿宋_GB2312" w:hint="eastAsia"/>
          <w:sz w:val="32"/>
          <w:szCs w:val="32"/>
        </w:rPr>
        <w:t>运输组织：填记运输调整事项、路用列车开行等。</w:t>
      </w:r>
    </w:p>
    <w:p w14:paraId="20B4CFDE" w14:textId="77777777" w:rsidR="001407A3" w:rsidRPr="00EA5D32" w:rsidRDefault="001407A3" w:rsidP="003E362E">
      <w:pPr>
        <w:tabs>
          <w:tab w:val="left" w:pos="2280"/>
        </w:tabs>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13.</w:t>
      </w:r>
      <w:r w:rsidRPr="00EA5D32">
        <w:rPr>
          <w:rFonts w:eastAsia="仿宋_GB2312" w:hint="eastAsia"/>
          <w:sz w:val="32"/>
          <w:szCs w:val="32"/>
        </w:rPr>
        <w:t>施工单位及负责人、配合单位：根据施工批复文电填记，施工负责人应具备相关资质。</w:t>
      </w:r>
    </w:p>
    <w:p w14:paraId="5397335E" w14:textId="77777777" w:rsidR="001407A3" w:rsidRPr="00EA5D32" w:rsidRDefault="001407A3" w:rsidP="001407A3">
      <w:pPr>
        <w:rPr>
          <w:rFonts w:eastAsia="黑体"/>
          <w:sz w:val="32"/>
          <w:szCs w:val="32"/>
        </w:rPr>
        <w:sectPr w:rsidR="001407A3" w:rsidRPr="00EA5D32" w:rsidSect="008873D9">
          <w:pgSz w:w="11906" w:h="16838" w:code="9"/>
          <w:pgMar w:top="2098" w:right="1474" w:bottom="1985" w:left="1588" w:header="851" w:footer="992" w:gutter="0"/>
          <w:cols w:space="425"/>
          <w:docGrid w:linePitch="289"/>
        </w:sectPr>
      </w:pPr>
    </w:p>
    <w:p w14:paraId="6A9A6E12" w14:textId="77777777" w:rsidR="001407A3" w:rsidRPr="00EA5D32" w:rsidRDefault="001407A3" w:rsidP="001407A3">
      <w:pPr>
        <w:adjustRightInd w:val="0"/>
        <w:snapToGrid w:val="0"/>
        <w:spacing w:line="560" w:lineRule="exact"/>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11</w:t>
      </w:r>
    </w:p>
    <w:tbl>
      <w:tblPr>
        <w:tblW w:w="9057" w:type="dxa"/>
        <w:tblInd w:w="108" w:type="dxa"/>
        <w:tblLook w:val="04A0" w:firstRow="1" w:lastRow="0" w:firstColumn="1" w:lastColumn="0" w:noHBand="0" w:noVBand="1"/>
      </w:tblPr>
      <w:tblGrid>
        <w:gridCol w:w="1140"/>
        <w:gridCol w:w="4240"/>
        <w:gridCol w:w="1280"/>
        <w:gridCol w:w="2397"/>
      </w:tblGrid>
      <w:tr w:rsidR="001407A3" w:rsidRPr="00EA5D32" w14:paraId="07FC8988" w14:textId="77777777" w:rsidTr="008873D9">
        <w:trPr>
          <w:trHeight w:val="495"/>
        </w:trPr>
        <w:tc>
          <w:tcPr>
            <w:tcW w:w="9057" w:type="dxa"/>
            <w:gridSpan w:val="4"/>
            <w:tcBorders>
              <w:top w:val="nil"/>
              <w:left w:val="nil"/>
              <w:bottom w:val="nil"/>
              <w:right w:val="nil"/>
            </w:tcBorders>
            <w:vAlign w:val="center"/>
            <w:hideMark/>
          </w:tcPr>
          <w:p w14:paraId="417D88F9" w14:textId="77777777" w:rsidR="001407A3" w:rsidRPr="00EA5D32" w:rsidRDefault="001407A3" w:rsidP="008873D9">
            <w:pPr>
              <w:widowControl/>
              <w:jc w:val="center"/>
              <w:rPr>
                <w:rFonts w:eastAsia="华文中宋"/>
                <w:kern w:val="0"/>
                <w:sz w:val="36"/>
                <w:szCs w:val="36"/>
              </w:rPr>
            </w:pPr>
            <w:r w:rsidRPr="00EA5D32">
              <w:rPr>
                <w:rFonts w:eastAsia="华文中宋"/>
                <w:kern w:val="0"/>
                <w:sz w:val="36"/>
                <w:szCs w:val="36"/>
              </w:rPr>
              <w:t>施工现场准备情况核实表</w:t>
            </w:r>
          </w:p>
        </w:tc>
      </w:tr>
      <w:tr w:rsidR="001407A3" w:rsidRPr="00EA5D32" w14:paraId="628AA175" w14:textId="77777777" w:rsidTr="008873D9">
        <w:trPr>
          <w:trHeight w:val="675"/>
        </w:trPr>
        <w:tc>
          <w:tcPr>
            <w:tcW w:w="1140" w:type="dxa"/>
            <w:tcBorders>
              <w:top w:val="single" w:sz="8" w:space="0" w:color="auto"/>
              <w:left w:val="single" w:sz="8" w:space="0" w:color="auto"/>
              <w:bottom w:val="single" w:sz="4" w:space="0" w:color="auto"/>
              <w:right w:val="single" w:sz="4" w:space="0" w:color="auto"/>
            </w:tcBorders>
            <w:vAlign w:val="center"/>
            <w:hideMark/>
          </w:tcPr>
          <w:p w14:paraId="7E34EE69" w14:textId="77777777" w:rsidR="001407A3" w:rsidRPr="00EA5D32" w:rsidRDefault="001407A3" w:rsidP="008873D9">
            <w:pPr>
              <w:widowControl/>
              <w:jc w:val="center"/>
              <w:rPr>
                <w:b/>
                <w:bCs/>
                <w:kern w:val="0"/>
                <w:sz w:val="22"/>
              </w:rPr>
            </w:pPr>
            <w:r w:rsidRPr="00EA5D32">
              <w:rPr>
                <w:b/>
                <w:bCs/>
                <w:kern w:val="0"/>
                <w:sz w:val="22"/>
              </w:rPr>
              <w:t>施工项目</w:t>
            </w:r>
          </w:p>
        </w:tc>
        <w:tc>
          <w:tcPr>
            <w:tcW w:w="4240" w:type="dxa"/>
            <w:tcBorders>
              <w:top w:val="single" w:sz="8" w:space="0" w:color="auto"/>
              <w:left w:val="nil"/>
              <w:bottom w:val="single" w:sz="4" w:space="0" w:color="auto"/>
              <w:right w:val="single" w:sz="4" w:space="0" w:color="auto"/>
            </w:tcBorders>
            <w:vAlign w:val="center"/>
            <w:hideMark/>
          </w:tcPr>
          <w:p w14:paraId="4FAB2156" w14:textId="77777777" w:rsidR="001407A3" w:rsidRPr="00EA5D32" w:rsidRDefault="001407A3" w:rsidP="008873D9">
            <w:pPr>
              <w:widowControl/>
              <w:jc w:val="center"/>
              <w:rPr>
                <w:kern w:val="0"/>
                <w:sz w:val="22"/>
              </w:rPr>
            </w:pPr>
            <w:r w:rsidRPr="00EA5D32">
              <w:rPr>
                <w:kern w:val="0"/>
                <w:sz w:val="22"/>
              </w:rPr>
              <w:t xml:space="preserve">　</w:t>
            </w:r>
          </w:p>
        </w:tc>
        <w:tc>
          <w:tcPr>
            <w:tcW w:w="1280" w:type="dxa"/>
            <w:tcBorders>
              <w:top w:val="single" w:sz="8" w:space="0" w:color="auto"/>
              <w:left w:val="nil"/>
              <w:bottom w:val="single" w:sz="4" w:space="0" w:color="auto"/>
              <w:right w:val="single" w:sz="4" w:space="0" w:color="auto"/>
            </w:tcBorders>
            <w:vAlign w:val="center"/>
            <w:hideMark/>
          </w:tcPr>
          <w:p w14:paraId="732ACF5C" w14:textId="77777777" w:rsidR="001407A3" w:rsidRPr="00EA5D32" w:rsidRDefault="001407A3" w:rsidP="008873D9">
            <w:pPr>
              <w:widowControl/>
              <w:jc w:val="center"/>
              <w:rPr>
                <w:b/>
                <w:bCs/>
                <w:kern w:val="0"/>
                <w:sz w:val="22"/>
              </w:rPr>
            </w:pPr>
            <w:r w:rsidRPr="00EA5D32">
              <w:rPr>
                <w:b/>
                <w:bCs/>
                <w:kern w:val="0"/>
                <w:sz w:val="22"/>
              </w:rPr>
              <w:t>施工地点</w:t>
            </w:r>
          </w:p>
        </w:tc>
        <w:tc>
          <w:tcPr>
            <w:tcW w:w="2397" w:type="dxa"/>
            <w:tcBorders>
              <w:top w:val="single" w:sz="8" w:space="0" w:color="auto"/>
              <w:left w:val="nil"/>
              <w:bottom w:val="single" w:sz="4" w:space="0" w:color="auto"/>
              <w:right w:val="single" w:sz="8" w:space="0" w:color="auto"/>
            </w:tcBorders>
            <w:vAlign w:val="center"/>
            <w:hideMark/>
          </w:tcPr>
          <w:p w14:paraId="4C61E492"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27D4B1FF" w14:textId="77777777" w:rsidTr="008873D9">
        <w:trPr>
          <w:trHeight w:val="615"/>
        </w:trPr>
        <w:tc>
          <w:tcPr>
            <w:tcW w:w="1140" w:type="dxa"/>
            <w:tcBorders>
              <w:top w:val="nil"/>
              <w:left w:val="single" w:sz="8" w:space="0" w:color="auto"/>
              <w:bottom w:val="single" w:sz="4" w:space="0" w:color="auto"/>
              <w:right w:val="single" w:sz="4" w:space="0" w:color="auto"/>
            </w:tcBorders>
            <w:vAlign w:val="center"/>
            <w:hideMark/>
          </w:tcPr>
          <w:p w14:paraId="7B60FF56" w14:textId="77777777" w:rsidR="001407A3" w:rsidRPr="00EA5D32" w:rsidRDefault="001407A3" w:rsidP="008873D9">
            <w:pPr>
              <w:widowControl/>
              <w:jc w:val="center"/>
              <w:rPr>
                <w:b/>
                <w:bCs/>
                <w:kern w:val="0"/>
                <w:sz w:val="22"/>
              </w:rPr>
            </w:pPr>
            <w:r w:rsidRPr="00EA5D32">
              <w:rPr>
                <w:b/>
                <w:bCs/>
                <w:kern w:val="0"/>
                <w:sz w:val="22"/>
              </w:rPr>
              <w:t>施工等级</w:t>
            </w:r>
          </w:p>
        </w:tc>
        <w:tc>
          <w:tcPr>
            <w:tcW w:w="4240" w:type="dxa"/>
            <w:tcBorders>
              <w:top w:val="nil"/>
              <w:left w:val="nil"/>
              <w:bottom w:val="single" w:sz="4" w:space="0" w:color="auto"/>
              <w:right w:val="single" w:sz="4" w:space="0" w:color="auto"/>
            </w:tcBorders>
            <w:vAlign w:val="center"/>
            <w:hideMark/>
          </w:tcPr>
          <w:p w14:paraId="53306D6B" w14:textId="77777777" w:rsidR="001407A3" w:rsidRPr="00EA5D32" w:rsidRDefault="001407A3" w:rsidP="008873D9">
            <w:pPr>
              <w:widowControl/>
              <w:jc w:val="center"/>
              <w:rPr>
                <w:kern w:val="0"/>
                <w:sz w:val="22"/>
              </w:rPr>
            </w:pPr>
            <w:r w:rsidRPr="00EA5D32">
              <w:rPr>
                <w:kern w:val="0"/>
                <w:sz w:val="22"/>
              </w:rPr>
              <w:t xml:space="preserve">　</w:t>
            </w:r>
          </w:p>
        </w:tc>
        <w:tc>
          <w:tcPr>
            <w:tcW w:w="1280" w:type="dxa"/>
            <w:tcBorders>
              <w:top w:val="nil"/>
              <w:left w:val="nil"/>
              <w:bottom w:val="single" w:sz="4" w:space="0" w:color="auto"/>
              <w:right w:val="single" w:sz="4" w:space="0" w:color="auto"/>
            </w:tcBorders>
            <w:vAlign w:val="center"/>
            <w:hideMark/>
          </w:tcPr>
          <w:p w14:paraId="03E2805C" w14:textId="77777777" w:rsidR="001407A3" w:rsidRPr="00EA5D32" w:rsidRDefault="001407A3" w:rsidP="008873D9">
            <w:pPr>
              <w:widowControl/>
              <w:jc w:val="center"/>
              <w:rPr>
                <w:b/>
                <w:bCs/>
                <w:kern w:val="0"/>
                <w:sz w:val="22"/>
              </w:rPr>
            </w:pPr>
            <w:r w:rsidRPr="00EA5D32">
              <w:rPr>
                <w:b/>
                <w:bCs/>
                <w:kern w:val="0"/>
                <w:sz w:val="22"/>
              </w:rPr>
              <w:t>配合单位</w:t>
            </w:r>
          </w:p>
        </w:tc>
        <w:tc>
          <w:tcPr>
            <w:tcW w:w="2397" w:type="dxa"/>
            <w:tcBorders>
              <w:top w:val="nil"/>
              <w:left w:val="nil"/>
              <w:bottom w:val="single" w:sz="4" w:space="0" w:color="auto"/>
              <w:right w:val="single" w:sz="8" w:space="0" w:color="auto"/>
            </w:tcBorders>
            <w:vAlign w:val="center"/>
            <w:hideMark/>
          </w:tcPr>
          <w:p w14:paraId="2362FEC6"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68B5B129" w14:textId="77777777" w:rsidTr="008873D9">
        <w:trPr>
          <w:trHeight w:val="510"/>
        </w:trPr>
        <w:tc>
          <w:tcPr>
            <w:tcW w:w="9057" w:type="dxa"/>
            <w:gridSpan w:val="4"/>
            <w:tcBorders>
              <w:top w:val="single" w:sz="4" w:space="0" w:color="auto"/>
              <w:left w:val="single" w:sz="8" w:space="0" w:color="auto"/>
              <w:bottom w:val="single" w:sz="4" w:space="0" w:color="auto"/>
              <w:right w:val="single" w:sz="8" w:space="0" w:color="000000"/>
            </w:tcBorders>
            <w:vAlign w:val="center"/>
            <w:hideMark/>
          </w:tcPr>
          <w:p w14:paraId="25BD42BA" w14:textId="77777777" w:rsidR="001407A3" w:rsidRPr="00EA5D32" w:rsidRDefault="001407A3" w:rsidP="008873D9">
            <w:pPr>
              <w:widowControl/>
              <w:jc w:val="center"/>
              <w:rPr>
                <w:b/>
                <w:bCs/>
                <w:kern w:val="0"/>
                <w:sz w:val="22"/>
              </w:rPr>
            </w:pPr>
            <w:r w:rsidRPr="00EA5D32">
              <w:rPr>
                <w:b/>
                <w:bCs/>
                <w:kern w:val="0"/>
                <w:sz w:val="22"/>
              </w:rPr>
              <w:t>施工单位准备情况</w:t>
            </w:r>
          </w:p>
        </w:tc>
      </w:tr>
      <w:tr w:rsidR="001407A3" w:rsidRPr="00EA5D32" w14:paraId="5BB65204" w14:textId="77777777" w:rsidTr="008873D9">
        <w:trPr>
          <w:trHeight w:val="750"/>
        </w:trPr>
        <w:tc>
          <w:tcPr>
            <w:tcW w:w="1140" w:type="dxa"/>
            <w:tcBorders>
              <w:top w:val="nil"/>
              <w:left w:val="single" w:sz="8" w:space="0" w:color="auto"/>
              <w:bottom w:val="single" w:sz="4" w:space="0" w:color="auto"/>
              <w:right w:val="nil"/>
            </w:tcBorders>
            <w:vAlign w:val="center"/>
            <w:hideMark/>
          </w:tcPr>
          <w:p w14:paraId="1D5A58B3" w14:textId="77777777" w:rsidR="001407A3" w:rsidRPr="00EA5D32" w:rsidRDefault="001407A3" w:rsidP="008873D9">
            <w:pPr>
              <w:widowControl/>
              <w:jc w:val="center"/>
              <w:rPr>
                <w:b/>
                <w:bCs/>
                <w:kern w:val="0"/>
                <w:sz w:val="22"/>
              </w:rPr>
            </w:pPr>
            <w:r w:rsidRPr="00EA5D32">
              <w:rPr>
                <w:b/>
                <w:bCs/>
                <w:kern w:val="0"/>
                <w:sz w:val="22"/>
              </w:rPr>
              <w:t>施工单位</w:t>
            </w:r>
          </w:p>
        </w:tc>
        <w:tc>
          <w:tcPr>
            <w:tcW w:w="4240" w:type="dxa"/>
            <w:tcBorders>
              <w:top w:val="nil"/>
              <w:left w:val="single" w:sz="4" w:space="0" w:color="auto"/>
              <w:bottom w:val="single" w:sz="4" w:space="0" w:color="auto"/>
              <w:right w:val="nil"/>
            </w:tcBorders>
            <w:vAlign w:val="center"/>
            <w:hideMark/>
          </w:tcPr>
          <w:p w14:paraId="2E098699" w14:textId="77777777" w:rsidR="001407A3" w:rsidRPr="00EA5D32" w:rsidRDefault="001407A3" w:rsidP="008873D9">
            <w:pPr>
              <w:widowControl/>
              <w:jc w:val="center"/>
              <w:rPr>
                <w:b/>
                <w:bCs/>
                <w:kern w:val="0"/>
                <w:sz w:val="22"/>
              </w:rPr>
            </w:pPr>
            <w:r w:rsidRPr="00EA5D32">
              <w:rPr>
                <w:b/>
                <w:bCs/>
                <w:kern w:val="0"/>
                <w:sz w:val="22"/>
              </w:rPr>
              <w:t>准备情况</w:t>
            </w:r>
          </w:p>
        </w:tc>
        <w:tc>
          <w:tcPr>
            <w:tcW w:w="1280" w:type="dxa"/>
            <w:tcBorders>
              <w:top w:val="nil"/>
              <w:left w:val="single" w:sz="4" w:space="0" w:color="auto"/>
              <w:bottom w:val="single" w:sz="4" w:space="0" w:color="auto"/>
              <w:right w:val="single" w:sz="4" w:space="0" w:color="auto"/>
            </w:tcBorders>
            <w:vAlign w:val="center"/>
            <w:hideMark/>
          </w:tcPr>
          <w:p w14:paraId="3E7D5E91" w14:textId="77777777" w:rsidR="001407A3" w:rsidRPr="00EA5D32" w:rsidRDefault="001407A3" w:rsidP="008873D9">
            <w:pPr>
              <w:widowControl/>
              <w:jc w:val="center"/>
              <w:rPr>
                <w:b/>
                <w:bCs/>
                <w:kern w:val="0"/>
                <w:sz w:val="22"/>
              </w:rPr>
            </w:pPr>
            <w:r w:rsidRPr="00EA5D32">
              <w:rPr>
                <w:b/>
                <w:bCs/>
                <w:kern w:val="0"/>
                <w:sz w:val="22"/>
              </w:rPr>
              <w:t>施工是否准备就绪</w:t>
            </w:r>
          </w:p>
        </w:tc>
        <w:tc>
          <w:tcPr>
            <w:tcW w:w="2397" w:type="dxa"/>
            <w:tcBorders>
              <w:top w:val="nil"/>
              <w:left w:val="nil"/>
              <w:bottom w:val="single" w:sz="4" w:space="0" w:color="auto"/>
              <w:right w:val="single" w:sz="8" w:space="0" w:color="auto"/>
            </w:tcBorders>
            <w:vAlign w:val="center"/>
            <w:hideMark/>
          </w:tcPr>
          <w:p w14:paraId="6AA1C959" w14:textId="77777777" w:rsidR="001407A3" w:rsidRPr="00EA5D32" w:rsidRDefault="001407A3" w:rsidP="008873D9">
            <w:pPr>
              <w:widowControl/>
              <w:jc w:val="center"/>
              <w:rPr>
                <w:b/>
                <w:bCs/>
                <w:kern w:val="0"/>
                <w:sz w:val="22"/>
              </w:rPr>
            </w:pPr>
            <w:r w:rsidRPr="00EA5D32">
              <w:rPr>
                <w:b/>
                <w:bCs/>
                <w:kern w:val="0"/>
                <w:sz w:val="22"/>
              </w:rPr>
              <w:t>签认</w:t>
            </w:r>
            <w:r w:rsidRPr="00EA5D32">
              <w:rPr>
                <w:b/>
                <w:bCs/>
                <w:kern w:val="0"/>
                <w:sz w:val="22"/>
              </w:rPr>
              <w:t>/</w:t>
            </w:r>
            <w:r w:rsidRPr="00EA5D32">
              <w:rPr>
                <w:b/>
                <w:bCs/>
                <w:kern w:val="0"/>
                <w:sz w:val="22"/>
              </w:rPr>
              <w:t>盖章</w:t>
            </w:r>
          </w:p>
        </w:tc>
      </w:tr>
      <w:tr w:rsidR="001407A3" w:rsidRPr="00EA5D32" w14:paraId="2256F181" w14:textId="77777777" w:rsidTr="008873D9">
        <w:trPr>
          <w:trHeight w:val="1401"/>
        </w:trPr>
        <w:tc>
          <w:tcPr>
            <w:tcW w:w="1140" w:type="dxa"/>
            <w:tcBorders>
              <w:top w:val="nil"/>
              <w:left w:val="single" w:sz="8" w:space="0" w:color="auto"/>
              <w:bottom w:val="single" w:sz="4" w:space="0" w:color="auto"/>
              <w:right w:val="nil"/>
            </w:tcBorders>
            <w:vAlign w:val="center"/>
            <w:hideMark/>
          </w:tcPr>
          <w:p w14:paraId="7C7558DD" w14:textId="77777777" w:rsidR="001407A3" w:rsidRPr="00EA5D32" w:rsidRDefault="001407A3" w:rsidP="008873D9">
            <w:pPr>
              <w:widowControl/>
              <w:jc w:val="center"/>
              <w:rPr>
                <w:b/>
                <w:bCs/>
                <w:kern w:val="0"/>
                <w:sz w:val="22"/>
              </w:rPr>
            </w:pPr>
            <w:r w:rsidRPr="00EA5D32">
              <w:rPr>
                <w:b/>
                <w:bCs/>
                <w:kern w:val="0"/>
                <w:sz w:val="22"/>
              </w:rPr>
              <w:t xml:space="preserve">　</w:t>
            </w:r>
          </w:p>
        </w:tc>
        <w:tc>
          <w:tcPr>
            <w:tcW w:w="4240" w:type="dxa"/>
            <w:tcBorders>
              <w:top w:val="nil"/>
              <w:left w:val="single" w:sz="4" w:space="0" w:color="auto"/>
              <w:bottom w:val="single" w:sz="4" w:space="0" w:color="auto"/>
              <w:right w:val="nil"/>
            </w:tcBorders>
            <w:vAlign w:val="center"/>
            <w:hideMark/>
          </w:tcPr>
          <w:p w14:paraId="3CDF0854" w14:textId="77777777" w:rsidR="001407A3" w:rsidRPr="00EA5D32" w:rsidRDefault="001407A3" w:rsidP="008873D9">
            <w:pPr>
              <w:widowControl/>
              <w:jc w:val="left"/>
              <w:rPr>
                <w:kern w:val="0"/>
                <w:sz w:val="20"/>
              </w:rPr>
            </w:pPr>
            <w:r w:rsidRPr="00EA5D32">
              <w:rPr>
                <w:kern w:val="0"/>
                <w:sz w:val="20"/>
              </w:rPr>
              <w:t>包括人员、机具准备情况，大型结构物上跨既有线施工须附有架桥机检验证书、起重机械产品合格证、安全生产监督部门出具的许可证书，操作人员须持有特种作业人员操作证书等。</w:t>
            </w:r>
          </w:p>
        </w:tc>
        <w:tc>
          <w:tcPr>
            <w:tcW w:w="1280" w:type="dxa"/>
            <w:tcBorders>
              <w:top w:val="nil"/>
              <w:left w:val="single" w:sz="4" w:space="0" w:color="auto"/>
              <w:bottom w:val="single" w:sz="4" w:space="0" w:color="auto"/>
              <w:right w:val="single" w:sz="4" w:space="0" w:color="auto"/>
            </w:tcBorders>
            <w:vAlign w:val="center"/>
            <w:hideMark/>
          </w:tcPr>
          <w:p w14:paraId="534F43AC" w14:textId="77777777" w:rsidR="001407A3" w:rsidRPr="00EA5D32" w:rsidRDefault="001407A3" w:rsidP="008873D9">
            <w:pPr>
              <w:widowControl/>
              <w:jc w:val="left"/>
              <w:rPr>
                <w:b/>
                <w:bCs/>
                <w:kern w:val="0"/>
                <w:sz w:val="22"/>
              </w:rPr>
            </w:pPr>
            <w:r w:rsidRPr="00EA5D32">
              <w:rPr>
                <w:b/>
                <w:bCs/>
                <w:kern w:val="0"/>
                <w:sz w:val="22"/>
              </w:rPr>
              <w:t xml:space="preserve">　</w:t>
            </w:r>
          </w:p>
        </w:tc>
        <w:tc>
          <w:tcPr>
            <w:tcW w:w="2397" w:type="dxa"/>
            <w:tcBorders>
              <w:top w:val="nil"/>
              <w:left w:val="nil"/>
              <w:bottom w:val="single" w:sz="4" w:space="0" w:color="auto"/>
              <w:right w:val="single" w:sz="8" w:space="0" w:color="auto"/>
            </w:tcBorders>
            <w:vAlign w:val="center"/>
            <w:hideMark/>
          </w:tcPr>
          <w:p w14:paraId="22E4106D" w14:textId="77777777" w:rsidR="001407A3" w:rsidRPr="00EA5D32" w:rsidRDefault="001407A3" w:rsidP="008873D9">
            <w:pPr>
              <w:widowControl/>
              <w:jc w:val="center"/>
              <w:rPr>
                <w:b/>
                <w:bCs/>
                <w:kern w:val="0"/>
                <w:sz w:val="22"/>
              </w:rPr>
            </w:pPr>
            <w:r w:rsidRPr="00EA5D32">
              <w:rPr>
                <w:b/>
                <w:bCs/>
                <w:kern w:val="0"/>
                <w:sz w:val="22"/>
              </w:rPr>
              <w:t xml:space="preserve">　</w:t>
            </w:r>
          </w:p>
        </w:tc>
      </w:tr>
      <w:tr w:rsidR="001407A3" w:rsidRPr="00EA5D32" w14:paraId="6D967CFB" w14:textId="77777777" w:rsidTr="008873D9">
        <w:trPr>
          <w:trHeight w:val="1266"/>
        </w:trPr>
        <w:tc>
          <w:tcPr>
            <w:tcW w:w="1140" w:type="dxa"/>
            <w:tcBorders>
              <w:top w:val="nil"/>
              <w:left w:val="single" w:sz="8" w:space="0" w:color="auto"/>
              <w:bottom w:val="single" w:sz="4" w:space="0" w:color="auto"/>
              <w:right w:val="nil"/>
            </w:tcBorders>
            <w:vAlign w:val="center"/>
            <w:hideMark/>
          </w:tcPr>
          <w:p w14:paraId="7C7B9569" w14:textId="77777777" w:rsidR="001407A3" w:rsidRPr="00EA5D32" w:rsidRDefault="001407A3" w:rsidP="008873D9">
            <w:pPr>
              <w:widowControl/>
              <w:jc w:val="center"/>
              <w:rPr>
                <w:b/>
                <w:bCs/>
                <w:kern w:val="0"/>
                <w:sz w:val="22"/>
              </w:rPr>
            </w:pPr>
            <w:r w:rsidRPr="00EA5D32">
              <w:rPr>
                <w:b/>
                <w:bCs/>
                <w:kern w:val="0"/>
                <w:sz w:val="22"/>
              </w:rPr>
              <w:t xml:space="preserve">　</w:t>
            </w:r>
          </w:p>
        </w:tc>
        <w:tc>
          <w:tcPr>
            <w:tcW w:w="4240" w:type="dxa"/>
            <w:tcBorders>
              <w:top w:val="nil"/>
              <w:left w:val="single" w:sz="4" w:space="0" w:color="auto"/>
              <w:bottom w:val="single" w:sz="4" w:space="0" w:color="auto"/>
              <w:right w:val="nil"/>
            </w:tcBorders>
            <w:vAlign w:val="center"/>
            <w:hideMark/>
          </w:tcPr>
          <w:p w14:paraId="2C1FDC26" w14:textId="77777777" w:rsidR="001407A3" w:rsidRPr="00EA5D32" w:rsidRDefault="001407A3" w:rsidP="008873D9">
            <w:pPr>
              <w:widowControl/>
              <w:jc w:val="left"/>
              <w:rPr>
                <w:b/>
                <w:bCs/>
                <w:kern w:val="0"/>
                <w:sz w:val="22"/>
              </w:rPr>
            </w:pPr>
            <w:r w:rsidRPr="00EA5D32">
              <w:rPr>
                <w:b/>
                <w:bCs/>
                <w:kern w:val="0"/>
                <w:sz w:val="22"/>
              </w:rPr>
              <w:t xml:space="preserve">　</w:t>
            </w:r>
          </w:p>
        </w:tc>
        <w:tc>
          <w:tcPr>
            <w:tcW w:w="1280" w:type="dxa"/>
            <w:tcBorders>
              <w:top w:val="nil"/>
              <w:left w:val="single" w:sz="4" w:space="0" w:color="auto"/>
              <w:bottom w:val="single" w:sz="4" w:space="0" w:color="auto"/>
              <w:right w:val="single" w:sz="4" w:space="0" w:color="auto"/>
            </w:tcBorders>
            <w:vAlign w:val="center"/>
            <w:hideMark/>
          </w:tcPr>
          <w:p w14:paraId="5D4D7326" w14:textId="77777777" w:rsidR="001407A3" w:rsidRPr="00EA5D32" w:rsidRDefault="001407A3" w:rsidP="008873D9">
            <w:pPr>
              <w:widowControl/>
              <w:jc w:val="left"/>
              <w:rPr>
                <w:b/>
                <w:bCs/>
                <w:kern w:val="0"/>
                <w:sz w:val="22"/>
              </w:rPr>
            </w:pPr>
            <w:r w:rsidRPr="00EA5D32">
              <w:rPr>
                <w:b/>
                <w:bCs/>
                <w:kern w:val="0"/>
                <w:sz w:val="22"/>
              </w:rPr>
              <w:t xml:space="preserve">　</w:t>
            </w:r>
          </w:p>
        </w:tc>
        <w:tc>
          <w:tcPr>
            <w:tcW w:w="2397" w:type="dxa"/>
            <w:tcBorders>
              <w:top w:val="nil"/>
              <w:left w:val="nil"/>
              <w:bottom w:val="single" w:sz="4" w:space="0" w:color="auto"/>
              <w:right w:val="single" w:sz="8" w:space="0" w:color="auto"/>
            </w:tcBorders>
            <w:vAlign w:val="center"/>
            <w:hideMark/>
          </w:tcPr>
          <w:p w14:paraId="7F474E5F"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2926C536" w14:textId="77777777" w:rsidTr="008873D9">
        <w:trPr>
          <w:trHeight w:val="525"/>
        </w:trPr>
        <w:tc>
          <w:tcPr>
            <w:tcW w:w="9057" w:type="dxa"/>
            <w:gridSpan w:val="4"/>
            <w:tcBorders>
              <w:top w:val="single" w:sz="4" w:space="0" w:color="auto"/>
              <w:left w:val="single" w:sz="8" w:space="0" w:color="auto"/>
              <w:bottom w:val="single" w:sz="4" w:space="0" w:color="auto"/>
              <w:right w:val="single" w:sz="8" w:space="0" w:color="000000"/>
            </w:tcBorders>
            <w:vAlign w:val="center"/>
            <w:hideMark/>
          </w:tcPr>
          <w:p w14:paraId="4145ADBB" w14:textId="77777777" w:rsidR="001407A3" w:rsidRPr="00EA5D32" w:rsidRDefault="001407A3" w:rsidP="008873D9">
            <w:pPr>
              <w:widowControl/>
              <w:jc w:val="center"/>
              <w:rPr>
                <w:b/>
                <w:bCs/>
                <w:kern w:val="0"/>
                <w:sz w:val="22"/>
              </w:rPr>
            </w:pPr>
            <w:r w:rsidRPr="00EA5D32">
              <w:rPr>
                <w:b/>
                <w:bCs/>
                <w:kern w:val="0"/>
                <w:sz w:val="22"/>
              </w:rPr>
              <w:t>设备管理单位意见</w:t>
            </w:r>
          </w:p>
        </w:tc>
      </w:tr>
      <w:tr w:rsidR="001407A3" w:rsidRPr="00EA5D32" w14:paraId="34CF8E85" w14:textId="77777777" w:rsidTr="008873D9">
        <w:trPr>
          <w:trHeight w:val="600"/>
        </w:trPr>
        <w:tc>
          <w:tcPr>
            <w:tcW w:w="1140" w:type="dxa"/>
            <w:tcBorders>
              <w:top w:val="nil"/>
              <w:left w:val="single" w:sz="8" w:space="0" w:color="auto"/>
              <w:bottom w:val="single" w:sz="4" w:space="0" w:color="auto"/>
              <w:right w:val="single" w:sz="4" w:space="0" w:color="auto"/>
            </w:tcBorders>
            <w:vAlign w:val="center"/>
            <w:hideMark/>
          </w:tcPr>
          <w:p w14:paraId="4F688022" w14:textId="77777777" w:rsidR="001407A3" w:rsidRPr="00EA5D32" w:rsidRDefault="001407A3" w:rsidP="008873D9">
            <w:pPr>
              <w:widowControl/>
              <w:jc w:val="center"/>
              <w:rPr>
                <w:b/>
                <w:bCs/>
                <w:kern w:val="0"/>
                <w:sz w:val="22"/>
              </w:rPr>
            </w:pPr>
            <w:r w:rsidRPr="00EA5D32">
              <w:rPr>
                <w:b/>
                <w:bCs/>
                <w:kern w:val="0"/>
                <w:sz w:val="22"/>
              </w:rPr>
              <w:t>设备管理单位</w:t>
            </w:r>
          </w:p>
        </w:tc>
        <w:tc>
          <w:tcPr>
            <w:tcW w:w="4240" w:type="dxa"/>
            <w:tcBorders>
              <w:top w:val="nil"/>
              <w:left w:val="nil"/>
              <w:bottom w:val="single" w:sz="4" w:space="0" w:color="auto"/>
              <w:right w:val="single" w:sz="4" w:space="0" w:color="auto"/>
            </w:tcBorders>
            <w:vAlign w:val="center"/>
            <w:hideMark/>
          </w:tcPr>
          <w:p w14:paraId="7708782F" w14:textId="77777777" w:rsidR="001407A3" w:rsidRPr="00EA5D32" w:rsidRDefault="001407A3" w:rsidP="008873D9">
            <w:pPr>
              <w:widowControl/>
              <w:jc w:val="center"/>
              <w:rPr>
                <w:b/>
                <w:bCs/>
                <w:kern w:val="0"/>
                <w:sz w:val="22"/>
              </w:rPr>
            </w:pPr>
            <w:r w:rsidRPr="00EA5D32">
              <w:rPr>
                <w:b/>
                <w:bCs/>
                <w:kern w:val="0"/>
                <w:sz w:val="22"/>
              </w:rPr>
              <w:t>影响范围</w:t>
            </w:r>
          </w:p>
        </w:tc>
        <w:tc>
          <w:tcPr>
            <w:tcW w:w="1280" w:type="dxa"/>
            <w:tcBorders>
              <w:top w:val="nil"/>
              <w:left w:val="nil"/>
              <w:bottom w:val="single" w:sz="4" w:space="0" w:color="auto"/>
              <w:right w:val="single" w:sz="4" w:space="0" w:color="auto"/>
            </w:tcBorders>
            <w:vAlign w:val="center"/>
            <w:hideMark/>
          </w:tcPr>
          <w:p w14:paraId="1AF78921" w14:textId="77777777" w:rsidR="001407A3" w:rsidRPr="00EA5D32" w:rsidRDefault="001407A3" w:rsidP="008873D9">
            <w:pPr>
              <w:widowControl/>
              <w:jc w:val="center"/>
              <w:rPr>
                <w:b/>
                <w:bCs/>
                <w:kern w:val="0"/>
                <w:sz w:val="22"/>
              </w:rPr>
            </w:pPr>
            <w:r w:rsidRPr="00EA5D32">
              <w:rPr>
                <w:b/>
                <w:bCs/>
                <w:kern w:val="0"/>
                <w:sz w:val="22"/>
              </w:rPr>
              <w:t>是否具备施工条件</w:t>
            </w:r>
          </w:p>
        </w:tc>
        <w:tc>
          <w:tcPr>
            <w:tcW w:w="2397" w:type="dxa"/>
            <w:tcBorders>
              <w:top w:val="nil"/>
              <w:left w:val="nil"/>
              <w:bottom w:val="single" w:sz="4" w:space="0" w:color="auto"/>
              <w:right w:val="single" w:sz="8" w:space="0" w:color="auto"/>
            </w:tcBorders>
            <w:vAlign w:val="center"/>
            <w:hideMark/>
          </w:tcPr>
          <w:p w14:paraId="255479C0" w14:textId="77777777" w:rsidR="001407A3" w:rsidRPr="00EA5D32" w:rsidRDefault="001407A3" w:rsidP="008873D9">
            <w:pPr>
              <w:widowControl/>
              <w:jc w:val="center"/>
              <w:rPr>
                <w:b/>
                <w:bCs/>
                <w:kern w:val="0"/>
                <w:sz w:val="22"/>
              </w:rPr>
            </w:pPr>
            <w:r w:rsidRPr="00EA5D32">
              <w:rPr>
                <w:b/>
                <w:bCs/>
                <w:kern w:val="0"/>
                <w:sz w:val="22"/>
              </w:rPr>
              <w:t>签认</w:t>
            </w:r>
            <w:r w:rsidRPr="00EA5D32">
              <w:rPr>
                <w:b/>
                <w:bCs/>
                <w:kern w:val="0"/>
                <w:sz w:val="22"/>
              </w:rPr>
              <w:t>/</w:t>
            </w:r>
            <w:r w:rsidRPr="00EA5D32">
              <w:rPr>
                <w:b/>
                <w:bCs/>
                <w:kern w:val="0"/>
                <w:sz w:val="22"/>
              </w:rPr>
              <w:t>段级盖章</w:t>
            </w:r>
          </w:p>
        </w:tc>
      </w:tr>
      <w:tr w:rsidR="001407A3" w:rsidRPr="00EA5D32" w14:paraId="1FF11D40" w14:textId="77777777" w:rsidTr="008873D9">
        <w:trPr>
          <w:trHeight w:val="1402"/>
        </w:trPr>
        <w:tc>
          <w:tcPr>
            <w:tcW w:w="1140" w:type="dxa"/>
            <w:tcBorders>
              <w:top w:val="nil"/>
              <w:left w:val="single" w:sz="8" w:space="0" w:color="auto"/>
              <w:bottom w:val="single" w:sz="4" w:space="0" w:color="auto"/>
              <w:right w:val="single" w:sz="4" w:space="0" w:color="auto"/>
            </w:tcBorders>
            <w:vAlign w:val="center"/>
            <w:hideMark/>
          </w:tcPr>
          <w:p w14:paraId="199B6101" w14:textId="77777777" w:rsidR="001407A3" w:rsidRPr="00EA5D32" w:rsidRDefault="001407A3" w:rsidP="008873D9">
            <w:pPr>
              <w:widowControl/>
              <w:jc w:val="center"/>
              <w:rPr>
                <w:kern w:val="0"/>
                <w:sz w:val="22"/>
              </w:rPr>
            </w:pPr>
            <w:r w:rsidRPr="00EA5D32">
              <w:rPr>
                <w:kern w:val="0"/>
                <w:sz w:val="22"/>
              </w:rPr>
              <w:t>工</w:t>
            </w:r>
            <w:proofErr w:type="gramStart"/>
            <w:r w:rsidRPr="00EA5D32">
              <w:rPr>
                <w:kern w:val="0"/>
                <w:sz w:val="22"/>
              </w:rPr>
              <w:t>务</w:t>
            </w:r>
            <w:proofErr w:type="gramEnd"/>
          </w:p>
        </w:tc>
        <w:tc>
          <w:tcPr>
            <w:tcW w:w="4240" w:type="dxa"/>
            <w:tcBorders>
              <w:top w:val="nil"/>
              <w:left w:val="nil"/>
              <w:bottom w:val="single" w:sz="4" w:space="0" w:color="auto"/>
              <w:right w:val="single" w:sz="4" w:space="0" w:color="auto"/>
            </w:tcBorders>
            <w:vAlign w:val="center"/>
            <w:hideMark/>
          </w:tcPr>
          <w:p w14:paraId="78E53149" w14:textId="77777777" w:rsidR="001407A3" w:rsidRPr="00EA5D32" w:rsidRDefault="001407A3" w:rsidP="008873D9">
            <w:pPr>
              <w:widowControl/>
              <w:jc w:val="center"/>
              <w:rPr>
                <w:kern w:val="0"/>
                <w:sz w:val="22"/>
              </w:rPr>
            </w:pPr>
            <w:r w:rsidRPr="00EA5D32">
              <w:rPr>
                <w:kern w:val="0"/>
                <w:sz w:val="22"/>
              </w:rPr>
              <w:t xml:space="preserve">　</w:t>
            </w:r>
          </w:p>
        </w:tc>
        <w:tc>
          <w:tcPr>
            <w:tcW w:w="1280" w:type="dxa"/>
            <w:tcBorders>
              <w:top w:val="nil"/>
              <w:left w:val="nil"/>
              <w:bottom w:val="single" w:sz="4" w:space="0" w:color="auto"/>
              <w:right w:val="single" w:sz="4" w:space="0" w:color="auto"/>
            </w:tcBorders>
            <w:vAlign w:val="center"/>
            <w:hideMark/>
          </w:tcPr>
          <w:p w14:paraId="0BA0BA21" w14:textId="77777777" w:rsidR="001407A3" w:rsidRPr="00EA5D32" w:rsidRDefault="001407A3" w:rsidP="008873D9">
            <w:pPr>
              <w:widowControl/>
              <w:jc w:val="center"/>
              <w:rPr>
                <w:kern w:val="0"/>
                <w:sz w:val="22"/>
              </w:rPr>
            </w:pPr>
            <w:r w:rsidRPr="00EA5D32">
              <w:rPr>
                <w:kern w:val="0"/>
                <w:sz w:val="22"/>
              </w:rPr>
              <w:t xml:space="preserve">　</w:t>
            </w:r>
          </w:p>
        </w:tc>
        <w:tc>
          <w:tcPr>
            <w:tcW w:w="2397" w:type="dxa"/>
            <w:tcBorders>
              <w:top w:val="nil"/>
              <w:left w:val="nil"/>
              <w:bottom w:val="single" w:sz="4" w:space="0" w:color="auto"/>
              <w:right w:val="single" w:sz="8" w:space="0" w:color="auto"/>
            </w:tcBorders>
            <w:vAlign w:val="center"/>
            <w:hideMark/>
          </w:tcPr>
          <w:p w14:paraId="30113A2A"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4E53084C" w14:textId="77777777" w:rsidTr="008873D9">
        <w:trPr>
          <w:trHeight w:val="1560"/>
        </w:trPr>
        <w:tc>
          <w:tcPr>
            <w:tcW w:w="1140" w:type="dxa"/>
            <w:tcBorders>
              <w:top w:val="nil"/>
              <w:left w:val="single" w:sz="8" w:space="0" w:color="auto"/>
              <w:bottom w:val="single" w:sz="4" w:space="0" w:color="auto"/>
              <w:right w:val="single" w:sz="4" w:space="0" w:color="auto"/>
            </w:tcBorders>
            <w:vAlign w:val="center"/>
            <w:hideMark/>
          </w:tcPr>
          <w:p w14:paraId="7FFBD85E" w14:textId="77777777" w:rsidR="001407A3" w:rsidRPr="00EA5D32" w:rsidRDefault="001407A3" w:rsidP="008873D9">
            <w:pPr>
              <w:widowControl/>
              <w:jc w:val="center"/>
              <w:rPr>
                <w:kern w:val="0"/>
                <w:sz w:val="22"/>
              </w:rPr>
            </w:pPr>
            <w:r w:rsidRPr="00EA5D32">
              <w:rPr>
                <w:kern w:val="0"/>
                <w:sz w:val="22"/>
              </w:rPr>
              <w:t>电务</w:t>
            </w:r>
          </w:p>
        </w:tc>
        <w:tc>
          <w:tcPr>
            <w:tcW w:w="4240" w:type="dxa"/>
            <w:tcBorders>
              <w:top w:val="nil"/>
              <w:left w:val="nil"/>
              <w:bottom w:val="single" w:sz="4" w:space="0" w:color="auto"/>
              <w:right w:val="single" w:sz="4" w:space="0" w:color="auto"/>
            </w:tcBorders>
            <w:vAlign w:val="center"/>
            <w:hideMark/>
          </w:tcPr>
          <w:p w14:paraId="7BA89038" w14:textId="77777777" w:rsidR="001407A3" w:rsidRPr="00EA5D32" w:rsidRDefault="001407A3" w:rsidP="008873D9">
            <w:pPr>
              <w:widowControl/>
              <w:jc w:val="center"/>
              <w:rPr>
                <w:kern w:val="0"/>
                <w:sz w:val="22"/>
              </w:rPr>
            </w:pPr>
            <w:r w:rsidRPr="00EA5D32">
              <w:rPr>
                <w:kern w:val="0"/>
                <w:sz w:val="22"/>
              </w:rPr>
              <w:t xml:space="preserve">　</w:t>
            </w:r>
          </w:p>
        </w:tc>
        <w:tc>
          <w:tcPr>
            <w:tcW w:w="1280" w:type="dxa"/>
            <w:tcBorders>
              <w:top w:val="nil"/>
              <w:left w:val="nil"/>
              <w:bottom w:val="single" w:sz="4" w:space="0" w:color="auto"/>
              <w:right w:val="single" w:sz="4" w:space="0" w:color="auto"/>
            </w:tcBorders>
            <w:vAlign w:val="center"/>
            <w:hideMark/>
          </w:tcPr>
          <w:p w14:paraId="0CB1C123" w14:textId="77777777" w:rsidR="001407A3" w:rsidRPr="00EA5D32" w:rsidRDefault="001407A3" w:rsidP="008873D9">
            <w:pPr>
              <w:widowControl/>
              <w:jc w:val="center"/>
              <w:rPr>
                <w:kern w:val="0"/>
                <w:sz w:val="22"/>
              </w:rPr>
            </w:pPr>
            <w:r w:rsidRPr="00EA5D32">
              <w:rPr>
                <w:kern w:val="0"/>
                <w:sz w:val="22"/>
              </w:rPr>
              <w:t xml:space="preserve">　</w:t>
            </w:r>
          </w:p>
        </w:tc>
        <w:tc>
          <w:tcPr>
            <w:tcW w:w="2397" w:type="dxa"/>
            <w:tcBorders>
              <w:top w:val="nil"/>
              <w:left w:val="nil"/>
              <w:bottom w:val="single" w:sz="4" w:space="0" w:color="auto"/>
              <w:right w:val="single" w:sz="8" w:space="0" w:color="auto"/>
            </w:tcBorders>
            <w:vAlign w:val="center"/>
            <w:hideMark/>
          </w:tcPr>
          <w:p w14:paraId="1A4B1AE2"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2A996C47" w14:textId="77777777" w:rsidTr="008873D9">
        <w:trPr>
          <w:trHeight w:val="1399"/>
        </w:trPr>
        <w:tc>
          <w:tcPr>
            <w:tcW w:w="1140" w:type="dxa"/>
            <w:tcBorders>
              <w:top w:val="nil"/>
              <w:left w:val="single" w:sz="8" w:space="0" w:color="auto"/>
              <w:bottom w:val="single" w:sz="4" w:space="0" w:color="auto"/>
              <w:right w:val="single" w:sz="4" w:space="0" w:color="auto"/>
            </w:tcBorders>
            <w:vAlign w:val="center"/>
            <w:hideMark/>
          </w:tcPr>
          <w:p w14:paraId="62722E4A" w14:textId="77777777" w:rsidR="001407A3" w:rsidRPr="00EA5D32" w:rsidRDefault="001407A3" w:rsidP="008873D9">
            <w:pPr>
              <w:widowControl/>
              <w:jc w:val="center"/>
              <w:rPr>
                <w:kern w:val="0"/>
                <w:sz w:val="22"/>
              </w:rPr>
            </w:pPr>
            <w:r w:rsidRPr="00EA5D32">
              <w:rPr>
                <w:kern w:val="0"/>
                <w:sz w:val="22"/>
              </w:rPr>
              <w:t>供电</w:t>
            </w:r>
          </w:p>
        </w:tc>
        <w:tc>
          <w:tcPr>
            <w:tcW w:w="4240" w:type="dxa"/>
            <w:tcBorders>
              <w:top w:val="nil"/>
              <w:left w:val="nil"/>
              <w:bottom w:val="single" w:sz="4" w:space="0" w:color="auto"/>
              <w:right w:val="single" w:sz="4" w:space="0" w:color="auto"/>
            </w:tcBorders>
            <w:vAlign w:val="center"/>
            <w:hideMark/>
          </w:tcPr>
          <w:p w14:paraId="5166AF30" w14:textId="77777777" w:rsidR="001407A3" w:rsidRPr="00EA5D32" w:rsidRDefault="001407A3" w:rsidP="008873D9">
            <w:pPr>
              <w:widowControl/>
              <w:jc w:val="center"/>
              <w:rPr>
                <w:kern w:val="0"/>
                <w:sz w:val="22"/>
              </w:rPr>
            </w:pPr>
            <w:r w:rsidRPr="00EA5D32">
              <w:rPr>
                <w:kern w:val="0"/>
                <w:sz w:val="22"/>
              </w:rPr>
              <w:t xml:space="preserve">　</w:t>
            </w:r>
          </w:p>
        </w:tc>
        <w:tc>
          <w:tcPr>
            <w:tcW w:w="1280" w:type="dxa"/>
            <w:tcBorders>
              <w:top w:val="nil"/>
              <w:left w:val="nil"/>
              <w:bottom w:val="single" w:sz="4" w:space="0" w:color="auto"/>
              <w:right w:val="single" w:sz="4" w:space="0" w:color="auto"/>
            </w:tcBorders>
            <w:vAlign w:val="center"/>
            <w:hideMark/>
          </w:tcPr>
          <w:p w14:paraId="6B5BAA43" w14:textId="77777777" w:rsidR="001407A3" w:rsidRPr="00EA5D32" w:rsidRDefault="001407A3" w:rsidP="008873D9">
            <w:pPr>
              <w:widowControl/>
              <w:jc w:val="center"/>
              <w:rPr>
                <w:kern w:val="0"/>
                <w:sz w:val="22"/>
              </w:rPr>
            </w:pPr>
            <w:r w:rsidRPr="00EA5D32">
              <w:rPr>
                <w:kern w:val="0"/>
                <w:sz w:val="22"/>
              </w:rPr>
              <w:t xml:space="preserve">　</w:t>
            </w:r>
          </w:p>
        </w:tc>
        <w:tc>
          <w:tcPr>
            <w:tcW w:w="2397" w:type="dxa"/>
            <w:tcBorders>
              <w:top w:val="nil"/>
              <w:left w:val="nil"/>
              <w:bottom w:val="single" w:sz="4" w:space="0" w:color="auto"/>
              <w:right w:val="single" w:sz="8" w:space="0" w:color="auto"/>
            </w:tcBorders>
            <w:vAlign w:val="center"/>
            <w:hideMark/>
          </w:tcPr>
          <w:p w14:paraId="369FC6C6"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6B64ABD0" w14:textId="77777777" w:rsidTr="008873D9">
        <w:trPr>
          <w:trHeight w:val="585"/>
        </w:trPr>
        <w:tc>
          <w:tcPr>
            <w:tcW w:w="1140" w:type="dxa"/>
            <w:tcBorders>
              <w:top w:val="nil"/>
              <w:left w:val="nil"/>
              <w:bottom w:val="nil"/>
              <w:right w:val="nil"/>
            </w:tcBorders>
            <w:vAlign w:val="center"/>
            <w:hideMark/>
          </w:tcPr>
          <w:p w14:paraId="5ADBAB2B" w14:textId="77777777" w:rsidR="001407A3" w:rsidRPr="00EA5D32" w:rsidRDefault="001407A3" w:rsidP="008873D9">
            <w:pPr>
              <w:widowControl/>
              <w:jc w:val="center"/>
              <w:rPr>
                <w:kern w:val="0"/>
                <w:sz w:val="22"/>
              </w:rPr>
            </w:pPr>
            <w:r w:rsidRPr="00EA5D32">
              <w:rPr>
                <w:kern w:val="0"/>
                <w:sz w:val="22"/>
              </w:rPr>
              <w:t>车务</w:t>
            </w:r>
          </w:p>
        </w:tc>
        <w:tc>
          <w:tcPr>
            <w:tcW w:w="4240" w:type="dxa"/>
            <w:tcBorders>
              <w:top w:val="nil"/>
              <w:left w:val="nil"/>
              <w:bottom w:val="nil"/>
              <w:right w:val="nil"/>
            </w:tcBorders>
            <w:vAlign w:val="center"/>
            <w:hideMark/>
          </w:tcPr>
          <w:p w14:paraId="3842867C" w14:textId="77777777" w:rsidR="001407A3" w:rsidRPr="00EA5D32" w:rsidRDefault="001407A3" w:rsidP="008873D9">
            <w:pPr>
              <w:widowControl/>
              <w:jc w:val="center"/>
              <w:rPr>
                <w:kern w:val="0"/>
                <w:sz w:val="22"/>
              </w:rPr>
            </w:pPr>
          </w:p>
        </w:tc>
        <w:tc>
          <w:tcPr>
            <w:tcW w:w="1280" w:type="dxa"/>
            <w:tcBorders>
              <w:top w:val="nil"/>
              <w:left w:val="nil"/>
              <w:bottom w:val="nil"/>
              <w:right w:val="nil"/>
            </w:tcBorders>
            <w:vAlign w:val="center"/>
            <w:hideMark/>
          </w:tcPr>
          <w:p w14:paraId="6B2E122B" w14:textId="77777777" w:rsidR="001407A3" w:rsidRPr="00EA5D32" w:rsidRDefault="001407A3" w:rsidP="008873D9">
            <w:pPr>
              <w:widowControl/>
              <w:jc w:val="center"/>
              <w:rPr>
                <w:kern w:val="0"/>
                <w:sz w:val="22"/>
              </w:rPr>
            </w:pPr>
            <w:r w:rsidRPr="00EA5D32">
              <w:rPr>
                <w:kern w:val="0"/>
                <w:sz w:val="22"/>
              </w:rPr>
              <w:t>日期</w:t>
            </w:r>
          </w:p>
        </w:tc>
        <w:tc>
          <w:tcPr>
            <w:tcW w:w="2397" w:type="dxa"/>
            <w:tcBorders>
              <w:top w:val="nil"/>
              <w:left w:val="nil"/>
              <w:bottom w:val="nil"/>
              <w:right w:val="nil"/>
            </w:tcBorders>
            <w:vAlign w:val="center"/>
            <w:hideMark/>
          </w:tcPr>
          <w:p w14:paraId="617BF4A1" w14:textId="77777777" w:rsidR="001407A3" w:rsidRPr="00EA5D32" w:rsidRDefault="001407A3" w:rsidP="008873D9">
            <w:pPr>
              <w:widowControl/>
              <w:jc w:val="center"/>
              <w:rPr>
                <w:kern w:val="0"/>
                <w:sz w:val="22"/>
              </w:rPr>
            </w:pPr>
          </w:p>
        </w:tc>
      </w:tr>
    </w:tbl>
    <w:p w14:paraId="102036E9" w14:textId="77777777" w:rsidR="001407A3" w:rsidRPr="00EA5D32" w:rsidRDefault="001407A3" w:rsidP="001407A3">
      <w:pPr>
        <w:spacing w:line="560" w:lineRule="exact"/>
        <w:rPr>
          <w:rFonts w:eastAsia="黑体"/>
          <w:szCs w:val="32"/>
        </w:rPr>
        <w:sectPr w:rsidR="001407A3" w:rsidRPr="00EA5D32" w:rsidSect="008873D9">
          <w:pgSz w:w="11906" w:h="16838" w:code="9"/>
          <w:pgMar w:top="2098" w:right="1474" w:bottom="1985" w:left="1588" w:header="851" w:footer="992" w:gutter="0"/>
          <w:cols w:space="425"/>
          <w:docGrid w:linePitch="289"/>
        </w:sectPr>
      </w:pPr>
    </w:p>
    <w:p w14:paraId="3EE7554C" w14:textId="77777777" w:rsidR="001407A3" w:rsidRPr="00EA5D32" w:rsidRDefault="001407A3" w:rsidP="001407A3">
      <w:pPr>
        <w:adjustRightInd w:val="0"/>
        <w:snapToGrid w:val="0"/>
        <w:spacing w:line="560" w:lineRule="exact"/>
        <w:jc w:val="left"/>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12</w:t>
      </w:r>
    </w:p>
    <w:p w14:paraId="4BC0177B" w14:textId="77777777" w:rsidR="001407A3" w:rsidRPr="00EA5D32" w:rsidRDefault="001407A3" w:rsidP="001407A3">
      <w:pPr>
        <w:adjustRightInd w:val="0"/>
        <w:snapToGrid w:val="0"/>
        <w:spacing w:beforeLines="100" w:before="240" w:afterLines="100" w:after="240" w:line="560" w:lineRule="exact"/>
        <w:jc w:val="center"/>
        <w:rPr>
          <w:sz w:val="36"/>
          <w:szCs w:val="36"/>
        </w:rPr>
      </w:pPr>
      <w:proofErr w:type="gramStart"/>
      <w:r w:rsidRPr="00EA5D32">
        <w:rPr>
          <w:rFonts w:eastAsia="华文中宋"/>
          <w:kern w:val="0"/>
          <w:sz w:val="36"/>
          <w:szCs w:val="36"/>
        </w:rPr>
        <w:t>工电段计划</w:t>
      </w:r>
      <w:proofErr w:type="gramEnd"/>
      <w:r w:rsidRPr="00EA5D32">
        <w:rPr>
          <w:rFonts w:eastAsia="华文中宋"/>
          <w:kern w:val="0"/>
          <w:sz w:val="36"/>
          <w:szCs w:val="36"/>
        </w:rPr>
        <w:t>编制有关要求</w:t>
      </w:r>
    </w:p>
    <w:p w14:paraId="23519F7B"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t>一、施工计划编制（含月计划、日计划）</w:t>
      </w:r>
    </w:p>
    <w:p w14:paraId="0D5FE45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涉及</w:t>
      </w:r>
      <w:proofErr w:type="gramStart"/>
      <w:r w:rsidRPr="00EA5D32">
        <w:rPr>
          <w:rFonts w:eastAsia="仿宋_GB2312"/>
          <w:sz w:val="32"/>
          <w:szCs w:val="32"/>
        </w:rPr>
        <w:t>工电段</w:t>
      </w:r>
      <w:proofErr w:type="gramEnd"/>
      <w:r w:rsidRPr="00EA5D32">
        <w:rPr>
          <w:rFonts w:eastAsia="仿宋_GB2312"/>
          <w:sz w:val="32"/>
          <w:szCs w:val="32"/>
        </w:rPr>
        <w:t>的施工计划，应分专业编制和提报，具体要求如下：</w:t>
      </w:r>
    </w:p>
    <w:p w14:paraId="32C788F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w:t>
      </w:r>
      <w:proofErr w:type="gramStart"/>
      <w:r w:rsidRPr="00EA5D32">
        <w:rPr>
          <w:rFonts w:eastAsia="仿宋_GB2312"/>
          <w:sz w:val="32"/>
          <w:szCs w:val="32"/>
        </w:rPr>
        <w:t>工电段内部</w:t>
      </w:r>
      <w:proofErr w:type="gramEnd"/>
      <w:r w:rsidRPr="00EA5D32">
        <w:rPr>
          <w:rFonts w:eastAsia="仿宋_GB2312"/>
          <w:sz w:val="32"/>
          <w:szCs w:val="32"/>
        </w:rPr>
        <w:t>实施的施工。</w:t>
      </w:r>
    </w:p>
    <w:p w14:paraId="2BDF3245"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hint="eastAsia"/>
          <w:sz w:val="32"/>
          <w:szCs w:val="32"/>
        </w:rPr>
        <w:t>1.</w:t>
      </w:r>
      <w:proofErr w:type="gramStart"/>
      <w:r w:rsidRPr="00EA5D32">
        <w:rPr>
          <w:rFonts w:eastAsia="仿宋_GB2312"/>
          <w:sz w:val="32"/>
          <w:szCs w:val="32"/>
        </w:rPr>
        <w:t>工电段内部</w:t>
      </w:r>
      <w:proofErr w:type="gramEnd"/>
      <w:r w:rsidRPr="00EA5D32">
        <w:rPr>
          <w:rFonts w:eastAsia="仿宋_GB2312"/>
          <w:sz w:val="32"/>
          <w:szCs w:val="32"/>
        </w:rPr>
        <w:t>实施的施工计划（包括</w:t>
      </w:r>
      <w:proofErr w:type="gramStart"/>
      <w:r w:rsidRPr="00EA5D32">
        <w:rPr>
          <w:rFonts w:eastAsia="仿宋_GB2312"/>
          <w:sz w:val="32"/>
          <w:szCs w:val="32"/>
        </w:rPr>
        <w:t>工电段</w:t>
      </w:r>
      <w:proofErr w:type="gramEnd"/>
      <w:r w:rsidRPr="00EA5D32">
        <w:rPr>
          <w:rFonts w:eastAsia="仿宋_GB2312"/>
          <w:sz w:val="32"/>
          <w:szCs w:val="32"/>
        </w:rPr>
        <w:t>与其他单位共用天窗），应在</w:t>
      </w:r>
      <w:r w:rsidRPr="00EA5D32">
        <w:rPr>
          <w:rFonts w:eastAsia="仿宋_GB2312"/>
          <w:sz w:val="32"/>
          <w:szCs w:val="32"/>
        </w:rPr>
        <w:t>“</w:t>
      </w:r>
      <w:r w:rsidRPr="00EA5D32">
        <w:rPr>
          <w:rFonts w:eastAsia="仿宋_GB2312"/>
          <w:sz w:val="32"/>
          <w:szCs w:val="32"/>
        </w:rPr>
        <w:t>施工内容及影响范围</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本专业名称（如：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进行</w:t>
      </w:r>
      <w:r w:rsidRPr="00EA5D32">
        <w:rPr>
          <w:rFonts w:eastAsia="仿宋_GB2312"/>
          <w:sz w:val="32"/>
          <w:szCs w:val="32"/>
        </w:rPr>
        <w:t>XX</w:t>
      </w:r>
      <w:r w:rsidRPr="00EA5D32">
        <w:rPr>
          <w:rFonts w:eastAsia="仿宋_GB2312"/>
          <w:sz w:val="32"/>
          <w:szCs w:val="32"/>
        </w:rPr>
        <w:t>作业</w:t>
      </w:r>
      <w:r w:rsidRPr="00EA5D32">
        <w:rPr>
          <w:rFonts w:eastAsia="仿宋_GB2312" w:hint="eastAsia"/>
          <w:sz w:val="32"/>
          <w:szCs w:val="32"/>
        </w:rPr>
        <w:t>。</w:t>
      </w:r>
      <w:r w:rsidRPr="00EA5D32">
        <w:rPr>
          <w:rFonts w:eastAsia="仿宋_GB2312"/>
          <w:sz w:val="32"/>
          <w:szCs w:val="32"/>
        </w:rPr>
        <w:t>），在</w:t>
      </w:r>
      <w:r w:rsidRPr="00EA5D32">
        <w:rPr>
          <w:rFonts w:eastAsia="仿宋_GB2312"/>
          <w:sz w:val="32"/>
          <w:szCs w:val="32"/>
        </w:rPr>
        <w:t>“</w:t>
      </w:r>
      <w:r w:rsidRPr="00EA5D32">
        <w:rPr>
          <w:rFonts w:eastAsia="仿宋_GB2312"/>
          <w:sz w:val="32"/>
          <w:szCs w:val="32"/>
        </w:rPr>
        <w:t>主体单位及负责人</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本专业名称及负责人姓名（如：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，负责人：</w:t>
      </w:r>
      <w:r w:rsidRPr="00EA5D32">
        <w:rPr>
          <w:rFonts w:eastAsia="仿宋_GB2312"/>
          <w:sz w:val="32"/>
          <w:szCs w:val="32"/>
        </w:rPr>
        <w:t>XX</w:t>
      </w:r>
      <w:r w:rsidRPr="00EA5D32">
        <w:rPr>
          <w:rFonts w:eastAsia="仿宋_GB2312"/>
          <w:sz w:val="32"/>
          <w:szCs w:val="32"/>
        </w:rPr>
        <w:t>，职务，</w:t>
      </w:r>
      <w:r w:rsidRPr="00EA5D32">
        <w:rPr>
          <w:rFonts w:eastAsia="仿宋_GB2312"/>
          <w:sz w:val="32"/>
          <w:szCs w:val="32"/>
        </w:rPr>
        <w:t>158XXXXXXXX</w:t>
      </w:r>
      <w:r w:rsidRPr="00EA5D32">
        <w:rPr>
          <w:rFonts w:eastAsia="仿宋_GB2312"/>
          <w:sz w:val="32"/>
          <w:szCs w:val="32"/>
        </w:rPr>
        <w:t>）</w:t>
      </w:r>
      <w:r w:rsidRPr="00EA5D32">
        <w:rPr>
          <w:rFonts w:eastAsia="仿宋_GB2312" w:hint="eastAsia"/>
          <w:sz w:val="32"/>
          <w:szCs w:val="32"/>
        </w:rPr>
        <w:t>。</w:t>
      </w:r>
    </w:p>
    <w:p w14:paraId="2C984B2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hint="eastAsia"/>
          <w:sz w:val="32"/>
          <w:szCs w:val="32"/>
        </w:rPr>
        <w:t>2.</w:t>
      </w:r>
      <w:r w:rsidRPr="00EA5D32">
        <w:rPr>
          <w:rFonts w:eastAsia="仿宋_GB2312" w:hint="eastAsia"/>
          <w:sz w:val="32"/>
          <w:szCs w:val="32"/>
        </w:rPr>
        <w:t>需其他专业配合时，应同时注明配合专业名称</w:t>
      </w:r>
      <w:r w:rsidRPr="00EA5D32">
        <w:rPr>
          <w:rFonts w:eastAsia="仿宋_GB2312"/>
          <w:sz w:val="32"/>
          <w:szCs w:val="32"/>
        </w:rPr>
        <w:t>（如：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〈主体单位〉进行</w:t>
      </w:r>
      <w:r w:rsidRPr="00EA5D32">
        <w:rPr>
          <w:rFonts w:eastAsia="仿宋_GB2312"/>
          <w:sz w:val="32"/>
          <w:szCs w:val="32"/>
        </w:rPr>
        <w:t>XX</w:t>
      </w:r>
      <w:r w:rsidRPr="00EA5D32">
        <w:rPr>
          <w:rFonts w:eastAsia="仿宋_GB2312"/>
          <w:sz w:val="32"/>
          <w:szCs w:val="32"/>
        </w:rPr>
        <w:t>作业，</w:t>
      </w:r>
      <w:r w:rsidRPr="00EA5D32">
        <w:rPr>
          <w:rFonts w:eastAsia="仿宋_GB2312"/>
          <w:sz w:val="32"/>
          <w:szCs w:val="32"/>
        </w:rPr>
        <w:t>XX</w:t>
      </w:r>
      <w:proofErr w:type="gramStart"/>
      <w:r w:rsidRPr="00EA5D32">
        <w:rPr>
          <w:rFonts w:eastAsia="仿宋_GB2312"/>
          <w:sz w:val="32"/>
          <w:szCs w:val="32"/>
        </w:rPr>
        <w:t>工电段</w:t>
      </w:r>
      <w:proofErr w:type="gramEnd"/>
      <w:r w:rsidRPr="00EA5D32">
        <w:rPr>
          <w:rFonts w:eastAsia="仿宋_GB2312"/>
          <w:sz w:val="32"/>
          <w:szCs w:val="32"/>
        </w:rPr>
        <w:t>电务专业配合，配合负责人：</w:t>
      </w:r>
      <w:r w:rsidRPr="00EA5D32">
        <w:rPr>
          <w:rFonts w:eastAsia="仿宋_GB2312"/>
          <w:sz w:val="32"/>
          <w:szCs w:val="32"/>
        </w:rPr>
        <w:t>XX</w:t>
      </w:r>
      <w:r w:rsidRPr="00EA5D32">
        <w:rPr>
          <w:rFonts w:eastAsia="仿宋_GB2312"/>
          <w:sz w:val="32"/>
          <w:szCs w:val="32"/>
        </w:rPr>
        <w:t>，职务，</w:t>
      </w:r>
      <w:r w:rsidRPr="00EA5D32">
        <w:rPr>
          <w:rFonts w:eastAsia="仿宋_GB2312"/>
          <w:sz w:val="32"/>
          <w:szCs w:val="32"/>
        </w:rPr>
        <w:t>158XXXXXXXX</w:t>
      </w:r>
      <w:r w:rsidRPr="00EA5D32">
        <w:rPr>
          <w:rFonts w:eastAsia="仿宋_GB2312"/>
          <w:sz w:val="32"/>
          <w:szCs w:val="32"/>
        </w:rPr>
        <w:t>。），在</w:t>
      </w:r>
      <w:r w:rsidRPr="00EA5D32">
        <w:rPr>
          <w:rFonts w:eastAsia="仿宋_GB2312"/>
          <w:sz w:val="32"/>
          <w:szCs w:val="32"/>
        </w:rPr>
        <w:t>“</w:t>
      </w:r>
      <w:r w:rsidRPr="00EA5D32">
        <w:rPr>
          <w:rFonts w:eastAsia="仿宋_GB2312"/>
          <w:sz w:val="32"/>
          <w:szCs w:val="32"/>
        </w:rPr>
        <w:t>配合单位</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配合专业名称（如：</w:t>
      </w:r>
      <w:r w:rsidRPr="00EA5D32">
        <w:rPr>
          <w:rFonts w:eastAsia="仿宋_GB2312"/>
          <w:sz w:val="32"/>
          <w:szCs w:val="32"/>
        </w:rPr>
        <w:t>XX</w:t>
      </w:r>
      <w:proofErr w:type="gramStart"/>
      <w:r w:rsidRPr="00EA5D32">
        <w:rPr>
          <w:rFonts w:eastAsia="仿宋_GB2312"/>
          <w:sz w:val="32"/>
          <w:szCs w:val="32"/>
        </w:rPr>
        <w:t>工电段</w:t>
      </w:r>
      <w:proofErr w:type="gramEnd"/>
      <w:r w:rsidRPr="00EA5D32">
        <w:rPr>
          <w:rFonts w:eastAsia="仿宋_GB2312"/>
          <w:sz w:val="32"/>
          <w:szCs w:val="32"/>
        </w:rPr>
        <w:t>电务）。</w:t>
      </w:r>
    </w:p>
    <w:p w14:paraId="6988A31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w:t>
      </w:r>
      <w:proofErr w:type="gramStart"/>
      <w:r w:rsidRPr="00EA5D32">
        <w:rPr>
          <w:rFonts w:eastAsia="仿宋_GB2312"/>
          <w:sz w:val="32"/>
          <w:szCs w:val="32"/>
        </w:rPr>
        <w:t>工电段涉及</w:t>
      </w:r>
      <w:proofErr w:type="gramEnd"/>
      <w:r w:rsidRPr="00EA5D32">
        <w:rPr>
          <w:rFonts w:eastAsia="仿宋_GB2312"/>
          <w:sz w:val="32"/>
          <w:szCs w:val="32"/>
        </w:rPr>
        <w:t>其他单位的施工。</w:t>
      </w:r>
    </w:p>
    <w:p w14:paraId="39E657F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r w:rsidRPr="00EA5D32">
        <w:rPr>
          <w:rFonts w:eastAsia="仿宋_GB2312"/>
          <w:sz w:val="32"/>
          <w:szCs w:val="32"/>
        </w:rPr>
        <w:t>其他单位需工</w:t>
      </w:r>
      <w:proofErr w:type="gramStart"/>
      <w:r w:rsidRPr="00EA5D32">
        <w:rPr>
          <w:rFonts w:eastAsia="仿宋_GB2312"/>
          <w:sz w:val="32"/>
          <w:szCs w:val="32"/>
        </w:rPr>
        <w:t>电段配合</w:t>
      </w:r>
      <w:proofErr w:type="gramEnd"/>
      <w:r w:rsidRPr="00EA5D32">
        <w:rPr>
          <w:rFonts w:eastAsia="仿宋_GB2312"/>
          <w:sz w:val="32"/>
          <w:szCs w:val="32"/>
        </w:rPr>
        <w:t>的施工计划，应在</w:t>
      </w:r>
      <w:r w:rsidRPr="00EA5D32">
        <w:rPr>
          <w:rFonts w:eastAsia="仿宋_GB2312"/>
          <w:sz w:val="32"/>
          <w:szCs w:val="32"/>
        </w:rPr>
        <w:t>“</w:t>
      </w:r>
      <w:r w:rsidRPr="00EA5D32">
        <w:rPr>
          <w:rFonts w:eastAsia="仿宋_GB2312"/>
          <w:sz w:val="32"/>
          <w:szCs w:val="32"/>
        </w:rPr>
        <w:t>配合单位</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配合专业名称（如：</w:t>
      </w:r>
      <w:r w:rsidRPr="00EA5D32">
        <w:rPr>
          <w:rFonts w:eastAsia="仿宋_GB2312"/>
          <w:sz w:val="32"/>
          <w:szCs w:val="32"/>
        </w:rPr>
        <w:t>XX</w:t>
      </w:r>
      <w:proofErr w:type="gramStart"/>
      <w:r w:rsidRPr="00EA5D32">
        <w:rPr>
          <w:rFonts w:eastAsia="仿宋_GB2312"/>
          <w:sz w:val="32"/>
          <w:szCs w:val="32"/>
        </w:rPr>
        <w:t>工电段</w:t>
      </w:r>
      <w:proofErr w:type="gramEnd"/>
      <w:r w:rsidRPr="00EA5D32">
        <w:rPr>
          <w:rFonts w:eastAsia="仿宋_GB2312"/>
          <w:sz w:val="32"/>
          <w:szCs w:val="32"/>
        </w:rPr>
        <w:t>供电）。</w:t>
      </w:r>
    </w:p>
    <w:p w14:paraId="54CA778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proofErr w:type="gramStart"/>
      <w:r w:rsidRPr="00EA5D32">
        <w:rPr>
          <w:rFonts w:eastAsia="仿宋_GB2312"/>
          <w:sz w:val="32"/>
          <w:szCs w:val="32"/>
        </w:rPr>
        <w:t>工电段需</w:t>
      </w:r>
      <w:proofErr w:type="gramEnd"/>
      <w:r w:rsidRPr="00EA5D32">
        <w:rPr>
          <w:rFonts w:eastAsia="仿宋_GB2312"/>
          <w:sz w:val="32"/>
          <w:szCs w:val="32"/>
        </w:rPr>
        <w:t>其他单位配合的施工计划，应在</w:t>
      </w:r>
      <w:r w:rsidRPr="00EA5D32">
        <w:rPr>
          <w:rFonts w:eastAsia="仿宋_GB2312"/>
          <w:sz w:val="32"/>
          <w:szCs w:val="32"/>
        </w:rPr>
        <w:t>“</w:t>
      </w:r>
      <w:r w:rsidRPr="00EA5D32">
        <w:rPr>
          <w:rFonts w:eastAsia="仿宋_GB2312"/>
          <w:sz w:val="32"/>
          <w:szCs w:val="32"/>
        </w:rPr>
        <w:t>配合单位</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配合单位名称（如：</w:t>
      </w:r>
      <w:r w:rsidRPr="00EA5D32">
        <w:rPr>
          <w:rFonts w:eastAsia="仿宋_GB2312"/>
          <w:sz w:val="32"/>
          <w:szCs w:val="32"/>
        </w:rPr>
        <w:t>XX</w:t>
      </w:r>
      <w:r w:rsidRPr="00EA5D32">
        <w:rPr>
          <w:rFonts w:eastAsia="仿宋_GB2312"/>
          <w:sz w:val="32"/>
          <w:szCs w:val="32"/>
        </w:rPr>
        <w:t>车辆段）。其他内容按照第（一）项要求办理。</w:t>
      </w:r>
    </w:p>
    <w:p w14:paraId="7659329D"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lastRenderedPageBreak/>
        <w:t>二、维修计划编制</w:t>
      </w:r>
    </w:p>
    <w:p w14:paraId="56F79B6F"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涉及</w:t>
      </w:r>
      <w:proofErr w:type="gramStart"/>
      <w:r w:rsidRPr="00EA5D32">
        <w:rPr>
          <w:rFonts w:eastAsia="仿宋_GB2312"/>
          <w:sz w:val="32"/>
          <w:szCs w:val="32"/>
        </w:rPr>
        <w:t>工电段</w:t>
      </w:r>
      <w:proofErr w:type="gramEnd"/>
      <w:r w:rsidRPr="00EA5D32">
        <w:rPr>
          <w:rFonts w:eastAsia="仿宋_GB2312"/>
          <w:sz w:val="32"/>
          <w:szCs w:val="32"/>
        </w:rPr>
        <w:t>的维修计划，应分专业编制和提报，具体要求如下：</w:t>
      </w:r>
    </w:p>
    <w:p w14:paraId="7412C87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w:t>
      </w:r>
      <w:proofErr w:type="gramStart"/>
      <w:r w:rsidRPr="00EA5D32">
        <w:rPr>
          <w:rFonts w:eastAsia="仿宋_GB2312"/>
          <w:sz w:val="32"/>
          <w:szCs w:val="32"/>
        </w:rPr>
        <w:t>工电段内部</w:t>
      </w:r>
      <w:proofErr w:type="gramEnd"/>
      <w:r w:rsidRPr="00EA5D32">
        <w:rPr>
          <w:rFonts w:eastAsia="仿宋_GB2312"/>
          <w:sz w:val="32"/>
          <w:szCs w:val="32"/>
        </w:rPr>
        <w:t>实施的维修。</w:t>
      </w:r>
    </w:p>
    <w:p w14:paraId="0FA16097"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proofErr w:type="gramStart"/>
      <w:r w:rsidRPr="00EA5D32">
        <w:rPr>
          <w:rFonts w:eastAsia="仿宋_GB2312"/>
          <w:sz w:val="32"/>
          <w:szCs w:val="32"/>
        </w:rPr>
        <w:t>工电段内部</w:t>
      </w:r>
      <w:proofErr w:type="gramEnd"/>
      <w:r w:rsidRPr="00EA5D32">
        <w:rPr>
          <w:rFonts w:eastAsia="仿宋_GB2312"/>
          <w:sz w:val="32"/>
          <w:szCs w:val="32"/>
        </w:rPr>
        <w:t>实施的维修计划（包括</w:t>
      </w:r>
      <w:proofErr w:type="gramStart"/>
      <w:r w:rsidRPr="00EA5D32">
        <w:rPr>
          <w:rFonts w:eastAsia="仿宋_GB2312"/>
          <w:sz w:val="32"/>
          <w:szCs w:val="32"/>
        </w:rPr>
        <w:t>工电段</w:t>
      </w:r>
      <w:proofErr w:type="gramEnd"/>
      <w:r w:rsidRPr="00EA5D32">
        <w:rPr>
          <w:rFonts w:eastAsia="仿宋_GB2312"/>
          <w:sz w:val="32"/>
          <w:szCs w:val="32"/>
        </w:rPr>
        <w:t>一个专业与其他单位共用天窗），应在</w:t>
      </w:r>
      <w:r w:rsidRPr="00EA5D32">
        <w:rPr>
          <w:rFonts w:eastAsia="仿宋_GB2312"/>
          <w:sz w:val="32"/>
          <w:szCs w:val="32"/>
        </w:rPr>
        <w:t>“</w:t>
      </w:r>
      <w:r w:rsidRPr="00EA5D32">
        <w:rPr>
          <w:rFonts w:eastAsia="仿宋_GB2312"/>
          <w:sz w:val="32"/>
          <w:szCs w:val="32"/>
        </w:rPr>
        <w:t>综合维修内容（停用供电臂）</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本专业名称（如：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进行</w:t>
      </w:r>
      <w:r w:rsidRPr="00EA5D32">
        <w:rPr>
          <w:rFonts w:eastAsia="仿宋_GB2312"/>
          <w:sz w:val="32"/>
          <w:szCs w:val="32"/>
        </w:rPr>
        <w:t>XX</w:t>
      </w:r>
      <w:r w:rsidRPr="00EA5D32">
        <w:rPr>
          <w:rFonts w:eastAsia="仿宋_GB2312"/>
          <w:sz w:val="32"/>
          <w:szCs w:val="32"/>
        </w:rPr>
        <w:t>作业。），在</w:t>
      </w:r>
      <w:r w:rsidRPr="00EA5D32">
        <w:rPr>
          <w:rFonts w:eastAsia="仿宋_GB2312"/>
          <w:sz w:val="32"/>
          <w:szCs w:val="32"/>
        </w:rPr>
        <w:t>“</w:t>
      </w:r>
      <w:r w:rsidRPr="00EA5D32">
        <w:rPr>
          <w:rFonts w:eastAsia="仿宋_GB2312"/>
          <w:sz w:val="32"/>
          <w:szCs w:val="32"/>
        </w:rPr>
        <w:t>维修单位（负责人）</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本专业名称及负责人姓名（如：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，负责人：</w:t>
      </w:r>
      <w:r w:rsidRPr="00EA5D32">
        <w:rPr>
          <w:rFonts w:eastAsia="仿宋_GB2312"/>
          <w:sz w:val="32"/>
          <w:szCs w:val="32"/>
        </w:rPr>
        <w:t>XX</w:t>
      </w:r>
      <w:r w:rsidRPr="00EA5D32">
        <w:rPr>
          <w:rFonts w:eastAsia="仿宋_GB2312"/>
          <w:sz w:val="32"/>
          <w:szCs w:val="32"/>
        </w:rPr>
        <w:t>，职务，</w:t>
      </w:r>
      <w:r w:rsidRPr="00EA5D32">
        <w:rPr>
          <w:rFonts w:eastAsia="仿宋_GB2312"/>
          <w:sz w:val="32"/>
          <w:szCs w:val="32"/>
        </w:rPr>
        <w:t>158XXXXXXXX</w:t>
      </w:r>
      <w:r w:rsidRPr="00EA5D32">
        <w:rPr>
          <w:rFonts w:eastAsia="仿宋_GB2312"/>
          <w:sz w:val="32"/>
          <w:szCs w:val="32"/>
        </w:rPr>
        <w:t>）。</w:t>
      </w:r>
    </w:p>
    <w:p w14:paraId="3D032EF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hint="eastAsia"/>
          <w:sz w:val="32"/>
          <w:szCs w:val="32"/>
        </w:rPr>
        <w:t>2.</w:t>
      </w:r>
      <w:r w:rsidRPr="00EA5D32">
        <w:rPr>
          <w:rFonts w:eastAsia="仿宋_GB2312" w:hint="eastAsia"/>
          <w:sz w:val="32"/>
          <w:szCs w:val="32"/>
        </w:rPr>
        <w:t>需其他专业配合时，应同时注明配合专业名称</w:t>
      </w:r>
      <w:r w:rsidRPr="00EA5D32">
        <w:rPr>
          <w:rFonts w:eastAsia="仿宋_GB2312"/>
          <w:sz w:val="32"/>
          <w:szCs w:val="32"/>
        </w:rPr>
        <w:t>（如：</w:t>
      </w:r>
      <w:r w:rsidRPr="00EA5D32">
        <w:rPr>
          <w:rFonts w:eastAsia="仿宋_GB2312"/>
          <w:sz w:val="32"/>
          <w:szCs w:val="32"/>
        </w:rPr>
        <w:t>XX</w:t>
      </w:r>
      <w:proofErr w:type="gramStart"/>
      <w:r w:rsidRPr="00EA5D32">
        <w:rPr>
          <w:rFonts w:eastAsia="仿宋_GB2312"/>
          <w:sz w:val="32"/>
          <w:szCs w:val="32"/>
        </w:rPr>
        <w:t>工电段工务</w:t>
      </w:r>
      <w:proofErr w:type="gramEnd"/>
      <w:r w:rsidRPr="00EA5D32">
        <w:rPr>
          <w:rFonts w:eastAsia="仿宋_GB2312"/>
          <w:sz w:val="32"/>
          <w:szCs w:val="32"/>
        </w:rPr>
        <w:t>〈主体单位〉进行</w:t>
      </w:r>
      <w:r w:rsidRPr="00EA5D32">
        <w:rPr>
          <w:rFonts w:eastAsia="仿宋_GB2312"/>
          <w:sz w:val="32"/>
          <w:szCs w:val="32"/>
        </w:rPr>
        <w:t>XX</w:t>
      </w:r>
      <w:r w:rsidRPr="00EA5D32">
        <w:rPr>
          <w:rFonts w:eastAsia="仿宋_GB2312"/>
          <w:sz w:val="32"/>
          <w:szCs w:val="32"/>
        </w:rPr>
        <w:t>作业，</w:t>
      </w:r>
      <w:r w:rsidRPr="00EA5D32">
        <w:rPr>
          <w:rFonts w:eastAsia="仿宋_GB2312"/>
          <w:sz w:val="32"/>
          <w:szCs w:val="32"/>
        </w:rPr>
        <w:t>XX</w:t>
      </w:r>
      <w:proofErr w:type="gramStart"/>
      <w:r w:rsidRPr="00EA5D32">
        <w:rPr>
          <w:rFonts w:eastAsia="仿宋_GB2312"/>
          <w:sz w:val="32"/>
          <w:szCs w:val="32"/>
        </w:rPr>
        <w:t>工电段</w:t>
      </w:r>
      <w:proofErr w:type="gramEnd"/>
      <w:r w:rsidRPr="00EA5D32">
        <w:rPr>
          <w:rFonts w:eastAsia="仿宋_GB2312"/>
          <w:sz w:val="32"/>
          <w:szCs w:val="32"/>
        </w:rPr>
        <w:t>电务专业配合，配合负责人：</w:t>
      </w:r>
      <w:r w:rsidRPr="00EA5D32">
        <w:rPr>
          <w:rFonts w:eastAsia="仿宋_GB2312"/>
          <w:sz w:val="32"/>
          <w:szCs w:val="32"/>
        </w:rPr>
        <w:t>XX</w:t>
      </w:r>
      <w:r w:rsidRPr="00EA5D32">
        <w:rPr>
          <w:rFonts w:eastAsia="仿宋_GB2312"/>
          <w:sz w:val="32"/>
          <w:szCs w:val="32"/>
        </w:rPr>
        <w:t>，职务，</w:t>
      </w:r>
      <w:r w:rsidRPr="00EA5D32">
        <w:rPr>
          <w:rFonts w:eastAsia="仿宋_GB2312"/>
          <w:sz w:val="32"/>
          <w:szCs w:val="32"/>
        </w:rPr>
        <w:t>158XXXXXXXX</w:t>
      </w:r>
      <w:r w:rsidRPr="00EA5D32">
        <w:rPr>
          <w:rFonts w:eastAsia="仿宋_GB2312"/>
          <w:sz w:val="32"/>
          <w:szCs w:val="32"/>
        </w:rPr>
        <w:t>）。</w:t>
      </w:r>
    </w:p>
    <w:p w14:paraId="3E2C7BD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w:t>
      </w:r>
      <w:proofErr w:type="gramStart"/>
      <w:r w:rsidRPr="00EA5D32">
        <w:rPr>
          <w:rFonts w:eastAsia="仿宋_GB2312"/>
          <w:sz w:val="32"/>
          <w:szCs w:val="32"/>
        </w:rPr>
        <w:t>工电段涉及</w:t>
      </w:r>
      <w:proofErr w:type="gramEnd"/>
      <w:r w:rsidRPr="00EA5D32">
        <w:rPr>
          <w:rFonts w:eastAsia="仿宋_GB2312"/>
          <w:sz w:val="32"/>
          <w:szCs w:val="32"/>
        </w:rPr>
        <w:t>其他单位的维修。</w:t>
      </w:r>
    </w:p>
    <w:p w14:paraId="4B989C7C"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1.</w:t>
      </w:r>
      <w:r w:rsidRPr="00EA5D32">
        <w:rPr>
          <w:rFonts w:eastAsia="仿宋_GB2312"/>
          <w:sz w:val="32"/>
          <w:szCs w:val="32"/>
        </w:rPr>
        <w:t>其他单位需工</w:t>
      </w:r>
      <w:proofErr w:type="gramStart"/>
      <w:r w:rsidRPr="00EA5D32">
        <w:rPr>
          <w:rFonts w:eastAsia="仿宋_GB2312"/>
          <w:sz w:val="32"/>
          <w:szCs w:val="32"/>
        </w:rPr>
        <w:t>电段配合</w:t>
      </w:r>
      <w:proofErr w:type="gramEnd"/>
      <w:r w:rsidRPr="00EA5D32">
        <w:rPr>
          <w:rFonts w:eastAsia="仿宋_GB2312"/>
          <w:sz w:val="32"/>
          <w:szCs w:val="32"/>
        </w:rPr>
        <w:t>的维修计划，应在</w:t>
      </w:r>
      <w:r w:rsidRPr="00EA5D32">
        <w:rPr>
          <w:rFonts w:eastAsia="仿宋_GB2312"/>
          <w:sz w:val="32"/>
          <w:szCs w:val="32"/>
        </w:rPr>
        <w:t>“</w:t>
      </w:r>
      <w:r w:rsidRPr="00EA5D32">
        <w:rPr>
          <w:rFonts w:eastAsia="仿宋_GB2312"/>
          <w:sz w:val="32"/>
          <w:szCs w:val="32"/>
        </w:rPr>
        <w:t>配合单位</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配合专业名称（如：</w:t>
      </w:r>
      <w:r w:rsidRPr="00EA5D32">
        <w:rPr>
          <w:rFonts w:eastAsia="仿宋_GB2312"/>
          <w:sz w:val="32"/>
          <w:szCs w:val="32"/>
        </w:rPr>
        <w:t>XX</w:t>
      </w:r>
      <w:proofErr w:type="gramStart"/>
      <w:r w:rsidRPr="00EA5D32">
        <w:rPr>
          <w:rFonts w:eastAsia="仿宋_GB2312"/>
          <w:sz w:val="32"/>
          <w:szCs w:val="32"/>
        </w:rPr>
        <w:t>工电段</w:t>
      </w:r>
      <w:proofErr w:type="gramEnd"/>
      <w:r w:rsidRPr="00EA5D32">
        <w:rPr>
          <w:rFonts w:eastAsia="仿宋_GB2312"/>
          <w:sz w:val="32"/>
          <w:szCs w:val="32"/>
        </w:rPr>
        <w:t>供电）。</w:t>
      </w:r>
    </w:p>
    <w:p w14:paraId="38B81AA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2.</w:t>
      </w:r>
      <w:proofErr w:type="gramStart"/>
      <w:r w:rsidRPr="00EA5D32">
        <w:rPr>
          <w:rFonts w:eastAsia="仿宋_GB2312"/>
          <w:sz w:val="32"/>
          <w:szCs w:val="32"/>
        </w:rPr>
        <w:t>工电段需</w:t>
      </w:r>
      <w:proofErr w:type="gramEnd"/>
      <w:r w:rsidRPr="00EA5D32">
        <w:rPr>
          <w:rFonts w:eastAsia="仿宋_GB2312"/>
          <w:sz w:val="32"/>
          <w:szCs w:val="32"/>
        </w:rPr>
        <w:t>其他单位配合的维修计划，应在</w:t>
      </w:r>
      <w:r w:rsidRPr="00EA5D32">
        <w:rPr>
          <w:rFonts w:eastAsia="仿宋_GB2312"/>
          <w:sz w:val="32"/>
          <w:szCs w:val="32"/>
        </w:rPr>
        <w:t>“</w:t>
      </w:r>
      <w:r w:rsidRPr="00EA5D32">
        <w:rPr>
          <w:rFonts w:eastAsia="仿宋_GB2312"/>
          <w:sz w:val="32"/>
          <w:szCs w:val="32"/>
        </w:rPr>
        <w:t>配合单位</w:t>
      </w:r>
      <w:r w:rsidRPr="00EA5D32">
        <w:rPr>
          <w:rFonts w:eastAsia="仿宋_GB2312"/>
          <w:sz w:val="32"/>
          <w:szCs w:val="32"/>
        </w:rPr>
        <w:t>”</w:t>
      </w:r>
      <w:proofErr w:type="gramStart"/>
      <w:r w:rsidRPr="00EA5D32">
        <w:rPr>
          <w:rFonts w:eastAsia="仿宋_GB2312"/>
          <w:sz w:val="32"/>
          <w:szCs w:val="32"/>
        </w:rPr>
        <w:t>栏明确</w:t>
      </w:r>
      <w:proofErr w:type="gramEnd"/>
      <w:r w:rsidRPr="00EA5D32">
        <w:rPr>
          <w:rFonts w:eastAsia="仿宋_GB2312"/>
          <w:sz w:val="32"/>
          <w:szCs w:val="32"/>
        </w:rPr>
        <w:t>配合单位名称（如：</w:t>
      </w:r>
      <w:r w:rsidRPr="00EA5D32">
        <w:rPr>
          <w:rFonts w:eastAsia="仿宋_GB2312"/>
          <w:sz w:val="32"/>
          <w:szCs w:val="32"/>
        </w:rPr>
        <w:t>XX</w:t>
      </w:r>
      <w:r w:rsidRPr="00EA5D32">
        <w:rPr>
          <w:rFonts w:eastAsia="仿宋_GB2312"/>
          <w:sz w:val="32"/>
          <w:szCs w:val="32"/>
        </w:rPr>
        <w:t>车辆段）。其他内容按照第（一）项要求办理。</w:t>
      </w:r>
    </w:p>
    <w:p w14:paraId="09E3A887"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t>三、其他要求</w:t>
      </w:r>
    </w:p>
    <w:p w14:paraId="7DC5026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hint="eastAsia"/>
          <w:sz w:val="32"/>
          <w:szCs w:val="32"/>
        </w:rPr>
        <w:t>（一）</w:t>
      </w:r>
      <w:proofErr w:type="gramStart"/>
      <w:r w:rsidRPr="00EA5D32">
        <w:rPr>
          <w:rFonts w:eastAsia="仿宋_GB2312"/>
          <w:sz w:val="32"/>
          <w:szCs w:val="32"/>
        </w:rPr>
        <w:t>工电段内部</w:t>
      </w:r>
      <w:proofErr w:type="gramEnd"/>
      <w:r w:rsidRPr="00EA5D32">
        <w:rPr>
          <w:rFonts w:eastAsia="仿宋_GB2312"/>
          <w:sz w:val="32"/>
          <w:szCs w:val="32"/>
        </w:rPr>
        <w:t>多专业共用天窗或相互配合的施工计划，</w:t>
      </w:r>
      <w:proofErr w:type="gramStart"/>
      <w:r w:rsidRPr="00EA5D32">
        <w:rPr>
          <w:rFonts w:eastAsia="仿宋_GB2312"/>
          <w:sz w:val="32"/>
          <w:szCs w:val="32"/>
        </w:rPr>
        <w:t>须设置工电</w:t>
      </w:r>
      <w:proofErr w:type="gramEnd"/>
      <w:r w:rsidRPr="00EA5D32">
        <w:rPr>
          <w:rFonts w:eastAsia="仿宋_GB2312"/>
          <w:sz w:val="32"/>
          <w:szCs w:val="32"/>
        </w:rPr>
        <w:t>段内部各专业会签；其他单位需工</w:t>
      </w:r>
      <w:proofErr w:type="gramStart"/>
      <w:r w:rsidRPr="00EA5D32">
        <w:rPr>
          <w:rFonts w:eastAsia="仿宋_GB2312"/>
          <w:sz w:val="32"/>
          <w:szCs w:val="32"/>
        </w:rPr>
        <w:t>电段配合</w:t>
      </w:r>
      <w:proofErr w:type="gramEnd"/>
      <w:r w:rsidRPr="00EA5D32">
        <w:rPr>
          <w:rFonts w:eastAsia="仿宋_GB2312"/>
          <w:sz w:val="32"/>
          <w:szCs w:val="32"/>
        </w:rPr>
        <w:t>的施工计划，</w:t>
      </w:r>
      <w:proofErr w:type="gramStart"/>
      <w:r w:rsidRPr="00EA5D32">
        <w:rPr>
          <w:rFonts w:eastAsia="仿宋_GB2312"/>
          <w:sz w:val="32"/>
          <w:szCs w:val="32"/>
        </w:rPr>
        <w:t>须设置工电段相关</w:t>
      </w:r>
      <w:proofErr w:type="gramEnd"/>
      <w:r w:rsidRPr="00EA5D32">
        <w:rPr>
          <w:rFonts w:eastAsia="仿宋_GB2312"/>
          <w:sz w:val="32"/>
          <w:szCs w:val="32"/>
        </w:rPr>
        <w:t>专业会签。</w:t>
      </w:r>
    </w:p>
    <w:p w14:paraId="09FB296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sectPr w:rsidR="001407A3" w:rsidRPr="00EA5D32" w:rsidSect="008873D9">
          <w:pgSz w:w="11906" w:h="16838" w:code="9"/>
          <w:pgMar w:top="2098" w:right="1474" w:bottom="1985" w:left="1588" w:header="851" w:footer="992" w:gutter="0"/>
          <w:cols w:space="425"/>
          <w:docGrid w:linePitch="289"/>
        </w:sectPr>
      </w:pPr>
      <w:r w:rsidRPr="00EA5D32">
        <w:rPr>
          <w:rFonts w:eastAsia="仿宋_GB2312" w:hint="eastAsia"/>
          <w:sz w:val="32"/>
          <w:szCs w:val="32"/>
        </w:rPr>
        <w:lastRenderedPageBreak/>
        <w:t>（二）</w:t>
      </w:r>
      <w:proofErr w:type="gramStart"/>
      <w:r w:rsidRPr="00EA5D32">
        <w:rPr>
          <w:rFonts w:eastAsia="仿宋_GB2312"/>
          <w:sz w:val="32"/>
          <w:szCs w:val="32"/>
        </w:rPr>
        <w:t>各工电段应制定内部</w:t>
      </w:r>
      <w:proofErr w:type="gramEnd"/>
      <w:r w:rsidRPr="00EA5D32">
        <w:rPr>
          <w:rFonts w:eastAsia="仿宋_GB2312"/>
          <w:sz w:val="32"/>
          <w:szCs w:val="32"/>
        </w:rPr>
        <w:t>计划编制流程</w:t>
      </w:r>
      <w:proofErr w:type="gramStart"/>
      <w:r w:rsidRPr="00EA5D32">
        <w:rPr>
          <w:rFonts w:eastAsia="仿宋_GB2312"/>
          <w:sz w:val="32"/>
          <w:szCs w:val="32"/>
        </w:rPr>
        <w:t>及卡控措施</w:t>
      </w:r>
      <w:proofErr w:type="gramEnd"/>
      <w:r w:rsidRPr="00EA5D32">
        <w:rPr>
          <w:rFonts w:eastAsia="仿宋_GB2312"/>
          <w:sz w:val="32"/>
          <w:szCs w:val="32"/>
        </w:rPr>
        <w:t>，确保施工、维修计划编制有序规范，各业务部室加强监督和指导。</w:t>
      </w:r>
    </w:p>
    <w:p w14:paraId="037110FE" w14:textId="77777777" w:rsidR="001407A3" w:rsidRPr="00EA5D32" w:rsidRDefault="001407A3" w:rsidP="001407A3">
      <w:pPr>
        <w:ind w:leftChars="135" w:left="283"/>
        <w:rPr>
          <w:rFonts w:ascii="黑体" w:eastAsia="黑体" w:hAnsi="黑体"/>
          <w:bCs/>
          <w:kern w:val="44"/>
          <w:sz w:val="32"/>
          <w:szCs w:val="32"/>
        </w:rPr>
      </w:pPr>
      <w:r w:rsidRPr="00EA5D32">
        <w:rPr>
          <w:rFonts w:ascii="黑体" w:eastAsia="黑体" w:hAnsi="黑体"/>
          <w:bCs/>
          <w:sz w:val="32"/>
          <w:szCs w:val="32"/>
        </w:rPr>
        <w:lastRenderedPageBreak/>
        <w:t>附件</w:t>
      </w:r>
      <w:r w:rsidRPr="00EA5D32">
        <w:rPr>
          <w:rFonts w:ascii="黑体" w:eastAsia="黑体" w:hAnsi="黑体" w:hint="eastAsia"/>
          <w:bCs/>
          <w:sz w:val="32"/>
          <w:szCs w:val="32"/>
        </w:rPr>
        <w:t>13</w:t>
      </w:r>
    </w:p>
    <w:p w14:paraId="23A5A44F" w14:textId="77777777" w:rsidR="001407A3" w:rsidRPr="00EA5D32" w:rsidRDefault="001407A3" w:rsidP="001407A3">
      <w:pPr>
        <w:jc w:val="center"/>
        <w:rPr>
          <w:rFonts w:eastAsia="仿宋_GB2312"/>
          <w:b/>
          <w:bCs/>
          <w:sz w:val="32"/>
        </w:rPr>
      </w:pPr>
      <w:r w:rsidRPr="00EA5D32">
        <w:rPr>
          <w:rFonts w:eastAsia="华文中宋"/>
          <w:b/>
          <w:bCs/>
          <w:kern w:val="44"/>
          <w:sz w:val="36"/>
          <w:szCs w:val="36"/>
        </w:rPr>
        <w:t>邻近营业线施工安全监督计划格式</w:t>
      </w:r>
      <w:r w:rsidRPr="00EA5D32">
        <w:rPr>
          <w:rFonts w:eastAsia="华文中宋" w:hint="eastAsia"/>
          <w:b/>
          <w:bCs/>
          <w:kern w:val="44"/>
          <w:sz w:val="36"/>
          <w:szCs w:val="36"/>
        </w:rPr>
        <w:t>及规范化要求</w:t>
      </w:r>
    </w:p>
    <w:tbl>
      <w:tblPr>
        <w:tblpPr w:leftFromText="180" w:rightFromText="180" w:vertAnchor="page" w:horzAnchor="margin" w:tblpY="4346"/>
        <w:tblW w:w="13336" w:type="dxa"/>
        <w:tblLayout w:type="fixed"/>
        <w:tblLook w:val="0000" w:firstRow="0" w:lastRow="0" w:firstColumn="0" w:lastColumn="0" w:noHBand="0" w:noVBand="0"/>
        <w:tblPrChange w:id="388" w:author="Tom" w:date="2022-10-13T09:24:00Z">
          <w:tblPr>
            <w:tblpPr w:leftFromText="180" w:rightFromText="180" w:vertAnchor="page" w:horzAnchor="margin" w:tblpX="500" w:tblpY="3984"/>
            <w:tblW w:w="13336" w:type="dxa"/>
            <w:tblLayout w:type="fixed"/>
            <w:tblLook w:val="0000" w:firstRow="0" w:lastRow="0" w:firstColumn="0" w:lastColumn="0" w:noHBand="0" w:noVBand="0"/>
          </w:tblPr>
        </w:tblPrChange>
      </w:tblPr>
      <w:tblGrid>
        <w:gridCol w:w="564"/>
        <w:gridCol w:w="462"/>
        <w:gridCol w:w="610"/>
        <w:gridCol w:w="610"/>
        <w:gridCol w:w="981"/>
        <w:gridCol w:w="992"/>
        <w:gridCol w:w="709"/>
        <w:gridCol w:w="1417"/>
        <w:gridCol w:w="1347"/>
        <w:gridCol w:w="1063"/>
        <w:gridCol w:w="1276"/>
        <w:gridCol w:w="1066"/>
        <w:gridCol w:w="951"/>
        <w:gridCol w:w="588"/>
        <w:gridCol w:w="700"/>
        <w:tblGridChange w:id="389">
          <w:tblGrid>
            <w:gridCol w:w="564"/>
            <w:gridCol w:w="462"/>
            <w:gridCol w:w="610"/>
            <w:gridCol w:w="610"/>
            <w:gridCol w:w="981"/>
            <w:gridCol w:w="992"/>
            <w:gridCol w:w="709"/>
            <w:gridCol w:w="1417"/>
            <w:gridCol w:w="1347"/>
            <w:gridCol w:w="1063"/>
            <w:gridCol w:w="1276"/>
            <w:gridCol w:w="1066"/>
            <w:gridCol w:w="951"/>
            <w:gridCol w:w="588"/>
            <w:gridCol w:w="700"/>
          </w:tblGrid>
        </w:tblGridChange>
      </w:tblGrid>
      <w:tr w:rsidR="001407A3" w:rsidRPr="00EA5D32" w14:paraId="24E155FD" w14:textId="77777777" w:rsidTr="008873D9">
        <w:trPr>
          <w:cantSplit/>
          <w:trHeight w:val="870"/>
          <w:trPrChange w:id="390" w:author="Tom" w:date="2022-10-13T09:24:00Z">
            <w:trPr>
              <w:cantSplit/>
              <w:trHeight w:val="870"/>
            </w:trPr>
          </w:trPrChange>
        </w:trPr>
        <w:tc>
          <w:tcPr>
            <w:tcW w:w="564" w:type="dxa"/>
            <w:tcBorders>
              <w:top w:val="single" w:sz="4" w:space="0" w:color="auto"/>
              <w:left w:val="single" w:sz="4" w:space="0" w:color="auto"/>
              <w:bottom w:val="single" w:sz="4" w:space="0" w:color="auto"/>
              <w:right w:val="single" w:sz="4" w:space="0" w:color="auto"/>
            </w:tcBorders>
            <w:vAlign w:val="center"/>
            <w:tcPrChange w:id="391" w:author="Tom" w:date="2022-10-13T09:24:00Z">
              <w:tcPr>
                <w:tcW w:w="564" w:type="dxa"/>
                <w:tcBorders>
                  <w:top w:val="single" w:sz="4" w:space="0" w:color="auto"/>
                  <w:left w:val="single" w:sz="4" w:space="0" w:color="auto"/>
                  <w:bottom w:val="single" w:sz="4" w:space="0" w:color="auto"/>
                  <w:right w:val="single" w:sz="4" w:space="0" w:color="auto"/>
                </w:tcBorders>
                <w:vAlign w:val="center"/>
              </w:tcPr>
            </w:tcPrChange>
          </w:tcPr>
          <w:p w14:paraId="249D41D8" w14:textId="77777777" w:rsidR="001407A3" w:rsidRPr="00EA5D32" w:rsidRDefault="001407A3" w:rsidP="008873D9">
            <w:pPr>
              <w:widowControl/>
              <w:jc w:val="center"/>
              <w:rPr>
                <w:b/>
                <w:bCs/>
                <w:kern w:val="0"/>
                <w:sz w:val="18"/>
                <w:szCs w:val="13"/>
              </w:rPr>
            </w:pPr>
            <w:r w:rsidRPr="00EA5D32">
              <w:rPr>
                <w:b/>
                <w:bCs/>
                <w:kern w:val="0"/>
                <w:sz w:val="18"/>
                <w:szCs w:val="13"/>
              </w:rPr>
              <w:t>编号</w:t>
            </w:r>
          </w:p>
        </w:tc>
        <w:tc>
          <w:tcPr>
            <w:tcW w:w="462" w:type="dxa"/>
            <w:tcBorders>
              <w:top w:val="single" w:sz="4" w:space="0" w:color="auto"/>
              <w:left w:val="single" w:sz="4" w:space="0" w:color="auto"/>
              <w:bottom w:val="single" w:sz="4" w:space="0" w:color="auto"/>
              <w:right w:val="single" w:sz="4" w:space="0" w:color="auto"/>
            </w:tcBorders>
            <w:vAlign w:val="center"/>
            <w:tcPrChange w:id="392" w:author="Tom" w:date="2022-10-13T09:24:00Z">
              <w:tcPr>
                <w:tcW w:w="462" w:type="dxa"/>
                <w:tcBorders>
                  <w:top w:val="single" w:sz="4" w:space="0" w:color="auto"/>
                  <w:left w:val="single" w:sz="4" w:space="0" w:color="auto"/>
                  <w:bottom w:val="single" w:sz="4" w:space="0" w:color="auto"/>
                  <w:right w:val="single" w:sz="4" w:space="0" w:color="auto"/>
                </w:tcBorders>
                <w:vAlign w:val="center"/>
              </w:tcPr>
            </w:tcPrChange>
          </w:tcPr>
          <w:p w14:paraId="3FF3B876" w14:textId="77777777" w:rsidR="001407A3" w:rsidRPr="00EA5D32" w:rsidRDefault="001407A3" w:rsidP="008873D9">
            <w:pPr>
              <w:widowControl/>
              <w:jc w:val="center"/>
              <w:rPr>
                <w:b/>
                <w:bCs/>
                <w:kern w:val="0"/>
                <w:sz w:val="18"/>
                <w:szCs w:val="13"/>
              </w:rPr>
            </w:pPr>
            <w:r w:rsidRPr="00EA5D32">
              <w:rPr>
                <w:b/>
                <w:bCs/>
                <w:kern w:val="0"/>
                <w:sz w:val="18"/>
                <w:szCs w:val="13"/>
              </w:rPr>
              <w:t>类别</w:t>
            </w:r>
          </w:p>
        </w:tc>
        <w:tc>
          <w:tcPr>
            <w:tcW w:w="610" w:type="dxa"/>
            <w:tcBorders>
              <w:top w:val="single" w:sz="4" w:space="0" w:color="auto"/>
              <w:left w:val="single" w:sz="4" w:space="0" w:color="auto"/>
              <w:bottom w:val="single" w:sz="4" w:space="0" w:color="000000"/>
              <w:right w:val="single" w:sz="4" w:space="0" w:color="auto"/>
            </w:tcBorders>
            <w:vAlign w:val="center"/>
            <w:tcPrChange w:id="393" w:author="Tom" w:date="2022-10-13T09:24:00Z">
              <w:tcPr>
                <w:tcW w:w="610" w:type="dxa"/>
                <w:tcBorders>
                  <w:top w:val="single" w:sz="4" w:space="0" w:color="auto"/>
                  <w:left w:val="single" w:sz="4" w:space="0" w:color="auto"/>
                  <w:bottom w:val="single" w:sz="4" w:space="0" w:color="000000"/>
                  <w:right w:val="single" w:sz="4" w:space="0" w:color="auto"/>
                </w:tcBorders>
                <w:vAlign w:val="center"/>
              </w:tcPr>
            </w:tcPrChange>
          </w:tcPr>
          <w:p w14:paraId="03F85B2A" w14:textId="77777777" w:rsidR="001407A3" w:rsidRPr="00EA5D32" w:rsidRDefault="001407A3" w:rsidP="008873D9">
            <w:pPr>
              <w:widowControl/>
              <w:jc w:val="center"/>
              <w:rPr>
                <w:b/>
                <w:bCs/>
                <w:kern w:val="0"/>
                <w:sz w:val="18"/>
                <w:szCs w:val="13"/>
              </w:rPr>
            </w:pPr>
            <w:r w:rsidRPr="00EA5D32">
              <w:rPr>
                <w:b/>
                <w:bCs/>
                <w:kern w:val="0"/>
                <w:sz w:val="18"/>
                <w:szCs w:val="13"/>
              </w:rPr>
              <w:t>线路</w:t>
            </w:r>
          </w:p>
        </w:tc>
        <w:tc>
          <w:tcPr>
            <w:tcW w:w="610" w:type="dxa"/>
            <w:tcBorders>
              <w:top w:val="single" w:sz="4" w:space="0" w:color="auto"/>
              <w:left w:val="single" w:sz="4" w:space="0" w:color="auto"/>
              <w:bottom w:val="single" w:sz="4" w:space="0" w:color="000000"/>
              <w:right w:val="single" w:sz="4" w:space="0" w:color="auto"/>
            </w:tcBorders>
            <w:vAlign w:val="center"/>
            <w:tcPrChange w:id="394" w:author="Tom" w:date="2022-10-13T09:24:00Z">
              <w:tcPr>
                <w:tcW w:w="610" w:type="dxa"/>
                <w:tcBorders>
                  <w:top w:val="single" w:sz="4" w:space="0" w:color="auto"/>
                  <w:left w:val="single" w:sz="4" w:space="0" w:color="auto"/>
                  <w:bottom w:val="single" w:sz="4" w:space="0" w:color="000000"/>
                  <w:right w:val="single" w:sz="4" w:space="0" w:color="auto"/>
                </w:tcBorders>
                <w:vAlign w:val="center"/>
              </w:tcPr>
            </w:tcPrChange>
          </w:tcPr>
          <w:p w14:paraId="69CE1AFE" w14:textId="77777777" w:rsidR="001407A3" w:rsidRPr="00EA5D32" w:rsidRDefault="001407A3" w:rsidP="008873D9">
            <w:pPr>
              <w:widowControl/>
              <w:jc w:val="center"/>
              <w:rPr>
                <w:b/>
                <w:bCs/>
                <w:kern w:val="0"/>
                <w:sz w:val="18"/>
                <w:szCs w:val="13"/>
              </w:rPr>
            </w:pPr>
            <w:proofErr w:type="gramStart"/>
            <w:r w:rsidRPr="00EA5D32">
              <w:rPr>
                <w:b/>
                <w:bCs/>
                <w:kern w:val="0"/>
                <w:sz w:val="18"/>
                <w:szCs w:val="13"/>
              </w:rPr>
              <w:t>行别</w:t>
            </w:r>
            <w:proofErr w:type="gramEnd"/>
          </w:p>
        </w:tc>
        <w:tc>
          <w:tcPr>
            <w:tcW w:w="981" w:type="dxa"/>
            <w:tcBorders>
              <w:top w:val="single" w:sz="4" w:space="0" w:color="auto"/>
              <w:left w:val="single" w:sz="4" w:space="0" w:color="auto"/>
              <w:bottom w:val="single" w:sz="4" w:space="0" w:color="000000"/>
              <w:right w:val="single" w:sz="4" w:space="0" w:color="auto"/>
            </w:tcBorders>
            <w:vAlign w:val="center"/>
            <w:tcPrChange w:id="395" w:author="Tom" w:date="2022-10-13T09:24:00Z">
              <w:tcPr>
                <w:tcW w:w="981" w:type="dxa"/>
                <w:tcBorders>
                  <w:top w:val="single" w:sz="4" w:space="0" w:color="auto"/>
                  <w:left w:val="single" w:sz="4" w:space="0" w:color="auto"/>
                  <w:bottom w:val="single" w:sz="4" w:space="0" w:color="000000"/>
                  <w:right w:val="single" w:sz="4" w:space="0" w:color="auto"/>
                </w:tcBorders>
                <w:vAlign w:val="center"/>
              </w:tcPr>
            </w:tcPrChange>
          </w:tcPr>
          <w:p w14:paraId="22EE8015" w14:textId="77777777" w:rsidR="001407A3" w:rsidRPr="00EA5D32" w:rsidRDefault="001407A3" w:rsidP="008873D9">
            <w:pPr>
              <w:widowControl/>
              <w:jc w:val="center"/>
              <w:rPr>
                <w:b/>
                <w:bCs/>
                <w:kern w:val="0"/>
                <w:sz w:val="18"/>
                <w:szCs w:val="13"/>
              </w:rPr>
            </w:pPr>
            <w:r w:rsidRPr="00EA5D32">
              <w:rPr>
                <w:b/>
                <w:bCs/>
                <w:kern w:val="0"/>
                <w:sz w:val="18"/>
                <w:szCs w:val="13"/>
              </w:rPr>
              <w:t>施工项目</w:t>
            </w:r>
          </w:p>
        </w:tc>
        <w:tc>
          <w:tcPr>
            <w:tcW w:w="992" w:type="dxa"/>
            <w:tcBorders>
              <w:top w:val="single" w:sz="4" w:space="0" w:color="auto"/>
              <w:left w:val="single" w:sz="4" w:space="0" w:color="auto"/>
              <w:bottom w:val="single" w:sz="4" w:space="0" w:color="000000"/>
              <w:right w:val="single" w:sz="4" w:space="0" w:color="auto"/>
            </w:tcBorders>
            <w:vAlign w:val="center"/>
            <w:tcPrChange w:id="396" w:author="Tom" w:date="2022-10-13T09:24:00Z">
              <w:tcPr>
                <w:tcW w:w="992" w:type="dxa"/>
                <w:tcBorders>
                  <w:top w:val="single" w:sz="4" w:space="0" w:color="auto"/>
                  <w:left w:val="single" w:sz="4" w:space="0" w:color="auto"/>
                  <w:bottom w:val="single" w:sz="4" w:space="0" w:color="000000"/>
                  <w:right w:val="single" w:sz="4" w:space="0" w:color="auto"/>
                </w:tcBorders>
                <w:vAlign w:val="center"/>
              </w:tcPr>
            </w:tcPrChange>
          </w:tcPr>
          <w:p w14:paraId="32B45822" w14:textId="77777777" w:rsidR="001407A3" w:rsidRPr="00EA5D32" w:rsidRDefault="001407A3" w:rsidP="008873D9">
            <w:pPr>
              <w:widowControl/>
              <w:jc w:val="center"/>
              <w:rPr>
                <w:b/>
                <w:bCs/>
                <w:kern w:val="0"/>
                <w:sz w:val="18"/>
                <w:szCs w:val="13"/>
              </w:rPr>
            </w:pPr>
            <w:r w:rsidRPr="00EA5D32">
              <w:rPr>
                <w:b/>
                <w:bCs/>
                <w:kern w:val="0"/>
                <w:sz w:val="18"/>
                <w:szCs w:val="13"/>
              </w:rPr>
              <w:t>施工日期</w:t>
            </w:r>
          </w:p>
          <w:p w14:paraId="4BA5D429" w14:textId="77777777" w:rsidR="001407A3" w:rsidRPr="00EA5D32" w:rsidRDefault="001407A3" w:rsidP="008873D9">
            <w:pPr>
              <w:widowControl/>
              <w:jc w:val="center"/>
              <w:rPr>
                <w:b/>
                <w:bCs/>
                <w:kern w:val="0"/>
                <w:sz w:val="18"/>
                <w:szCs w:val="13"/>
              </w:rPr>
            </w:pPr>
            <w:r w:rsidRPr="00EA5D32">
              <w:rPr>
                <w:b/>
                <w:bCs/>
                <w:kern w:val="0"/>
                <w:sz w:val="18"/>
                <w:szCs w:val="13"/>
              </w:rPr>
              <w:t>及时间</w:t>
            </w:r>
          </w:p>
        </w:tc>
        <w:tc>
          <w:tcPr>
            <w:tcW w:w="709" w:type="dxa"/>
            <w:tcBorders>
              <w:top w:val="single" w:sz="4" w:space="0" w:color="auto"/>
              <w:left w:val="single" w:sz="4" w:space="0" w:color="auto"/>
              <w:bottom w:val="single" w:sz="4" w:space="0" w:color="000000"/>
              <w:right w:val="nil"/>
            </w:tcBorders>
            <w:vAlign w:val="center"/>
            <w:tcPrChange w:id="397" w:author="Tom" w:date="2022-10-13T09:24:00Z">
              <w:tcPr>
                <w:tcW w:w="709" w:type="dxa"/>
                <w:tcBorders>
                  <w:top w:val="single" w:sz="4" w:space="0" w:color="auto"/>
                  <w:left w:val="single" w:sz="4" w:space="0" w:color="auto"/>
                  <w:bottom w:val="single" w:sz="4" w:space="0" w:color="000000"/>
                  <w:right w:val="nil"/>
                </w:tcBorders>
                <w:vAlign w:val="center"/>
              </w:tcPr>
            </w:tcPrChange>
          </w:tcPr>
          <w:p w14:paraId="33C9117F" w14:textId="77777777" w:rsidR="001407A3" w:rsidRPr="00EA5D32" w:rsidRDefault="001407A3" w:rsidP="008873D9">
            <w:pPr>
              <w:widowControl/>
              <w:jc w:val="center"/>
              <w:rPr>
                <w:b/>
                <w:bCs/>
                <w:kern w:val="0"/>
                <w:sz w:val="18"/>
                <w:szCs w:val="13"/>
              </w:rPr>
            </w:pPr>
            <w:r w:rsidRPr="00EA5D32">
              <w:rPr>
                <w:b/>
                <w:bCs/>
                <w:kern w:val="0"/>
                <w:sz w:val="18"/>
                <w:szCs w:val="13"/>
              </w:rPr>
              <w:t>施工</w:t>
            </w:r>
          </w:p>
          <w:p w14:paraId="43B0FE7E" w14:textId="77777777" w:rsidR="001407A3" w:rsidRPr="00EA5D32" w:rsidRDefault="001407A3" w:rsidP="008873D9">
            <w:pPr>
              <w:widowControl/>
              <w:jc w:val="center"/>
              <w:rPr>
                <w:b/>
                <w:bCs/>
                <w:kern w:val="0"/>
                <w:sz w:val="18"/>
                <w:szCs w:val="13"/>
              </w:rPr>
            </w:pPr>
            <w:r w:rsidRPr="00EA5D32">
              <w:rPr>
                <w:b/>
                <w:bCs/>
                <w:kern w:val="0"/>
                <w:sz w:val="18"/>
                <w:szCs w:val="13"/>
              </w:rPr>
              <w:t>地点</w:t>
            </w:r>
          </w:p>
        </w:tc>
        <w:tc>
          <w:tcPr>
            <w:tcW w:w="1417" w:type="dxa"/>
            <w:tcBorders>
              <w:top w:val="single" w:sz="4" w:space="0" w:color="auto"/>
              <w:left w:val="single" w:sz="4" w:space="0" w:color="auto"/>
              <w:bottom w:val="single" w:sz="4" w:space="0" w:color="000000"/>
              <w:right w:val="nil"/>
            </w:tcBorders>
            <w:vAlign w:val="center"/>
            <w:tcPrChange w:id="398" w:author="Tom" w:date="2022-10-13T09:24:00Z">
              <w:tcPr>
                <w:tcW w:w="1417" w:type="dxa"/>
                <w:tcBorders>
                  <w:top w:val="single" w:sz="4" w:space="0" w:color="auto"/>
                  <w:left w:val="single" w:sz="4" w:space="0" w:color="auto"/>
                  <w:bottom w:val="single" w:sz="4" w:space="0" w:color="000000"/>
                  <w:right w:val="nil"/>
                </w:tcBorders>
                <w:vAlign w:val="center"/>
              </w:tcPr>
            </w:tcPrChange>
          </w:tcPr>
          <w:p w14:paraId="781FFAF1" w14:textId="77777777" w:rsidR="001407A3" w:rsidRPr="00EA5D32" w:rsidRDefault="001407A3" w:rsidP="008873D9">
            <w:pPr>
              <w:widowControl/>
              <w:jc w:val="center"/>
              <w:rPr>
                <w:b/>
                <w:bCs/>
                <w:kern w:val="0"/>
                <w:sz w:val="18"/>
                <w:szCs w:val="13"/>
              </w:rPr>
            </w:pPr>
            <w:r w:rsidRPr="00EA5D32">
              <w:rPr>
                <w:b/>
                <w:bCs/>
                <w:kern w:val="0"/>
                <w:sz w:val="18"/>
                <w:szCs w:val="13"/>
              </w:rPr>
              <w:t>施工内容</w:t>
            </w:r>
          </w:p>
        </w:tc>
        <w:tc>
          <w:tcPr>
            <w:tcW w:w="1347" w:type="dxa"/>
            <w:tcBorders>
              <w:top w:val="single" w:sz="4" w:space="0" w:color="auto"/>
              <w:left w:val="single" w:sz="4" w:space="0" w:color="auto"/>
              <w:bottom w:val="single" w:sz="4" w:space="0" w:color="auto"/>
              <w:right w:val="single" w:sz="4" w:space="0" w:color="auto"/>
            </w:tcBorders>
            <w:vAlign w:val="center"/>
            <w:tcPrChange w:id="399" w:author="Tom" w:date="2022-10-13T09:24:00Z">
              <w:tcPr>
                <w:tcW w:w="1347" w:type="dxa"/>
                <w:tcBorders>
                  <w:top w:val="single" w:sz="4" w:space="0" w:color="auto"/>
                  <w:left w:val="single" w:sz="4" w:space="0" w:color="auto"/>
                  <w:bottom w:val="single" w:sz="4" w:space="0" w:color="auto"/>
                  <w:right w:val="single" w:sz="4" w:space="0" w:color="auto"/>
                </w:tcBorders>
                <w:vAlign w:val="center"/>
              </w:tcPr>
            </w:tcPrChange>
          </w:tcPr>
          <w:p w14:paraId="7DEAE137" w14:textId="77777777" w:rsidR="001407A3" w:rsidRPr="00EA5D32" w:rsidRDefault="001407A3" w:rsidP="008873D9">
            <w:pPr>
              <w:widowControl/>
              <w:jc w:val="center"/>
              <w:rPr>
                <w:b/>
                <w:bCs/>
                <w:kern w:val="0"/>
                <w:sz w:val="18"/>
                <w:szCs w:val="13"/>
              </w:rPr>
            </w:pPr>
            <w:r w:rsidRPr="00EA5D32">
              <w:rPr>
                <w:b/>
                <w:bCs/>
                <w:kern w:val="0"/>
                <w:sz w:val="18"/>
                <w:szCs w:val="13"/>
              </w:rPr>
              <w:t>施工机械</w:t>
            </w:r>
          </w:p>
        </w:tc>
        <w:tc>
          <w:tcPr>
            <w:tcW w:w="1063" w:type="dxa"/>
            <w:tcBorders>
              <w:top w:val="single" w:sz="4" w:space="0" w:color="auto"/>
              <w:left w:val="single" w:sz="4" w:space="0" w:color="auto"/>
              <w:bottom w:val="single" w:sz="4" w:space="0" w:color="auto"/>
              <w:right w:val="single" w:sz="4" w:space="0" w:color="auto"/>
            </w:tcBorders>
            <w:vAlign w:val="center"/>
            <w:tcPrChange w:id="400" w:author="Tom" w:date="2022-10-13T09:24:00Z">
              <w:tcPr>
                <w:tcW w:w="1063" w:type="dxa"/>
                <w:tcBorders>
                  <w:top w:val="single" w:sz="4" w:space="0" w:color="auto"/>
                  <w:left w:val="single" w:sz="4" w:space="0" w:color="auto"/>
                  <w:bottom w:val="single" w:sz="4" w:space="0" w:color="auto"/>
                  <w:right w:val="single" w:sz="4" w:space="0" w:color="auto"/>
                </w:tcBorders>
                <w:vAlign w:val="center"/>
              </w:tcPr>
            </w:tcPrChange>
          </w:tcPr>
          <w:p w14:paraId="36CEE9F3" w14:textId="77777777" w:rsidR="001407A3" w:rsidRPr="00EA5D32" w:rsidRDefault="001407A3" w:rsidP="008873D9">
            <w:pPr>
              <w:widowControl/>
              <w:jc w:val="center"/>
              <w:rPr>
                <w:b/>
                <w:bCs/>
                <w:kern w:val="0"/>
                <w:sz w:val="18"/>
                <w:szCs w:val="13"/>
              </w:rPr>
            </w:pPr>
            <w:r w:rsidRPr="00EA5D32">
              <w:rPr>
                <w:b/>
                <w:bCs/>
                <w:kern w:val="0"/>
                <w:sz w:val="18"/>
                <w:szCs w:val="13"/>
              </w:rPr>
              <w:t>建设单位</w:t>
            </w:r>
          </w:p>
        </w:tc>
        <w:tc>
          <w:tcPr>
            <w:tcW w:w="1276" w:type="dxa"/>
            <w:tcBorders>
              <w:top w:val="single" w:sz="4" w:space="0" w:color="auto"/>
              <w:left w:val="single" w:sz="4" w:space="0" w:color="auto"/>
              <w:bottom w:val="single" w:sz="4" w:space="0" w:color="auto"/>
              <w:right w:val="single" w:sz="4" w:space="0" w:color="auto"/>
            </w:tcBorders>
            <w:vAlign w:val="center"/>
            <w:tcPrChange w:id="401" w:author="Tom" w:date="2022-10-13T09:24:00Z">
              <w:tcPr>
                <w:tcW w:w="1276" w:type="dxa"/>
                <w:tcBorders>
                  <w:top w:val="single" w:sz="4" w:space="0" w:color="auto"/>
                  <w:left w:val="single" w:sz="4" w:space="0" w:color="auto"/>
                  <w:bottom w:val="single" w:sz="4" w:space="0" w:color="auto"/>
                  <w:right w:val="single" w:sz="4" w:space="0" w:color="auto"/>
                </w:tcBorders>
                <w:vAlign w:val="center"/>
              </w:tcPr>
            </w:tcPrChange>
          </w:tcPr>
          <w:p w14:paraId="3AF1E991" w14:textId="77777777" w:rsidR="001407A3" w:rsidRPr="00EA5D32" w:rsidRDefault="001407A3" w:rsidP="008873D9">
            <w:pPr>
              <w:widowControl/>
              <w:jc w:val="center"/>
              <w:rPr>
                <w:b/>
                <w:bCs/>
                <w:kern w:val="0"/>
                <w:sz w:val="18"/>
                <w:szCs w:val="13"/>
              </w:rPr>
            </w:pPr>
            <w:r w:rsidRPr="00EA5D32">
              <w:rPr>
                <w:b/>
                <w:bCs/>
                <w:kern w:val="0"/>
                <w:sz w:val="18"/>
                <w:szCs w:val="13"/>
              </w:rPr>
              <w:t>施工单位</w:t>
            </w:r>
          </w:p>
          <w:p w14:paraId="6D9A34CB" w14:textId="77777777" w:rsidR="001407A3" w:rsidRPr="00EA5D32" w:rsidRDefault="001407A3" w:rsidP="008873D9">
            <w:pPr>
              <w:widowControl/>
              <w:jc w:val="center"/>
              <w:rPr>
                <w:b/>
                <w:bCs/>
                <w:kern w:val="0"/>
                <w:sz w:val="18"/>
                <w:szCs w:val="13"/>
              </w:rPr>
            </w:pPr>
            <w:r w:rsidRPr="00EA5D32">
              <w:rPr>
                <w:b/>
                <w:bCs/>
                <w:kern w:val="0"/>
                <w:sz w:val="18"/>
                <w:szCs w:val="13"/>
              </w:rPr>
              <w:t>及负责人</w:t>
            </w:r>
          </w:p>
        </w:tc>
        <w:tc>
          <w:tcPr>
            <w:tcW w:w="1066" w:type="dxa"/>
            <w:tcBorders>
              <w:top w:val="single" w:sz="4" w:space="0" w:color="auto"/>
              <w:left w:val="single" w:sz="4" w:space="0" w:color="auto"/>
              <w:bottom w:val="single" w:sz="4" w:space="0" w:color="auto"/>
              <w:right w:val="single" w:sz="4" w:space="0" w:color="auto"/>
            </w:tcBorders>
            <w:vAlign w:val="center"/>
            <w:tcPrChange w:id="402" w:author="Tom" w:date="2022-10-13T09:24:00Z">
              <w:tcPr>
                <w:tcW w:w="1066" w:type="dxa"/>
                <w:tcBorders>
                  <w:top w:val="single" w:sz="4" w:space="0" w:color="auto"/>
                  <w:left w:val="single" w:sz="4" w:space="0" w:color="auto"/>
                  <w:bottom w:val="single" w:sz="4" w:space="0" w:color="auto"/>
                  <w:right w:val="single" w:sz="4" w:space="0" w:color="auto"/>
                </w:tcBorders>
                <w:vAlign w:val="center"/>
              </w:tcPr>
            </w:tcPrChange>
          </w:tcPr>
          <w:p w14:paraId="4FE836C6" w14:textId="77777777" w:rsidR="001407A3" w:rsidRPr="00EA5D32" w:rsidRDefault="001407A3" w:rsidP="008873D9">
            <w:pPr>
              <w:widowControl/>
              <w:jc w:val="center"/>
              <w:rPr>
                <w:b/>
                <w:bCs/>
                <w:kern w:val="0"/>
                <w:sz w:val="18"/>
                <w:szCs w:val="13"/>
              </w:rPr>
            </w:pPr>
            <w:r w:rsidRPr="00EA5D32">
              <w:rPr>
                <w:b/>
                <w:bCs/>
                <w:kern w:val="0"/>
                <w:sz w:val="18"/>
                <w:szCs w:val="13"/>
              </w:rPr>
              <w:t>监理单位</w:t>
            </w:r>
          </w:p>
          <w:p w14:paraId="1A8A1A7B" w14:textId="77777777" w:rsidR="001407A3" w:rsidRPr="00EA5D32" w:rsidRDefault="001407A3" w:rsidP="008873D9">
            <w:pPr>
              <w:widowControl/>
              <w:jc w:val="center"/>
              <w:rPr>
                <w:b/>
                <w:bCs/>
                <w:kern w:val="0"/>
                <w:sz w:val="18"/>
                <w:szCs w:val="13"/>
              </w:rPr>
            </w:pPr>
            <w:r w:rsidRPr="00EA5D32">
              <w:rPr>
                <w:b/>
                <w:bCs/>
                <w:kern w:val="0"/>
                <w:sz w:val="18"/>
                <w:szCs w:val="13"/>
              </w:rPr>
              <w:t>及负责人</w:t>
            </w:r>
          </w:p>
        </w:tc>
        <w:tc>
          <w:tcPr>
            <w:tcW w:w="951" w:type="dxa"/>
            <w:tcBorders>
              <w:top w:val="single" w:sz="4" w:space="0" w:color="auto"/>
              <w:left w:val="single" w:sz="4" w:space="0" w:color="auto"/>
              <w:bottom w:val="single" w:sz="4" w:space="0" w:color="auto"/>
              <w:right w:val="single" w:sz="4" w:space="0" w:color="auto"/>
            </w:tcBorders>
            <w:vAlign w:val="center"/>
            <w:tcPrChange w:id="403" w:author="Tom" w:date="2022-10-13T09:24:00Z">
              <w:tcPr>
                <w:tcW w:w="951" w:type="dxa"/>
                <w:tcBorders>
                  <w:top w:val="single" w:sz="4" w:space="0" w:color="auto"/>
                  <w:left w:val="single" w:sz="4" w:space="0" w:color="auto"/>
                  <w:bottom w:val="single" w:sz="4" w:space="0" w:color="auto"/>
                  <w:right w:val="single" w:sz="4" w:space="0" w:color="auto"/>
                </w:tcBorders>
                <w:vAlign w:val="center"/>
              </w:tcPr>
            </w:tcPrChange>
          </w:tcPr>
          <w:p w14:paraId="3F269E46" w14:textId="77777777" w:rsidR="001407A3" w:rsidRPr="00EA5D32" w:rsidRDefault="001407A3" w:rsidP="008873D9">
            <w:pPr>
              <w:widowControl/>
              <w:jc w:val="center"/>
              <w:rPr>
                <w:b/>
                <w:bCs/>
                <w:kern w:val="0"/>
                <w:sz w:val="18"/>
                <w:szCs w:val="13"/>
              </w:rPr>
            </w:pPr>
            <w:r w:rsidRPr="00EA5D32">
              <w:rPr>
                <w:b/>
                <w:bCs/>
                <w:kern w:val="0"/>
                <w:sz w:val="18"/>
                <w:szCs w:val="13"/>
              </w:rPr>
              <w:t>设备监护单位</w:t>
            </w:r>
          </w:p>
          <w:p w14:paraId="4792C91B" w14:textId="77777777" w:rsidR="001407A3" w:rsidRPr="00EA5D32" w:rsidRDefault="001407A3" w:rsidP="008873D9">
            <w:pPr>
              <w:widowControl/>
              <w:jc w:val="center"/>
              <w:rPr>
                <w:b/>
                <w:bCs/>
                <w:kern w:val="0"/>
                <w:sz w:val="18"/>
                <w:szCs w:val="13"/>
              </w:rPr>
            </w:pPr>
            <w:r w:rsidRPr="00EA5D32">
              <w:rPr>
                <w:b/>
                <w:bCs/>
                <w:kern w:val="0"/>
                <w:sz w:val="18"/>
                <w:szCs w:val="13"/>
              </w:rPr>
              <w:t>及负责人</w:t>
            </w:r>
          </w:p>
        </w:tc>
        <w:tc>
          <w:tcPr>
            <w:tcW w:w="588" w:type="dxa"/>
            <w:tcBorders>
              <w:top w:val="single" w:sz="4" w:space="0" w:color="auto"/>
              <w:left w:val="single" w:sz="4" w:space="0" w:color="auto"/>
              <w:bottom w:val="single" w:sz="4" w:space="0" w:color="auto"/>
              <w:right w:val="single" w:sz="4" w:space="0" w:color="000000"/>
            </w:tcBorders>
            <w:vAlign w:val="center"/>
            <w:tcPrChange w:id="404" w:author="Tom" w:date="2022-10-13T09:24:00Z">
              <w:tcPr>
                <w:tcW w:w="588" w:type="dxa"/>
                <w:tcBorders>
                  <w:top w:val="single" w:sz="4" w:space="0" w:color="auto"/>
                  <w:left w:val="single" w:sz="4" w:space="0" w:color="auto"/>
                  <w:bottom w:val="single" w:sz="4" w:space="0" w:color="auto"/>
                  <w:right w:val="single" w:sz="4" w:space="0" w:color="000000"/>
                </w:tcBorders>
                <w:vAlign w:val="center"/>
              </w:tcPr>
            </w:tcPrChange>
          </w:tcPr>
          <w:p w14:paraId="6539FD4E" w14:textId="77777777" w:rsidR="001407A3" w:rsidRPr="00EA5D32" w:rsidRDefault="001407A3" w:rsidP="008873D9">
            <w:pPr>
              <w:widowControl/>
              <w:jc w:val="center"/>
              <w:rPr>
                <w:b/>
                <w:bCs/>
                <w:kern w:val="0"/>
                <w:sz w:val="18"/>
                <w:szCs w:val="13"/>
              </w:rPr>
            </w:pPr>
            <w:r w:rsidRPr="00EA5D32">
              <w:rPr>
                <w:b/>
                <w:bCs/>
                <w:kern w:val="0"/>
                <w:sz w:val="18"/>
                <w:szCs w:val="13"/>
              </w:rPr>
              <w:t>审核</w:t>
            </w:r>
            <w:r w:rsidRPr="00EA5D32">
              <w:rPr>
                <w:rFonts w:hint="eastAsia"/>
                <w:b/>
                <w:bCs/>
                <w:kern w:val="0"/>
                <w:sz w:val="18"/>
                <w:szCs w:val="13"/>
              </w:rPr>
              <w:t>部</w:t>
            </w:r>
            <w:r w:rsidRPr="00EA5D32">
              <w:rPr>
                <w:b/>
                <w:bCs/>
                <w:kern w:val="0"/>
                <w:sz w:val="18"/>
                <w:szCs w:val="13"/>
              </w:rPr>
              <w:t>室</w:t>
            </w:r>
          </w:p>
        </w:tc>
        <w:tc>
          <w:tcPr>
            <w:tcW w:w="700" w:type="dxa"/>
            <w:tcBorders>
              <w:top w:val="single" w:sz="4" w:space="0" w:color="auto"/>
              <w:left w:val="single" w:sz="4" w:space="0" w:color="auto"/>
              <w:bottom w:val="single" w:sz="4" w:space="0" w:color="auto"/>
              <w:right w:val="single" w:sz="4" w:space="0" w:color="auto"/>
            </w:tcBorders>
            <w:vAlign w:val="center"/>
            <w:tcPrChange w:id="405" w:author="Tom" w:date="2022-10-13T09:24:00Z">
              <w:tcPr>
                <w:tcW w:w="700" w:type="dxa"/>
                <w:tcBorders>
                  <w:top w:val="single" w:sz="4" w:space="0" w:color="auto"/>
                  <w:left w:val="single" w:sz="4" w:space="0" w:color="auto"/>
                  <w:bottom w:val="single" w:sz="4" w:space="0" w:color="auto"/>
                  <w:right w:val="single" w:sz="4" w:space="0" w:color="auto"/>
                </w:tcBorders>
                <w:vAlign w:val="center"/>
              </w:tcPr>
            </w:tcPrChange>
          </w:tcPr>
          <w:p w14:paraId="7CB773C5" w14:textId="77777777" w:rsidR="001407A3" w:rsidRPr="00EA5D32" w:rsidRDefault="001407A3" w:rsidP="008873D9">
            <w:pPr>
              <w:widowControl/>
              <w:jc w:val="center"/>
              <w:rPr>
                <w:b/>
                <w:bCs/>
                <w:kern w:val="0"/>
                <w:sz w:val="18"/>
                <w:szCs w:val="13"/>
              </w:rPr>
            </w:pPr>
            <w:r w:rsidRPr="00EA5D32">
              <w:rPr>
                <w:b/>
                <w:bCs/>
                <w:kern w:val="0"/>
                <w:sz w:val="18"/>
                <w:szCs w:val="13"/>
              </w:rPr>
              <w:t>备注</w:t>
            </w:r>
          </w:p>
        </w:tc>
      </w:tr>
      <w:tr w:rsidR="001407A3" w:rsidRPr="00EA5D32" w14:paraId="6ED4511D" w14:textId="77777777" w:rsidTr="008873D9">
        <w:trPr>
          <w:cantSplit/>
          <w:trHeight w:val="1238"/>
          <w:trPrChange w:id="406" w:author="Tom" w:date="2022-10-13T09:24:00Z">
            <w:trPr>
              <w:cantSplit/>
              <w:trHeight w:val="2104"/>
            </w:trPr>
          </w:trPrChange>
        </w:trPr>
        <w:tc>
          <w:tcPr>
            <w:tcW w:w="564" w:type="dxa"/>
            <w:tcBorders>
              <w:top w:val="nil"/>
              <w:left w:val="single" w:sz="4" w:space="0" w:color="auto"/>
              <w:bottom w:val="single" w:sz="4" w:space="0" w:color="auto"/>
              <w:right w:val="single" w:sz="4" w:space="0" w:color="auto"/>
            </w:tcBorders>
            <w:noWrap/>
            <w:vAlign w:val="center"/>
            <w:tcPrChange w:id="407" w:author="Tom" w:date="2022-10-13T09:24:00Z">
              <w:tcPr>
                <w:tcW w:w="564" w:type="dxa"/>
                <w:tcBorders>
                  <w:top w:val="nil"/>
                  <w:left w:val="single" w:sz="4" w:space="0" w:color="auto"/>
                  <w:bottom w:val="single" w:sz="4" w:space="0" w:color="auto"/>
                  <w:right w:val="single" w:sz="4" w:space="0" w:color="auto"/>
                </w:tcBorders>
                <w:noWrap/>
                <w:vAlign w:val="center"/>
              </w:tcPr>
            </w:tcPrChange>
          </w:tcPr>
          <w:p w14:paraId="73AC837A" w14:textId="77777777" w:rsidR="001407A3" w:rsidRPr="00EA5D32" w:rsidRDefault="001407A3" w:rsidP="008873D9">
            <w:pPr>
              <w:widowControl/>
              <w:jc w:val="center"/>
              <w:rPr>
                <w:kern w:val="0"/>
                <w:sz w:val="18"/>
                <w:szCs w:val="13"/>
              </w:rPr>
            </w:pPr>
          </w:p>
        </w:tc>
        <w:tc>
          <w:tcPr>
            <w:tcW w:w="462" w:type="dxa"/>
            <w:tcBorders>
              <w:top w:val="nil"/>
              <w:left w:val="nil"/>
              <w:bottom w:val="single" w:sz="4" w:space="0" w:color="auto"/>
              <w:right w:val="single" w:sz="4" w:space="0" w:color="auto"/>
            </w:tcBorders>
            <w:noWrap/>
            <w:vAlign w:val="center"/>
            <w:tcPrChange w:id="408" w:author="Tom" w:date="2022-10-13T09:24:00Z">
              <w:tcPr>
                <w:tcW w:w="462" w:type="dxa"/>
                <w:tcBorders>
                  <w:top w:val="nil"/>
                  <w:left w:val="nil"/>
                  <w:bottom w:val="single" w:sz="4" w:space="0" w:color="auto"/>
                  <w:right w:val="single" w:sz="4" w:space="0" w:color="auto"/>
                </w:tcBorders>
                <w:noWrap/>
                <w:vAlign w:val="center"/>
              </w:tcPr>
            </w:tcPrChange>
          </w:tcPr>
          <w:p w14:paraId="3C3CE4D8" w14:textId="77777777" w:rsidR="001407A3" w:rsidRPr="00EA5D32" w:rsidRDefault="001407A3" w:rsidP="008873D9">
            <w:pPr>
              <w:widowControl/>
              <w:jc w:val="center"/>
              <w:rPr>
                <w:kern w:val="0"/>
                <w:sz w:val="18"/>
                <w:szCs w:val="13"/>
              </w:rPr>
            </w:pPr>
          </w:p>
        </w:tc>
        <w:tc>
          <w:tcPr>
            <w:tcW w:w="610" w:type="dxa"/>
            <w:tcBorders>
              <w:top w:val="nil"/>
              <w:left w:val="nil"/>
              <w:bottom w:val="single" w:sz="4" w:space="0" w:color="auto"/>
              <w:right w:val="single" w:sz="4" w:space="0" w:color="auto"/>
            </w:tcBorders>
            <w:noWrap/>
            <w:vAlign w:val="center"/>
            <w:tcPrChange w:id="409" w:author="Tom" w:date="2022-10-13T09:24:00Z">
              <w:tcPr>
                <w:tcW w:w="610" w:type="dxa"/>
                <w:tcBorders>
                  <w:top w:val="nil"/>
                  <w:left w:val="nil"/>
                  <w:bottom w:val="single" w:sz="4" w:space="0" w:color="auto"/>
                  <w:right w:val="single" w:sz="4" w:space="0" w:color="auto"/>
                </w:tcBorders>
                <w:noWrap/>
                <w:vAlign w:val="center"/>
              </w:tcPr>
            </w:tcPrChange>
          </w:tcPr>
          <w:p w14:paraId="07240053" w14:textId="77777777" w:rsidR="001407A3" w:rsidRPr="00EA5D32" w:rsidRDefault="001407A3" w:rsidP="008873D9">
            <w:pPr>
              <w:widowControl/>
              <w:jc w:val="center"/>
              <w:rPr>
                <w:kern w:val="0"/>
                <w:sz w:val="18"/>
                <w:szCs w:val="13"/>
              </w:rPr>
            </w:pPr>
          </w:p>
        </w:tc>
        <w:tc>
          <w:tcPr>
            <w:tcW w:w="610" w:type="dxa"/>
            <w:tcBorders>
              <w:top w:val="nil"/>
              <w:left w:val="nil"/>
              <w:bottom w:val="single" w:sz="4" w:space="0" w:color="auto"/>
              <w:right w:val="single" w:sz="4" w:space="0" w:color="auto"/>
            </w:tcBorders>
            <w:vAlign w:val="center"/>
            <w:tcPrChange w:id="410" w:author="Tom" w:date="2022-10-13T09:24:00Z">
              <w:tcPr>
                <w:tcW w:w="610" w:type="dxa"/>
                <w:tcBorders>
                  <w:top w:val="nil"/>
                  <w:left w:val="nil"/>
                  <w:bottom w:val="single" w:sz="4" w:space="0" w:color="auto"/>
                  <w:right w:val="single" w:sz="4" w:space="0" w:color="auto"/>
                </w:tcBorders>
                <w:vAlign w:val="center"/>
              </w:tcPr>
            </w:tcPrChange>
          </w:tcPr>
          <w:p w14:paraId="0B2D1911" w14:textId="77777777" w:rsidR="001407A3" w:rsidRPr="00EA5D32" w:rsidRDefault="001407A3" w:rsidP="008873D9">
            <w:pPr>
              <w:widowControl/>
              <w:jc w:val="center"/>
              <w:rPr>
                <w:kern w:val="0"/>
                <w:sz w:val="18"/>
                <w:szCs w:val="13"/>
              </w:rPr>
            </w:pPr>
          </w:p>
        </w:tc>
        <w:tc>
          <w:tcPr>
            <w:tcW w:w="981" w:type="dxa"/>
            <w:tcBorders>
              <w:top w:val="nil"/>
              <w:left w:val="single" w:sz="4" w:space="0" w:color="auto"/>
              <w:bottom w:val="single" w:sz="4" w:space="0" w:color="auto"/>
              <w:right w:val="single" w:sz="4" w:space="0" w:color="auto"/>
            </w:tcBorders>
            <w:vAlign w:val="center"/>
            <w:tcPrChange w:id="411" w:author="Tom" w:date="2022-10-13T09:24:00Z">
              <w:tcPr>
                <w:tcW w:w="981" w:type="dxa"/>
                <w:tcBorders>
                  <w:top w:val="nil"/>
                  <w:left w:val="single" w:sz="4" w:space="0" w:color="auto"/>
                  <w:bottom w:val="single" w:sz="4" w:space="0" w:color="auto"/>
                  <w:right w:val="single" w:sz="4" w:space="0" w:color="auto"/>
                </w:tcBorders>
                <w:vAlign w:val="center"/>
              </w:tcPr>
            </w:tcPrChange>
          </w:tcPr>
          <w:p w14:paraId="5C275B65" w14:textId="77777777" w:rsidR="001407A3" w:rsidRPr="00EA5D32" w:rsidRDefault="001407A3" w:rsidP="008873D9">
            <w:pPr>
              <w:widowControl/>
              <w:jc w:val="center"/>
              <w:rPr>
                <w:kern w:val="0"/>
                <w:sz w:val="18"/>
                <w:szCs w:val="13"/>
              </w:rPr>
            </w:pPr>
          </w:p>
        </w:tc>
        <w:tc>
          <w:tcPr>
            <w:tcW w:w="992" w:type="dxa"/>
            <w:tcBorders>
              <w:top w:val="nil"/>
              <w:left w:val="nil"/>
              <w:bottom w:val="single" w:sz="4" w:space="0" w:color="auto"/>
              <w:right w:val="single" w:sz="4" w:space="0" w:color="auto"/>
            </w:tcBorders>
            <w:vAlign w:val="center"/>
            <w:tcPrChange w:id="412" w:author="Tom" w:date="2022-10-13T09:24:00Z">
              <w:tcPr>
                <w:tcW w:w="992" w:type="dxa"/>
                <w:tcBorders>
                  <w:top w:val="nil"/>
                  <w:left w:val="nil"/>
                  <w:bottom w:val="single" w:sz="4" w:space="0" w:color="auto"/>
                  <w:right w:val="single" w:sz="4" w:space="0" w:color="auto"/>
                </w:tcBorders>
                <w:vAlign w:val="center"/>
              </w:tcPr>
            </w:tcPrChange>
          </w:tcPr>
          <w:p w14:paraId="6CEA10B3" w14:textId="77777777" w:rsidR="001407A3" w:rsidRPr="00EA5D32" w:rsidRDefault="001407A3" w:rsidP="008873D9">
            <w:pPr>
              <w:widowControl/>
              <w:jc w:val="center"/>
              <w:rPr>
                <w:kern w:val="0"/>
                <w:sz w:val="18"/>
                <w:szCs w:val="13"/>
              </w:rPr>
            </w:pPr>
          </w:p>
        </w:tc>
        <w:tc>
          <w:tcPr>
            <w:tcW w:w="709" w:type="dxa"/>
            <w:tcBorders>
              <w:top w:val="nil"/>
              <w:left w:val="single" w:sz="4" w:space="0" w:color="auto"/>
              <w:bottom w:val="single" w:sz="4" w:space="0" w:color="auto"/>
              <w:right w:val="single" w:sz="4" w:space="0" w:color="auto"/>
            </w:tcBorders>
            <w:vAlign w:val="center"/>
            <w:tcPrChange w:id="413" w:author="Tom" w:date="2022-10-13T09:24:00Z">
              <w:tcPr>
                <w:tcW w:w="709" w:type="dxa"/>
                <w:tcBorders>
                  <w:top w:val="nil"/>
                  <w:left w:val="single" w:sz="4" w:space="0" w:color="auto"/>
                  <w:bottom w:val="single" w:sz="4" w:space="0" w:color="auto"/>
                  <w:right w:val="single" w:sz="4" w:space="0" w:color="auto"/>
                </w:tcBorders>
                <w:vAlign w:val="center"/>
              </w:tcPr>
            </w:tcPrChange>
          </w:tcPr>
          <w:p w14:paraId="6A8F8927" w14:textId="77777777" w:rsidR="001407A3" w:rsidRPr="00EA5D32" w:rsidRDefault="001407A3" w:rsidP="008873D9">
            <w:pPr>
              <w:widowControl/>
              <w:jc w:val="center"/>
              <w:rPr>
                <w:kern w:val="0"/>
                <w:sz w:val="18"/>
                <w:szCs w:val="13"/>
              </w:rPr>
            </w:pPr>
          </w:p>
        </w:tc>
        <w:tc>
          <w:tcPr>
            <w:tcW w:w="1417" w:type="dxa"/>
            <w:tcBorders>
              <w:top w:val="nil"/>
              <w:left w:val="nil"/>
              <w:bottom w:val="single" w:sz="4" w:space="0" w:color="auto"/>
              <w:right w:val="single" w:sz="4" w:space="0" w:color="auto"/>
            </w:tcBorders>
            <w:noWrap/>
            <w:vAlign w:val="center"/>
            <w:tcPrChange w:id="414" w:author="Tom" w:date="2022-10-13T09:24:00Z">
              <w:tcPr>
                <w:tcW w:w="1417" w:type="dxa"/>
                <w:tcBorders>
                  <w:top w:val="nil"/>
                  <w:left w:val="nil"/>
                  <w:bottom w:val="single" w:sz="4" w:space="0" w:color="auto"/>
                  <w:right w:val="single" w:sz="4" w:space="0" w:color="auto"/>
                </w:tcBorders>
                <w:noWrap/>
                <w:vAlign w:val="center"/>
              </w:tcPr>
            </w:tcPrChange>
          </w:tcPr>
          <w:p w14:paraId="1F8D8D30" w14:textId="77777777" w:rsidR="001407A3" w:rsidRPr="00EA5D32" w:rsidRDefault="001407A3" w:rsidP="008873D9">
            <w:pPr>
              <w:widowControl/>
              <w:jc w:val="center"/>
              <w:rPr>
                <w:kern w:val="0"/>
                <w:sz w:val="18"/>
                <w:szCs w:val="13"/>
              </w:rPr>
            </w:pPr>
          </w:p>
        </w:tc>
        <w:tc>
          <w:tcPr>
            <w:tcW w:w="1347" w:type="dxa"/>
            <w:tcBorders>
              <w:top w:val="nil"/>
              <w:left w:val="nil"/>
              <w:bottom w:val="single" w:sz="4" w:space="0" w:color="auto"/>
              <w:right w:val="single" w:sz="4" w:space="0" w:color="auto"/>
            </w:tcBorders>
            <w:noWrap/>
            <w:vAlign w:val="center"/>
            <w:tcPrChange w:id="415" w:author="Tom" w:date="2022-10-13T09:24:00Z">
              <w:tcPr>
                <w:tcW w:w="1347" w:type="dxa"/>
                <w:tcBorders>
                  <w:top w:val="nil"/>
                  <w:left w:val="nil"/>
                  <w:bottom w:val="single" w:sz="4" w:space="0" w:color="auto"/>
                  <w:right w:val="single" w:sz="4" w:space="0" w:color="auto"/>
                </w:tcBorders>
                <w:noWrap/>
                <w:vAlign w:val="center"/>
              </w:tcPr>
            </w:tcPrChange>
          </w:tcPr>
          <w:p w14:paraId="146E331F" w14:textId="77777777" w:rsidR="001407A3" w:rsidRPr="00EA5D32" w:rsidRDefault="001407A3" w:rsidP="008873D9">
            <w:pPr>
              <w:widowControl/>
              <w:jc w:val="center"/>
              <w:rPr>
                <w:kern w:val="0"/>
                <w:sz w:val="18"/>
                <w:szCs w:val="13"/>
              </w:rPr>
            </w:pPr>
          </w:p>
        </w:tc>
        <w:tc>
          <w:tcPr>
            <w:tcW w:w="1063" w:type="dxa"/>
            <w:tcBorders>
              <w:top w:val="nil"/>
              <w:left w:val="nil"/>
              <w:bottom w:val="single" w:sz="4" w:space="0" w:color="auto"/>
              <w:right w:val="single" w:sz="4" w:space="0" w:color="auto"/>
            </w:tcBorders>
            <w:vAlign w:val="center"/>
            <w:tcPrChange w:id="416" w:author="Tom" w:date="2022-10-13T09:24:00Z">
              <w:tcPr>
                <w:tcW w:w="1063" w:type="dxa"/>
                <w:tcBorders>
                  <w:top w:val="nil"/>
                  <w:left w:val="nil"/>
                  <w:bottom w:val="single" w:sz="4" w:space="0" w:color="auto"/>
                  <w:right w:val="single" w:sz="4" w:space="0" w:color="auto"/>
                </w:tcBorders>
                <w:vAlign w:val="center"/>
              </w:tcPr>
            </w:tcPrChange>
          </w:tcPr>
          <w:p w14:paraId="62ABE714" w14:textId="77777777" w:rsidR="001407A3" w:rsidRPr="00EA5D32" w:rsidRDefault="001407A3" w:rsidP="008873D9">
            <w:pPr>
              <w:widowControl/>
              <w:jc w:val="center"/>
              <w:rPr>
                <w:kern w:val="0"/>
                <w:sz w:val="18"/>
                <w:szCs w:val="15"/>
              </w:rPr>
            </w:pPr>
          </w:p>
        </w:tc>
        <w:tc>
          <w:tcPr>
            <w:tcW w:w="1276" w:type="dxa"/>
            <w:tcBorders>
              <w:top w:val="nil"/>
              <w:left w:val="nil"/>
              <w:bottom w:val="single" w:sz="4" w:space="0" w:color="auto"/>
              <w:right w:val="single" w:sz="4" w:space="0" w:color="auto"/>
            </w:tcBorders>
            <w:vAlign w:val="center"/>
            <w:tcPrChange w:id="417" w:author="Tom" w:date="2022-10-13T09:24:00Z">
              <w:tcPr>
                <w:tcW w:w="1276" w:type="dxa"/>
                <w:tcBorders>
                  <w:top w:val="nil"/>
                  <w:left w:val="nil"/>
                  <w:bottom w:val="single" w:sz="4" w:space="0" w:color="auto"/>
                  <w:right w:val="single" w:sz="4" w:space="0" w:color="auto"/>
                </w:tcBorders>
                <w:vAlign w:val="center"/>
              </w:tcPr>
            </w:tcPrChange>
          </w:tcPr>
          <w:p w14:paraId="77CCDAA8" w14:textId="77777777" w:rsidR="001407A3" w:rsidRPr="00EA5D32" w:rsidRDefault="001407A3" w:rsidP="008873D9">
            <w:pPr>
              <w:widowControl/>
              <w:jc w:val="center"/>
              <w:rPr>
                <w:kern w:val="0"/>
                <w:sz w:val="18"/>
                <w:szCs w:val="13"/>
              </w:rPr>
            </w:pPr>
          </w:p>
        </w:tc>
        <w:tc>
          <w:tcPr>
            <w:tcW w:w="1066" w:type="dxa"/>
            <w:tcBorders>
              <w:top w:val="nil"/>
              <w:left w:val="single" w:sz="4" w:space="0" w:color="auto"/>
              <w:bottom w:val="single" w:sz="4" w:space="0" w:color="auto"/>
              <w:right w:val="single" w:sz="4" w:space="0" w:color="auto"/>
            </w:tcBorders>
            <w:noWrap/>
            <w:vAlign w:val="center"/>
            <w:tcPrChange w:id="418" w:author="Tom" w:date="2022-10-13T09:24:00Z">
              <w:tcPr>
                <w:tcW w:w="1066" w:type="dxa"/>
                <w:tcBorders>
                  <w:top w:val="nil"/>
                  <w:left w:val="single" w:sz="4" w:space="0" w:color="auto"/>
                  <w:bottom w:val="single" w:sz="4" w:space="0" w:color="auto"/>
                  <w:right w:val="single" w:sz="4" w:space="0" w:color="auto"/>
                </w:tcBorders>
                <w:noWrap/>
                <w:vAlign w:val="center"/>
              </w:tcPr>
            </w:tcPrChange>
          </w:tcPr>
          <w:p w14:paraId="08ED4A8F" w14:textId="77777777" w:rsidR="001407A3" w:rsidRPr="00EA5D32" w:rsidRDefault="001407A3" w:rsidP="008873D9">
            <w:pPr>
              <w:widowControl/>
              <w:jc w:val="center"/>
              <w:rPr>
                <w:kern w:val="0"/>
                <w:sz w:val="18"/>
                <w:szCs w:val="13"/>
              </w:rPr>
            </w:pPr>
          </w:p>
        </w:tc>
        <w:tc>
          <w:tcPr>
            <w:tcW w:w="951" w:type="dxa"/>
            <w:tcBorders>
              <w:top w:val="nil"/>
              <w:left w:val="nil"/>
              <w:bottom w:val="single" w:sz="4" w:space="0" w:color="auto"/>
              <w:right w:val="single" w:sz="4" w:space="0" w:color="auto"/>
            </w:tcBorders>
            <w:noWrap/>
            <w:vAlign w:val="center"/>
            <w:tcPrChange w:id="419" w:author="Tom" w:date="2022-10-13T09:24:00Z">
              <w:tcPr>
                <w:tcW w:w="951" w:type="dxa"/>
                <w:tcBorders>
                  <w:top w:val="nil"/>
                  <w:left w:val="nil"/>
                  <w:bottom w:val="single" w:sz="4" w:space="0" w:color="auto"/>
                  <w:right w:val="single" w:sz="4" w:space="0" w:color="auto"/>
                </w:tcBorders>
                <w:noWrap/>
                <w:vAlign w:val="center"/>
              </w:tcPr>
            </w:tcPrChange>
          </w:tcPr>
          <w:p w14:paraId="1251F63E" w14:textId="77777777" w:rsidR="001407A3" w:rsidRPr="00EA5D32" w:rsidRDefault="001407A3" w:rsidP="008873D9">
            <w:pPr>
              <w:widowControl/>
              <w:jc w:val="center"/>
              <w:rPr>
                <w:kern w:val="0"/>
                <w:sz w:val="18"/>
                <w:szCs w:val="13"/>
              </w:rPr>
            </w:pPr>
          </w:p>
        </w:tc>
        <w:tc>
          <w:tcPr>
            <w:tcW w:w="588" w:type="dxa"/>
            <w:tcBorders>
              <w:top w:val="nil"/>
              <w:left w:val="nil"/>
              <w:bottom w:val="single" w:sz="4" w:space="0" w:color="auto"/>
              <w:right w:val="single" w:sz="4" w:space="0" w:color="auto"/>
            </w:tcBorders>
            <w:vAlign w:val="center"/>
            <w:tcPrChange w:id="420" w:author="Tom" w:date="2022-10-13T09:24:00Z">
              <w:tcPr>
                <w:tcW w:w="588" w:type="dxa"/>
                <w:tcBorders>
                  <w:top w:val="nil"/>
                  <w:left w:val="nil"/>
                  <w:bottom w:val="single" w:sz="4" w:space="0" w:color="auto"/>
                  <w:right w:val="single" w:sz="4" w:space="0" w:color="auto"/>
                </w:tcBorders>
                <w:vAlign w:val="center"/>
              </w:tcPr>
            </w:tcPrChange>
          </w:tcPr>
          <w:p w14:paraId="6D605507" w14:textId="77777777" w:rsidR="001407A3" w:rsidRPr="00EA5D32" w:rsidRDefault="001407A3" w:rsidP="008873D9">
            <w:pPr>
              <w:widowControl/>
              <w:jc w:val="center"/>
              <w:rPr>
                <w:kern w:val="0"/>
                <w:sz w:val="18"/>
                <w:szCs w:val="13"/>
              </w:rPr>
            </w:pPr>
          </w:p>
        </w:tc>
        <w:tc>
          <w:tcPr>
            <w:tcW w:w="700" w:type="dxa"/>
            <w:tcBorders>
              <w:top w:val="nil"/>
              <w:left w:val="nil"/>
              <w:bottom w:val="single" w:sz="4" w:space="0" w:color="auto"/>
              <w:right w:val="single" w:sz="4" w:space="0" w:color="auto"/>
            </w:tcBorders>
            <w:noWrap/>
            <w:vAlign w:val="center"/>
            <w:tcPrChange w:id="421" w:author="Tom" w:date="2022-10-13T09:24:00Z">
              <w:tcPr>
                <w:tcW w:w="700" w:type="dxa"/>
                <w:tcBorders>
                  <w:top w:val="nil"/>
                  <w:left w:val="nil"/>
                  <w:bottom w:val="single" w:sz="4" w:space="0" w:color="auto"/>
                  <w:right w:val="single" w:sz="4" w:space="0" w:color="auto"/>
                </w:tcBorders>
                <w:noWrap/>
                <w:vAlign w:val="center"/>
              </w:tcPr>
            </w:tcPrChange>
          </w:tcPr>
          <w:p w14:paraId="23AAE9B4" w14:textId="77777777" w:rsidR="001407A3" w:rsidRPr="00EA5D32" w:rsidRDefault="001407A3" w:rsidP="008873D9">
            <w:pPr>
              <w:widowControl/>
              <w:jc w:val="center"/>
              <w:rPr>
                <w:kern w:val="0"/>
                <w:sz w:val="18"/>
                <w:szCs w:val="13"/>
              </w:rPr>
            </w:pPr>
          </w:p>
        </w:tc>
      </w:tr>
      <w:tr w:rsidR="001407A3" w:rsidRPr="00EA5D32" w14:paraId="4B010443" w14:textId="77777777" w:rsidTr="008873D9">
        <w:trPr>
          <w:cantSplit/>
          <w:trHeight w:val="1129"/>
          <w:trPrChange w:id="422" w:author="Tom" w:date="2022-10-13T09:24:00Z">
            <w:trPr>
              <w:cantSplit/>
              <w:trHeight w:val="1537"/>
            </w:trPr>
          </w:trPrChange>
        </w:trPr>
        <w:tc>
          <w:tcPr>
            <w:tcW w:w="564" w:type="dxa"/>
            <w:tcBorders>
              <w:top w:val="nil"/>
              <w:left w:val="single" w:sz="4" w:space="0" w:color="auto"/>
              <w:bottom w:val="single" w:sz="4" w:space="0" w:color="auto"/>
              <w:right w:val="single" w:sz="4" w:space="0" w:color="auto"/>
            </w:tcBorders>
            <w:vAlign w:val="center"/>
            <w:tcPrChange w:id="423" w:author="Tom" w:date="2022-10-13T09:24:00Z">
              <w:tcPr>
                <w:tcW w:w="564" w:type="dxa"/>
                <w:tcBorders>
                  <w:top w:val="nil"/>
                  <w:left w:val="single" w:sz="4" w:space="0" w:color="auto"/>
                  <w:bottom w:val="single" w:sz="4" w:space="0" w:color="auto"/>
                  <w:right w:val="single" w:sz="4" w:space="0" w:color="auto"/>
                </w:tcBorders>
                <w:vAlign w:val="center"/>
              </w:tcPr>
            </w:tcPrChange>
          </w:tcPr>
          <w:p w14:paraId="6238C49D" w14:textId="77777777" w:rsidR="001407A3" w:rsidRPr="00EA5D32" w:rsidRDefault="001407A3" w:rsidP="008873D9">
            <w:pPr>
              <w:widowControl/>
              <w:jc w:val="center"/>
              <w:rPr>
                <w:kern w:val="0"/>
                <w:sz w:val="18"/>
                <w:szCs w:val="13"/>
              </w:rPr>
            </w:pPr>
          </w:p>
        </w:tc>
        <w:tc>
          <w:tcPr>
            <w:tcW w:w="462" w:type="dxa"/>
            <w:tcBorders>
              <w:top w:val="nil"/>
              <w:left w:val="nil"/>
              <w:bottom w:val="single" w:sz="4" w:space="0" w:color="auto"/>
              <w:right w:val="single" w:sz="4" w:space="0" w:color="auto"/>
            </w:tcBorders>
            <w:vAlign w:val="center"/>
            <w:tcPrChange w:id="424" w:author="Tom" w:date="2022-10-13T09:24:00Z">
              <w:tcPr>
                <w:tcW w:w="462" w:type="dxa"/>
                <w:tcBorders>
                  <w:top w:val="nil"/>
                  <w:left w:val="nil"/>
                  <w:bottom w:val="single" w:sz="4" w:space="0" w:color="auto"/>
                  <w:right w:val="single" w:sz="4" w:space="0" w:color="auto"/>
                </w:tcBorders>
                <w:vAlign w:val="center"/>
              </w:tcPr>
            </w:tcPrChange>
          </w:tcPr>
          <w:p w14:paraId="36DB9746" w14:textId="77777777" w:rsidR="001407A3" w:rsidRPr="00EA5D32" w:rsidRDefault="001407A3" w:rsidP="008873D9">
            <w:pPr>
              <w:widowControl/>
              <w:jc w:val="center"/>
              <w:rPr>
                <w:kern w:val="0"/>
                <w:sz w:val="18"/>
                <w:szCs w:val="13"/>
              </w:rPr>
            </w:pPr>
          </w:p>
        </w:tc>
        <w:tc>
          <w:tcPr>
            <w:tcW w:w="610" w:type="dxa"/>
            <w:tcBorders>
              <w:top w:val="nil"/>
              <w:left w:val="nil"/>
              <w:bottom w:val="single" w:sz="4" w:space="0" w:color="auto"/>
              <w:right w:val="single" w:sz="4" w:space="0" w:color="auto"/>
            </w:tcBorders>
            <w:vAlign w:val="center"/>
            <w:tcPrChange w:id="425" w:author="Tom" w:date="2022-10-13T09:24:00Z">
              <w:tcPr>
                <w:tcW w:w="610" w:type="dxa"/>
                <w:tcBorders>
                  <w:top w:val="nil"/>
                  <w:left w:val="nil"/>
                  <w:bottom w:val="single" w:sz="4" w:space="0" w:color="auto"/>
                  <w:right w:val="single" w:sz="4" w:space="0" w:color="auto"/>
                </w:tcBorders>
                <w:vAlign w:val="center"/>
              </w:tcPr>
            </w:tcPrChange>
          </w:tcPr>
          <w:p w14:paraId="214722E9" w14:textId="77777777" w:rsidR="001407A3" w:rsidRPr="00EA5D32" w:rsidRDefault="001407A3" w:rsidP="008873D9">
            <w:pPr>
              <w:widowControl/>
              <w:jc w:val="center"/>
              <w:rPr>
                <w:kern w:val="0"/>
                <w:sz w:val="18"/>
                <w:szCs w:val="13"/>
              </w:rPr>
            </w:pPr>
          </w:p>
        </w:tc>
        <w:tc>
          <w:tcPr>
            <w:tcW w:w="610" w:type="dxa"/>
            <w:tcBorders>
              <w:top w:val="nil"/>
              <w:left w:val="nil"/>
              <w:bottom w:val="single" w:sz="4" w:space="0" w:color="auto"/>
              <w:right w:val="single" w:sz="4" w:space="0" w:color="auto"/>
            </w:tcBorders>
            <w:vAlign w:val="center"/>
            <w:tcPrChange w:id="426" w:author="Tom" w:date="2022-10-13T09:24:00Z">
              <w:tcPr>
                <w:tcW w:w="610" w:type="dxa"/>
                <w:tcBorders>
                  <w:top w:val="nil"/>
                  <w:left w:val="nil"/>
                  <w:bottom w:val="single" w:sz="4" w:space="0" w:color="auto"/>
                  <w:right w:val="single" w:sz="4" w:space="0" w:color="auto"/>
                </w:tcBorders>
                <w:vAlign w:val="center"/>
              </w:tcPr>
            </w:tcPrChange>
          </w:tcPr>
          <w:p w14:paraId="41130D40" w14:textId="77777777" w:rsidR="001407A3" w:rsidRPr="00EA5D32" w:rsidRDefault="001407A3" w:rsidP="008873D9">
            <w:pPr>
              <w:widowControl/>
              <w:jc w:val="center"/>
              <w:rPr>
                <w:kern w:val="0"/>
                <w:sz w:val="18"/>
                <w:szCs w:val="13"/>
              </w:rPr>
            </w:pPr>
          </w:p>
        </w:tc>
        <w:tc>
          <w:tcPr>
            <w:tcW w:w="981" w:type="dxa"/>
            <w:tcBorders>
              <w:top w:val="nil"/>
              <w:left w:val="single" w:sz="4" w:space="0" w:color="auto"/>
              <w:bottom w:val="single" w:sz="4" w:space="0" w:color="auto"/>
              <w:right w:val="single" w:sz="4" w:space="0" w:color="auto"/>
            </w:tcBorders>
            <w:vAlign w:val="center"/>
            <w:tcPrChange w:id="427" w:author="Tom" w:date="2022-10-13T09:24:00Z">
              <w:tcPr>
                <w:tcW w:w="981" w:type="dxa"/>
                <w:tcBorders>
                  <w:top w:val="nil"/>
                  <w:left w:val="single" w:sz="4" w:space="0" w:color="auto"/>
                  <w:bottom w:val="single" w:sz="4" w:space="0" w:color="auto"/>
                  <w:right w:val="single" w:sz="4" w:space="0" w:color="auto"/>
                </w:tcBorders>
                <w:vAlign w:val="center"/>
              </w:tcPr>
            </w:tcPrChange>
          </w:tcPr>
          <w:p w14:paraId="12F02A77" w14:textId="77777777" w:rsidR="001407A3" w:rsidRPr="00EA5D32" w:rsidRDefault="001407A3" w:rsidP="008873D9">
            <w:pPr>
              <w:widowControl/>
              <w:jc w:val="center"/>
              <w:rPr>
                <w:kern w:val="0"/>
                <w:sz w:val="18"/>
                <w:szCs w:val="13"/>
              </w:rPr>
            </w:pPr>
          </w:p>
        </w:tc>
        <w:tc>
          <w:tcPr>
            <w:tcW w:w="992" w:type="dxa"/>
            <w:tcBorders>
              <w:top w:val="nil"/>
              <w:left w:val="nil"/>
              <w:bottom w:val="single" w:sz="4" w:space="0" w:color="auto"/>
              <w:right w:val="single" w:sz="4" w:space="0" w:color="auto"/>
            </w:tcBorders>
            <w:vAlign w:val="center"/>
            <w:tcPrChange w:id="428" w:author="Tom" w:date="2022-10-13T09:24:00Z">
              <w:tcPr>
                <w:tcW w:w="992" w:type="dxa"/>
                <w:tcBorders>
                  <w:top w:val="nil"/>
                  <w:left w:val="nil"/>
                  <w:bottom w:val="single" w:sz="4" w:space="0" w:color="auto"/>
                  <w:right w:val="single" w:sz="4" w:space="0" w:color="auto"/>
                </w:tcBorders>
                <w:vAlign w:val="center"/>
              </w:tcPr>
            </w:tcPrChange>
          </w:tcPr>
          <w:p w14:paraId="2299E562" w14:textId="77777777" w:rsidR="001407A3" w:rsidRPr="00EA5D32" w:rsidRDefault="001407A3" w:rsidP="008873D9">
            <w:pPr>
              <w:widowControl/>
              <w:jc w:val="center"/>
              <w:rPr>
                <w:kern w:val="0"/>
                <w:sz w:val="18"/>
                <w:szCs w:val="13"/>
              </w:rPr>
            </w:pPr>
          </w:p>
        </w:tc>
        <w:tc>
          <w:tcPr>
            <w:tcW w:w="709" w:type="dxa"/>
            <w:tcBorders>
              <w:top w:val="nil"/>
              <w:left w:val="single" w:sz="4" w:space="0" w:color="auto"/>
              <w:bottom w:val="single" w:sz="4" w:space="0" w:color="auto"/>
              <w:right w:val="single" w:sz="4" w:space="0" w:color="auto"/>
            </w:tcBorders>
            <w:vAlign w:val="center"/>
            <w:tcPrChange w:id="429" w:author="Tom" w:date="2022-10-13T09:24:00Z">
              <w:tcPr>
                <w:tcW w:w="709" w:type="dxa"/>
                <w:tcBorders>
                  <w:top w:val="nil"/>
                  <w:left w:val="single" w:sz="4" w:space="0" w:color="auto"/>
                  <w:bottom w:val="single" w:sz="4" w:space="0" w:color="auto"/>
                  <w:right w:val="single" w:sz="4" w:space="0" w:color="auto"/>
                </w:tcBorders>
                <w:vAlign w:val="center"/>
              </w:tcPr>
            </w:tcPrChange>
          </w:tcPr>
          <w:p w14:paraId="0501A564" w14:textId="77777777" w:rsidR="001407A3" w:rsidRPr="00EA5D32" w:rsidRDefault="001407A3" w:rsidP="008873D9">
            <w:pPr>
              <w:widowControl/>
              <w:jc w:val="center"/>
              <w:rPr>
                <w:kern w:val="0"/>
                <w:sz w:val="18"/>
                <w:szCs w:val="13"/>
              </w:rPr>
            </w:pPr>
          </w:p>
        </w:tc>
        <w:tc>
          <w:tcPr>
            <w:tcW w:w="1417" w:type="dxa"/>
            <w:tcBorders>
              <w:top w:val="nil"/>
              <w:left w:val="nil"/>
              <w:bottom w:val="single" w:sz="4" w:space="0" w:color="auto"/>
              <w:right w:val="single" w:sz="4" w:space="0" w:color="auto"/>
            </w:tcBorders>
            <w:vAlign w:val="center"/>
            <w:tcPrChange w:id="430" w:author="Tom" w:date="2022-10-13T09:24:00Z">
              <w:tcPr>
                <w:tcW w:w="1417" w:type="dxa"/>
                <w:tcBorders>
                  <w:top w:val="nil"/>
                  <w:left w:val="nil"/>
                  <w:bottom w:val="single" w:sz="4" w:space="0" w:color="auto"/>
                  <w:right w:val="single" w:sz="4" w:space="0" w:color="auto"/>
                </w:tcBorders>
                <w:vAlign w:val="center"/>
              </w:tcPr>
            </w:tcPrChange>
          </w:tcPr>
          <w:p w14:paraId="2B329711" w14:textId="77777777" w:rsidR="001407A3" w:rsidRPr="00EA5D32" w:rsidRDefault="001407A3" w:rsidP="008873D9">
            <w:pPr>
              <w:widowControl/>
              <w:jc w:val="center"/>
              <w:rPr>
                <w:kern w:val="0"/>
                <w:sz w:val="18"/>
                <w:szCs w:val="13"/>
              </w:rPr>
            </w:pPr>
          </w:p>
        </w:tc>
        <w:tc>
          <w:tcPr>
            <w:tcW w:w="1347" w:type="dxa"/>
            <w:tcBorders>
              <w:top w:val="nil"/>
              <w:left w:val="nil"/>
              <w:bottom w:val="single" w:sz="4" w:space="0" w:color="auto"/>
              <w:right w:val="single" w:sz="4" w:space="0" w:color="auto"/>
            </w:tcBorders>
            <w:vAlign w:val="center"/>
            <w:tcPrChange w:id="431" w:author="Tom" w:date="2022-10-13T09:24:00Z">
              <w:tcPr>
                <w:tcW w:w="1347" w:type="dxa"/>
                <w:tcBorders>
                  <w:top w:val="nil"/>
                  <w:left w:val="nil"/>
                  <w:bottom w:val="single" w:sz="4" w:space="0" w:color="auto"/>
                  <w:right w:val="single" w:sz="4" w:space="0" w:color="auto"/>
                </w:tcBorders>
                <w:vAlign w:val="center"/>
              </w:tcPr>
            </w:tcPrChange>
          </w:tcPr>
          <w:p w14:paraId="4EDA2152" w14:textId="77777777" w:rsidR="001407A3" w:rsidRPr="00EA5D32" w:rsidRDefault="001407A3" w:rsidP="008873D9">
            <w:pPr>
              <w:widowControl/>
              <w:jc w:val="center"/>
              <w:rPr>
                <w:kern w:val="0"/>
                <w:sz w:val="18"/>
                <w:szCs w:val="13"/>
              </w:rPr>
            </w:pPr>
          </w:p>
        </w:tc>
        <w:tc>
          <w:tcPr>
            <w:tcW w:w="1063" w:type="dxa"/>
            <w:tcBorders>
              <w:top w:val="nil"/>
              <w:left w:val="nil"/>
              <w:bottom w:val="single" w:sz="4" w:space="0" w:color="auto"/>
              <w:right w:val="single" w:sz="4" w:space="0" w:color="auto"/>
            </w:tcBorders>
            <w:vAlign w:val="center"/>
            <w:tcPrChange w:id="432" w:author="Tom" w:date="2022-10-13T09:24:00Z">
              <w:tcPr>
                <w:tcW w:w="1063" w:type="dxa"/>
                <w:tcBorders>
                  <w:top w:val="nil"/>
                  <w:left w:val="nil"/>
                  <w:bottom w:val="single" w:sz="4" w:space="0" w:color="auto"/>
                  <w:right w:val="single" w:sz="4" w:space="0" w:color="auto"/>
                </w:tcBorders>
                <w:vAlign w:val="center"/>
              </w:tcPr>
            </w:tcPrChange>
          </w:tcPr>
          <w:p w14:paraId="213D1ED5" w14:textId="77777777" w:rsidR="001407A3" w:rsidRPr="00EA5D32" w:rsidRDefault="001407A3" w:rsidP="008873D9">
            <w:pPr>
              <w:widowControl/>
              <w:jc w:val="center"/>
              <w:rPr>
                <w:b/>
                <w:bCs/>
                <w:kern w:val="0"/>
                <w:sz w:val="18"/>
                <w:szCs w:val="13"/>
              </w:rPr>
            </w:pPr>
          </w:p>
        </w:tc>
        <w:tc>
          <w:tcPr>
            <w:tcW w:w="1276" w:type="dxa"/>
            <w:tcBorders>
              <w:top w:val="nil"/>
              <w:left w:val="nil"/>
              <w:bottom w:val="single" w:sz="4" w:space="0" w:color="auto"/>
              <w:right w:val="single" w:sz="4" w:space="0" w:color="auto"/>
            </w:tcBorders>
            <w:vAlign w:val="center"/>
            <w:tcPrChange w:id="433" w:author="Tom" w:date="2022-10-13T09:24:00Z">
              <w:tcPr>
                <w:tcW w:w="1276" w:type="dxa"/>
                <w:tcBorders>
                  <w:top w:val="nil"/>
                  <w:left w:val="nil"/>
                  <w:bottom w:val="single" w:sz="4" w:space="0" w:color="auto"/>
                  <w:right w:val="single" w:sz="4" w:space="0" w:color="auto"/>
                </w:tcBorders>
                <w:vAlign w:val="center"/>
              </w:tcPr>
            </w:tcPrChange>
          </w:tcPr>
          <w:p w14:paraId="40D49544" w14:textId="77777777" w:rsidR="001407A3" w:rsidRPr="00EA5D32" w:rsidRDefault="001407A3" w:rsidP="008873D9">
            <w:pPr>
              <w:widowControl/>
              <w:jc w:val="center"/>
              <w:rPr>
                <w:kern w:val="0"/>
                <w:sz w:val="18"/>
                <w:szCs w:val="13"/>
              </w:rPr>
            </w:pPr>
          </w:p>
        </w:tc>
        <w:tc>
          <w:tcPr>
            <w:tcW w:w="1066" w:type="dxa"/>
            <w:tcBorders>
              <w:top w:val="nil"/>
              <w:left w:val="single" w:sz="4" w:space="0" w:color="auto"/>
              <w:bottom w:val="single" w:sz="4" w:space="0" w:color="auto"/>
              <w:right w:val="single" w:sz="4" w:space="0" w:color="auto"/>
            </w:tcBorders>
            <w:vAlign w:val="center"/>
            <w:tcPrChange w:id="434" w:author="Tom" w:date="2022-10-13T09:24:00Z">
              <w:tcPr>
                <w:tcW w:w="1066" w:type="dxa"/>
                <w:tcBorders>
                  <w:top w:val="nil"/>
                  <w:left w:val="single" w:sz="4" w:space="0" w:color="auto"/>
                  <w:bottom w:val="single" w:sz="4" w:space="0" w:color="auto"/>
                  <w:right w:val="single" w:sz="4" w:space="0" w:color="auto"/>
                </w:tcBorders>
                <w:vAlign w:val="center"/>
              </w:tcPr>
            </w:tcPrChange>
          </w:tcPr>
          <w:p w14:paraId="366F1AE9" w14:textId="77777777" w:rsidR="001407A3" w:rsidRPr="00EA5D32" w:rsidRDefault="001407A3" w:rsidP="008873D9">
            <w:pPr>
              <w:widowControl/>
              <w:jc w:val="center"/>
              <w:rPr>
                <w:kern w:val="0"/>
                <w:sz w:val="18"/>
                <w:szCs w:val="13"/>
              </w:rPr>
            </w:pPr>
          </w:p>
        </w:tc>
        <w:tc>
          <w:tcPr>
            <w:tcW w:w="951" w:type="dxa"/>
            <w:tcBorders>
              <w:top w:val="nil"/>
              <w:left w:val="nil"/>
              <w:bottom w:val="single" w:sz="4" w:space="0" w:color="auto"/>
              <w:right w:val="single" w:sz="4" w:space="0" w:color="auto"/>
            </w:tcBorders>
            <w:vAlign w:val="center"/>
            <w:tcPrChange w:id="435" w:author="Tom" w:date="2022-10-13T09:24:00Z">
              <w:tcPr>
                <w:tcW w:w="951" w:type="dxa"/>
                <w:tcBorders>
                  <w:top w:val="nil"/>
                  <w:left w:val="nil"/>
                  <w:bottom w:val="single" w:sz="4" w:space="0" w:color="auto"/>
                  <w:right w:val="single" w:sz="4" w:space="0" w:color="auto"/>
                </w:tcBorders>
                <w:vAlign w:val="center"/>
              </w:tcPr>
            </w:tcPrChange>
          </w:tcPr>
          <w:p w14:paraId="5F6821E0" w14:textId="77777777" w:rsidR="001407A3" w:rsidRPr="00EA5D32" w:rsidRDefault="001407A3" w:rsidP="008873D9">
            <w:pPr>
              <w:widowControl/>
              <w:jc w:val="center"/>
              <w:rPr>
                <w:kern w:val="0"/>
                <w:sz w:val="18"/>
                <w:szCs w:val="13"/>
              </w:rPr>
            </w:pPr>
          </w:p>
        </w:tc>
        <w:tc>
          <w:tcPr>
            <w:tcW w:w="588" w:type="dxa"/>
            <w:tcBorders>
              <w:top w:val="nil"/>
              <w:left w:val="nil"/>
              <w:bottom w:val="single" w:sz="4" w:space="0" w:color="auto"/>
              <w:right w:val="single" w:sz="4" w:space="0" w:color="auto"/>
            </w:tcBorders>
            <w:vAlign w:val="center"/>
            <w:tcPrChange w:id="436" w:author="Tom" w:date="2022-10-13T09:24:00Z">
              <w:tcPr>
                <w:tcW w:w="588" w:type="dxa"/>
                <w:tcBorders>
                  <w:top w:val="nil"/>
                  <w:left w:val="nil"/>
                  <w:bottom w:val="single" w:sz="4" w:space="0" w:color="auto"/>
                  <w:right w:val="single" w:sz="4" w:space="0" w:color="auto"/>
                </w:tcBorders>
                <w:vAlign w:val="center"/>
              </w:tcPr>
            </w:tcPrChange>
          </w:tcPr>
          <w:p w14:paraId="38E88849" w14:textId="77777777" w:rsidR="001407A3" w:rsidRPr="00EA5D32" w:rsidRDefault="001407A3" w:rsidP="008873D9">
            <w:pPr>
              <w:widowControl/>
              <w:jc w:val="center"/>
              <w:rPr>
                <w:kern w:val="0"/>
                <w:sz w:val="18"/>
                <w:szCs w:val="13"/>
              </w:rPr>
            </w:pPr>
          </w:p>
        </w:tc>
        <w:tc>
          <w:tcPr>
            <w:tcW w:w="700" w:type="dxa"/>
            <w:tcBorders>
              <w:top w:val="nil"/>
              <w:left w:val="nil"/>
              <w:bottom w:val="single" w:sz="4" w:space="0" w:color="auto"/>
              <w:right w:val="single" w:sz="4" w:space="0" w:color="auto"/>
            </w:tcBorders>
            <w:vAlign w:val="center"/>
            <w:tcPrChange w:id="437" w:author="Tom" w:date="2022-10-13T09:24:00Z">
              <w:tcPr>
                <w:tcW w:w="700" w:type="dxa"/>
                <w:tcBorders>
                  <w:top w:val="nil"/>
                  <w:left w:val="nil"/>
                  <w:bottom w:val="single" w:sz="4" w:space="0" w:color="auto"/>
                  <w:right w:val="single" w:sz="4" w:space="0" w:color="auto"/>
                </w:tcBorders>
                <w:vAlign w:val="center"/>
              </w:tcPr>
            </w:tcPrChange>
          </w:tcPr>
          <w:p w14:paraId="4BC1204D" w14:textId="77777777" w:rsidR="001407A3" w:rsidRPr="00EA5D32" w:rsidRDefault="001407A3" w:rsidP="008873D9">
            <w:pPr>
              <w:widowControl/>
              <w:jc w:val="center"/>
              <w:rPr>
                <w:kern w:val="0"/>
                <w:sz w:val="18"/>
                <w:szCs w:val="13"/>
              </w:rPr>
            </w:pPr>
          </w:p>
        </w:tc>
      </w:tr>
    </w:tbl>
    <w:p w14:paraId="010D5376" w14:textId="77777777" w:rsidR="001407A3" w:rsidRPr="00EA5D32" w:rsidRDefault="001407A3" w:rsidP="001407A3">
      <w:pPr>
        <w:rPr>
          <w:rFonts w:ascii="黑体" w:eastAsia="黑体" w:hAnsi="黑体"/>
          <w:sz w:val="32"/>
          <w:szCs w:val="32"/>
        </w:rPr>
      </w:pPr>
    </w:p>
    <w:p w14:paraId="77479687" w14:textId="77777777" w:rsidR="001407A3" w:rsidRPr="00EA5D32" w:rsidRDefault="001407A3" w:rsidP="001407A3">
      <w:pPr>
        <w:rPr>
          <w:ins w:id="438" w:author="Tom" w:date="2022-10-13T09:24:00Z"/>
          <w:rFonts w:ascii="黑体" w:eastAsia="黑体" w:hAnsi="黑体"/>
          <w:bCs/>
          <w:kern w:val="44"/>
          <w:sz w:val="32"/>
          <w:szCs w:val="32"/>
        </w:rPr>
      </w:pPr>
      <w:ins w:id="439" w:author="Tom" w:date="2022-10-13T09:24:00Z">
        <w:r w:rsidRPr="00EA5D32">
          <w:rPr>
            <w:rFonts w:ascii="黑体" w:eastAsia="黑体" w:hAnsi="黑体" w:hint="eastAsia"/>
            <w:sz w:val="32"/>
            <w:szCs w:val="32"/>
          </w:rPr>
          <w:t>一、</w:t>
        </w:r>
        <w:r w:rsidRPr="00EA5D32">
          <w:rPr>
            <w:rFonts w:ascii="黑体" w:eastAsia="黑体" w:hAnsi="黑体"/>
            <w:bCs/>
            <w:kern w:val="44"/>
            <w:sz w:val="32"/>
            <w:szCs w:val="32"/>
          </w:rPr>
          <w:t>邻近营业线施工安全监督计划格式</w:t>
        </w:r>
      </w:ins>
    </w:p>
    <w:p w14:paraId="1066AFE2" w14:textId="77777777" w:rsidR="001407A3" w:rsidRPr="00EA5D32" w:rsidRDefault="001407A3" w:rsidP="001407A3">
      <w:pPr>
        <w:rPr>
          <w:ins w:id="440" w:author="Tom" w:date="2022-10-13T09:24:00Z"/>
          <w:rFonts w:eastAsia="黑体"/>
          <w:sz w:val="32"/>
          <w:szCs w:val="32"/>
        </w:rPr>
      </w:pPr>
    </w:p>
    <w:p w14:paraId="4E763343" w14:textId="77777777" w:rsidR="001407A3" w:rsidRPr="00EA5D32" w:rsidRDefault="001407A3" w:rsidP="001407A3">
      <w:pPr>
        <w:snapToGrid w:val="0"/>
        <w:spacing w:line="440" w:lineRule="exact"/>
        <w:jc w:val="left"/>
        <w:rPr>
          <w:ins w:id="441" w:author="Tom" w:date="2022-10-13T09:24:00Z"/>
          <w:rFonts w:ascii="黑体" w:eastAsia="黑体" w:hAnsi="黑体"/>
          <w:bCs/>
          <w:kern w:val="44"/>
          <w:sz w:val="28"/>
          <w:szCs w:val="28"/>
        </w:rPr>
      </w:pPr>
      <w:ins w:id="442" w:author="Tom" w:date="2022-10-13T09:24:00Z">
        <w:r w:rsidRPr="00EA5D32">
          <w:rPr>
            <w:rFonts w:ascii="黑体" w:eastAsia="黑体" w:hAnsi="黑体" w:hint="eastAsia"/>
            <w:bCs/>
            <w:kern w:val="44"/>
            <w:sz w:val="28"/>
            <w:szCs w:val="28"/>
          </w:rPr>
          <w:t>二、</w:t>
        </w:r>
        <w:r w:rsidRPr="00EA5D32">
          <w:rPr>
            <w:rFonts w:ascii="黑体" w:eastAsia="黑体" w:hAnsi="黑体"/>
            <w:bCs/>
            <w:kern w:val="44"/>
            <w:sz w:val="28"/>
            <w:szCs w:val="28"/>
          </w:rPr>
          <w:t>邻近营业线施工安全监督计划</w:t>
        </w:r>
        <w:r w:rsidRPr="00EA5D32">
          <w:rPr>
            <w:rFonts w:ascii="黑体" w:eastAsia="黑体" w:hAnsi="黑体" w:hint="eastAsia"/>
            <w:bCs/>
            <w:kern w:val="44"/>
            <w:sz w:val="28"/>
            <w:szCs w:val="28"/>
          </w:rPr>
          <w:t>规范化要求</w:t>
        </w:r>
      </w:ins>
    </w:p>
    <w:p w14:paraId="27997A17" w14:textId="77777777" w:rsidR="001407A3" w:rsidRPr="00EA5D32" w:rsidRDefault="001407A3" w:rsidP="001407A3">
      <w:pPr>
        <w:tabs>
          <w:tab w:val="left" w:pos="2280"/>
        </w:tabs>
        <w:adjustRightInd w:val="0"/>
        <w:snapToGrid w:val="0"/>
        <w:spacing w:line="440" w:lineRule="exact"/>
        <w:jc w:val="left"/>
        <w:rPr>
          <w:ins w:id="443" w:author="Tom" w:date="2022-10-13T09:24:00Z"/>
          <w:rFonts w:eastAsia="仿宋_GB2312"/>
          <w:sz w:val="28"/>
          <w:szCs w:val="28"/>
        </w:rPr>
      </w:pPr>
      <w:ins w:id="444" w:author="Tom" w:date="2022-10-13T09:24:00Z">
        <w:r w:rsidRPr="00EA5D32">
          <w:rPr>
            <w:rFonts w:eastAsia="仿宋_GB2312" w:hint="eastAsia"/>
            <w:sz w:val="28"/>
            <w:szCs w:val="28"/>
          </w:rPr>
          <w:t>（一）施工内容栏应注明：在营业线设备安全限界外进行：</w:t>
        </w:r>
        <w:r w:rsidRPr="00EA5D32">
          <w:rPr>
            <w:rFonts w:eastAsia="仿宋_GB2312" w:hint="eastAsia"/>
            <w:sz w:val="28"/>
            <w:szCs w:val="28"/>
          </w:rPr>
          <w:t>XX</w:t>
        </w:r>
        <w:r w:rsidRPr="00EA5D32">
          <w:rPr>
            <w:rFonts w:eastAsia="仿宋_GB2312" w:hint="eastAsia"/>
            <w:sz w:val="28"/>
            <w:szCs w:val="28"/>
          </w:rPr>
          <w:t>。施工内容应做到施工内容规范、准确、简明扼要，不得填</w:t>
        </w:r>
        <w:proofErr w:type="gramStart"/>
        <w:r w:rsidRPr="00EA5D32">
          <w:rPr>
            <w:rFonts w:eastAsia="仿宋_GB2312" w:hint="eastAsia"/>
            <w:sz w:val="28"/>
            <w:szCs w:val="28"/>
          </w:rPr>
          <w:t>记其他</w:t>
        </w:r>
        <w:proofErr w:type="gramEnd"/>
        <w:r w:rsidRPr="00EA5D32">
          <w:rPr>
            <w:rFonts w:eastAsia="仿宋_GB2312" w:hint="eastAsia"/>
            <w:sz w:val="28"/>
            <w:szCs w:val="28"/>
          </w:rPr>
          <w:t>无关内容。</w:t>
        </w:r>
      </w:ins>
    </w:p>
    <w:p w14:paraId="45ED9BA6" w14:textId="77777777" w:rsidR="001407A3" w:rsidRPr="00EA5D32" w:rsidRDefault="001407A3" w:rsidP="001407A3">
      <w:pPr>
        <w:tabs>
          <w:tab w:val="left" w:pos="2280"/>
        </w:tabs>
        <w:adjustRightInd w:val="0"/>
        <w:snapToGrid w:val="0"/>
        <w:spacing w:line="440" w:lineRule="exact"/>
        <w:jc w:val="left"/>
        <w:rPr>
          <w:ins w:id="445" w:author="Tom" w:date="2022-10-13T09:24:00Z"/>
          <w:rFonts w:eastAsia="仿宋_GB2312"/>
          <w:sz w:val="28"/>
          <w:szCs w:val="28"/>
        </w:rPr>
      </w:pPr>
      <w:ins w:id="446" w:author="Tom" w:date="2022-10-13T09:24:00Z">
        <w:r w:rsidRPr="00EA5D32">
          <w:rPr>
            <w:rFonts w:eastAsia="仿宋_GB2312" w:hint="eastAsia"/>
            <w:sz w:val="28"/>
            <w:szCs w:val="28"/>
          </w:rPr>
          <w:t>（二）施工机械栏应注明：挖掘机、装载机、汽车吊、混凝土运输车等，不使用施工机械时填记无。</w:t>
        </w:r>
      </w:ins>
    </w:p>
    <w:p w14:paraId="4778FA3C" w14:textId="77777777" w:rsidR="001407A3" w:rsidRPr="00EA5D32" w:rsidRDefault="001407A3" w:rsidP="001407A3">
      <w:pPr>
        <w:tabs>
          <w:tab w:val="left" w:pos="2280"/>
        </w:tabs>
        <w:adjustRightInd w:val="0"/>
        <w:snapToGrid w:val="0"/>
        <w:spacing w:line="440" w:lineRule="exact"/>
        <w:jc w:val="left"/>
        <w:rPr>
          <w:ins w:id="447" w:author="Tom" w:date="2022-10-13T09:24:00Z"/>
          <w:rFonts w:ascii="黑体" w:eastAsia="黑体" w:hAnsi="黑体"/>
          <w:sz w:val="32"/>
          <w:szCs w:val="32"/>
        </w:rPr>
      </w:pPr>
      <w:ins w:id="448" w:author="Tom" w:date="2022-10-13T09:24:00Z">
        <w:r w:rsidRPr="00EA5D32">
          <w:rPr>
            <w:rFonts w:eastAsia="仿宋_GB2312" w:hint="eastAsia"/>
            <w:sz w:val="28"/>
            <w:szCs w:val="28"/>
          </w:rPr>
          <w:t>（三）其他栏目参照月度施工计划编制相关要求执行。</w:t>
        </w:r>
      </w:ins>
    </w:p>
    <w:p w14:paraId="07249BDA" w14:textId="77777777" w:rsidR="001407A3" w:rsidRPr="00EA5D32" w:rsidRDefault="001407A3" w:rsidP="001407A3">
      <w:pPr>
        <w:rPr>
          <w:rFonts w:eastAsia="黑体"/>
          <w:sz w:val="32"/>
          <w:szCs w:val="32"/>
        </w:rPr>
        <w:sectPr w:rsidR="001407A3" w:rsidRPr="00EA5D32" w:rsidSect="008873D9">
          <w:pgSz w:w="16838" w:h="11906" w:orient="landscape" w:code="9"/>
          <w:pgMar w:top="2098" w:right="1701" w:bottom="1985" w:left="1588" w:header="851" w:footer="992" w:gutter="0"/>
          <w:cols w:space="425"/>
          <w:docGrid w:linePitch="289"/>
        </w:sectPr>
      </w:pPr>
    </w:p>
    <w:p w14:paraId="227BBBAF" w14:textId="77777777" w:rsidR="001407A3" w:rsidRPr="00EA5D32" w:rsidRDefault="001407A3" w:rsidP="001407A3">
      <w:pPr>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14</w:t>
      </w:r>
    </w:p>
    <w:p w14:paraId="7FDBF8F8" w14:textId="77777777" w:rsidR="001407A3" w:rsidRPr="00EA5D32" w:rsidRDefault="001407A3" w:rsidP="001407A3">
      <w:pPr>
        <w:adjustRightInd w:val="0"/>
        <w:snapToGrid w:val="0"/>
        <w:spacing w:beforeLines="100" w:before="240" w:afterLines="100" w:after="240" w:line="560" w:lineRule="exact"/>
        <w:jc w:val="center"/>
        <w:rPr>
          <w:rFonts w:eastAsia="华文中宋"/>
          <w:b/>
          <w:sz w:val="36"/>
          <w:szCs w:val="36"/>
        </w:rPr>
      </w:pPr>
      <w:r w:rsidRPr="00EA5D32">
        <w:rPr>
          <w:rFonts w:eastAsia="华文中宋"/>
          <w:b/>
          <w:sz w:val="36"/>
          <w:szCs w:val="36"/>
        </w:rPr>
        <w:t>邻近营业线施工现场安全重点监控表</w:t>
      </w:r>
    </w:p>
    <w:tbl>
      <w:tblPr>
        <w:tblpPr w:leftFromText="180" w:rightFromText="180" w:vertAnchor="text" w:horzAnchor="margin"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582"/>
        <w:gridCol w:w="1035"/>
        <w:gridCol w:w="1095"/>
        <w:gridCol w:w="2059"/>
        <w:gridCol w:w="2203"/>
      </w:tblGrid>
      <w:tr w:rsidR="001407A3" w:rsidRPr="00EA5D32" w14:paraId="39871AED" w14:textId="77777777" w:rsidTr="008873D9">
        <w:trPr>
          <w:trHeight w:val="460"/>
        </w:trPr>
        <w:tc>
          <w:tcPr>
            <w:tcW w:w="2130" w:type="dxa"/>
            <w:gridSpan w:val="2"/>
            <w:vAlign w:val="center"/>
          </w:tcPr>
          <w:p w14:paraId="34EB3E7A" w14:textId="77777777" w:rsidR="001407A3" w:rsidRPr="00EA5D32" w:rsidRDefault="001407A3" w:rsidP="008873D9">
            <w:pPr>
              <w:spacing w:before="156" w:after="156"/>
              <w:rPr>
                <w:rFonts w:ascii="宋体" w:hAnsi="宋体"/>
                <w:szCs w:val="21"/>
              </w:rPr>
            </w:pPr>
            <w:r w:rsidRPr="00EA5D32">
              <w:rPr>
                <w:rFonts w:ascii="宋体" w:hAnsi="宋体"/>
                <w:szCs w:val="21"/>
              </w:rPr>
              <w:t>施工项目</w:t>
            </w:r>
          </w:p>
        </w:tc>
        <w:tc>
          <w:tcPr>
            <w:tcW w:w="2130" w:type="dxa"/>
            <w:gridSpan w:val="2"/>
            <w:vAlign w:val="center"/>
          </w:tcPr>
          <w:p w14:paraId="3FC895E1" w14:textId="77777777" w:rsidR="001407A3" w:rsidRPr="00EA5D32" w:rsidRDefault="001407A3" w:rsidP="008873D9">
            <w:pPr>
              <w:spacing w:before="156" w:after="156"/>
              <w:rPr>
                <w:rFonts w:ascii="宋体" w:hAnsi="宋体"/>
                <w:szCs w:val="21"/>
              </w:rPr>
            </w:pPr>
          </w:p>
        </w:tc>
        <w:tc>
          <w:tcPr>
            <w:tcW w:w="2059" w:type="dxa"/>
            <w:vAlign w:val="center"/>
          </w:tcPr>
          <w:p w14:paraId="0D2A9E20" w14:textId="77777777" w:rsidR="001407A3" w:rsidRPr="00EA5D32" w:rsidRDefault="001407A3" w:rsidP="008873D9">
            <w:pPr>
              <w:spacing w:before="156" w:after="156"/>
              <w:rPr>
                <w:rFonts w:ascii="宋体" w:hAnsi="宋体"/>
                <w:szCs w:val="21"/>
              </w:rPr>
            </w:pPr>
            <w:r w:rsidRPr="00EA5D32">
              <w:rPr>
                <w:rFonts w:ascii="宋体" w:hAnsi="宋体"/>
                <w:szCs w:val="21"/>
              </w:rPr>
              <w:t>施工地点</w:t>
            </w:r>
          </w:p>
        </w:tc>
        <w:tc>
          <w:tcPr>
            <w:tcW w:w="2203" w:type="dxa"/>
            <w:vAlign w:val="center"/>
          </w:tcPr>
          <w:p w14:paraId="3700ECBF" w14:textId="77777777" w:rsidR="001407A3" w:rsidRPr="00EA5D32" w:rsidRDefault="001407A3" w:rsidP="008873D9">
            <w:pPr>
              <w:spacing w:before="156" w:after="156"/>
              <w:rPr>
                <w:rFonts w:ascii="宋体" w:hAnsi="宋体"/>
                <w:szCs w:val="21"/>
              </w:rPr>
            </w:pPr>
          </w:p>
        </w:tc>
      </w:tr>
      <w:tr w:rsidR="001407A3" w:rsidRPr="00EA5D32" w14:paraId="0DD7F76A" w14:textId="77777777" w:rsidTr="008873D9">
        <w:trPr>
          <w:trHeight w:val="510"/>
        </w:trPr>
        <w:tc>
          <w:tcPr>
            <w:tcW w:w="2130" w:type="dxa"/>
            <w:gridSpan w:val="2"/>
            <w:vAlign w:val="center"/>
          </w:tcPr>
          <w:p w14:paraId="0F20D124" w14:textId="77777777" w:rsidR="001407A3" w:rsidRPr="00EA5D32" w:rsidRDefault="001407A3" w:rsidP="008873D9">
            <w:pPr>
              <w:spacing w:before="156" w:after="156"/>
              <w:rPr>
                <w:rFonts w:ascii="宋体" w:hAnsi="宋体"/>
                <w:szCs w:val="21"/>
              </w:rPr>
            </w:pPr>
            <w:r w:rsidRPr="00EA5D32">
              <w:rPr>
                <w:rFonts w:ascii="宋体" w:hAnsi="宋体"/>
                <w:szCs w:val="21"/>
              </w:rPr>
              <w:t>施工日期</w:t>
            </w:r>
          </w:p>
        </w:tc>
        <w:tc>
          <w:tcPr>
            <w:tcW w:w="2130" w:type="dxa"/>
            <w:gridSpan w:val="2"/>
            <w:vAlign w:val="center"/>
          </w:tcPr>
          <w:p w14:paraId="7903F9C9" w14:textId="77777777" w:rsidR="001407A3" w:rsidRPr="00EA5D32" w:rsidRDefault="001407A3" w:rsidP="008873D9">
            <w:pPr>
              <w:spacing w:before="156" w:after="156"/>
              <w:rPr>
                <w:rFonts w:ascii="宋体" w:hAnsi="宋体"/>
                <w:szCs w:val="21"/>
              </w:rPr>
            </w:pPr>
          </w:p>
        </w:tc>
        <w:tc>
          <w:tcPr>
            <w:tcW w:w="2059" w:type="dxa"/>
            <w:vAlign w:val="center"/>
          </w:tcPr>
          <w:p w14:paraId="28929E90" w14:textId="77777777" w:rsidR="001407A3" w:rsidRPr="00EA5D32" w:rsidRDefault="001407A3" w:rsidP="008873D9">
            <w:pPr>
              <w:spacing w:before="156" w:after="156"/>
              <w:rPr>
                <w:rFonts w:ascii="宋体" w:hAnsi="宋体"/>
                <w:szCs w:val="21"/>
              </w:rPr>
            </w:pPr>
            <w:r w:rsidRPr="00EA5D32">
              <w:rPr>
                <w:rFonts w:ascii="宋体" w:hAnsi="宋体"/>
                <w:szCs w:val="21"/>
              </w:rPr>
              <w:t>起止时间</w:t>
            </w:r>
          </w:p>
        </w:tc>
        <w:tc>
          <w:tcPr>
            <w:tcW w:w="2203" w:type="dxa"/>
            <w:vAlign w:val="center"/>
          </w:tcPr>
          <w:p w14:paraId="1BD9CE9C" w14:textId="77777777" w:rsidR="001407A3" w:rsidRPr="00EA5D32" w:rsidRDefault="001407A3" w:rsidP="008873D9">
            <w:pPr>
              <w:spacing w:before="156" w:after="156"/>
              <w:rPr>
                <w:rFonts w:ascii="宋体" w:hAnsi="宋体"/>
                <w:szCs w:val="21"/>
              </w:rPr>
            </w:pPr>
          </w:p>
        </w:tc>
      </w:tr>
      <w:tr w:rsidR="001407A3" w:rsidRPr="00EA5D32" w14:paraId="18BBE4A1" w14:textId="77777777" w:rsidTr="008873D9">
        <w:trPr>
          <w:trHeight w:val="510"/>
        </w:trPr>
        <w:tc>
          <w:tcPr>
            <w:tcW w:w="2130" w:type="dxa"/>
            <w:gridSpan w:val="2"/>
            <w:vAlign w:val="center"/>
          </w:tcPr>
          <w:p w14:paraId="313B4E96" w14:textId="77777777" w:rsidR="001407A3" w:rsidRPr="00EA5D32" w:rsidRDefault="001407A3" w:rsidP="008873D9">
            <w:pPr>
              <w:spacing w:before="156" w:after="156"/>
              <w:rPr>
                <w:rFonts w:ascii="宋体" w:hAnsi="宋体"/>
                <w:szCs w:val="21"/>
              </w:rPr>
            </w:pPr>
            <w:r w:rsidRPr="00EA5D32">
              <w:rPr>
                <w:rFonts w:ascii="宋体" w:hAnsi="宋体"/>
                <w:szCs w:val="21"/>
              </w:rPr>
              <w:t>施工等级</w:t>
            </w:r>
          </w:p>
        </w:tc>
        <w:tc>
          <w:tcPr>
            <w:tcW w:w="2130" w:type="dxa"/>
            <w:gridSpan w:val="2"/>
            <w:vAlign w:val="center"/>
          </w:tcPr>
          <w:p w14:paraId="4B42A95B" w14:textId="77777777" w:rsidR="001407A3" w:rsidRPr="00EA5D32" w:rsidRDefault="001407A3" w:rsidP="008873D9">
            <w:pPr>
              <w:spacing w:before="156" w:after="156"/>
              <w:rPr>
                <w:rFonts w:ascii="宋体" w:hAnsi="宋体"/>
                <w:szCs w:val="21"/>
              </w:rPr>
            </w:pPr>
          </w:p>
        </w:tc>
        <w:tc>
          <w:tcPr>
            <w:tcW w:w="2059" w:type="dxa"/>
            <w:vAlign w:val="center"/>
          </w:tcPr>
          <w:p w14:paraId="5767F23B" w14:textId="77777777" w:rsidR="001407A3" w:rsidRPr="00EA5D32" w:rsidRDefault="001407A3" w:rsidP="008873D9">
            <w:pPr>
              <w:spacing w:before="156" w:after="156"/>
              <w:rPr>
                <w:rFonts w:ascii="宋体" w:hAnsi="宋体"/>
                <w:szCs w:val="21"/>
              </w:rPr>
            </w:pPr>
            <w:r w:rsidRPr="00EA5D32">
              <w:rPr>
                <w:rFonts w:ascii="宋体" w:hAnsi="宋体"/>
                <w:szCs w:val="21"/>
              </w:rPr>
              <w:t>施工单位</w:t>
            </w:r>
          </w:p>
        </w:tc>
        <w:tc>
          <w:tcPr>
            <w:tcW w:w="2203" w:type="dxa"/>
            <w:vAlign w:val="center"/>
          </w:tcPr>
          <w:p w14:paraId="49C4AA09" w14:textId="77777777" w:rsidR="001407A3" w:rsidRPr="00EA5D32" w:rsidRDefault="001407A3" w:rsidP="008873D9">
            <w:pPr>
              <w:spacing w:before="156" w:after="156"/>
              <w:rPr>
                <w:rFonts w:ascii="宋体" w:hAnsi="宋体"/>
                <w:szCs w:val="21"/>
              </w:rPr>
            </w:pPr>
          </w:p>
        </w:tc>
      </w:tr>
      <w:tr w:rsidR="001407A3" w:rsidRPr="00EA5D32" w14:paraId="3257E634" w14:textId="77777777" w:rsidTr="008873D9">
        <w:trPr>
          <w:trHeight w:val="510"/>
        </w:trPr>
        <w:tc>
          <w:tcPr>
            <w:tcW w:w="1548" w:type="dxa"/>
            <w:vAlign w:val="center"/>
          </w:tcPr>
          <w:p w14:paraId="7B3EA14B" w14:textId="77777777" w:rsidR="001407A3" w:rsidRPr="00EA5D32" w:rsidRDefault="001407A3" w:rsidP="008873D9">
            <w:pPr>
              <w:spacing w:before="156" w:after="156"/>
              <w:rPr>
                <w:rFonts w:ascii="宋体" w:hAnsi="宋体"/>
                <w:szCs w:val="21"/>
              </w:rPr>
            </w:pPr>
            <w:r w:rsidRPr="00EA5D32">
              <w:rPr>
                <w:rFonts w:ascii="宋体" w:hAnsi="宋体"/>
                <w:szCs w:val="21"/>
              </w:rPr>
              <w:t>单位及部门</w:t>
            </w:r>
          </w:p>
        </w:tc>
        <w:tc>
          <w:tcPr>
            <w:tcW w:w="1617" w:type="dxa"/>
            <w:gridSpan w:val="2"/>
            <w:vAlign w:val="center"/>
          </w:tcPr>
          <w:p w14:paraId="2CBEABEA" w14:textId="77777777" w:rsidR="001407A3" w:rsidRPr="00EA5D32" w:rsidRDefault="001407A3" w:rsidP="008873D9">
            <w:pPr>
              <w:spacing w:before="156" w:after="156"/>
              <w:rPr>
                <w:rFonts w:ascii="宋体" w:hAnsi="宋体"/>
                <w:szCs w:val="21"/>
              </w:rPr>
            </w:pPr>
            <w:r w:rsidRPr="00EA5D32">
              <w:rPr>
                <w:rFonts w:ascii="宋体" w:hAnsi="宋体"/>
                <w:szCs w:val="21"/>
              </w:rPr>
              <w:t>单位及职务</w:t>
            </w:r>
          </w:p>
        </w:tc>
        <w:tc>
          <w:tcPr>
            <w:tcW w:w="1095" w:type="dxa"/>
            <w:vAlign w:val="center"/>
          </w:tcPr>
          <w:p w14:paraId="29D5F89D" w14:textId="77777777" w:rsidR="001407A3" w:rsidRPr="00EA5D32" w:rsidRDefault="001407A3" w:rsidP="008873D9">
            <w:pPr>
              <w:spacing w:before="156" w:after="156"/>
              <w:rPr>
                <w:rFonts w:ascii="宋体" w:hAnsi="宋体"/>
                <w:szCs w:val="21"/>
              </w:rPr>
            </w:pPr>
            <w:r w:rsidRPr="00EA5D32">
              <w:rPr>
                <w:rFonts w:ascii="宋体" w:hAnsi="宋体"/>
                <w:szCs w:val="21"/>
              </w:rPr>
              <w:t>姓名</w:t>
            </w:r>
          </w:p>
        </w:tc>
        <w:tc>
          <w:tcPr>
            <w:tcW w:w="2059" w:type="dxa"/>
            <w:vAlign w:val="center"/>
          </w:tcPr>
          <w:p w14:paraId="10AF7941" w14:textId="77777777" w:rsidR="001407A3" w:rsidRPr="00EA5D32" w:rsidRDefault="001407A3" w:rsidP="008873D9">
            <w:pPr>
              <w:spacing w:before="156" w:after="156"/>
              <w:rPr>
                <w:rFonts w:ascii="宋体" w:hAnsi="宋体"/>
                <w:szCs w:val="21"/>
              </w:rPr>
            </w:pPr>
            <w:r w:rsidRPr="00EA5D32">
              <w:rPr>
                <w:rFonts w:ascii="宋体" w:hAnsi="宋体"/>
                <w:szCs w:val="21"/>
              </w:rPr>
              <w:t>重点监控处所</w:t>
            </w:r>
          </w:p>
        </w:tc>
        <w:tc>
          <w:tcPr>
            <w:tcW w:w="2203" w:type="dxa"/>
            <w:vAlign w:val="center"/>
          </w:tcPr>
          <w:p w14:paraId="36CB5A67" w14:textId="77777777" w:rsidR="001407A3" w:rsidRPr="00EA5D32" w:rsidRDefault="001407A3" w:rsidP="008873D9">
            <w:pPr>
              <w:spacing w:before="156" w:after="156"/>
              <w:rPr>
                <w:rFonts w:ascii="宋体" w:hAnsi="宋体"/>
                <w:szCs w:val="21"/>
              </w:rPr>
            </w:pPr>
            <w:r w:rsidRPr="00EA5D32">
              <w:rPr>
                <w:rFonts w:ascii="宋体" w:hAnsi="宋体"/>
                <w:szCs w:val="21"/>
              </w:rPr>
              <w:t>监控关键重点</w:t>
            </w:r>
          </w:p>
        </w:tc>
      </w:tr>
      <w:tr w:rsidR="001407A3" w:rsidRPr="00EA5D32" w14:paraId="1A13464B" w14:textId="77777777" w:rsidTr="008873D9">
        <w:trPr>
          <w:trHeight w:val="1024"/>
        </w:trPr>
        <w:tc>
          <w:tcPr>
            <w:tcW w:w="1548" w:type="dxa"/>
            <w:vMerge w:val="restart"/>
            <w:vAlign w:val="center"/>
          </w:tcPr>
          <w:p w14:paraId="712728FC" w14:textId="77777777" w:rsidR="001407A3" w:rsidRPr="00EA5D32" w:rsidRDefault="001407A3" w:rsidP="008873D9">
            <w:pPr>
              <w:spacing w:before="156" w:after="156"/>
              <w:rPr>
                <w:rFonts w:ascii="宋体" w:hAnsi="宋体"/>
                <w:szCs w:val="21"/>
              </w:rPr>
            </w:pPr>
            <w:r w:rsidRPr="00EA5D32">
              <w:rPr>
                <w:rFonts w:ascii="宋体" w:hAnsi="宋体"/>
                <w:szCs w:val="21"/>
              </w:rPr>
              <w:t>设备监护单位</w:t>
            </w:r>
          </w:p>
        </w:tc>
        <w:tc>
          <w:tcPr>
            <w:tcW w:w="1617" w:type="dxa"/>
            <w:gridSpan w:val="2"/>
            <w:vAlign w:val="center"/>
          </w:tcPr>
          <w:p w14:paraId="065C526C" w14:textId="77777777" w:rsidR="001407A3" w:rsidRPr="00EA5D32" w:rsidRDefault="001407A3" w:rsidP="008873D9">
            <w:pPr>
              <w:spacing w:before="156" w:after="156"/>
              <w:rPr>
                <w:rFonts w:ascii="宋体" w:hAnsi="宋体"/>
                <w:szCs w:val="21"/>
              </w:rPr>
            </w:pPr>
          </w:p>
        </w:tc>
        <w:tc>
          <w:tcPr>
            <w:tcW w:w="1095" w:type="dxa"/>
            <w:vAlign w:val="center"/>
          </w:tcPr>
          <w:p w14:paraId="1ED2AAEA" w14:textId="77777777" w:rsidR="001407A3" w:rsidRPr="00EA5D32" w:rsidRDefault="001407A3" w:rsidP="008873D9">
            <w:pPr>
              <w:spacing w:before="156" w:after="156"/>
              <w:rPr>
                <w:rFonts w:ascii="宋体" w:hAnsi="宋体"/>
                <w:szCs w:val="21"/>
              </w:rPr>
            </w:pPr>
          </w:p>
        </w:tc>
        <w:tc>
          <w:tcPr>
            <w:tcW w:w="2059" w:type="dxa"/>
            <w:vAlign w:val="center"/>
          </w:tcPr>
          <w:p w14:paraId="12F396E5" w14:textId="77777777" w:rsidR="001407A3" w:rsidRPr="00EA5D32" w:rsidRDefault="001407A3" w:rsidP="008873D9">
            <w:pPr>
              <w:spacing w:before="156" w:after="156"/>
              <w:rPr>
                <w:rFonts w:ascii="宋体" w:hAnsi="宋体"/>
                <w:szCs w:val="21"/>
              </w:rPr>
            </w:pPr>
          </w:p>
        </w:tc>
        <w:tc>
          <w:tcPr>
            <w:tcW w:w="2203" w:type="dxa"/>
            <w:vAlign w:val="center"/>
          </w:tcPr>
          <w:p w14:paraId="25F09866" w14:textId="77777777" w:rsidR="001407A3" w:rsidRPr="00EA5D32" w:rsidRDefault="001407A3" w:rsidP="008873D9">
            <w:pPr>
              <w:spacing w:before="156" w:after="156"/>
              <w:rPr>
                <w:rFonts w:ascii="宋体" w:hAnsi="宋体"/>
                <w:szCs w:val="21"/>
              </w:rPr>
            </w:pPr>
          </w:p>
        </w:tc>
      </w:tr>
      <w:tr w:rsidR="001407A3" w:rsidRPr="00EA5D32" w14:paraId="641E986D" w14:textId="77777777" w:rsidTr="008873D9">
        <w:trPr>
          <w:trHeight w:val="1080"/>
        </w:trPr>
        <w:tc>
          <w:tcPr>
            <w:tcW w:w="1548" w:type="dxa"/>
            <w:vMerge/>
            <w:vAlign w:val="center"/>
          </w:tcPr>
          <w:p w14:paraId="707C586D" w14:textId="77777777" w:rsidR="001407A3" w:rsidRPr="00EA5D32" w:rsidRDefault="001407A3" w:rsidP="008873D9">
            <w:pPr>
              <w:spacing w:before="156" w:after="156"/>
              <w:rPr>
                <w:rFonts w:ascii="宋体" w:hAnsi="宋体"/>
                <w:szCs w:val="21"/>
              </w:rPr>
            </w:pPr>
          </w:p>
        </w:tc>
        <w:tc>
          <w:tcPr>
            <w:tcW w:w="1617" w:type="dxa"/>
            <w:gridSpan w:val="2"/>
            <w:vAlign w:val="center"/>
          </w:tcPr>
          <w:p w14:paraId="6D593BBD" w14:textId="77777777" w:rsidR="001407A3" w:rsidRPr="00EA5D32" w:rsidRDefault="001407A3" w:rsidP="008873D9">
            <w:pPr>
              <w:spacing w:before="156" w:after="156"/>
              <w:rPr>
                <w:rFonts w:ascii="宋体" w:hAnsi="宋体"/>
                <w:szCs w:val="21"/>
              </w:rPr>
            </w:pPr>
          </w:p>
        </w:tc>
        <w:tc>
          <w:tcPr>
            <w:tcW w:w="1095" w:type="dxa"/>
            <w:vAlign w:val="center"/>
          </w:tcPr>
          <w:p w14:paraId="1355C277" w14:textId="77777777" w:rsidR="001407A3" w:rsidRPr="00EA5D32" w:rsidRDefault="001407A3" w:rsidP="008873D9">
            <w:pPr>
              <w:spacing w:before="156" w:after="156"/>
              <w:rPr>
                <w:rFonts w:ascii="宋体" w:hAnsi="宋体"/>
                <w:szCs w:val="21"/>
              </w:rPr>
            </w:pPr>
          </w:p>
        </w:tc>
        <w:tc>
          <w:tcPr>
            <w:tcW w:w="2059" w:type="dxa"/>
            <w:vAlign w:val="center"/>
          </w:tcPr>
          <w:p w14:paraId="5C120BFF" w14:textId="77777777" w:rsidR="001407A3" w:rsidRPr="00EA5D32" w:rsidRDefault="001407A3" w:rsidP="008873D9">
            <w:pPr>
              <w:spacing w:before="156" w:after="156"/>
              <w:rPr>
                <w:rFonts w:ascii="宋体" w:hAnsi="宋体"/>
                <w:szCs w:val="21"/>
              </w:rPr>
            </w:pPr>
          </w:p>
        </w:tc>
        <w:tc>
          <w:tcPr>
            <w:tcW w:w="2203" w:type="dxa"/>
            <w:vAlign w:val="center"/>
          </w:tcPr>
          <w:p w14:paraId="3B631B64" w14:textId="77777777" w:rsidR="001407A3" w:rsidRPr="00EA5D32" w:rsidRDefault="001407A3" w:rsidP="008873D9">
            <w:pPr>
              <w:spacing w:before="156" w:after="156"/>
              <w:rPr>
                <w:rFonts w:ascii="宋体" w:hAnsi="宋体"/>
                <w:szCs w:val="21"/>
              </w:rPr>
            </w:pPr>
          </w:p>
        </w:tc>
      </w:tr>
      <w:tr w:rsidR="001407A3" w:rsidRPr="00EA5D32" w14:paraId="30937F30" w14:textId="77777777" w:rsidTr="008873D9">
        <w:trPr>
          <w:trHeight w:val="781"/>
        </w:trPr>
        <w:tc>
          <w:tcPr>
            <w:tcW w:w="1548" w:type="dxa"/>
            <w:vMerge/>
            <w:vAlign w:val="center"/>
          </w:tcPr>
          <w:p w14:paraId="04CA8A48" w14:textId="77777777" w:rsidR="001407A3" w:rsidRPr="00EA5D32" w:rsidRDefault="001407A3" w:rsidP="008873D9">
            <w:pPr>
              <w:spacing w:before="156" w:after="156"/>
              <w:rPr>
                <w:rFonts w:ascii="宋体" w:hAnsi="宋体"/>
                <w:szCs w:val="21"/>
              </w:rPr>
            </w:pPr>
          </w:p>
        </w:tc>
        <w:tc>
          <w:tcPr>
            <w:tcW w:w="1617" w:type="dxa"/>
            <w:gridSpan w:val="2"/>
            <w:vAlign w:val="center"/>
          </w:tcPr>
          <w:p w14:paraId="6927A938" w14:textId="77777777" w:rsidR="001407A3" w:rsidRPr="00EA5D32" w:rsidRDefault="001407A3" w:rsidP="008873D9">
            <w:pPr>
              <w:spacing w:before="156" w:after="156"/>
              <w:rPr>
                <w:rFonts w:ascii="宋体" w:hAnsi="宋体"/>
                <w:szCs w:val="21"/>
              </w:rPr>
            </w:pPr>
          </w:p>
        </w:tc>
        <w:tc>
          <w:tcPr>
            <w:tcW w:w="1095" w:type="dxa"/>
            <w:vAlign w:val="center"/>
          </w:tcPr>
          <w:p w14:paraId="3193CAF9" w14:textId="77777777" w:rsidR="001407A3" w:rsidRPr="00EA5D32" w:rsidRDefault="001407A3" w:rsidP="008873D9">
            <w:pPr>
              <w:spacing w:before="156" w:after="156"/>
              <w:rPr>
                <w:rFonts w:ascii="宋体" w:hAnsi="宋体"/>
                <w:szCs w:val="21"/>
              </w:rPr>
            </w:pPr>
          </w:p>
        </w:tc>
        <w:tc>
          <w:tcPr>
            <w:tcW w:w="2059" w:type="dxa"/>
            <w:vAlign w:val="center"/>
          </w:tcPr>
          <w:p w14:paraId="0DDE6F14" w14:textId="77777777" w:rsidR="001407A3" w:rsidRPr="00EA5D32" w:rsidRDefault="001407A3" w:rsidP="008873D9">
            <w:pPr>
              <w:spacing w:before="156" w:after="156"/>
              <w:rPr>
                <w:rFonts w:ascii="宋体" w:hAnsi="宋体"/>
                <w:szCs w:val="21"/>
              </w:rPr>
            </w:pPr>
          </w:p>
        </w:tc>
        <w:tc>
          <w:tcPr>
            <w:tcW w:w="2203" w:type="dxa"/>
            <w:vAlign w:val="center"/>
          </w:tcPr>
          <w:p w14:paraId="295803B8" w14:textId="77777777" w:rsidR="001407A3" w:rsidRPr="00EA5D32" w:rsidRDefault="001407A3" w:rsidP="008873D9">
            <w:pPr>
              <w:spacing w:before="156" w:after="156"/>
              <w:rPr>
                <w:rFonts w:ascii="宋体" w:hAnsi="宋体"/>
                <w:szCs w:val="21"/>
              </w:rPr>
            </w:pPr>
          </w:p>
        </w:tc>
      </w:tr>
      <w:tr w:rsidR="001407A3" w:rsidRPr="00EA5D32" w14:paraId="4A49EAF0" w14:textId="77777777" w:rsidTr="008873D9">
        <w:trPr>
          <w:trHeight w:val="920"/>
        </w:trPr>
        <w:tc>
          <w:tcPr>
            <w:tcW w:w="1548" w:type="dxa"/>
            <w:vMerge/>
            <w:vAlign w:val="center"/>
          </w:tcPr>
          <w:p w14:paraId="25832A02" w14:textId="77777777" w:rsidR="001407A3" w:rsidRPr="00EA5D32" w:rsidRDefault="001407A3" w:rsidP="008873D9">
            <w:pPr>
              <w:spacing w:before="156" w:after="156"/>
              <w:rPr>
                <w:rFonts w:ascii="宋体" w:hAnsi="宋体"/>
                <w:strike/>
                <w:szCs w:val="21"/>
              </w:rPr>
            </w:pPr>
          </w:p>
        </w:tc>
        <w:tc>
          <w:tcPr>
            <w:tcW w:w="1617" w:type="dxa"/>
            <w:gridSpan w:val="2"/>
            <w:vAlign w:val="center"/>
          </w:tcPr>
          <w:p w14:paraId="33EF52D6" w14:textId="77777777" w:rsidR="001407A3" w:rsidRPr="00EA5D32" w:rsidRDefault="001407A3" w:rsidP="008873D9">
            <w:pPr>
              <w:spacing w:before="156" w:after="156"/>
              <w:rPr>
                <w:rFonts w:ascii="宋体" w:hAnsi="宋体"/>
                <w:strike/>
                <w:szCs w:val="21"/>
              </w:rPr>
            </w:pPr>
          </w:p>
        </w:tc>
        <w:tc>
          <w:tcPr>
            <w:tcW w:w="1095" w:type="dxa"/>
            <w:vAlign w:val="center"/>
          </w:tcPr>
          <w:p w14:paraId="7F49B9D9" w14:textId="77777777" w:rsidR="001407A3" w:rsidRPr="00EA5D32" w:rsidRDefault="001407A3" w:rsidP="008873D9">
            <w:pPr>
              <w:spacing w:before="156" w:after="156"/>
              <w:rPr>
                <w:rFonts w:ascii="宋体" w:hAnsi="宋体"/>
                <w:strike/>
                <w:szCs w:val="21"/>
              </w:rPr>
            </w:pPr>
          </w:p>
        </w:tc>
        <w:tc>
          <w:tcPr>
            <w:tcW w:w="2059" w:type="dxa"/>
            <w:vAlign w:val="center"/>
          </w:tcPr>
          <w:p w14:paraId="4A6BBF6E" w14:textId="77777777" w:rsidR="001407A3" w:rsidRPr="00EA5D32" w:rsidRDefault="001407A3" w:rsidP="008873D9">
            <w:pPr>
              <w:spacing w:before="156" w:after="156"/>
              <w:rPr>
                <w:rFonts w:ascii="宋体" w:hAnsi="宋体"/>
                <w:strike/>
                <w:szCs w:val="21"/>
              </w:rPr>
            </w:pPr>
          </w:p>
        </w:tc>
        <w:tc>
          <w:tcPr>
            <w:tcW w:w="2203" w:type="dxa"/>
            <w:vAlign w:val="center"/>
          </w:tcPr>
          <w:p w14:paraId="229BB3B5" w14:textId="77777777" w:rsidR="001407A3" w:rsidRPr="00EA5D32" w:rsidRDefault="001407A3" w:rsidP="008873D9">
            <w:pPr>
              <w:spacing w:before="156" w:after="156"/>
              <w:rPr>
                <w:rFonts w:ascii="宋体" w:hAnsi="宋体"/>
                <w:strike/>
                <w:szCs w:val="21"/>
              </w:rPr>
            </w:pPr>
          </w:p>
        </w:tc>
      </w:tr>
      <w:tr w:rsidR="001407A3" w:rsidRPr="00EA5D32" w14:paraId="0A196A32" w14:textId="77777777" w:rsidTr="008873D9">
        <w:trPr>
          <w:trHeight w:val="916"/>
        </w:trPr>
        <w:tc>
          <w:tcPr>
            <w:tcW w:w="1548" w:type="dxa"/>
            <w:vMerge/>
            <w:vAlign w:val="center"/>
          </w:tcPr>
          <w:p w14:paraId="10C6DE45" w14:textId="77777777" w:rsidR="001407A3" w:rsidRPr="00EA5D32" w:rsidRDefault="001407A3" w:rsidP="008873D9">
            <w:pPr>
              <w:spacing w:before="156" w:after="156"/>
              <w:rPr>
                <w:rFonts w:ascii="宋体" w:hAnsi="宋体"/>
                <w:strike/>
                <w:szCs w:val="21"/>
              </w:rPr>
            </w:pPr>
          </w:p>
        </w:tc>
        <w:tc>
          <w:tcPr>
            <w:tcW w:w="1617" w:type="dxa"/>
            <w:gridSpan w:val="2"/>
            <w:vAlign w:val="center"/>
          </w:tcPr>
          <w:p w14:paraId="3849B1D1" w14:textId="77777777" w:rsidR="001407A3" w:rsidRPr="00EA5D32" w:rsidRDefault="001407A3" w:rsidP="008873D9">
            <w:pPr>
              <w:spacing w:before="156" w:after="156"/>
              <w:rPr>
                <w:rFonts w:ascii="宋体" w:hAnsi="宋体"/>
                <w:strike/>
                <w:szCs w:val="21"/>
              </w:rPr>
            </w:pPr>
          </w:p>
        </w:tc>
        <w:tc>
          <w:tcPr>
            <w:tcW w:w="1095" w:type="dxa"/>
            <w:vAlign w:val="center"/>
          </w:tcPr>
          <w:p w14:paraId="7E3773F7" w14:textId="77777777" w:rsidR="001407A3" w:rsidRPr="00EA5D32" w:rsidRDefault="001407A3" w:rsidP="008873D9">
            <w:pPr>
              <w:spacing w:before="156" w:after="156"/>
              <w:rPr>
                <w:rFonts w:ascii="宋体" w:hAnsi="宋体"/>
                <w:strike/>
                <w:szCs w:val="21"/>
              </w:rPr>
            </w:pPr>
          </w:p>
        </w:tc>
        <w:tc>
          <w:tcPr>
            <w:tcW w:w="2059" w:type="dxa"/>
            <w:vAlign w:val="center"/>
          </w:tcPr>
          <w:p w14:paraId="3068D127" w14:textId="77777777" w:rsidR="001407A3" w:rsidRPr="00EA5D32" w:rsidRDefault="001407A3" w:rsidP="008873D9">
            <w:pPr>
              <w:spacing w:before="156" w:after="156"/>
              <w:rPr>
                <w:rFonts w:ascii="宋体" w:hAnsi="宋体"/>
                <w:strike/>
                <w:szCs w:val="21"/>
              </w:rPr>
            </w:pPr>
          </w:p>
        </w:tc>
        <w:tc>
          <w:tcPr>
            <w:tcW w:w="2203" w:type="dxa"/>
            <w:vAlign w:val="center"/>
          </w:tcPr>
          <w:p w14:paraId="402C99EA" w14:textId="77777777" w:rsidR="001407A3" w:rsidRPr="00EA5D32" w:rsidRDefault="001407A3" w:rsidP="008873D9">
            <w:pPr>
              <w:spacing w:before="156" w:after="156"/>
              <w:rPr>
                <w:rFonts w:ascii="宋体" w:hAnsi="宋体"/>
                <w:strike/>
                <w:szCs w:val="21"/>
              </w:rPr>
            </w:pPr>
          </w:p>
        </w:tc>
      </w:tr>
      <w:tr w:rsidR="001407A3" w:rsidRPr="00EA5D32" w14:paraId="4580E7CD" w14:textId="77777777" w:rsidTr="008873D9">
        <w:trPr>
          <w:trHeight w:val="928"/>
        </w:trPr>
        <w:tc>
          <w:tcPr>
            <w:tcW w:w="1548" w:type="dxa"/>
            <w:vMerge/>
            <w:vAlign w:val="center"/>
          </w:tcPr>
          <w:p w14:paraId="0C0BBEE2" w14:textId="77777777" w:rsidR="001407A3" w:rsidRPr="00EA5D32" w:rsidRDefault="001407A3" w:rsidP="008873D9">
            <w:pPr>
              <w:spacing w:before="156" w:after="156"/>
              <w:rPr>
                <w:rFonts w:ascii="宋体" w:hAnsi="宋体"/>
                <w:strike/>
                <w:szCs w:val="21"/>
              </w:rPr>
            </w:pPr>
          </w:p>
        </w:tc>
        <w:tc>
          <w:tcPr>
            <w:tcW w:w="1617" w:type="dxa"/>
            <w:gridSpan w:val="2"/>
            <w:vAlign w:val="center"/>
          </w:tcPr>
          <w:p w14:paraId="39A698DA" w14:textId="77777777" w:rsidR="001407A3" w:rsidRPr="00EA5D32" w:rsidRDefault="001407A3" w:rsidP="008873D9">
            <w:pPr>
              <w:spacing w:before="156" w:after="156"/>
              <w:rPr>
                <w:rFonts w:ascii="宋体" w:hAnsi="宋体"/>
                <w:strike/>
                <w:szCs w:val="21"/>
              </w:rPr>
            </w:pPr>
          </w:p>
        </w:tc>
        <w:tc>
          <w:tcPr>
            <w:tcW w:w="1095" w:type="dxa"/>
            <w:vAlign w:val="center"/>
          </w:tcPr>
          <w:p w14:paraId="4742B83D" w14:textId="77777777" w:rsidR="001407A3" w:rsidRPr="00EA5D32" w:rsidRDefault="001407A3" w:rsidP="008873D9">
            <w:pPr>
              <w:spacing w:before="156" w:after="156"/>
              <w:rPr>
                <w:rFonts w:ascii="宋体" w:hAnsi="宋体"/>
                <w:strike/>
                <w:szCs w:val="21"/>
              </w:rPr>
            </w:pPr>
          </w:p>
        </w:tc>
        <w:tc>
          <w:tcPr>
            <w:tcW w:w="2059" w:type="dxa"/>
            <w:vAlign w:val="center"/>
          </w:tcPr>
          <w:p w14:paraId="65A2DC37" w14:textId="77777777" w:rsidR="001407A3" w:rsidRPr="00EA5D32" w:rsidRDefault="001407A3" w:rsidP="008873D9">
            <w:pPr>
              <w:spacing w:before="156" w:after="156"/>
              <w:rPr>
                <w:rFonts w:ascii="宋体" w:hAnsi="宋体"/>
                <w:strike/>
                <w:szCs w:val="21"/>
              </w:rPr>
            </w:pPr>
          </w:p>
        </w:tc>
        <w:tc>
          <w:tcPr>
            <w:tcW w:w="2203" w:type="dxa"/>
            <w:vAlign w:val="center"/>
          </w:tcPr>
          <w:p w14:paraId="33E724F0" w14:textId="77777777" w:rsidR="001407A3" w:rsidRPr="00EA5D32" w:rsidRDefault="001407A3" w:rsidP="008873D9">
            <w:pPr>
              <w:spacing w:before="156" w:after="156"/>
              <w:rPr>
                <w:rFonts w:ascii="宋体" w:hAnsi="宋体"/>
                <w:strike/>
                <w:szCs w:val="21"/>
              </w:rPr>
            </w:pPr>
          </w:p>
        </w:tc>
      </w:tr>
      <w:tr w:rsidR="001407A3" w:rsidRPr="00EA5D32" w14:paraId="10C03BDE" w14:textId="77777777" w:rsidTr="008873D9">
        <w:trPr>
          <w:trHeight w:val="1154"/>
        </w:trPr>
        <w:tc>
          <w:tcPr>
            <w:tcW w:w="1548" w:type="dxa"/>
            <w:vMerge w:val="restart"/>
            <w:vAlign w:val="center"/>
          </w:tcPr>
          <w:p w14:paraId="7D496A6D" w14:textId="77777777" w:rsidR="001407A3" w:rsidRPr="00EA5D32" w:rsidRDefault="001407A3" w:rsidP="008873D9">
            <w:pPr>
              <w:spacing w:before="156" w:after="156"/>
              <w:rPr>
                <w:rFonts w:ascii="宋体" w:hAnsi="宋体"/>
                <w:szCs w:val="21"/>
              </w:rPr>
            </w:pPr>
            <w:r w:rsidRPr="00EA5D32">
              <w:rPr>
                <w:rFonts w:ascii="宋体" w:hAnsi="宋体"/>
                <w:szCs w:val="21"/>
              </w:rPr>
              <w:t>监理部门</w:t>
            </w:r>
          </w:p>
        </w:tc>
        <w:tc>
          <w:tcPr>
            <w:tcW w:w="1617" w:type="dxa"/>
            <w:gridSpan w:val="2"/>
            <w:vAlign w:val="center"/>
          </w:tcPr>
          <w:p w14:paraId="0484D854" w14:textId="77777777" w:rsidR="001407A3" w:rsidRPr="00EA5D32" w:rsidRDefault="001407A3" w:rsidP="008873D9">
            <w:pPr>
              <w:spacing w:before="156" w:after="156"/>
              <w:rPr>
                <w:rFonts w:ascii="宋体" w:hAnsi="宋体"/>
                <w:szCs w:val="21"/>
              </w:rPr>
            </w:pPr>
          </w:p>
        </w:tc>
        <w:tc>
          <w:tcPr>
            <w:tcW w:w="1095" w:type="dxa"/>
            <w:vAlign w:val="center"/>
          </w:tcPr>
          <w:p w14:paraId="776BC463" w14:textId="77777777" w:rsidR="001407A3" w:rsidRPr="00EA5D32" w:rsidRDefault="001407A3" w:rsidP="008873D9">
            <w:pPr>
              <w:spacing w:before="156" w:after="156"/>
              <w:rPr>
                <w:rFonts w:ascii="宋体" w:hAnsi="宋体"/>
                <w:szCs w:val="21"/>
              </w:rPr>
            </w:pPr>
          </w:p>
        </w:tc>
        <w:tc>
          <w:tcPr>
            <w:tcW w:w="2059" w:type="dxa"/>
            <w:vAlign w:val="center"/>
          </w:tcPr>
          <w:p w14:paraId="7C59FACE" w14:textId="77777777" w:rsidR="001407A3" w:rsidRPr="00EA5D32" w:rsidRDefault="001407A3" w:rsidP="008873D9">
            <w:pPr>
              <w:spacing w:before="156" w:after="156"/>
              <w:rPr>
                <w:rFonts w:ascii="宋体" w:hAnsi="宋体"/>
                <w:szCs w:val="21"/>
              </w:rPr>
            </w:pPr>
          </w:p>
        </w:tc>
        <w:tc>
          <w:tcPr>
            <w:tcW w:w="2203" w:type="dxa"/>
            <w:vAlign w:val="center"/>
          </w:tcPr>
          <w:p w14:paraId="22F79FF5" w14:textId="77777777" w:rsidR="001407A3" w:rsidRPr="00EA5D32" w:rsidRDefault="001407A3" w:rsidP="008873D9">
            <w:pPr>
              <w:spacing w:before="156" w:after="156"/>
              <w:rPr>
                <w:rFonts w:ascii="宋体" w:hAnsi="宋体"/>
                <w:szCs w:val="21"/>
              </w:rPr>
            </w:pPr>
          </w:p>
        </w:tc>
      </w:tr>
      <w:tr w:rsidR="001407A3" w:rsidRPr="00EA5D32" w14:paraId="680286E9" w14:textId="77777777" w:rsidTr="008873D9">
        <w:trPr>
          <w:trHeight w:val="1078"/>
        </w:trPr>
        <w:tc>
          <w:tcPr>
            <w:tcW w:w="1548" w:type="dxa"/>
            <w:vMerge/>
            <w:vAlign w:val="center"/>
          </w:tcPr>
          <w:p w14:paraId="39C58087" w14:textId="77777777" w:rsidR="001407A3" w:rsidRPr="00EA5D32" w:rsidRDefault="001407A3" w:rsidP="008873D9">
            <w:pPr>
              <w:spacing w:before="156" w:after="156"/>
              <w:rPr>
                <w:rFonts w:ascii="宋体" w:hAnsi="宋体"/>
                <w:szCs w:val="21"/>
              </w:rPr>
            </w:pPr>
          </w:p>
        </w:tc>
        <w:tc>
          <w:tcPr>
            <w:tcW w:w="1617" w:type="dxa"/>
            <w:gridSpan w:val="2"/>
            <w:vAlign w:val="center"/>
          </w:tcPr>
          <w:p w14:paraId="68E07C74" w14:textId="77777777" w:rsidR="001407A3" w:rsidRPr="00EA5D32" w:rsidRDefault="001407A3" w:rsidP="008873D9">
            <w:pPr>
              <w:spacing w:before="156" w:after="156"/>
              <w:rPr>
                <w:rFonts w:ascii="宋体" w:hAnsi="宋体"/>
                <w:szCs w:val="21"/>
              </w:rPr>
            </w:pPr>
          </w:p>
        </w:tc>
        <w:tc>
          <w:tcPr>
            <w:tcW w:w="1095" w:type="dxa"/>
            <w:vAlign w:val="center"/>
          </w:tcPr>
          <w:p w14:paraId="07135DF0" w14:textId="77777777" w:rsidR="001407A3" w:rsidRPr="00EA5D32" w:rsidRDefault="001407A3" w:rsidP="008873D9">
            <w:pPr>
              <w:spacing w:before="156" w:after="156"/>
              <w:rPr>
                <w:rFonts w:ascii="宋体" w:hAnsi="宋体"/>
                <w:szCs w:val="21"/>
              </w:rPr>
            </w:pPr>
          </w:p>
        </w:tc>
        <w:tc>
          <w:tcPr>
            <w:tcW w:w="2059" w:type="dxa"/>
            <w:vAlign w:val="center"/>
          </w:tcPr>
          <w:p w14:paraId="0D0773F7" w14:textId="77777777" w:rsidR="001407A3" w:rsidRPr="00EA5D32" w:rsidRDefault="001407A3" w:rsidP="008873D9">
            <w:pPr>
              <w:spacing w:before="156" w:after="156"/>
              <w:rPr>
                <w:rFonts w:ascii="宋体" w:hAnsi="宋体"/>
                <w:szCs w:val="21"/>
              </w:rPr>
            </w:pPr>
          </w:p>
        </w:tc>
        <w:tc>
          <w:tcPr>
            <w:tcW w:w="2203" w:type="dxa"/>
            <w:vAlign w:val="center"/>
          </w:tcPr>
          <w:p w14:paraId="71F891E9" w14:textId="77777777" w:rsidR="001407A3" w:rsidRPr="00EA5D32" w:rsidRDefault="001407A3" w:rsidP="008873D9">
            <w:pPr>
              <w:spacing w:before="156" w:after="156"/>
              <w:rPr>
                <w:rFonts w:ascii="宋体" w:hAnsi="宋体"/>
                <w:szCs w:val="21"/>
              </w:rPr>
            </w:pPr>
          </w:p>
        </w:tc>
      </w:tr>
    </w:tbl>
    <w:p w14:paraId="43FE8ECE" w14:textId="77777777" w:rsidR="001407A3" w:rsidRPr="00EA5D32" w:rsidRDefault="001407A3" w:rsidP="001407A3">
      <w:pPr>
        <w:jc w:val="center"/>
        <w:rPr>
          <w:rFonts w:eastAsia="华文中宋"/>
          <w:b/>
          <w:sz w:val="36"/>
          <w:szCs w:val="36"/>
        </w:rPr>
      </w:pPr>
    </w:p>
    <w:p w14:paraId="17B95FD6" w14:textId="77777777" w:rsidR="001407A3" w:rsidRPr="00EA5D32" w:rsidRDefault="001407A3" w:rsidP="001407A3">
      <w:pPr>
        <w:rPr>
          <w:rFonts w:eastAsia="黑体"/>
          <w:sz w:val="32"/>
          <w:szCs w:val="32"/>
        </w:rPr>
        <w:sectPr w:rsidR="001407A3" w:rsidRPr="00EA5D32" w:rsidSect="008873D9">
          <w:pgSz w:w="11906" w:h="16838" w:code="9"/>
          <w:pgMar w:top="2098" w:right="1474" w:bottom="1985" w:left="1588" w:header="851" w:footer="992" w:gutter="0"/>
          <w:cols w:space="425"/>
          <w:docGrid w:linePitch="289"/>
        </w:sectPr>
      </w:pPr>
    </w:p>
    <w:p w14:paraId="3D9E56E8" w14:textId="77777777" w:rsidR="001407A3" w:rsidRPr="00EA5D32" w:rsidRDefault="001407A3" w:rsidP="001407A3">
      <w:pPr>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15</w:t>
      </w:r>
    </w:p>
    <w:p w14:paraId="7E78C4AA" w14:textId="77777777" w:rsidR="001407A3" w:rsidRPr="00EA5D32" w:rsidRDefault="001407A3" w:rsidP="001407A3"/>
    <w:p w14:paraId="7A1DAB69" w14:textId="77777777" w:rsidR="001407A3" w:rsidRPr="00EA5D32" w:rsidRDefault="001407A3" w:rsidP="001407A3">
      <w:pPr>
        <w:jc w:val="center"/>
        <w:rPr>
          <w:rFonts w:eastAsia="华文中宋"/>
          <w:b/>
          <w:sz w:val="36"/>
          <w:szCs w:val="36"/>
        </w:rPr>
      </w:pPr>
      <w:r w:rsidRPr="00EA5D32">
        <w:rPr>
          <w:rFonts w:eastAsia="华文中宋"/>
          <w:b/>
          <w:sz w:val="36"/>
          <w:szCs w:val="36"/>
        </w:rPr>
        <w:t>天窗点外维修作业计划格式</w:t>
      </w:r>
    </w:p>
    <w:p w14:paraId="5F45CC82" w14:textId="77777777" w:rsidR="001407A3" w:rsidRPr="00EA5D32" w:rsidRDefault="001407A3" w:rsidP="001407A3">
      <w:pPr>
        <w:jc w:val="left"/>
        <w:rPr>
          <w:rFonts w:eastAsia="黑体"/>
        </w:rPr>
      </w:pPr>
      <w:r w:rsidRPr="00EA5D32">
        <w:rPr>
          <w:rFonts w:eastAsia="黑体"/>
        </w:rPr>
        <w:t>一、工</w:t>
      </w:r>
      <w:proofErr w:type="gramStart"/>
      <w:r w:rsidRPr="00EA5D32">
        <w:rPr>
          <w:rFonts w:eastAsia="黑体"/>
        </w:rPr>
        <w:t>务</w:t>
      </w:r>
      <w:proofErr w:type="gramEnd"/>
      <w:r w:rsidRPr="00EA5D32">
        <w:rPr>
          <w:rFonts w:eastAsia="黑体"/>
        </w:rPr>
        <w:t>专业</w:t>
      </w:r>
    </w:p>
    <w:p w14:paraId="13C390B0" w14:textId="77777777" w:rsidR="001407A3" w:rsidRPr="00EA5D32" w:rsidRDefault="001407A3" w:rsidP="001407A3">
      <w:pPr>
        <w:ind w:firstLineChars="50" w:firstLine="105"/>
        <w:jc w:val="left"/>
      </w:pPr>
      <w:r w:rsidRPr="00EA5D32">
        <w:t>具体以工</w:t>
      </w:r>
      <w:proofErr w:type="gramStart"/>
      <w:r w:rsidRPr="00EA5D32">
        <w:t>务</w:t>
      </w:r>
      <w:proofErr w:type="gramEnd"/>
      <w:r w:rsidRPr="00EA5D32">
        <w:t>生产管理系统生成的格式为准。</w:t>
      </w:r>
    </w:p>
    <w:p w14:paraId="50927445" w14:textId="77777777" w:rsidR="001407A3" w:rsidRPr="00EA5D32" w:rsidRDefault="001407A3" w:rsidP="001407A3">
      <w:pPr>
        <w:ind w:firstLineChars="50" w:firstLine="105"/>
        <w:jc w:val="left"/>
      </w:pPr>
    </w:p>
    <w:p w14:paraId="1D836E15" w14:textId="77777777" w:rsidR="001407A3" w:rsidRPr="00EA5D32" w:rsidRDefault="001407A3" w:rsidP="001407A3">
      <w:pPr>
        <w:jc w:val="left"/>
        <w:rPr>
          <w:rFonts w:eastAsia="黑体"/>
        </w:rPr>
      </w:pPr>
      <w:r w:rsidRPr="00EA5D32">
        <w:rPr>
          <w:rFonts w:eastAsia="黑体"/>
        </w:rPr>
        <w:t>二、其他专业</w:t>
      </w:r>
    </w:p>
    <w:tbl>
      <w:tblPr>
        <w:tblW w:w="8714"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1E0" w:firstRow="1" w:lastRow="1" w:firstColumn="1" w:lastColumn="1" w:noHBand="0" w:noVBand="0"/>
      </w:tblPr>
      <w:tblGrid>
        <w:gridCol w:w="426"/>
        <w:gridCol w:w="612"/>
        <w:gridCol w:w="708"/>
        <w:gridCol w:w="1234"/>
        <w:gridCol w:w="1226"/>
        <w:gridCol w:w="1226"/>
        <w:gridCol w:w="755"/>
        <w:gridCol w:w="982"/>
        <w:gridCol w:w="842"/>
        <w:gridCol w:w="703"/>
      </w:tblGrid>
      <w:tr w:rsidR="001407A3" w:rsidRPr="00EA5D32" w14:paraId="17D9F561" w14:textId="77777777" w:rsidTr="008873D9">
        <w:trPr>
          <w:jc w:val="center"/>
        </w:trPr>
        <w:tc>
          <w:tcPr>
            <w:tcW w:w="336" w:type="dxa"/>
            <w:vAlign w:val="center"/>
          </w:tcPr>
          <w:p w14:paraId="5622EE80" w14:textId="77777777" w:rsidR="001407A3" w:rsidRPr="00EA5D32" w:rsidRDefault="001407A3" w:rsidP="008873D9">
            <w:pPr>
              <w:jc w:val="center"/>
              <w:rPr>
                <w:szCs w:val="21"/>
              </w:rPr>
            </w:pPr>
            <w:r w:rsidRPr="00EA5D32">
              <w:rPr>
                <w:szCs w:val="21"/>
              </w:rPr>
              <w:t>编号</w:t>
            </w:r>
          </w:p>
        </w:tc>
        <w:tc>
          <w:tcPr>
            <w:tcW w:w="616" w:type="dxa"/>
            <w:vAlign w:val="center"/>
          </w:tcPr>
          <w:p w14:paraId="15247A4C" w14:textId="77777777" w:rsidR="001407A3" w:rsidRPr="00EA5D32" w:rsidRDefault="001407A3" w:rsidP="008873D9">
            <w:pPr>
              <w:jc w:val="center"/>
              <w:rPr>
                <w:szCs w:val="21"/>
              </w:rPr>
            </w:pPr>
            <w:r w:rsidRPr="00EA5D32">
              <w:rPr>
                <w:szCs w:val="21"/>
              </w:rPr>
              <w:t>工区</w:t>
            </w:r>
          </w:p>
        </w:tc>
        <w:tc>
          <w:tcPr>
            <w:tcW w:w="714" w:type="dxa"/>
            <w:vAlign w:val="center"/>
          </w:tcPr>
          <w:p w14:paraId="33746843" w14:textId="77777777" w:rsidR="001407A3" w:rsidRPr="00EA5D32" w:rsidRDefault="001407A3" w:rsidP="008873D9">
            <w:pPr>
              <w:jc w:val="center"/>
              <w:rPr>
                <w:szCs w:val="21"/>
              </w:rPr>
            </w:pPr>
            <w:r w:rsidRPr="00EA5D32">
              <w:rPr>
                <w:szCs w:val="21"/>
              </w:rPr>
              <w:t>作业日期</w:t>
            </w:r>
          </w:p>
        </w:tc>
        <w:tc>
          <w:tcPr>
            <w:tcW w:w="1250" w:type="dxa"/>
            <w:vAlign w:val="center"/>
          </w:tcPr>
          <w:p w14:paraId="13D0A417" w14:textId="77777777" w:rsidR="001407A3" w:rsidRPr="00EA5D32" w:rsidRDefault="001407A3" w:rsidP="008873D9">
            <w:pPr>
              <w:jc w:val="center"/>
              <w:rPr>
                <w:szCs w:val="21"/>
              </w:rPr>
            </w:pPr>
            <w:r w:rsidRPr="00EA5D32">
              <w:rPr>
                <w:szCs w:val="21"/>
              </w:rPr>
              <w:t>计划作业时间</w:t>
            </w:r>
          </w:p>
        </w:tc>
        <w:tc>
          <w:tcPr>
            <w:tcW w:w="1242" w:type="dxa"/>
            <w:vAlign w:val="center"/>
          </w:tcPr>
          <w:p w14:paraId="4633C05A" w14:textId="77777777" w:rsidR="001407A3" w:rsidRPr="00EA5D32" w:rsidRDefault="001407A3" w:rsidP="008873D9">
            <w:pPr>
              <w:jc w:val="center"/>
              <w:rPr>
                <w:szCs w:val="21"/>
              </w:rPr>
            </w:pPr>
            <w:r w:rsidRPr="00EA5D32">
              <w:rPr>
                <w:szCs w:val="21"/>
              </w:rPr>
              <w:t>作业地点</w:t>
            </w:r>
          </w:p>
        </w:tc>
        <w:tc>
          <w:tcPr>
            <w:tcW w:w="1242" w:type="dxa"/>
            <w:vAlign w:val="center"/>
          </w:tcPr>
          <w:p w14:paraId="4A6706CD" w14:textId="77777777" w:rsidR="001407A3" w:rsidRPr="00EA5D32" w:rsidRDefault="001407A3" w:rsidP="008873D9">
            <w:pPr>
              <w:jc w:val="center"/>
              <w:rPr>
                <w:szCs w:val="21"/>
              </w:rPr>
            </w:pPr>
            <w:r w:rsidRPr="00EA5D32">
              <w:rPr>
                <w:szCs w:val="21"/>
              </w:rPr>
              <w:t>作业内容</w:t>
            </w:r>
          </w:p>
        </w:tc>
        <w:tc>
          <w:tcPr>
            <w:tcW w:w="762" w:type="dxa"/>
            <w:vAlign w:val="center"/>
          </w:tcPr>
          <w:p w14:paraId="6D7CB299" w14:textId="77777777" w:rsidR="001407A3" w:rsidRPr="00EA5D32" w:rsidRDefault="001407A3" w:rsidP="008873D9">
            <w:pPr>
              <w:jc w:val="center"/>
              <w:rPr>
                <w:szCs w:val="21"/>
              </w:rPr>
            </w:pPr>
            <w:r w:rsidRPr="00EA5D32">
              <w:rPr>
                <w:szCs w:val="21"/>
              </w:rPr>
              <w:t>是否上线</w:t>
            </w:r>
          </w:p>
        </w:tc>
        <w:tc>
          <w:tcPr>
            <w:tcW w:w="993" w:type="dxa"/>
            <w:vAlign w:val="center"/>
          </w:tcPr>
          <w:p w14:paraId="63DC8666" w14:textId="77777777" w:rsidR="001407A3" w:rsidRPr="00EA5D32" w:rsidRDefault="001407A3" w:rsidP="008873D9">
            <w:pPr>
              <w:jc w:val="center"/>
              <w:rPr>
                <w:szCs w:val="21"/>
              </w:rPr>
            </w:pPr>
            <w:r w:rsidRPr="00EA5D32">
              <w:rPr>
                <w:szCs w:val="21"/>
              </w:rPr>
              <w:t>驻站防护员</w:t>
            </w:r>
          </w:p>
        </w:tc>
        <w:tc>
          <w:tcPr>
            <w:tcW w:w="850" w:type="dxa"/>
            <w:vAlign w:val="center"/>
          </w:tcPr>
          <w:p w14:paraId="1E1CE9C6" w14:textId="77777777" w:rsidR="001407A3" w:rsidRPr="00EA5D32" w:rsidRDefault="001407A3" w:rsidP="008873D9">
            <w:pPr>
              <w:jc w:val="center"/>
              <w:rPr>
                <w:szCs w:val="21"/>
              </w:rPr>
            </w:pPr>
            <w:r w:rsidRPr="00EA5D32">
              <w:rPr>
                <w:szCs w:val="21"/>
              </w:rPr>
              <w:t>现场防护员</w:t>
            </w:r>
          </w:p>
        </w:tc>
        <w:tc>
          <w:tcPr>
            <w:tcW w:w="709" w:type="dxa"/>
            <w:vAlign w:val="center"/>
          </w:tcPr>
          <w:p w14:paraId="564107ED" w14:textId="77777777" w:rsidR="001407A3" w:rsidRPr="00EA5D32" w:rsidRDefault="001407A3" w:rsidP="008873D9">
            <w:pPr>
              <w:jc w:val="center"/>
              <w:rPr>
                <w:szCs w:val="21"/>
              </w:rPr>
            </w:pPr>
            <w:r w:rsidRPr="00EA5D32">
              <w:rPr>
                <w:szCs w:val="21"/>
              </w:rPr>
              <w:t>备注</w:t>
            </w:r>
          </w:p>
        </w:tc>
      </w:tr>
      <w:tr w:rsidR="001407A3" w:rsidRPr="00EA5D32" w14:paraId="62C0F2E8" w14:textId="77777777" w:rsidTr="008873D9">
        <w:trPr>
          <w:trHeight w:val="737"/>
          <w:jc w:val="center"/>
        </w:trPr>
        <w:tc>
          <w:tcPr>
            <w:tcW w:w="336" w:type="dxa"/>
          </w:tcPr>
          <w:p w14:paraId="1FA73B65" w14:textId="77777777" w:rsidR="001407A3" w:rsidRPr="00EA5D32" w:rsidRDefault="001407A3" w:rsidP="008873D9">
            <w:pPr>
              <w:ind w:left="304" w:hangingChars="145" w:hanging="304"/>
              <w:jc w:val="center"/>
              <w:rPr>
                <w:szCs w:val="21"/>
              </w:rPr>
            </w:pPr>
          </w:p>
        </w:tc>
        <w:tc>
          <w:tcPr>
            <w:tcW w:w="616" w:type="dxa"/>
          </w:tcPr>
          <w:p w14:paraId="6D9E4B29" w14:textId="77777777" w:rsidR="001407A3" w:rsidRPr="00EA5D32" w:rsidRDefault="001407A3" w:rsidP="008873D9">
            <w:pPr>
              <w:jc w:val="center"/>
              <w:rPr>
                <w:szCs w:val="21"/>
              </w:rPr>
            </w:pPr>
          </w:p>
        </w:tc>
        <w:tc>
          <w:tcPr>
            <w:tcW w:w="714" w:type="dxa"/>
          </w:tcPr>
          <w:p w14:paraId="6CB649F2" w14:textId="77777777" w:rsidR="001407A3" w:rsidRPr="00EA5D32" w:rsidRDefault="001407A3" w:rsidP="008873D9">
            <w:pPr>
              <w:jc w:val="center"/>
              <w:rPr>
                <w:szCs w:val="21"/>
              </w:rPr>
            </w:pPr>
          </w:p>
        </w:tc>
        <w:tc>
          <w:tcPr>
            <w:tcW w:w="1250" w:type="dxa"/>
          </w:tcPr>
          <w:p w14:paraId="283FB20A" w14:textId="77777777" w:rsidR="001407A3" w:rsidRPr="00EA5D32" w:rsidRDefault="001407A3" w:rsidP="008873D9">
            <w:pPr>
              <w:jc w:val="center"/>
              <w:rPr>
                <w:szCs w:val="21"/>
              </w:rPr>
            </w:pPr>
          </w:p>
        </w:tc>
        <w:tc>
          <w:tcPr>
            <w:tcW w:w="1242" w:type="dxa"/>
          </w:tcPr>
          <w:p w14:paraId="2E9DFD7B" w14:textId="77777777" w:rsidR="001407A3" w:rsidRPr="00EA5D32" w:rsidRDefault="001407A3" w:rsidP="008873D9">
            <w:pPr>
              <w:jc w:val="center"/>
              <w:rPr>
                <w:szCs w:val="21"/>
              </w:rPr>
            </w:pPr>
          </w:p>
        </w:tc>
        <w:tc>
          <w:tcPr>
            <w:tcW w:w="1242" w:type="dxa"/>
          </w:tcPr>
          <w:p w14:paraId="7E1214F9" w14:textId="77777777" w:rsidR="001407A3" w:rsidRPr="00EA5D32" w:rsidRDefault="001407A3" w:rsidP="008873D9">
            <w:pPr>
              <w:jc w:val="center"/>
              <w:rPr>
                <w:szCs w:val="21"/>
              </w:rPr>
            </w:pPr>
          </w:p>
        </w:tc>
        <w:tc>
          <w:tcPr>
            <w:tcW w:w="762" w:type="dxa"/>
          </w:tcPr>
          <w:p w14:paraId="16BB84A1" w14:textId="77777777" w:rsidR="001407A3" w:rsidRPr="00EA5D32" w:rsidRDefault="001407A3" w:rsidP="008873D9">
            <w:pPr>
              <w:jc w:val="center"/>
              <w:rPr>
                <w:szCs w:val="21"/>
              </w:rPr>
            </w:pPr>
          </w:p>
        </w:tc>
        <w:tc>
          <w:tcPr>
            <w:tcW w:w="993" w:type="dxa"/>
          </w:tcPr>
          <w:p w14:paraId="32DBC4D1" w14:textId="77777777" w:rsidR="001407A3" w:rsidRPr="00EA5D32" w:rsidRDefault="001407A3" w:rsidP="008873D9">
            <w:pPr>
              <w:jc w:val="center"/>
              <w:rPr>
                <w:szCs w:val="21"/>
              </w:rPr>
            </w:pPr>
          </w:p>
        </w:tc>
        <w:tc>
          <w:tcPr>
            <w:tcW w:w="850" w:type="dxa"/>
          </w:tcPr>
          <w:p w14:paraId="341A65D6" w14:textId="77777777" w:rsidR="001407A3" w:rsidRPr="00EA5D32" w:rsidRDefault="001407A3" w:rsidP="008873D9">
            <w:pPr>
              <w:jc w:val="center"/>
              <w:rPr>
                <w:szCs w:val="21"/>
              </w:rPr>
            </w:pPr>
          </w:p>
        </w:tc>
        <w:tc>
          <w:tcPr>
            <w:tcW w:w="709" w:type="dxa"/>
          </w:tcPr>
          <w:p w14:paraId="73C18966" w14:textId="77777777" w:rsidR="001407A3" w:rsidRPr="00EA5D32" w:rsidRDefault="001407A3" w:rsidP="008873D9">
            <w:pPr>
              <w:jc w:val="center"/>
              <w:rPr>
                <w:szCs w:val="21"/>
              </w:rPr>
            </w:pPr>
          </w:p>
        </w:tc>
      </w:tr>
      <w:tr w:rsidR="001407A3" w:rsidRPr="00EA5D32" w14:paraId="24EF2A1A" w14:textId="77777777" w:rsidTr="008873D9">
        <w:trPr>
          <w:trHeight w:val="974"/>
          <w:jc w:val="center"/>
        </w:trPr>
        <w:tc>
          <w:tcPr>
            <w:tcW w:w="336" w:type="dxa"/>
          </w:tcPr>
          <w:p w14:paraId="1F339B01" w14:textId="77777777" w:rsidR="001407A3" w:rsidRPr="00EA5D32" w:rsidRDefault="001407A3" w:rsidP="008873D9">
            <w:pPr>
              <w:jc w:val="center"/>
            </w:pPr>
          </w:p>
        </w:tc>
        <w:tc>
          <w:tcPr>
            <w:tcW w:w="616" w:type="dxa"/>
          </w:tcPr>
          <w:p w14:paraId="19CE3E59" w14:textId="77777777" w:rsidR="001407A3" w:rsidRPr="00EA5D32" w:rsidRDefault="001407A3" w:rsidP="008873D9">
            <w:pPr>
              <w:jc w:val="center"/>
            </w:pPr>
          </w:p>
        </w:tc>
        <w:tc>
          <w:tcPr>
            <w:tcW w:w="714" w:type="dxa"/>
          </w:tcPr>
          <w:p w14:paraId="183A8CAA" w14:textId="77777777" w:rsidR="001407A3" w:rsidRPr="00EA5D32" w:rsidRDefault="001407A3" w:rsidP="008873D9">
            <w:pPr>
              <w:jc w:val="center"/>
            </w:pPr>
          </w:p>
        </w:tc>
        <w:tc>
          <w:tcPr>
            <w:tcW w:w="1250" w:type="dxa"/>
          </w:tcPr>
          <w:p w14:paraId="19330F4E" w14:textId="77777777" w:rsidR="001407A3" w:rsidRPr="00EA5D32" w:rsidRDefault="001407A3" w:rsidP="008873D9">
            <w:pPr>
              <w:jc w:val="center"/>
            </w:pPr>
          </w:p>
        </w:tc>
        <w:tc>
          <w:tcPr>
            <w:tcW w:w="1242" w:type="dxa"/>
          </w:tcPr>
          <w:p w14:paraId="56DEE9FE" w14:textId="77777777" w:rsidR="001407A3" w:rsidRPr="00EA5D32" w:rsidRDefault="001407A3" w:rsidP="008873D9">
            <w:pPr>
              <w:jc w:val="center"/>
            </w:pPr>
          </w:p>
        </w:tc>
        <w:tc>
          <w:tcPr>
            <w:tcW w:w="1242" w:type="dxa"/>
          </w:tcPr>
          <w:p w14:paraId="40C39A21" w14:textId="77777777" w:rsidR="001407A3" w:rsidRPr="00EA5D32" w:rsidRDefault="001407A3" w:rsidP="008873D9">
            <w:pPr>
              <w:jc w:val="center"/>
            </w:pPr>
          </w:p>
        </w:tc>
        <w:tc>
          <w:tcPr>
            <w:tcW w:w="762" w:type="dxa"/>
          </w:tcPr>
          <w:p w14:paraId="2AFCAA33" w14:textId="77777777" w:rsidR="001407A3" w:rsidRPr="00EA5D32" w:rsidRDefault="001407A3" w:rsidP="008873D9">
            <w:pPr>
              <w:jc w:val="center"/>
            </w:pPr>
          </w:p>
        </w:tc>
        <w:tc>
          <w:tcPr>
            <w:tcW w:w="993" w:type="dxa"/>
          </w:tcPr>
          <w:p w14:paraId="3A1A2192" w14:textId="77777777" w:rsidR="001407A3" w:rsidRPr="00EA5D32" w:rsidRDefault="001407A3" w:rsidP="008873D9">
            <w:pPr>
              <w:jc w:val="center"/>
            </w:pPr>
          </w:p>
        </w:tc>
        <w:tc>
          <w:tcPr>
            <w:tcW w:w="850" w:type="dxa"/>
          </w:tcPr>
          <w:p w14:paraId="1786BCFA" w14:textId="77777777" w:rsidR="001407A3" w:rsidRPr="00EA5D32" w:rsidRDefault="001407A3" w:rsidP="008873D9">
            <w:pPr>
              <w:jc w:val="center"/>
            </w:pPr>
          </w:p>
        </w:tc>
        <w:tc>
          <w:tcPr>
            <w:tcW w:w="709" w:type="dxa"/>
          </w:tcPr>
          <w:p w14:paraId="270C7B9E" w14:textId="77777777" w:rsidR="001407A3" w:rsidRPr="00EA5D32" w:rsidRDefault="001407A3" w:rsidP="008873D9">
            <w:pPr>
              <w:jc w:val="center"/>
            </w:pPr>
          </w:p>
        </w:tc>
      </w:tr>
      <w:tr w:rsidR="001407A3" w:rsidRPr="00EA5D32" w14:paraId="275F6ED5" w14:textId="77777777" w:rsidTr="008873D9">
        <w:trPr>
          <w:trHeight w:val="832"/>
          <w:jc w:val="center"/>
        </w:trPr>
        <w:tc>
          <w:tcPr>
            <w:tcW w:w="336" w:type="dxa"/>
          </w:tcPr>
          <w:p w14:paraId="062EE8C9" w14:textId="77777777" w:rsidR="001407A3" w:rsidRPr="00EA5D32" w:rsidRDefault="001407A3" w:rsidP="008873D9">
            <w:pPr>
              <w:jc w:val="center"/>
            </w:pPr>
          </w:p>
        </w:tc>
        <w:tc>
          <w:tcPr>
            <w:tcW w:w="616" w:type="dxa"/>
          </w:tcPr>
          <w:p w14:paraId="50A5297B" w14:textId="77777777" w:rsidR="001407A3" w:rsidRPr="00EA5D32" w:rsidRDefault="001407A3" w:rsidP="008873D9">
            <w:pPr>
              <w:jc w:val="center"/>
            </w:pPr>
          </w:p>
        </w:tc>
        <w:tc>
          <w:tcPr>
            <w:tcW w:w="714" w:type="dxa"/>
          </w:tcPr>
          <w:p w14:paraId="6B3531F1" w14:textId="77777777" w:rsidR="001407A3" w:rsidRPr="00EA5D32" w:rsidRDefault="001407A3" w:rsidP="008873D9">
            <w:pPr>
              <w:jc w:val="center"/>
            </w:pPr>
          </w:p>
        </w:tc>
        <w:tc>
          <w:tcPr>
            <w:tcW w:w="1250" w:type="dxa"/>
          </w:tcPr>
          <w:p w14:paraId="72C9D7B8" w14:textId="77777777" w:rsidR="001407A3" w:rsidRPr="00EA5D32" w:rsidRDefault="001407A3" w:rsidP="008873D9">
            <w:pPr>
              <w:jc w:val="center"/>
            </w:pPr>
          </w:p>
        </w:tc>
        <w:tc>
          <w:tcPr>
            <w:tcW w:w="1242" w:type="dxa"/>
          </w:tcPr>
          <w:p w14:paraId="4465A0B5" w14:textId="77777777" w:rsidR="001407A3" w:rsidRPr="00EA5D32" w:rsidRDefault="001407A3" w:rsidP="008873D9">
            <w:pPr>
              <w:jc w:val="center"/>
            </w:pPr>
          </w:p>
        </w:tc>
        <w:tc>
          <w:tcPr>
            <w:tcW w:w="1242" w:type="dxa"/>
          </w:tcPr>
          <w:p w14:paraId="09D32B21" w14:textId="77777777" w:rsidR="001407A3" w:rsidRPr="00EA5D32" w:rsidRDefault="001407A3" w:rsidP="008873D9">
            <w:pPr>
              <w:jc w:val="center"/>
            </w:pPr>
          </w:p>
        </w:tc>
        <w:tc>
          <w:tcPr>
            <w:tcW w:w="762" w:type="dxa"/>
          </w:tcPr>
          <w:p w14:paraId="052A4FA2" w14:textId="77777777" w:rsidR="001407A3" w:rsidRPr="00EA5D32" w:rsidRDefault="001407A3" w:rsidP="008873D9">
            <w:pPr>
              <w:jc w:val="center"/>
            </w:pPr>
          </w:p>
        </w:tc>
        <w:tc>
          <w:tcPr>
            <w:tcW w:w="993" w:type="dxa"/>
          </w:tcPr>
          <w:p w14:paraId="433DA7A2" w14:textId="77777777" w:rsidR="001407A3" w:rsidRPr="00EA5D32" w:rsidRDefault="001407A3" w:rsidP="008873D9">
            <w:pPr>
              <w:jc w:val="center"/>
            </w:pPr>
          </w:p>
        </w:tc>
        <w:tc>
          <w:tcPr>
            <w:tcW w:w="850" w:type="dxa"/>
          </w:tcPr>
          <w:p w14:paraId="2F54CB04" w14:textId="77777777" w:rsidR="001407A3" w:rsidRPr="00EA5D32" w:rsidRDefault="001407A3" w:rsidP="008873D9">
            <w:pPr>
              <w:jc w:val="center"/>
            </w:pPr>
          </w:p>
        </w:tc>
        <w:tc>
          <w:tcPr>
            <w:tcW w:w="709" w:type="dxa"/>
          </w:tcPr>
          <w:p w14:paraId="62FD3822" w14:textId="77777777" w:rsidR="001407A3" w:rsidRPr="00EA5D32" w:rsidRDefault="001407A3" w:rsidP="008873D9">
            <w:pPr>
              <w:jc w:val="center"/>
            </w:pPr>
          </w:p>
        </w:tc>
      </w:tr>
      <w:tr w:rsidR="001407A3" w:rsidRPr="00EA5D32" w14:paraId="5AAD6250" w14:textId="77777777" w:rsidTr="008873D9">
        <w:trPr>
          <w:trHeight w:val="1113"/>
          <w:jc w:val="center"/>
        </w:trPr>
        <w:tc>
          <w:tcPr>
            <w:tcW w:w="336" w:type="dxa"/>
          </w:tcPr>
          <w:p w14:paraId="132BAC3C" w14:textId="77777777" w:rsidR="001407A3" w:rsidRPr="00EA5D32" w:rsidRDefault="001407A3" w:rsidP="008873D9">
            <w:pPr>
              <w:jc w:val="center"/>
            </w:pPr>
          </w:p>
        </w:tc>
        <w:tc>
          <w:tcPr>
            <w:tcW w:w="616" w:type="dxa"/>
          </w:tcPr>
          <w:p w14:paraId="0D7B3EE2" w14:textId="77777777" w:rsidR="001407A3" w:rsidRPr="00EA5D32" w:rsidRDefault="001407A3" w:rsidP="008873D9">
            <w:pPr>
              <w:jc w:val="center"/>
            </w:pPr>
          </w:p>
        </w:tc>
        <w:tc>
          <w:tcPr>
            <w:tcW w:w="714" w:type="dxa"/>
          </w:tcPr>
          <w:p w14:paraId="4C2829B6" w14:textId="77777777" w:rsidR="001407A3" w:rsidRPr="00EA5D32" w:rsidRDefault="001407A3" w:rsidP="008873D9">
            <w:pPr>
              <w:jc w:val="center"/>
            </w:pPr>
          </w:p>
        </w:tc>
        <w:tc>
          <w:tcPr>
            <w:tcW w:w="1250" w:type="dxa"/>
          </w:tcPr>
          <w:p w14:paraId="3BD4FB24" w14:textId="77777777" w:rsidR="001407A3" w:rsidRPr="00EA5D32" w:rsidRDefault="001407A3" w:rsidP="008873D9">
            <w:pPr>
              <w:jc w:val="center"/>
            </w:pPr>
          </w:p>
        </w:tc>
        <w:tc>
          <w:tcPr>
            <w:tcW w:w="1242" w:type="dxa"/>
          </w:tcPr>
          <w:p w14:paraId="74B36D9D" w14:textId="77777777" w:rsidR="001407A3" w:rsidRPr="00EA5D32" w:rsidRDefault="001407A3" w:rsidP="008873D9">
            <w:pPr>
              <w:jc w:val="center"/>
            </w:pPr>
          </w:p>
        </w:tc>
        <w:tc>
          <w:tcPr>
            <w:tcW w:w="1242" w:type="dxa"/>
          </w:tcPr>
          <w:p w14:paraId="22812290" w14:textId="77777777" w:rsidR="001407A3" w:rsidRPr="00EA5D32" w:rsidRDefault="001407A3" w:rsidP="008873D9">
            <w:pPr>
              <w:jc w:val="center"/>
            </w:pPr>
          </w:p>
        </w:tc>
        <w:tc>
          <w:tcPr>
            <w:tcW w:w="762" w:type="dxa"/>
          </w:tcPr>
          <w:p w14:paraId="4F17B1F9" w14:textId="77777777" w:rsidR="001407A3" w:rsidRPr="00EA5D32" w:rsidRDefault="001407A3" w:rsidP="008873D9">
            <w:pPr>
              <w:jc w:val="center"/>
            </w:pPr>
          </w:p>
        </w:tc>
        <w:tc>
          <w:tcPr>
            <w:tcW w:w="993" w:type="dxa"/>
          </w:tcPr>
          <w:p w14:paraId="5B13781E" w14:textId="77777777" w:rsidR="001407A3" w:rsidRPr="00EA5D32" w:rsidRDefault="001407A3" w:rsidP="008873D9">
            <w:pPr>
              <w:jc w:val="center"/>
            </w:pPr>
          </w:p>
        </w:tc>
        <w:tc>
          <w:tcPr>
            <w:tcW w:w="850" w:type="dxa"/>
          </w:tcPr>
          <w:p w14:paraId="14F40EDD" w14:textId="77777777" w:rsidR="001407A3" w:rsidRPr="00EA5D32" w:rsidRDefault="001407A3" w:rsidP="008873D9">
            <w:pPr>
              <w:jc w:val="center"/>
            </w:pPr>
          </w:p>
        </w:tc>
        <w:tc>
          <w:tcPr>
            <w:tcW w:w="709" w:type="dxa"/>
          </w:tcPr>
          <w:p w14:paraId="71EAE057" w14:textId="77777777" w:rsidR="001407A3" w:rsidRPr="00EA5D32" w:rsidRDefault="001407A3" w:rsidP="008873D9">
            <w:pPr>
              <w:jc w:val="center"/>
            </w:pPr>
          </w:p>
        </w:tc>
      </w:tr>
    </w:tbl>
    <w:p w14:paraId="48A188E1" w14:textId="77777777" w:rsidR="001407A3" w:rsidRPr="00EA5D32" w:rsidRDefault="001407A3" w:rsidP="001407A3">
      <w:pPr>
        <w:rPr>
          <w:szCs w:val="21"/>
        </w:rPr>
      </w:pPr>
    </w:p>
    <w:p w14:paraId="780CF634" w14:textId="77777777" w:rsidR="006A626B" w:rsidRPr="002364B9" w:rsidRDefault="006A626B" w:rsidP="006A626B">
      <w:pPr>
        <w:ind w:firstLineChars="50" w:firstLine="105"/>
        <w:rPr>
          <w:szCs w:val="21"/>
        </w:rPr>
      </w:pPr>
      <w:r w:rsidRPr="002364B9">
        <w:rPr>
          <w:szCs w:val="21"/>
        </w:rPr>
        <w:t>单位（</w:t>
      </w:r>
      <w:r w:rsidRPr="002364B9">
        <w:rPr>
          <w:rFonts w:hint="eastAsia"/>
          <w:szCs w:val="21"/>
        </w:rPr>
        <w:t>段级</w:t>
      </w:r>
      <w:r w:rsidRPr="002364B9">
        <w:rPr>
          <w:szCs w:val="21"/>
        </w:rPr>
        <w:t>）：</w:t>
      </w:r>
      <w:r w:rsidRPr="002364B9">
        <w:rPr>
          <w:szCs w:val="21"/>
        </w:rPr>
        <w:t xml:space="preserve">        </w:t>
      </w:r>
      <w:r w:rsidRPr="002364B9">
        <w:rPr>
          <w:szCs w:val="21"/>
        </w:rPr>
        <w:t>批准人姓名：</w:t>
      </w:r>
      <w:r w:rsidRPr="002364B9">
        <w:rPr>
          <w:szCs w:val="21"/>
        </w:rPr>
        <w:t xml:space="preserve">           </w:t>
      </w:r>
      <w:r w:rsidRPr="002364B9">
        <w:rPr>
          <w:szCs w:val="21"/>
        </w:rPr>
        <w:t>职务：</w:t>
      </w:r>
      <w:r w:rsidRPr="002364B9">
        <w:rPr>
          <w:szCs w:val="21"/>
        </w:rPr>
        <w:t xml:space="preserve">     </w:t>
      </w:r>
      <w:r w:rsidRPr="002364B9">
        <w:rPr>
          <w:rFonts w:hint="eastAsia"/>
          <w:szCs w:val="21"/>
        </w:rPr>
        <w:t xml:space="preserve"> </w:t>
      </w:r>
      <w:r w:rsidRPr="002364B9">
        <w:rPr>
          <w:szCs w:val="21"/>
        </w:rPr>
        <w:t xml:space="preserve">   </w:t>
      </w:r>
      <w:r w:rsidRPr="002364B9">
        <w:rPr>
          <w:szCs w:val="21"/>
        </w:rPr>
        <w:t>批准日期：</w:t>
      </w:r>
    </w:p>
    <w:p w14:paraId="244E1A42" w14:textId="77777777" w:rsidR="006A626B" w:rsidRPr="002364B9" w:rsidRDefault="006A626B" w:rsidP="006A626B">
      <w:pPr>
        <w:jc w:val="center"/>
        <w:rPr>
          <w:szCs w:val="21"/>
        </w:rPr>
      </w:pPr>
      <w:r w:rsidRPr="002364B9">
        <w:rPr>
          <w:szCs w:val="21"/>
        </w:rPr>
        <w:t xml:space="preserve">                                                                        </w:t>
      </w:r>
    </w:p>
    <w:p w14:paraId="63522912" w14:textId="77777777" w:rsidR="006A626B" w:rsidRPr="002364B9" w:rsidRDefault="006A626B" w:rsidP="006A626B">
      <w:pPr>
        <w:jc w:val="center"/>
        <w:rPr>
          <w:szCs w:val="21"/>
        </w:rPr>
      </w:pPr>
      <w:r w:rsidRPr="002364B9">
        <w:rPr>
          <w:szCs w:val="21"/>
        </w:rPr>
        <w:t xml:space="preserve">                                                          </w:t>
      </w:r>
    </w:p>
    <w:p w14:paraId="61FE823C" w14:textId="77777777" w:rsidR="001407A3" w:rsidRPr="00EA5D32" w:rsidRDefault="006A626B" w:rsidP="006A626B">
      <w:pPr>
        <w:snapToGrid w:val="0"/>
        <w:spacing w:line="560" w:lineRule="exact"/>
        <w:rPr>
          <w:rFonts w:eastAsia="黑体"/>
          <w:sz w:val="32"/>
          <w:szCs w:val="32"/>
        </w:rPr>
        <w:sectPr w:rsidR="001407A3" w:rsidRPr="00EA5D32" w:rsidSect="008873D9">
          <w:footerReference w:type="default" r:id="rId10"/>
          <w:pgSz w:w="11906" w:h="16838"/>
          <w:pgMar w:top="2098" w:right="1800" w:bottom="1985" w:left="1588" w:header="851" w:footer="992" w:gutter="0"/>
          <w:cols w:space="425"/>
          <w:docGrid w:linePitch="312"/>
        </w:sectPr>
      </w:pPr>
      <w:r w:rsidRPr="002364B9">
        <w:rPr>
          <w:rFonts w:hint="eastAsia"/>
          <w:szCs w:val="21"/>
        </w:rPr>
        <w:t xml:space="preserve">                                                        </w:t>
      </w:r>
      <w:r w:rsidRPr="002364B9">
        <w:rPr>
          <w:szCs w:val="21"/>
        </w:rPr>
        <w:t>单位（</w:t>
      </w:r>
      <w:r w:rsidRPr="002364B9">
        <w:rPr>
          <w:rFonts w:hint="eastAsia"/>
          <w:szCs w:val="21"/>
        </w:rPr>
        <w:t>段级</w:t>
      </w:r>
      <w:r w:rsidRPr="002364B9">
        <w:rPr>
          <w:szCs w:val="21"/>
        </w:rPr>
        <w:t>）公章：</w:t>
      </w:r>
    </w:p>
    <w:p w14:paraId="7BD72ACF" w14:textId="77777777" w:rsidR="001407A3" w:rsidRPr="00EA5D32" w:rsidRDefault="001407A3" w:rsidP="001407A3">
      <w:pPr>
        <w:adjustRightInd w:val="0"/>
        <w:snapToGrid w:val="0"/>
        <w:spacing w:line="560" w:lineRule="exact"/>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16</w:t>
      </w:r>
    </w:p>
    <w:p w14:paraId="08924070" w14:textId="77777777" w:rsidR="001407A3" w:rsidRPr="00EA5D32" w:rsidRDefault="001407A3" w:rsidP="001407A3">
      <w:pPr>
        <w:adjustRightInd w:val="0"/>
        <w:snapToGrid w:val="0"/>
        <w:spacing w:beforeLines="100" w:before="240" w:afterLines="100" w:after="240" w:line="560" w:lineRule="exact"/>
        <w:jc w:val="center"/>
        <w:rPr>
          <w:rFonts w:eastAsia="华文中宋"/>
          <w:b/>
          <w:sz w:val="36"/>
          <w:szCs w:val="36"/>
        </w:rPr>
      </w:pPr>
      <w:r w:rsidRPr="00EA5D32">
        <w:rPr>
          <w:rFonts w:eastAsia="华文中宋"/>
          <w:b/>
          <w:sz w:val="36"/>
          <w:szCs w:val="36"/>
        </w:rPr>
        <w:t>电</w:t>
      </w:r>
      <w:proofErr w:type="gramStart"/>
      <w:r w:rsidRPr="00EA5D32">
        <w:rPr>
          <w:rFonts w:eastAsia="华文中宋"/>
          <w:b/>
          <w:sz w:val="36"/>
          <w:szCs w:val="36"/>
        </w:rPr>
        <w:t>务需</w:t>
      </w:r>
      <w:proofErr w:type="gramEnd"/>
      <w:r w:rsidRPr="00EA5D32">
        <w:rPr>
          <w:rFonts w:eastAsia="华文中宋"/>
          <w:b/>
          <w:sz w:val="36"/>
          <w:szCs w:val="36"/>
        </w:rPr>
        <w:t>车务配合的点外作业项目有关要求</w:t>
      </w:r>
    </w:p>
    <w:p w14:paraId="6DBEB844"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信号部门点外作业需要车务配合进行的作业项目，必须具备</w:t>
      </w:r>
      <w:r w:rsidRPr="00EA5D32">
        <w:rPr>
          <w:rFonts w:eastAsia="仿宋_GB2312"/>
          <w:sz w:val="32"/>
          <w:szCs w:val="32"/>
        </w:rPr>
        <w:t>“</w:t>
      </w:r>
      <w:r w:rsidRPr="00EA5D32">
        <w:rPr>
          <w:rFonts w:eastAsia="仿宋_GB2312"/>
          <w:sz w:val="32"/>
          <w:szCs w:val="32"/>
        </w:rPr>
        <w:t>不影响行车，随时可以恢复</w:t>
      </w:r>
      <w:r w:rsidRPr="00EA5D32">
        <w:rPr>
          <w:rFonts w:eastAsia="仿宋_GB2312"/>
          <w:sz w:val="32"/>
          <w:szCs w:val="32"/>
        </w:rPr>
        <w:t>”</w:t>
      </w:r>
      <w:r w:rsidRPr="00EA5D32">
        <w:rPr>
          <w:rFonts w:eastAsia="仿宋_GB2312"/>
          <w:sz w:val="32"/>
          <w:szCs w:val="32"/>
        </w:rPr>
        <w:t>的特点，并按下列规定执行。</w:t>
      </w:r>
    </w:p>
    <w:p w14:paraId="48AFEFA8"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t>一、作业项目</w:t>
      </w:r>
    </w:p>
    <w:p w14:paraId="2089C9B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室内外设备检查、道岔转换试验。</w:t>
      </w:r>
    </w:p>
    <w:p w14:paraId="610B2D9E"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t>二、作业流程</w:t>
      </w:r>
    </w:p>
    <w:p w14:paraId="04E1E796"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（一）电务信号工区编制《电</w:t>
      </w:r>
      <w:proofErr w:type="gramStart"/>
      <w:r w:rsidRPr="00EA5D32">
        <w:rPr>
          <w:rFonts w:eastAsia="仿宋_GB2312"/>
          <w:sz w:val="32"/>
          <w:szCs w:val="32"/>
        </w:rPr>
        <w:t>务需</w:t>
      </w:r>
      <w:proofErr w:type="gramEnd"/>
      <w:r w:rsidRPr="00EA5D32">
        <w:rPr>
          <w:rFonts w:eastAsia="仿宋_GB2312"/>
          <w:sz w:val="32"/>
          <w:szCs w:val="32"/>
        </w:rPr>
        <w:t>车务配合的点外作业申请单》（格式及填记要求附后），必须明确作业设备和作业项目，经信号车间审核、批准、加盖车间公章传真至信号工区，由信号工区组织实施。</w:t>
      </w:r>
    </w:p>
    <w:p w14:paraId="697E092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（二）信号驻站联络员按规定在车站进行登记后，应向车站值班员出具《电</w:t>
      </w:r>
      <w:proofErr w:type="gramStart"/>
      <w:r w:rsidRPr="00EA5D32">
        <w:rPr>
          <w:rFonts w:eastAsia="仿宋_GB2312"/>
          <w:sz w:val="32"/>
          <w:szCs w:val="32"/>
        </w:rPr>
        <w:t>务需</w:t>
      </w:r>
      <w:proofErr w:type="gramEnd"/>
      <w:r w:rsidRPr="00EA5D32">
        <w:rPr>
          <w:rFonts w:eastAsia="仿宋_GB2312"/>
          <w:sz w:val="32"/>
          <w:szCs w:val="32"/>
        </w:rPr>
        <w:t>车务配合的点外作业申请单》（以下简称《作业申请单》）。在车站列车、调车进路排列后，信号驻站联络员按照《作业申请单》中的项目，可申请不影响列车、调车进路有关点外作业项目。车站值班员根据车站行车作业情况，按照</w:t>
      </w:r>
      <w:r w:rsidRPr="00EA5D32">
        <w:rPr>
          <w:rFonts w:eastAsia="仿宋_GB2312"/>
          <w:sz w:val="32"/>
          <w:szCs w:val="32"/>
        </w:rPr>
        <w:t>“</w:t>
      </w:r>
      <w:r w:rsidRPr="00EA5D32">
        <w:rPr>
          <w:rFonts w:eastAsia="仿宋_GB2312"/>
          <w:sz w:val="32"/>
          <w:szCs w:val="32"/>
        </w:rPr>
        <w:t>申请一项、同意一项、作业一项</w:t>
      </w:r>
      <w:r w:rsidRPr="00EA5D32">
        <w:rPr>
          <w:rFonts w:eastAsia="仿宋_GB2312"/>
          <w:sz w:val="32"/>
          <w:szCs w:val="32"/>
        </w:rPr>
        <w:t>”</w:t>
      </w:r>
      <w:r w:rsidRPr="00EA5D32">
        <w:rPr>
          <w:rFonts w:eastAsia="仿宋_GB2312"/>
          <w:sz w:val="32"/>
          <w:szCs w:val="32"/>
        </w:rPr>
        <w:t>的原则，配合电务信号部门进行《作业申请单》中每项具体作业。</w:t>
      </w:r>
    </w:p>
    <w:p w14:paraId="23322F0E"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（三）信号人员在对每个信号设备进行作业前，须由信号驻站联络员向车站值班员进行申请，车站值班员同意后在《作业申请单》中对应的作业设备名称和项目的</w:t>
      </w:r>
      <w:r w:rsidRPr="00EA5D32">
        <w:rPr>
          <w:rFonts w:eastAsia="仿宋_GB2312"/>
          <w:sz w:val="32"/>
          <w:szCs w:val="32"/>
        </w:rPr>
        <w:t>“</w:t>
      </w:r>
      <w:r w:rsidRPr="00EA5D32">
        <w:rPr>
          <w:rFonts w:eastAsia="仿宋_GB2312"/>
          <w:sz w:val="32"/>
          <w:szCs w:val="32"/>
        </w:rPr>
        <w:t>车站同意作业</w:t>
      </w:r>
      <w:r w:rsidRPr="00EA5D32">
        <w:rPr>
          <w:rFonts w:eastAsia="仿宋_GB2312"/>
          <w:sz w:val="32"/>
          <w:szCs w:val="32"/>
        </w:rPr>
        <w:t>”</w:t>
      </w:r>
      <w:r w:rsidRPr="00EA5D32">
        <w:rPr>
          <w:rFonts w:eastAsia="仿宋_GB2312"/>
          <w:sz w:val="32"/>
          <w:szCs w:val="32"/>
        </w:rPr>
        <w:lastRenderedPageBreak/>
        <w:t>栏目内进行勾画。</w:t>
      </w:r>
    </w:p>
    <w:p w14:paraId="5743F8A9"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四）室内信号驻站联络员在得到车站值班员同意后，方可通知信号作业人员进行作业。在每个设备作业完毕后，信号作业人员应及时报告室内信号驻站联络员，由信号驻站联络员告知车站值班员，并在《作业申请单》对应的项目中的</w:t>
      </w:r>
      <w:r w:rsidRPr="00EA5D32">
        <w:rPr>
          <w:rFonts w:eastAsia="仿宋_GB2312"/>
          <w:sz w:val="32"/>
          <w:szCs w:val="32"/>
        </w:rPr>
        <w:t>“</w:t>
      </w:r>
      <w:r w:rsidRPr="00EA5D32">
        <w:rPr>
          <w:rFonts w:eastAsia="仿宋_GB2312"/>
          <w:sz w:val="32"/>
          <w:szCs w:val="32"/>
        </w:rPr>
        <w:t>电务设备恢复</w:t>
      </w:r>
      <w:r w:rsidRPr="00EA5D32">
        <w:rPr>
          <w:rFonts w:eastAsia="仿宋_GB2312"/>
          <w:sz w:val="32"/>
          <w:szCs w:val="32"/>
        </w:rPr>
        <w:t>”</w:t>
      </w:r>
      <w:r w:rsidRPr="00EA5D32">
        <w:rPr>
          <w:rFonts w:eastAsia="仿宋_GB2312"/>
          <w:sz w:val="32"/>
          <w:szCs w:val="32"/>
        </w:rPr>
        <w:t>栏内签认。</w:t>
      </w:r>
    </w:p>
    <w:p w14:paraId="65A75DA8"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（五）作业完毕后，信号作业负责人（工长、副工长、班长）应在《作业申请单》的</w:t>
      </w:r>
      <w:r w:rsidRPr="00EA5D32">
        <w:rPr>
          <w:rFonts w:eastAsia="仿宋_GB2312"/>
          <w:sz w:val="32"/>
          <w:szCs w:val="32"/>
        </w:rPr>
        <w:t>“</w:t>
      </w:r>
      <w:r w:rsidRPr="00EA5D32">
        <w:rPr>
          <w:rFonts w:eastAsia="仿宋_GB2312"/>
          <w:sz w:val="32"/>
          <w:szCs w:val="32"/>
        </w:rPr>
        <w:t>电务作业负责人栏</w:t>
      </w:r>
      <w:r w:rsidRPr="00EA5D32">
        <w:rPr>
          <w:rFonts w:eastAsia="仿宋_GB2312"/>
          <w:sz w:val="32"/>
          <w:szCs w:val="32"/>
        </w:rPr>
        <w:t>”</w:t>
      </w:r>
      <w:r w:rsidRPr="00EA5D32">
        <w:rPr>
          <w:rFonts w:eastAsia="仿宋_GB2312"/>
          <w:sz w:val="32"/>
          <w:szCs w:val="32"/>
        </w:rPr>
        <w:t>签字；车站值班员在《作业申请单》的</w:t>
      </w:r>
      <w:r w:rsidRPr="00EA5D32">
        <w:rPr>
          <w:rFonts w:eastAsia="仿宋_GB2312"/>
          <w:sz w:val="32"/>
          <w:szCs w:val="32"/>
        </w:rPr>
        <w:t>“</w:t>
      </w:r>
      <w:r w:rsidRPr="00EA5D32">
        <w:rPr>
          <w:rFonts w:eastAsia="仿宋_GB2312"/>
          <w:sz w:val="32"/>
          <w:szCs w:val="32"/>
        </w:rPr>
        <w:t>车务值班员栏</w:t>
      </w:r>
      <w:r w:rsidRPr="00EA5D32">
        <w:rPr>
          <w:rFonts w:eastAsia="仿宋_GB2312"/>
          <w:sz w:val="32"/>
          <w:szCs w:val="32"/>
        </w:rPr>
        <w:t>”</w:t>
      </w:r>
      <w:r w:rsidRPr="00EA5D32">
        <w:rPr>
          <w:rFonts w:eastAsia="仿宋_GB2312"/>
          <w:sz w:val="32"/>
          <w:szCs w:val="32"/>
        </w:rPr>
        <w:t>签字。车站负责保存《作业申请单》，保存期</w:t>
      </w:r>
      <w:r w:rsidRPr="00EA5D32">
        <w:rPr>
          <w:rFonts w:eastAsia="仿宋_GB2312"/>
          <w:sz w:val="32"/>
          <w:szCs w:val="32"/>
        </w:rPr>
        <w:t>1</w:t>
      </w:r>
      <w:r w:rsidRPr="00EA5D32">
        <w:rPr>
          <w:rFonts w:eastAsia="仿宋_GB2312"/>
          <w:sz w:val="32"/>
          <w:szCs w:val="32"/>
        </w:rPr>
        <w:t>月。</w:t>
      </w:r>
    </w:p>
    <w:p w14:paraId="60C0F64F" w14:textId="77777777" w:rsidR="001407A3" w:rsidRPr="00EA5D32" w:rsidRDefault="001407A3" w:rsidP="001407A3">
      <w:pPr>
        <w:adjustRightInd w:val="0"/>
        <w:snapToGrid w:val="0"/>
        <w:spacing w:line="560" w:lineRule="exact"/>
        <w:ind w:firstLineChars="200" w:firstLine="640"/>
        <w:jc w:val="left"/>
        <w:rPr>
          <w:rFonts w:eastAsia="黑体"/>
          <w:sz w:val="32"/>
          <w:szCs w:val="32"/>
        </w:rPr>
      </w:pPr>
      <w:r w:rsidRPr="00EA5D32">
        <w:rPr>
          <w:rFonts w:eastAsia="黑体"/>
          <w:sz w:val="32"/>
          <w:szCs w:val="32"/>
        </w:rPr>
        <w:t>三、作业要求</w:t>
      </w:r>
    </w:p>
    <w:p w14:paraId="65B60D56"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（一）车务部门要积极配合信号部门进行相关点外作业。</w:t>
      </w:r>
    </w:p>
    <w:p w14:paraId="142A97E0"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二）信号人员在进行设备点外作业过程中，遇车站需使用设备时，应立即停止作业并恢复设备。待设备使用完毕，经车站值班员同意后方可继续作业。如遇信号设备不能立即恢复，信号人员应立即通知车站值班员，车站值班员应按设备故障的处置规定，立即报告列车调度员，通知有关设备管理单位，并按设备管理单位登记的行车限制条件组织行车。</w:t>
      </w:r>
    </w:p>
    <w:p w14:paraId="41113AFA"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t>（</w:t>
      </w:r>
      <w:r w:rsidRPr="00EA5D32">
        <w:rPr>
          <w:rFonts w:eastAsia="仿宋_GB2312" w:hint="eastAsia"/>
          <w:sz w:val="32"/>
          <w:szCs w:val="32"/>
        </w:rPr>
        <w:t>三</w:t>
      </w:r>
      <w:r w:rsidRPr="00EA5D32">
        <w:rPr>
          <w:rFonts w:eastAsia="仿宋_GB2312"/>
          <w:sz w:val="32"/>
          <w:szCs w:val="32"/>
        </w:rPr>
        <w:t>）对车站值班员未予以同意进行或电务信号人员已经予以恢复签认的信号设备发生异常（如道岔断表示、挤岔报警和轨道电路</w:t>
      </w:r>
      <w:proofErr w:type="gramStart"/>
      <w:r w:rsidRPr="00EA5D32">
        <w:rPr>
          <w:rFonts w:eastAsia="仿宋_GB2312"/>
          <w:sz w:val="32"/>
          <w:szCs w:val="32"/>
        </w:rPr>
        <w:t>红光带</w:t>
      </w:r>
      <w:proofErr w:type="gramEnd"/>
      <w:r w:rsidRPr="00EA5D32">
        <w:rPr>
          <w:rFonts w:eastAsia="仿宋_GB2312"/>
          <w:sz w:val="32"/>
          <w:szCs w:val="32"/>
        </w:rPr>
        <w:t>等）时，车务值班员应按照设备故障的处置规定进行处置。</w:t>
      </w:r>
    </w:p>
    <w:p w14:paraId="4D10510D" w14:textId="77777777" w:rsidR="001407A3" w:rsidRPr="00EA5D32" w:rsidRDefault="001407A3" w:rsidP="001407A3">
      <w:pPr>
        <w:adjustRightInd w:val="0"/>
        <w:snapToGrid w:val="0"/>
        <w:spacing w:line="560" w:lineRule="exact"/>
        <w:ind w:firstLineChars="200" w:firstLine="640"/>
        <w:jc w:val="left"/>
        <w:rPr>
          <w:rFonts w:eastAsia="仿宋_GB2312"/>
          <w:sz w:val="32"/>
          <w:szCs w:val="32"/>
        </w:rPr>
      </w:pPr>
      <w:r w:rsidRPr="00EA5D32">
        <w:rPr>
          <w:rFonts w:eastAsia="仿宋_GB2312"/>
          <w:sz w:val="32"/>
          <w:szCs w:val="32"/>
        </w:rPr>
        <w:lastRenderedPageBreak/>
        <w:t>（</w:t>
      </w:r>
      <w:r w:rsidRPr="00EA5D32">
        <w:rPr>
          <w:rFonts w:eastAsia="仿宋_GB2312" w:hint="eastAsia"/>
          <w:sz w:val="32"/>
          <w:szCs w:val="32"/>
        </w:rPr>
        <w:t>四</w:t>
      </w:r>
      <w:r w:rsidRPr="00EA5D32">
        <w:rPr>
          <w:rFonts w:eastAsia="仿宋_GB2312"/>
          <w:sz w:val="32"/>
          <w:szCs w:val="32"/>
        </w:rPr>
        <w:t>）信号作业人员须严格执行</w:t>
      </w:r>
      <w:r w:rsidRPr="00EA5D32">
        <w:rPr>
          <w:rFonts w:eastAsia="仿宋_GB2312"/>
          <w:sz w:val="32"/>
          <w:szCs w:val="32"/>
        </w:rPr>
        <w:t>“</w:t>
      </w:r>
      <w:r w:rsidRPr="00EA5D32">
        <w:rPr>
          <w:rFonts w:eastAsia="仿宋_GB2312"/>
          <w:sz w:val="32"/>
          <w:szCs w:val="32"/>
        </w:rPr>
        <w:t>三不动、三不离</w:t>
      </w:r>
      <w:r w:rsidRPr="00EA5D32">
        <w:rPr>
          <w:rFonts w:eastAsia="仿宋_GB2312"/>
          <w:sz w:val="32"/>
          <w:szCs w:val="32"/>
        </w:rPr>
        <w:t>”</w:t>
      </w:r>
      <w:r w:rsidRPr="00EA5D32">
        <w:rPr>
          <w:rFonts w:eastAsia="仿宋_GB2312"/>
          <w:sz w:val="32"/>
          <w:szCs w:val="32"/>
        </w:rPr>
        <w:t>电务安全作业纪律，未经车站值班员同意不得擅自进行影响设备使用的作业，经车站值班员同意的作业，不得影响已排列进路和已开放信号。</w:t>
      </w:r>
    </w:p>
    <w:p w14:paraId="06023D76" w14:textId="77777777" w:rsidR="001407A3" w:rsidRPr="00EA5D32" w:rsidRDefault="001407A3" w:rsidP="001407A3">
      <w:pPr>
        <w:snapToGrid w:val="0"/>
        <w:spacing w:line="560" w:lineRule="exact"/>
        <w:ind w:firstLineChars="200" w:firstLine="640"/>
        <w:rPr>
          <w:rFonts w:eastAsia="仿宋_GB2312"/>
          <w:sz w:val="32"/>
          <w:szCs w:val="32"/>
        </w:rPr>
      </w:pPr>
    </w:p>
    <w:p w14:paraId="1EFC9443" w14:textId="77777777" w:rsidR="001407A3" w:rsidRPr="00EA5D32" w:rsidRDefault="001407A3" w:rsidP="001407A3">
      <w:pPr>
        <w:snapToGrid w:val="0"/>
        <w:spacing w:line="560" w:lineRule="exact"/>
        <w:ind w:firstLineChars="200" w:firstLine="640"/>
        <w:rPr>
          <w:rFonts w:eastAsia="仿宋_GB2312"/>
          <w:sz w:val="32"/>
          <w:szCs w:val="32"/>
        </w:rPr>
      </w:pPr>
    </w:p>
    <w:p w14:paraId="5AD09140" w14:textId="77777777" w:rsidR="001407A3" w:rsidRPr="00EA5D32" w:rsidRDefault="001407A3" w:rsidP="001407A3">
      <w:pPr>
        <w:snapToGrid w:val="0"/>
        <w:spacing w:line="560" w:lineRule="exact"/>
        <w:ind w:firstLineChars="200" w:firstLine="640"/>
        <w:rPr>
          <w:rFonts w:eastAsia="仿宋_GB2312"/>
          <w:sz w:val="32"/>
          <w:szCs w:val="32"/>
        </w:rPr>
      </w:pPr>
    </w:p>
    <w:p w14:paraId="0E6125F6" w14:textId="77777777" w:rsidR="001407A3" w:rsidRPr="00EA5D32" w:rsidRDefault="001407A3" w:rsidP="001407A3">
      <w:pPr>
        <w:snapToGrid w:val="0"/>
        <w:spacing w:line="560" w:lineRule="exact"/>
        <w:ind w:firstLineChars="200" w:firstLine="640"/>
        <w:rPr>
          <w:rFonts w:eastAsia="仿宋_GB2312"/>
          <w:sz w:val="32"/>
          <w:szCs w:val="32"/>
        </w:rPr>
      </w:pPr>
    </w:p>
    <w:p w14:paraId="3FF9FC73" w14:textId="77777777" w:rsidR="001407A3" w:rsidRPr="00EA5D32" w:rsidRDefault="001407A3" w:rsidP="001407A3">
      <w:pPr>
        <w:snapToGrid w:val="0"/>
        <w:spacing w:line="560" w:lineRule="exact"/>
        <w:ind w:firstLineChars="200" w:firstLine="640"/>
        <w:rPr>
          <w:rFonts w:eastAsia="仿宋_GB2312"/>
          <w:sz w:val="32"/>
          <w:szCs w:val="32"/>
        </w:rPr>
      </w:pPr>
    </w:p>
    <w:p w14:paraId="74569673" w14:textId="77777777" w:rsidR="001407A3" w:rsidRPr="00EA5D32" w:rsidRDefault="001407A3" w:rsidP="001407A3">
      <w:pPr>
        <w:snapToGrid w:val="0"/>
        <w:spacing w:line="560" w:lineRule="exact"/>
        <w:ind w:firstLineChars="200" w:firstLine="640"/>
        <w:rPr>
          <w:rFonts w:eastAsia="仿宋_GB2312"/>
          <w:sz w:val="32"/>
          <w:szCs w:val="32"/>
        </w:rPr>
      </w:pPr>
    </w:p>
    <w:p w14:paraId="38D6AF57" w14:textId="77777777" w:rsidR="001407A3" w:rsidRPr="00EA5D32" w:rsidRDefault="001407A3" w:rsidP="001407A3">
      <w:pPr>
        <w:snapToGrid w:val="0"/>
        <w:spacing w:line="560" w:lineRule="exact"/>
        <w:ind w:firstLineChars="200" w:firstLine="640"/>
        <w:rPr>
          <w:rFonts w:eastAsia="仿宋_GB2312"/>
          <w:sz w:val="32"/>
          <w:szCs w:val="32"/>
        </w:rPr>
      </w:pPr>
    </w:p>
    <w:p w14:paraId="1F11764C" w14:textId="77777777" w:rsidR="001407A3" w:rsidRPr="00EA5D32" w:rsidRDefault="001407A3" w:rsidP="001407A3">
      <w:pPr>
        <w:snapToGrid w:val="0"/>
        <w:spacing w:line="560" w:lineRule="exact"/>
        <w:ind w:firstLineChars="200" w:firstLine="640"/>
        <w:rPr>
          <w:rFonts w:eastAsia="仿宋_GB2312"/>
          <w:sz w:val="32"/>
          <w:szCs w:val="32"/>
        </w:rPr>
      </w:pPr>
    </w:p>
    <w:p w14:paraId="7BF40557" w14:textId="77777777" w:rsidR="001407A3" w:rsidRPr="00EA5D32" w:rsidRDefault="001407A3" w:rsidP="001407A3">
      <w:pPr>
        <w:snapToGrid w:val="0"/>
        <w:spacing w:line="560" w:lineRule="exact"/>
        <w:ind w:firstLineChars="200" w:firstLine="640"/>
        <w:rPr>
          <w:rFonts w:eastAsia="仿宋_GB2312"/>
          <w:sz w:val="32"/>
          <w:szCs w:val="32"/>
        </w:rPr>
        <w:sectPr w:rsidR="001407A3" w:rsidRPr="00EA5D32" w:rsidSect="008873D9">
          <w:pgSz w:w="11906" w:h="16838"/>
          <w:pgMar w:top="2098" w:right="1800" w:bottom="1985" w:left="1588" w:header="851" w:footer="992" w:gutter="0"/>
          <w:cols w:space="425"/>
          <w:docGrid w:linePitch="312"/>
        </w:sectPr>
      </w:pPr>
    </w:p>
    <w:tbl>
      <w:tblPr>
        <w:tblpPr w:leftFromText="180" w:rightFromText="180" w:vertAnchor="page" w:horzAnchor="margin" w:tblpX="290" w:tblpY="3269"/>
        <w:tblW w:w="13504" w:type="dxa"/>
        <w:tblLook w:val="04A0" w:firstRow="1" w:lastRow="0" w:firstColumn="1" w:lastColumn="0" w:noHBand="0" w:noVBand="1"/>
      </w:tblPr>
      <w:tblGrid>
        <w:gridCol w:w="912"/>
        <w:gridCol w:w="3453"/>
        <w:gridCol w:w="2328"/>
        <w:gridCol w:w="2622"/>
        <w:gridCol w:w="3167"/>
        <w:gridCol w:w="1022"/>
      </w:tblGrid>
      <w:tr w:rsidR="001407A3" w:rsidRPr="00EA5D32" w14:paraId="076AFB80" w14:textId="77777777" w:rsidTr="008873D9">
        <w:trPr>
          <w:trHeight w:val="345"/>
        </w:trPr>
        <w:tc>
          <w:tcPr>
            <w:tcW w:w="13504" w:type="dxa"/>
            <w:gridSpan w:val="6"/>
            <w:tcBorders>
              <w:top w:val="nil"/>
              <w:left w:val="nil"/>
              <w:bottom w:val="nil"/>
              <w:right w:val="nil"/>
            </w:tcBorders>
            <w:noWrap/>
            <w:vAlign w:val="center"/>
            <w:hideMark/>
          </w:tcPr>
          <w:p w14:paraId="5B7DE299" w14:textId="77777777" w:rsidR="001407A3" w:rsidRPr="00EA5D32" w:rsidRDefault="001407A3" w:rsidP="008873D9">
            <w:pPr>
              <w:widowControl/>
              <w:jc w:val="left"/>
              <w:rPr>
                <w:kern w:val="0"/>
                <w:szCs w:val="21"/>
              </w:rPr>
            </w:pPr>
            <w:r w:rsidRPr="00EA5D32">
              <w:rPr>
                <w:kern w:val="0"/>
                <w:szCs w:val="21"/>
              </w:rPr>
              <w:lastRenderedPageBreak/>
              <w:t>信号工区：</w:t>
            </w:r>
            <w:r w:rsidRPr="00EA5D32">
              <w:rPr>
                <w:kern w:val="0"/>
                <w:szCs w:val="21"/>
              </w:rPr>
              <w:t xml:space="preserve">       </w:t>
            </w:r>
            <w:r w:rsidRPr="00EA5D32">
              <w:rPr>
                <w:kern w:val="0"/>
                <w:szCs w:val="21"/>
              </w:rPr>
              <w:t>作业车站：</w:t>
            </w:r>
            <w:r w:rsidRPr="00EA5D32">
              <w:rPr>
                <w:kern w:val="0"/>
                <w:szCs w:val="21"/>
              </w:rPr>
              <w:t xml:space="preserve">        </w:t>
            </w:r>
            <w:r w:rsidRPr="00EA5D32">
              <w:rPr>
                <w:kern w:val="0"/>
                <w:szCs w:val="21"/>
              </w:rPr>
              <w:t>作业时期：</w:t>
            </w:r>
            <w:r w:rsidRPr="00EA5D32">
              <w:rPr>
                <w:kern w:val="0"/>
                <w:szCs w:val="21"/>
              </w:rPr>
              <w:t xml:space="preserve">                            </w:t>
            </w:r>
            <w:r w:rsidRPr="00EA5D32">
              <w:rPr>
                <w:kern w:val="0"/>
                <w:szCs w:val="21"/>
              </w:rPr>
              <w:t>电务作业负责人（签字）：</w:t>
            </w:r>
            <w:r w:rsidRPr="00EA5D32">
              <w:rPr>
                <w:kern w:val="0"/>
                <w:szCs w:val="21"/>
              </w:rPr>
              <w:t xml:space="preserve">            </w:t>
            </w:r>
            <w:r w:rsidRPr="00EA5D32">
              <w:rPr>
                <w:kern w:val="0"/>
                <w:szCs w:val="21"/>
              </w:rPr>
              <w:t>车站值班员（签字）：</w:t>
            </w:r>
          </w:p>
        </w:tc>
      </w:tr>
      <w:tr w:rsidR="001407A3" w:rsidRPr="00EA5D32" w14:paraId="7C941080" w14:textId="77777777" w:rsidTr="008873D9">
        <w:trPr>
          <w:trHeight w:val="780"/>
        </w:trPr>
        <w:tc>
          <w:tcPr>
            <w:tcW w:w="912" w:type="dxa"/>
            <w:tcBorders>
              <w:top w:val="single" w:sz="4" w:space="0" w:color="auto"/>
              <w:left w:val="single" w:sz="4" w:space="0" w:color="auto"/>
              <w:bottom w:val="single" w:sz="4" w:space="0" w:color="auto"/>
              <w:right w:val="single" w:sz="4" w:space="0" w:color="auto"/>
            </w:tcBorders>
            <w:noWrap/>
            <w:vAlign w:val="center"/>
            <w:hideMark/>
          </w:tcPr>
          <w:p w14:paraId="2E3F10E7" w14:textId="77777777" w:rsidR="001407A3" w:rsidRPr="00EA5D32" w:rsidRDefault="001407A3" w:rsidP="008873D9">
            <w:pPr>
              <w:widowControl/>
              <w:jc w:val="center"/>
              <w:rPr>
                <w:b/>
                <w:kern w:val="0"/>
                <w:sz w:val="22"/>
              </w:rPr>
            </w:pPr>
            <w:r w:rsidRPr="00EA5D32">
              <w:rPr>
                <w:b/>
                <w:kern w:val="0"/>
                <w:sz w:val="22"/>
              </w:rPr>
              <w:t>序号</w:t>
            </w:r>
          </w:p>
        </w:tc>
        <w:tc>
          <w:tcPr>
            <w:tcW w:w="3453" w:type="dxa"/>
            <w:tcBorders>
              <w:top w:val="single" w:sz="4" w:space="0" w:color="auto"/>
              <w:left w:val="nil"/>
              <w:bottom w:val="single" w:sz="4" w:space="0" w:color="auto"/>
              <w:right w:val="single" w:sz="4" w:space="0" w:color="auto"/>
            </w:tcBorders>
            <w:noWrap/>
            <w:vAlign w:val="center"/>
            <w:hideMark/>
          </w:tcPr>
          <w:p w14:paraId="4478389F" w14:textId="77777777" w:rsidR="001407A3" w:rsidRPr="00EA5D32" w:rsidRDefault="001407A3" w:rsidP="008873D9">
            <w:pPr>
              <w:widowControl/>
              <w:jc w:val="center"/>
              <w:rPr>
                <w:b/>
                <w:kern w:val="0"/>
                <w:sz w:val="22"/>
              </w:rPr>
            </w:pPr>
            <w:r w:rsidRPr="00EA5D32">
              <w:rPr>
                <w:b/>
                <w:kern w:val="0"/>
                <w:sz w:val="22"/>
              </w:rPr>
              <w:t>作业设备名称</w:t>
            </w:r>
          </w:p>
        </w:tc>
        <w:tc>
          <w:tcPr>
            <w:tcW w:w="2328" w:type="dxa"/>
            <w:tcBorders>
              <w:top w:val="single" w:sz="4" w:space="0" w:color="auto"/>
              <w:left w:val="nil"/>
              <w:bottom w:val="single" w:sz="4" w:space="0" w:color="auto"/>
              <w:right w:val="single" w:sz="4" w:space="0" w:color="auto"/>
            </w:tcBorders>
            <w:noWrap/>
            <w:vAlign w:val="center"/>
            <w:hideMark/>
          </w:tcPr>
          <w:p w14:paraId="53210945" w14:textId="77777777" w:rsidR="001407A3" w:rsidRPr="00EA5D32" w:rsidRDefault="001407A3" w:rsidP="008873D9">
            <w:pPr>
              <w:widowControl/>
              <w:jc w:val="center"/>
              <w:rPr>
                <w:b/>
                <w:kern w:val="0"/>
                <w:sz w:val="22"/>
              </w:rPr>
            </w:pPr>
            <w:r w:rsidRPr="00EA5D32">
              <w:rPr>
                <w:b/>
                <w:kern w:val="0"/>
                <w:sz w:val="22"/>
              </w:rPr>
              <w:t>作业项目</w:t>
            </w:r>
          </w:p>
        </w:tc>
        <w:tc>
          <w:tcPr>
            <w:tcW w:w="2622" w:type="dxa"/>
            <w:tcBorders>
              <w:top w:val="single" w:sz="4" w:space="0" w:color="auto"/>
              <w:left w:val="nil"/>
              <w:bottom w:val="single" w:sz="4" w:space="0" w:color="auto"/>
              <w:right w:val="single" w:sz="4" w:space="0" w:color="auto"/>
            </w:tcBorders>
            <w:vAlign w:val="center"/>
            <w:hideMark/>
          </w:tcPr>
          <w:p w14:paraId="356D9048" w14:textId="77777777" w:rsidR="001407A3" w:rsidRPr="00EA5D32" w:rsidRDefault="001407A3" w:rsidP="008873D9">
            <w:pPr>
              <w:widowControl/>
              <w:jc w:val="center"/>
              <w:rPr>
                <w:b/>
                <w:kern w:val="0"/>
                <w:sz w:val="22"/>
              </w:rPr>
            </w:pPr>
            <w:r w:rsidRPr="00EA5D32">
              <w:rPr>
                <w:b/>
                <w:kern w:val="0"/>
                <w:sz w:val="22"/>
              </w:rPr>
              <w:t>车站同意作业</w:t>
            </w:r>
          </w:p>
        </w:tc>
        <w:tc>
          <w:tcPr>
            <w:tcW w:w="3167" w:type="dxa"/>
            <w:tcBorders>
              <w:top w:val="single" w:sz="4" w:space="0" w:color="auto"/>
              <w:left w:val="nil"/>
              <w:bottom w:val="single" w:sz="4" w:space="0" w:color="auto"/>
              <w:right w:val="single" w:sz="4" w:space="0" w:color="auto"/>
            </w:tcBorders>
            <w:noWrap/>
            <w:vAlign w:val="center"/>
            <w:hideMark/>
          </w:tcPr>
          <w:p w14:paraId="4744E96E" w14:textId="77777777" w:rsidR="001407A3" w:rsidRPr="00EA5D32" w:rsidRDefault="001407A3" w:rsidP="008873D9">
            <w:pPr>
              <w:widowControl/>
              <w:jc w:val="center"/>
              <w:rPr>
                <w:b/>
                <w:kern w:val="0"/>
                <w:sz w:val="22"/>
              </w:rPr>
            </w:pPr>
            <w:r w:rsidRPr="00EA5D32">
              <w:rPr>
                <w:b/>
                <w:kern w:val="0"/>
                <w:sz w:val="22"/>
              </w:rPr>
              <w:t>电务设备恢复</w:t>
            </w:r>
          </w:p>
        </w:tc>
        <w:tc>
          <w:tcPr>
            <w:tcW w:w="1022" w:type="dxa"/>
            <w:tcBorders>
              <w:top w:val="single" w:sz="4" w:space="0" w:color="auto"/>
              <w:left w:val="nil"/>
              <w:bottom w:val="single" w:sz="4" w:space="0" w:color="auto"/>
              <w:right w:val="single" w:sz="4" w:space="0" w:color="auto"/>
            </w:tcBorders>
            <w:noWrap/>
            <w:vAlign w:val="center"/>
            <w:hideMark/>
          </w:tcPr>
          <w:p w14:paraId="39BC018B" w14:textId="77777777" w:rsidR="001407A3" w:rsidRPr="00EA5D32" w:rsidRDefault="001407A3" w:rsidP="008873D9">
            <w:pPr>
              <w:widowControl/>
              <w:jc w:val="center"/>
              <w:rPr>
                <w:b/>
                <w:kern w:val="0"/>
                <w:sz w:val="22"/>
              </w:rPr>
            </w:pPr>
            <w:r w:rsidRPr="00EA5D32">
              <w:rPr>
                <w:b/>
                <w:kern w:val="0"/>
                <w:sz w:val="22"/>
              </w:rPr>
              <w:t>备注</w:t>
            </w:r>
          </w:p>
        </w:tc>
      </w:tr>
      <w:tr w:rsidR="001407A3" w:rsidRPr="00EA5D32" w14:paraId="36348423" w14:textId="77777777" w:rsidTr="008873D9">
        <w:trPr>
          <w:trHeight w:val="360"/>
        </w:trPr>
        <w:tc>
          <w:tcPr>
            <w:tcW w:w="912" w:type="dxa"/>
            <w:tcBorders>
              <w:top w:val="nil"/>
              <w:left w:val="single" w:sz="4" w:space="0" w:color="auto"/>
              <w:bottom w:val="single" w:sz="4" w:space="0" w:color="auto"/>
              <w:right w:val="single" w:sz="4" w:space="0" w:color="auto"/>
            </w:tcBorders>
            <w:noWrap/>
            <w:vAlign w:val="center"/>
            <w:hideMark/>
          </w:tcPr>
          <w:p w14:paraId="574A0AFD"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4E947BED"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31632225"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vAlign w:val="center"/>
            <w:hideMark/>
          </w:tcPr>
          <w:p w14:paraId="4321A043"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7C0DF45E"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3E64A5AC"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5ED1D3BF"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17BE0597"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6FE92148"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5DAEC688"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noWrap/>
            <w:vAlign w:val="center"/>
            <w:hideMark/>
          </w:tcPr>
          <w:p w14:paraId="15034785"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39DB7350"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32E38E2B"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61D2C95C"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32B53535"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6CC6FE87"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291F7DCD"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noWrap/>
            <w:vAlign w:val="center"/>
            <w:hideMark/>
          </w:tcPr>
          <w:p w14:paraId="3829E595"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3A59633D"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1240FA66"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3EBD7ADE"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6E83B200"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4D509333"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272BE644"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noWrap/>
            <w:vAlign w:val="center"/>
            <w:hideMark/>
          </w:tcPr>
          <w:p w14:paraId="5A2D9744"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2211005E"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0147E8E0"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702F4B6F"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061F77E9"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0047DBBF"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5FC5E768"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noWrap/>
            <w:vAlign w:val="center"/>
            <w:hideMark/>
          </w:tcPr>
          <w:p w14:paraId="464B6363"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5530B6B0"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48DD6317"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7F496C0C"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616DD89C" w14:textId="77777777" w:rsidR="001407A3" w:rsidRPr="00EA5D32" w:rsidRDefault="001407A3" w:rsidP="008873D9">
            <w:pPr>
              <w:widowControl/>
              <w:jc w:val="center"/>
              <w:rPr>
                <w:kern w:val="0"/>
                <w:sz w:val="22"/>
              </w:rPr>
            </w:pPr>
            <w:r w:rsidRPr="00EA5D32">
              <w:rPr>
                <w:kern w:val="0"/>
                <w:sz w:val="22"/>
              </w:rPr>
              <w:t xml:space="preserve">　</w:t>
            </w:r>
          </w:p>
        </w:tc>
        <w:tc>
          <w:tcPr>
            <w:tcW w:w="3453" w:type="dxa"/>
            <w:tcBorders>
              <w:top w:val="nil"/>
              <w:left w:val="nil"/>
              <w:bottom w:val="single" w:sz="4" w:space="0" w:color="auto"/>
              <w:right w:val="single" w:sz="4" w:space="0" w:color="auto"/>
            </w:tcBorders>
            <w:noWrap/>
            <w:vAlign w:val="center"/>
            <w:hideMark/>
          </w:tcPr>
          <w:p w14:paraId="4E1BB91B" w14:textId="77777777" w:rsidR="001407A3" w:rsidRPr="00EA5D32" w:rsidRDefault="001407A3" w:rsidP="008873D9">
            <w:pPr>
              <w:widowControl/>
              <w:jc w:val="center"/>
              <w:rPr>
                <w:kern w:val="0"/>
                <w:sz w:val="22"/>
              </w:rPr>
            </w:pPr>
            <w:r w:rsidRPr="00EA5D32">
              <w:rPr>
                <w:kern w:val="0"/>
                <w:sz w:val="22"/>
              </w:rPr>
              <w:t xml:space="preserve">　</w:t>
            </w:r>
          </w:p>
        </w:tc>
        <w:tc>
          <w:tcPr>
            <w:tcW w:w="2328" w:type="dxa"/>
            <w:tcBorders>
              <w:top w:val="nil"/>
              <w:left w:val="nil"/>
              <w:bottom w:val="single" w:sz="4" w:space="0" w:color="auto"/>
              <w:right w:val="single" w:sz="4" w:space="0" w:color="auto"/>
            </w:tcBorders>
            <w:noWrap/>
            <w:vAlign w:val="center"/>
            <w:hideMark/>
          </w:tcPr>
          <w:p w14:paraId="189911E2" w14:textId="77777777" w:rsidR="001407A3" w:rsidRPr="00EA5D32" w:rsidRDefault="001407A3" w:rsidP="008873D9">
            <w:pPr>
              <w:widowControl/>
              <w:jc w:val="center"/>
              <w:rPr>
                <w:kern w:val="0"/>
                <w:sz w:val="22"/>
              </w:rPr>
            </w:pPr>
            <w:r w:rsidRPr="00EA5D32">
              <w:rPr>
                <w:kern w:val="0"/>
                <w:sz w:val="22"/>
              </w:rPr>
              <w:t xml:space="preserve">　</w:t>
            </w:r>
          </w:p>
        </w:tc>
        <w:tc>
          <w:tcPr>
            <w:tcW w:w="2622" w:type="dxa"/>
            <w:tcBorders>
              <w:top w:val="nil"/>
              <w:left w:val="nil"/>
              <w:bottom w:val="single" w:sz="4" w:space="0" w:color="auto"/>
              <w:right w:val="single" w:sz="4" w:space="0" w:color="auto"/>
            </w:tcBorders>
            <w:noWrap/>
            <w:vAlign w:val="center"/>
            <w:hideMark/>
          </w:tcPr>
          <w:p w14:paraId="434FD31C" w14:textId="77777777" w:rsidR="001407A3" w:rsidRPr="00EA5D32" w:rsidRDefault="001407A3" w:rsidP="008873D9">
            <w:pPr>
              <w:widowControl/>
              <w:jc w:val="center"/>
              <w:rPr>
                <w:kern w:val="0"/>
                <w:sz w:val="22"/>
              </w:rPr>
            </w:pPr>
            <w:r w:rsidRPr="00EA5D32">
              <w:rPr>
                <w:kern w:val="0"/>
                <w:sz w:val="22"/>
              </w:rPr>
              <w:t xml:space="preserve">　</w:t>
            </w:r>
          </w:p>
        </w:tc>
        <w:tc>
          <w:tcPr>
            <w:tcW w:w="3167" w:type="dxa"/>
            <w:tcBorders>
              <w:top w:val="nil"/>
              <w:left w:val="nil"/>
              <w:bottom w:val="single" w:sz="4" w:space="0" w:color="auto"/>
              <w:right w:val="single" w:sz="4" w:space="0" w:color="auto"/>
            </w:tcBorders>
            <w:noWrap/>
            <w:vAlign w:val="center"/>
            <w:hideMark/>
          </w:tcPr>
          <w:p w14:paraId="6862A200" w14:textId="77777777" w:rsidR="001407A3" w:rsidRPr="00EA5D32" w:rsidRDefault="001407A3" w:rsidP="008873D9">
            <w:pPr>
              <w:widowControl/>
              <w:jc w:val="center"/>
              <w:rPr>
                <w:kern w:val="0"/>
                <w:sz w:val="22"/>
              </w:rPr>
            </w:pPr>
            <w:r w:rsidRPr="00EA5D32">
              <w:rPr>
                <w:kern w:val="0"/>
                <w:sz w:val="22"/>
              </w:rPr>
              <w:t xml:space="preserve">　</w:t>
            </w:r>
          </w:p>
        </w:tc>
        <w:tc>
          <w:tcPr>
            <w:tcW w:w="1022" w:type="dxa"/>
            <w:tcBorders>
              <w:top w:val="nil"/>
              <w:left w:val="nil"/>
              <w:bottom w:val="single" w:sz="4" w:space="0" w:color="auto"/>
              <w:right w:val="single" w:sz="4" w:space="0" w:color="auto"/>
            </w:tcBorders>
            <w:noWrap/>
            <w:vAlign w:val="center"/>
            <w:hideMark/>
          </w:tcPr>
          <w:p w14:paraId="2AEDC91F" w14:textId="77777777" w:rsidR="001407A3" w:rsidRPr="00EA5D32" w:rsidRDefault="001407A3" w:rsidP="008873D9">
            <w:pPr>
              <w:widowControl/>
              <w:jc w:val="center"/>
              <w:rPr>
                <w:kern w:val="0"/>
                <w:sz w:val="22"/>
              </w:rPr>
            </w:pPr>
            <w:r w:rsidRPr="00EA5D32">
              <w:rPr>
                <w:kern w:val="0"/>
                <w:sz w:val="22"/>
              </w:rPr>
              <w:t xml:space="preserve">　</w:t>
            </w:r>
          </w:p>
        </w:tc>
      </w:tr>
      <w:tr w:rsidR="001407A3" w:rsidRPr="00EA5D32" w14:paraId="5B7A7821"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3EC2F4A2" w14:textId="77777777" w:rsidR="001407A3" w:rsidRPr="00EA5D32" w:rsidRDefault="001407A3" w:rsidP="008873D9">
            <w:pPr>
              <w:widowControl/>
              <w:jc w:val="center"/>
              <w:rPr>
                <w:kern w:val="0"/>
                <w:sz w:val="22"/>
              </w:rPr>
            </w:pPr>
          </w:p>
        </w:tc>
        <w:tc>
          <w:tcPr>
            <w:tcW w:w="3453" w:type="dxa"/>
            <w:tcBorders>
              <w:top w:val="nil"/>
              <w:left w:val="nil"/>
              <w:bottom w:val="single" w:sz="4" w:space="0" w:color="auto"/>
              <w:right w:val="single" w:sz="4" w:space="0" w:color="auto"/>
            </w:tcBorders>
            <w:noWrap/>
            <w:vAlign w:val="center"/>
            <w:hideMark/>
          </w:tcPr>
          <w:p w14:paraId="582FB075" w14:textId="77777777" w:rsidR="001407A3" w:rsidRPr="00EA5D32" w:rsidRDefault="001407A3" w:rsidP="008873D9">
            <w:pPr>
              <w:widowControl/>
              <w:jc w:val="center"/>
              <w:rPr>
                <w:kern w:val="0"/>
                <w:sz w:val="22"/>
              </w:rPr>
            </w:pPr>
          </w:p>
        </w:tc>
        <w:tc>
          <w:tcPr>
            <w:tcW w:w="2328" w:type="dxa"/>
            <w:tcBorders>
              <w:top w:val="nil"/>
              <w:left w:val="nil"/>
              <w:bottom w:val="single" w:sz="4" w:space="0" w:color="auto"/>
              <w:right w:val="single" w:sz="4" w:space="0" w:color="auto"/>
            </w:tcBorders>
            <w:noWrap/>
            <w:vAlign w:val="center"/>
            <w:hideMark/>
          </w:tcPr>
          <w:p w14:paraId="38916EE4" w14:textId="77777777" w:rsidR="001407A3" w:rsidRPr="00EA5D32" w:rsidRDefault="001407A3" w:rsidP="008873D9">
            <w:pPr>
              <w:widowControl/>
              <w:jc w:val="center"/>
              <w:rPr>
                <w:kern w:val="0"/>
                <w:sz w:val="22"/>
              </w:rPr>
            </w:pPr>
          </w:p>
        </w:tc>
        <w:tc>
          <w:tcPr>
            <w:tcW w:w="2622" w:type="dxa"/>
            <w:tcBorders>
              <w:top w:val="nil"/>
              <w:left w:val="nil"/>
              <w:bottom w:val="single" w:sz="4" w:space="0" w:color="auto"/>
              <w:right w:val="single" w:sz="4" w:space="0" w:color="auto"/>
            </w:tcBorders>
            <w:noWrap/>
            <w:vAlign w:val="center"/>
            <w:hideMark/>
          </w:tcPr>
          <w:p w14:paraId="3E57FA5E" w14:textId="77777777" w:rsidR="001407A3" w:rsidRPr="00EA5D32" w:rsidRDefault="001407A3" w:rsidP="008873D9">
            <w:pPr>
              <w:widowControl/>
              <w:jc w:val="center"/>
              <w:rPr>
                <w:kern w:val="0"/>
                <w:sz w:val="22"/>
              </w:rPr>
            </w:pPr>
          </w:p>
        </w:tc>
        <w:tc>
          <w:tcPr>
            <w:tcW w:w="3167" w:type="dxa"/>
            <w:tcBorders>
              <w:top w:val="nil"/>
              <w:left w:val="nil"/>
              <w:bottom w:val="single" w:sz="4" w:space="0" w:color="auto"/>
              <w:right w:val="single" w:sz="4" w:space="0" w:color="auto"/>
            </w:tcBorders>
            <w:noWrap/>
            <w:vAlign w:val="center"/>
            <w:hideMark/>
          </w:tcPr>
          <w:p w14:paraId="502CC44F" w14:textId="77777777" w:rsidR="001407A3" w:rsidRPr="00EA5D32" w:rsidRDefault="001407A3" w:rsidP="008873D9">
            <w:pPr>
              <w:widowControl/>
              <w:jc w:val="center"/>
              <w:rPr>
                <w:kern w:val="0"/>
                <w:sz w:val="22"/>
              </w:rPr>
            </w:pPr>
          </w:p>
        </w:tc>
        <w:tc>
          <w:tcPr>
            <w:tcW w:w="1022" w:type="dxa"/>
            <w:tcBorders>
              <w:top w:val="nil"/>
              <w:left w:val="nil"/>
              <w:bottom w:val="single" w:sz="4" w:space="0" w:color="auto"/>
              <w:right w:val="single" w:sz="4" w:space="0" w:color="auto"/>
            </w:tcBorders>
            <w:noWrap/>
            <w:vAlign w:val="center"/>
            <w:hideMark/>
          </w:tcPr>
          <w:p w14:paraId="6073F492" w14:textId="77777777" w:rsidR="001407A3" w:rsidRPr="00EA5D32" w:rsidRDefault="001407A3" w:rsidP="008873D9">
            <w:pPr>
              <w:widowControl/>
              <w:jc w:val="center"/>
              <w:rPr>
                <w:kern w:val="0"/>
                <w:sz w:val="22"/>
              </w:rPr>
            </w:pPr>
          </w:p>
        </w:tc>
      </w:tr>
      <w:tr w:rsidR="001407A3" w:rsidRPr="00EA5D32" w14:paraId="676407F2"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045F63D5" w14:textId="77777777" w:rsidR="001407A3" w:rsidRPr="00EA5D32" w:rsidRDefault="001407A3" w:rsidP="008873D9">
            <w:pPr>
              <w:widowControl/>
              <w:jc w:val="center"/>
              <w:rPr>
                <w:kern w:val="0"/>
                <w:sz w:val="22"/>
              </w:rPr>
            </w:pPr>
          </w:p>
        </w:tc>
        <w:tc>
          <w:tcPr>
            <w:tcW w:w="3453" w:type="dxa"/>
            <w:tcBorders>
              <w:top w:val="nil"/>
              <w:left w:val="nil"/>
              <w:bottom w:val="single" w:sz="4" w:space="0" w:color="auto"/>
              <w:right w:val="single" w:sz="4" w:space="0" w:color="auto"/>
            </w:tcBorders>
            <w:noWrap/>
            <w:vAlign w:val="center"/>
            <w:hideMark/>
          </w:tcPr>
          <w:p w14:paraId="5A858DB0" w14:textId="77777777" w:rsidR="001407A3" w:rsidRPr="00EA5D32" w:rsidRDefault="001407A3" w:rsidP="008873D9">
            <w:pPr>
              <w:widowControl/>
              <w:jc w:val="center"/>
              <w:rPr>
                <w:kern w:val="0"/>
                <w:sz w:val="22"/>
              </w:rPr>
            </w:pPr>
          </w:p>
        </w:tc>
        <w:tc>
          <w:tcPr>
            <w:tcW w:w="2328" w:type="dxa"/>
            <w:tcBorders>
              <w:top w:val="nil"/>
              <w:left w:val="nil"/>
              <w:bottom w:val="single" w:sz="4" w:space="0" w:color="auto"/>
              <w:right w:val="single" w:sz="4" w:space="0" w:color="auto"/>
            </w:tcBorders>
            <w:noWrap/>
            <w:vAlign w:val="center"/>
            <w:hideMark/>
          </w:tcPr>
          <w:p w14:paraId="50997254" w14:textId="77777777" w:rsidR="001407A3" w:rsidRPr="00EA5D32" w:rsidRDefault="001407A3" w:rsidP="008873D9">
            <w:pPr>
              <w:widowControl/>
              <w:jc w:val="center"/>
              <w:rPr>
                <w:kern w:val="0"/>
                <w:sz w:val="22"/>
              </w:rPr>
            </w:pPr>
          </w:p>
        </w:tc>
        <w:tc>
          <w:tcPr>
            <w:tcW w:w="2622" w:type="dxa"/>
            <w:tcBorders>
              <w:top w:val="nil"/>
              <w:left w:val="nil"/>
              <w:bottom w:val="single" w:sz="4" w:space="0" w:color="auto"/>
              <w:right w:val="single" w:sz="4" w:space="0" w:color="auto"/>
            </w:tcBorders>
            <w:noWrap/>
            <w:vAlign w:val="center"/>
            <w:hideMark/>
          </w:tcPr>
          <w:p w14:paraId="29C3CEBE" w14:textId="77777777" w:rsidR="001407A3" w:rsidRPr="00EA5D32" w:rsidRDefault="001407A3" w:rsidP="008873D9">
            <w:pPr>
              <w:widowControl/>
              <w:jc w:val="center"/>
              <w:rPr>
                <w:kern w:val="0"/>
                <w:sz w:val="22"/>
              </w:rPr>
            </w:pPr>
          </w:p>
        </w:tc>
        <w:tc>
          <w:tcPr>
            <w:tcW w:w="3167" w:type="dxa"/>
            <w:tcBorders>
              <w:top w:val="nil"/>
              <w:left w:val="nil"/>
              <w:bottom w:val="single" w:sz="4" w:space="0" w:color="auto"/>
              <w:right w:val="single" w:sz="4" w:space="0" w:color="auto"/>
            </w:tcBorders>
            <w:noWrap/>
            <w:vAlign w:val="center"/>
            <w:hideMark/>
          </w:tcPr>
          <w:p w14:paraId="57DF1AC6" w14:textId="77777777" w:rsidR="001407A3" w:rsidRPr="00EA5D32" w:rsidRDefault="001407A3" w:rsidP="008873D9">
            <w:pPr>
              <w:widowControl/>
              <w:jc w:val="center"/>
              <w:rPr>
                <w:kern w:val="0"/>
                <w:sz w:val="22"/>
              </w:rPr>
            </w:pPr>
          </w:p>
        </w:tc>
        <w:tc>
          <w:tcPr>
            <w:tcW w:w="1022" w:type="dxa"/>
            <w:tcBorders>
              <w:top w:val="nil"/>
              <w:left w:val="nil"/>
              <w:bottom w:val="single" w:sz="4" w:space="0" w:color="auto"/>
              <w:right w:val="single" w:sz="4" w:space="0" w:color="auto"/>
            </w:tcBorders>
            <w:noWrap/>
            <w:vAlign w:val="center"/>
            <w:hideMark/>
          </w:tcPr>
          <w:p w14:paraId="25131046" w14:textId="77777777" w:rsidR="001407A3" w:rsidRPr="00EA5D32" w:rsidRDefault="001407A3" w:rsidP="008873D9">
            <w:pPr>
              <w:widowControl/>
              <w:jc w:val="center"/>
              <w:rPr>
                <w:kern w:val="0"/>
                <w:sz w:val="22"/>
              </w:rPr>
            </w:pPr>
          </w:p>
        </w:tc>
      </w:tr>
      <w:tr w:rsidR="001407A3" w:rsidRPr="00EA5D32" w14:paraId="5D2D5735" w14:textId="77777777" w:rsidTr="008873D9">
        <w:trPr>
          <w:trHeight w:val="402"/>
        </w:trPr>
        <w:tc>
          <w:tcPr>
            <w:tcW w:w="912" w:type="dxa"/>
            <w:tcBorders>
              <w:top w:val="nil"/>
              <w:left w:val="single" w:sz="4" w:space="0" w:color="auto"/>
              <w:bottom w:val="single" w:sz="4" w:space="0" w:color="auto"/>
              <w:right w:val="single" w:sz="4" w:space="0" w:color="auto"/>
            </w:tcBorders>
            <w:noWrap/>
            <w:vAlign w:val="center"/>
            <w:hideMark/>
          </w:tcPr>
          <w:p w14:paraId="0391C9CD" w14:textId="77777777" w:rsidR="001407A3" w:rsidRPr="00EA5D32" w:rsidRDefault="001407A3" w:rsidP="008873D9">
            <w:pPr>
              <w:widowControl/>
              <w:jc w:val="left"/>
              <w:rPr>
                <w:kern w:val="0"/>
                <w:sz w:val="24"/>
                <w:szCs w:val="24"/>
              </w:rPr>
            </w:pPr>
            <w:r w:rsidRPr="00EA5D32">
              <w:rPr>
                <w:kern w:val="0"/>
                <w:sz w:val="24"/>
                <w:szCs w:val="24"/>
              </w:rPr>
              <w:t xml:space="preserve">　</w:t>
            </w:r>
          </w:p>
        </w:tc>
        <w:tc>
          <w:tcPr>
            <w:tcW w:w="3453" w:type="dxa"/>
            <w:tcBorders>
              <w:top w:val="nil"/>
              <w:left w:val="nil"/>
              <w:bottom w:val="single" w:sz="4" w:space="0" w:color="auto"/>
              <w:right w:val="single" w:sz="4" w:space="0" w:color="auto"/>
            </w:tcBorders>
            <w:noWrap/>
            <w:vAlign w:val="center"/>
            <w:hideMark/>
          </w:tcPr>
          <w:p w14:paraId="0AF76CC2" w14:textId="77777777" w:rsidR="001407A3" w:rsidRPr="00EA5D32" w:rsidRDefault="001407A3" w:rsidP="008873D9">
            <w:pPr>
              <w:widowControl/>
              <w:jc w:val="left"/>
              <w:rPr>
                <w:kern w:val="0"/>
                <w:sz w:val="24"/>
                <w:szCs w:val="24"/>
              </w:rPr>
            </w:pPr>
            <w:r w:rsidRPr="00EA5D32">
              <w:rPr>
                <w:kern w:val="0"/>
                <w:sz w:val="24"/>
                <w:szCs w:val="24"/>
              </w:rPr>
              <w:t xml:space="preserve">　</w:t>
            </w:r>
          </w:p>
        </w:tc>
        <w:tc>
          <w:tcPr>
            <w:tcW w:w="2328" w:type="dxa"/>
            <w:tcBorders>
              <w:top w:val="nil"/>
              <w:left w:val="nil"/>
              <w:bottom w:val="single" w:sz="4" w:space="0" w:color="auto"/>
              <w:right w:val="single" w:sz="4" w:space="0" w:color="auto"/>
            </w:tcBorders>
            <w:noWrap/>
            <w:vAlign w:val="center"/>
            <w:hideMark/>
          </w:tcPr>
          <w:p w14:paraId="5113F331" w14:textId="77777777" w:rsidR="001407A3" w:rsidRPr="00EA5D32" w:rsidRDefault="001407A3" w:rsidP="008873D9">
            <w:pPr>
              <w:widowControl/>
              <w:jc w:val="left"/>
              <w:rPr>
                <w:kern w:val="0"/>
                <w:sz w:val="24"/>
                <w:szCs w:val="24"/>
              </w:rPr>
            </w:pPr>
            <w:r w:rsidRPr="00EA5D32">
              <w:rPr>
                <w:kern w:val="0"/>
                <w:sz w:val="24"/>
                <w:szCs w:val="24"/>
              </w:rPr>
              <w:t xml:space="preserve">　</w:t>
            </w:r>
          </w:p>
        </w:tc>
        <w:tc>
          <w:tcPr>
            <w:tcW w:w="2622" w:type="dxa"/>
            <w:tcBorders>
              <w:top w:val="nil"/>
              <w:left w:val="nil"/>
              <w:bottom w:val="single" w:sz="4" w:space="0" w:color="auto"/>
              <w:right w:val="single" w:sz="4" w:space="0" w:color="auto"/>
            </w:tcBorders>
            <w:noWrap/>
            <w:vAlign w:val="center"/>
            <w:hideMark/>
          </w:tcPr>
          <w:p w14:paraId="056578CB" w14:textId="77777777" w:rsidR="001407A3" w:rsidRPr="00EA5D32" w:rsidRDefault="001407A3" w:rsidP="008873D9">
            <w:pPr>
              <w:widowControl/>
              <w:jc w:val="left"/>
              <w:rPr>
                <w:kern w:val="0"/>
                <w:sz w:val="24"/>
                <w:szCs w:val="24"/>
              </w:rPr>
            </w:pPr>
            <w:r w:rsidRPr="00EA5D32">
              <w:rPr>
                <w:kern w:val="0"/>
                <w:sz w:val="24"/>
                <w:szCs w:val="24"/>
              </w:rPr>
              <w:t xml:space="preserve">　</w:t>
            </w:r>
          </w:p>
        </w:tc>
        <w:tc>
          <w:tcPr>
            <w:tcW w:w="3167" w:type="dxa"/>
            <w:tcBorders>
              <w:top w:val="nil"/>
              <w:left w:val="nil"/>
              <w:bottom w:val="single" w:sz="4" w:space="0" w:color="auto"/>
              <w:right w:val="single" w:sz="4" w:space="0" w:color="auto"/>
            </w:tcBorders>
            <w:noWrap/>
            <w:vAlign w:val="center"/>
            <w:hideMark/>
          </w:tcPr>
          <w:p w14:paraId="20D7BCFE" w14:textId="77777777" w:rsidR="001407A3" w:rsidRPr="00EA5D32" w:rsidRDefault="001407A3" w:rsidP="008873D9">
            <w:pPr>
              <w:widowControl/>
              <w:jc w:val="left"/>
              <w:rPr>
                <w:kern w:val="0"/>
                <w:sz w:val="24"/>
                <w:szCs w:val="24"/>
              </w:rPr>
            </w:pPr>
            <w:r w:rsidRPr="00EA5D32">
              <w:rPr>
                <w:kern w:val="0"/>
                <w:sz w:val="24"/>
                <w:szCs w:val="24"/>
              </w:rPr>
              <w:t xml:space="preserve">　</w:t>
            </w:r>
          </w:p>
        </w:tc>
        <w:tc>
          <w:tcPr>
            <w:tcW w:w="1022" w:type="dxa"/>
            <w:tcBorders>
              <w:top w:val="nil"/>
              <w:left w:val="nil"/>
              <w:bottom w:val="single" w:sz="4" w:space="0" w:color="auto"/>
              <w:right w:val="single" w:sz="4" w:space="0" w:color="auto"/>
            </w:tcBorders>
            <w:noWrap/>
            <w:vAlign w:val="center"/>
            <w:hideMark/>
          </w:tcPr>
          <w:p w14:paraId="0F7A2D6D" w14:textId="77777777" w:rsidR="001407A3" w:rsidRPr="00EA5D32" w:rsidRDefault="001407A3" w:rsidP="008873D9">
            <w:pPr>
              <w:widowControl/>
              <w:jc w:val="left"/>
              <w:rPr>
                <w:kern w:val="0"/>
                <w:sz w:val="24"/>
                <w:szCs w:val="24"/>
              </w:rPr>
            </w:pPr>
            <w:r w:rsidRPr="00EA5D32">
              <w:rPr>
                <w:kern w:val="0"/>
                <w:sz w:val="24"/>
                <w:szCs w:val="24"/>
              </w:rPr>
              <w:t xml:space="preserve">　</w:t>
            </w:r>
          </w:p>
        </w:tc>
      </w:tr>
      <w:tr w:rsidR="001407A3" w:rsidRPr="00EA5D32" w14:paraId="15299AA6" w14:textId="77777777" w:rsidTr="008873D9">
        <w:trPr>
          <w:trHeight w:val="748"/>
        </w:trPr>
        <w:tc>
          <w:tcPr>
            <w:tcW w:w="13504" w:type="dxa"/>
            <w:gridSpan w:val="6"/>
            <w:tcBorders>
              <w:top w:val="single" w:sz="4" w:space="0" w:color="auto"/>
              <w:left w:val="nil"/>
              <w:bottom w:val="nil"/>
              <w:right w:val="nil"/>
            </w:tcBorders>
            <w:noWrap/>
            <w:vAlign w:val="center"/>
            <w:hideMark/>
          </w:tcPr>
          <w:p w14:paraId="2F777754" w14:textId="77777777" w:rsidR="001407A3" w:rsidRPr="00EA5D32" w:rsidRDefault="001407A3" w:rsidP="008873D9">
            <w:pPr>
              <w:widowControl/>
              <w:jc w:val="left"/>
              <w:rPr>
                <w:kern w:val="0"/>
                <w:sz w:val="22"/>
              </w:rPr>
            </w:pPr>
            <w:r w:rsidRPr="00EA5D32">
              <w:rPr>
                <w:kern w:val="0"/>
                <w:sz w:val="22"/>
              </w:rPr>
              <w:t>申请信号工区：</w:t>
            </w:r>
            <w:r w:rsidRPr="00EA5D32">
              <w:rPr>
                <w:kern w:val="0"/>
                <w:sz w:val="22"/>
              </w:rPr>
              <w:t xml:space="preserve">             </w:t>
            </w:r>
            <w:r w:rsidRPr="00EA5D32">
              <w:rPr>
                <w:kern w:val="0"/>
                <w:sz w:val="22"/>
              </w:rPr>
              <w:t>信号车间审核人（签字和盖章）：</w:t>
            </w:r>
            <w:r w:rsidRPr="00EA5D32">
              <w:rPr>
                <w:kern w:val="0"/>
                <w:sz w:val="22"/>
              </w:rPr>
              <w:t xml:space="preserve">         </w:t>
            </w:r>
            <w:r w:rsidRPr="00EA5D32">
              <w:rPr>
                <w:kern w:val="0"/>
                <w:sz w:val="22"/>
              </w:rPr>
              <w:t>批准时间：</w:t>
            </w:r>
          </w:p>
        </w:tc>
      </w:tr>
      <w:tr w:rsidR="001407A3" w:rsidRPr="00EA5D32" w14:paraId="6E63CF4F" w14:textId="77777777" w:rsidTr="008873D9">
        <w:trPr>
          <w:trHeight w:val="1095"/>
        </w:trPr>
        <w:tc>
          <w:tcPr>
            <w:tcW w:w="13504" w:type="dxa"/>
            <w:gridSpan w:val="6"/>
            <w:tcBorders>
              <w:top w:val="nil"/>
              <w:left w:val="nil"/>
              <w:bottom w:val="nil"/>
              <w:right w:val="nil"/>
            </w:tcBorders>
            <w:vAlign w:val="center"/>
            <w:hideMark/>
          </w:tcPr>
          <w:p w14:paraId="781E9091" w14:textId="77777777" w:rsidR="001407A3" w:rsidRPr="00EA5D32" w:rsidRDefault="001407A3" w:rsidP="008873D9">
            <w:pPr>
              <w:widowControl/>
              <w:jc w:val="left"/>
              <w:rPr>
                <w:kern w:val="0"/>
                <w:sz w:val="20"/>
              </w:rPr>
            </w:pPr>
            <w:r w:rsidRPr="00EA5D32">
              <w:rPr>
                <w:kern w:val="0"/>
                <w:sz w:val="20"/>
              </w:rPr>
              <w:t>填写说明：</w:t>
            </w:r>
            <w:r w:rsidRPr="00EA5D32">
              <w:rPr>
                <w:kern w:val="0"/>
                <w:sz w:val="20"/>
              </w:rPr>
              <w:t>①</w:t>
            </w:r>
            <w:r w:rsidRPr="00EA5D32">
              <w:rPr>
                <w:kern w:val="0"/>
                <w:sz w:val="20"/>
              </w:rPr>
              <w:t>作业设备：填写每一具体设备编号，道岔如</w:t>
            </w:r>
            <w:r w:rsidRPr="00EA5D32">
              <w:rPr>
                <w:kern w:val="0"/>
                <w:sz w:val="20"/>
              </w:rPr>
              <w:t>7#</w:t>
            </w:r>
            <w:r w:rsidRPr="00EA5D32">
              <w:rPr>
                <w:kern w:val="0"/>
                <w:sz w:val="20"/>
              </w:rPr>
              <w:t>，轨道电路如</w:t>
            </w:r>
            <w:r w:rsidRPr="00EA5D32">
              <w:rPr>
                <w:kern w:val="0"/>
                <w:sz w:val="20"/>
              </w:rPr>
              <w:t>3DG</w:t>
            </w:r>
            <w:r w:rsidRPr="00EA5D32">
              <w:rPr>
                <w:kern w:val="0"/>
                <w:sz w:val="20"/>
              </w:rPr>
              <w:t>。</w:t>
            </w:r>
          </w:p>
          <w:p w14:paraId="479D08B4" w14:textId="77777777" w:rsidR="001407A3" w:rsidRPr="00EA5D32" w:rsidRDefault="001407A3" w:rsidP="008873D9">
            <w:pPr>
              <w:widowControl/>
              <w:jc w:val="left"/>
              <w:rPr>
                <w:kern w:val="0"/>
                <w:sz w:val="20"/>
              </w:rPr>
            </w:pPr>
            <w:r w:rsidRPr="00EA5D32">
              <w:rPr>
                <w:kern w:val="0"/>
                <w:sz w:val="20"/>
              </w:rPr>
              <w:br w:type="page"/>
              <w:t>②</w:t>
            </w:r>
            <w:r w:rsidRPr="00EA5D32">
              <w:rPr>
                <w:kern w:val="0"/>
                <w:sz w:val="20"/>
              </w:rPr>
              <w:t>作业项目：道岔填</w:t>
            </w:r>
            <w:r w:rsidRPr="00EA5D32">
              <w:rPr>
                <w:kern w:val="0"/>
                <w:sz w:val="20"/>
              </w:rPr>
              <w:t>“</w:t>
            </w:r>
            <w:r w:rsidRPr="00EA5D32">
              <w:rPr>
                <w:kern w:val="0"/>
                <w:sz w:val="20"/>
              </w:rPr>
              <w:t>道岔转换试验</w:t>
            </w:r>
            <w:r w:rsidRPr="00EA5D32">
              <w:rPr>
                <w:kern w:val="0"/>
                <w:sz w:val="20"/>
              </w:rPr>
              <w:t>”</w:t>
            </w:r>
            <w:r w:rsidRPr="00EA5D32">
              <w:rPr>
                <w:kern w:val="0"/>
                <w:sz w:val="20"/>
              </w:rPr>
              <w:t>；其他设备填写</w:t>
            </w:r>
            <w:r w:rsidRPr="00EA5D32">
              <w:rPr>
                <w:kern w:val="0"/>
                <w:sz w:val="20"/>
              </w:rPr>
              <w:t>“xx</w:t>
            </w:r>
            <w:r w:rsidRPr="00EA5D32">
              <w:rPr>
                <w:kern w:val="0"/>
                <w:sz w:val="20"/>
              </w:rPr>
              <w:t>设备检查</w:t>
            </w:r>
            <w:r w:rsidRPr="00EA5D32">
              <w:rPr>
                <w:kern w:val="0"/>
                <w:sz w:val="20"/>
              </w:rPr>
              <w:t>”</w:t>
            </w:r>
            <w:r w:rsidRPr="00EA5D32">
              <w:rPr>
                <w:kern w:val="0"/>
                <w:sz w:val="20"/>
              </w:rPr>
              <w:t>。</w:t>
            </w:r>
            <w:r w:rsidRPr="00EA5D32">
              <w:rPr>
                <w:kern w:val="0"/>
                <w:sz w:val="20"/>
              </w:rPr>
              <w:br w:type="page"/>
              <w:t>③</w:t>
            </w:r>
            <w:r w:rsidRPr="00EA5D32">
              <w:rPr>
                <w:kern w:val="0"/>
                <w:sz w:val="20"/>
              </w:rPr>
              <w:t>车站同意作业：当车站值班员同意电务作业后，在</w:t>
            </w:r>
            <w:r w:rsidRPr="00EA5D32">
              <w:rPr>
                <w:kern w:val="0"/>
                <w:sz w:val="20"/>
              </w:rPr>
              <w:t>“</w:t>
            </w:r>
            <w:r w:rsidRPr="00EA5D32">
              <w:rPr>
                <w:kern w:val="0"/>
                <w:sz w:val="20"/>
              </w:rPr>
              <w:t>车站同意作业</w:t>
            </w:r>
            <w:r w:rsidRPr="00EA5D32">
              <w:rPr>
                <w:kern w:val="0"/>
                <w:sz w:val="20"/>
              </w:rPr>
              <w:t>”</w:t>
            </w:r>
            <w:r w:rsidRPr="00EA5D32">
              <w:rPr>
                <w:kern w:val="0"/>
                <w:sz w:val="20"/>
              </w:rPr>
              <w:t>栏中打</w:t>
            </w:r>
            <w:r w:rsidRPr="00EA5D32">
              <w:rPr>
                <w:kern w:val="0"/>
                <w:sz w:val="20"/>
              </w:rPr>
              <w:t>√</w:t>
            </w:r>
            <w:r w:rsidRPr="00EA5D32">
              <w:rPr>
                <w:kern w:val="0"/>
                <w:sz w:val="20"/>
              </w:rPr>
              <w:t>。</w:t>
            </w:r>
            <w:r w:rsidRPr="00EA5D32">
              <w:rPr>
                <w:kern w:val="0"/>
                <w:sz w:val="20"/>
              </w:rPr>
              <w:br w:type="page"/>
              <w:t>④</w:t>
            </w:r>
            <w:r w:rsidRPr="00EA5D32">
              <w:rPr>
                <w:kern w:val="0"/>
                <w:sz w:val="20"/>
              </w:rPr>
              <w:t>电务设备恢复：电务作业完毕，应告知车站值班员，室内驻站联络员在</w:t>
            </w:r>
            <w:r w:rsidRPr="00EA5D32">
              <w:rPr>
                <w:kern w:val="0"/>
                <w:sz w:val="20"/>
              </w:rPr>
              <w:t>“</w:t>
            </w:r>
            <w:r w:rsidRPr="00EA5D32">
              <w:rPr>
                <w:kern w:val="0"/>
                <w:sz w:val="20"/>
              </w:rPr>
              <w:t>电务设备恢复</w:t>
            </w:r>
            <w:r w:rsidRPr="00EA5D32">
              <w:rPr>
                <w:kern w:val="0"/>
                <w:sz w:val="20"/>
              </w:rPr>
              <w:t>”</w:t>
            </w:r>
            <w:r w:rsidRPr="00EA5D32">
              <w:rPr>
                <w:kern w:val="0"/>
                <w:sz w:val="20"/>
              </w:rPr>
              <w:t>栏中签字。</w:t>
            </w:r>
          </w:p>
        </w:tc>
      </w:tr>
    </w:tbl>
    <w:p w14:paraId="0614F573" w14:textId="77777777" w:rsidR="001407A3" w:rsidRPr="00EA5D32" w:rsidRDefault="001407A3" w:rsidP="001407A3">
      <w:pPr>
        <w:adjustRightInd w:val="0"/>
        <w:snapToGrid w:val="0"/>
        <w:spacing w:beforeLines="100" w:before="240" w:afterLines="100" w:after="240" w:line="560" w:lineRule="exact"/>
        <w:jc w:val="center"/>
        <w:rPr>
          <w:ins w:id="449" w:author="Tom" w:date="2022-10-05T14:23:00Z"/>
          <w:rFonts w:eastAsia="华文中宋"/>
          <w:b/>
          <w:sz w:val="36"/>
          <w:szCs w:val="36"/>
        </w:rPr>
      </w:pPr>
      <w:r w:rsidRPr="00EA5D32">
        <w:rPr>
          <w:rFonts w:eastAsia="华文中宋"/>
          <w:b/>
          <w:sz w:val="36"/>
          <w:szCs w:val="36"/>
        </w:rPr>
        <w:t>电</w:t>
      </w:r>
      <w:proofErr w:type="gramStart"/>
      <w:r w:rsidRPr="00EA5D32">
        <w:rPr>
          <w:rFonts w:eastAsia="华文中宋"/>
          <w:b/>
          <w:sz w:val="36"/>
          <w:szCs w:val="36"/>
        </w:rPr>
        <w:t>务需</w:t>
      </w:r>
      <w:proofErr w:type="gramEnd"/>
      <w:r w:rsidRPr="00EA5D32">
        <w:rPr>
          <w:rFonts w:eastAsia="华文中宋"/>
          <w:b/>
          <w:sz w:val="36"/>
          <w:szCs w:val="36"/>
        </w:rPr>
        <w:t>车务配合的点外作业申请单</w:t>
      </w:r>
    </w:p>
    <w:p w14:paraId="6D18F80B" w14:textId="77777777" w:rsidR="001407A3" w:rsidRPr="00EA5D32" w:rsidRDefault="001407A3" w:rsidP="001407A3">
      <w:pPr>
        <w:adjustRightInd w:val="0"/>
        <w:snapToGrid w:val="0"/>
        <w:spacing w:beforeLines="100" w:before="240" w:afterLines="100" w:after="240" w:line="560" w:lineRule="exact"/>
        <w:jc w:val="center"/>
        <w:rPr>
          <w:rFonts w:eastAsia="华文中宋"/>
          <w:b/>
          <w:sz w:val="36"/>
          <w:szCs w:val="36"/>
        </w:rPr>
        <w:sectPr w:rsidR="001407A3" w:rsidRPr="00EA5D32" w:rsidSect="008873D9">
          <w:pgSz w:w="16838" w:h="11906" w:orient="landscape" w:code="9"/>
          <w:pgMar w:top="2098" w:right="1701" w:bottom="1985" w:left="1588" w:header="851" w:footer="992" w:gutter="0"/>
          <w:cols w:space="425"/>
          <w:docGrid w:linePitch="289"/>
        </w:sectPr>
      </w:pPr>
    </w:p>
    <w:p w14:paraId="71F0B1D5" w14:textId="77777777" w:rsidR="001407A3" w:rsidRPr="00EA5D32" w:rsidRDefault="001407A3" w:rsidP="001407A3">
      <w:pPr>
        <w:rPr>
          <w:rFonts w:ascii="黑体" w:eastAsia="黑体" w:hAnsi="黑体"/>
          <w:b/>
          <w:sz w:val="36"/>
          <w:szCs w:val="36"/>
        </w:rPr>
      </w:pPr>
      <w:r w:rsidRPr="00EA5D32">
        <w:rPr>
          <w:rFonts w:ascii="黑体" w:eastAsia="黑体" w:hAnsi="黑体"/>
          <w:bCs/>
          <w:sz w:val="32"/>
        </w:rPr>
        <w:lastRenderedPageBreak/>
        <w:t>附件</w:t>
      </w:r>
      <w:r w:rsidRPr="00EA5D32">
        <w:rPr>
          <w:rFonts w:ascii="黑体" w:eastAsia="黑体" w:hAnsi="黑体" w:hint="eastAsia"/>
          <w:bCs/>
          <w:sz w:val="32"/>
        </w:rPr>
        <w:t>17</w:t>
      </w:r>
      <w:r w:rsidRPr="00EA5D32">
        <w:rPr>
          <w:rFonts w:ascii="黑体" w:eastAsia="黑体" w:hAnsi="黑体"/>
          <w:bCs/>
          <w:sz w:val="32"/>
        </w:rPr>
        <w:t xml:space="preserve">           </w:t>
      </w:r>
      <w:r w:rsidRPr="00EA5D32">
        <w:rPr>
          <w:rFonts w:ascii="黑体" w:eastAsia="黑体" w:hAnsi="黑体"/>
          <w:b/>
          <w:sz w:val="36"/>
          <w:szCs w:val="36"/>
        </w:rPr>
        <w:t xml:space="preserve">         </w:t>
      </w:r>
    </w:p>
    <w:p w14:paraId="39E331B0" w14:textId="77777777" w:rsidR="001407A3" w:rsidRPr="00EA5D32" w:rsidRDefault="001407A3" w:rsidP="001407A3">
      <w:pPr>
        <w:jc w:val="center"/>
        <w:rPr>
          <w:rFonts w:eastAsia="华文中宋"/>
          <w:b/>
          <w:sz w:val="36"/>
          <w:szCs w:val="36"/>
        </w:rPr>
      </w:pPr>
      <w:r w:rsidRPr="00EA5D32">
        <w:rPr>
          <w:rFonts w:eastAsia="华文中宋"/>
          <w:b/>
          <w:sz w:val="36"/>
          <w:szCs w:val="36"/>
        </w:rPr>
        <w:t>行车设备施工登记簿格式</w:t>
      </w:r>
    </w:p>
    <w:p w14:paraId="5BF609C6" w14:textId="77777777" w:rsidR="001407A3" w:rsidRPr="00EA5D32" w:rsidRDefault="001407A3" w:rsidP="001407A3">
      <w:r w:rsidRPr="00EA5D32">
        <w:rPr>
          <w:rFonts w:eastAsia="仿宋_GB2312"/>
          <w:b/>
          <w:bCs/>
          <w:sz w:val="32"/>
        </w:rPr>
        <w:t xml:space="preserve">                                                                    </w:t>
      </w:r>
      <w:proofErr w:type="gramStart"/>
      <w:r w:rsidRPr="00EA5D32">
        <w:rPr>
          <w:rFonts w:eastAsia="仿宋_GB2312"/>
          <w:b/>
          <w:bCs/>
          <w:sz w:val="32"/>
        </w:rPr>
        <w:t>运统</w:t>
      </w:r>
      <w:r w:rsidRPr="00EA5D32">
        <w:rPr>
          <w:rFonts w:eastAsia="仿宋_GB2312"/>
          <w:b/>
          <w:bCs/>
          <w:sz w:val="32"/>
        </w:rPr>
        <w:t>—</w:t>
      </w:r>
      <w:proofErr w:type="gramEnd"/>
      <w:r w:rsidRPr="00EA5D32">
        <w:rPr>
          <w:rFonts w:eastAsia="仿宋_GB2312"/>
          <w:b/>
          <w:bCs/>
          <w:sz w:val="32"/>
        </w:rPr>
        <w:t>46</w:t>
      </w:r>
      <w:r w:rsidRPr="00EA5D32">
        <w:rPr>
          <w:rFonts w:eastAsia="仿宋_GB2312"/>
          <w:b/>
          <w:bCs/>
          <w:sz w:val="32"/>
        </w:rPr>
        <w:t>（施工）</w:t>
      </w:r>
    </w:p>
    <w:tbl>
      <w:tblPr>
        <w:tblW w:w="14615" w:type="dxa"/>
        <w:tblLayout w:type="fixed"/>
        <w:tblCellMar>
          <w:left w:w="0" w:type="dxa"/>
          <w:right w:w="0" w:type="dxa"/>
        </w:tblCellMar>
        <w:tblLook w:val="0000" w:firstRow="0" w:lastRow="0" w:firstColumn="0" w:lastColumn="0" w:noHBand="0" w:noVBand="0"/>
      </w:tblPr>
      <w:tblGrid>
        <w:gridCol w:w="545"/>
        <w:gridCol w:w="525"/>
        <w:gridCol w:w="840"/>
        <w:gridCol w:w="2415"/>
        <w:gridCol w:w="630"/>
        <w:gridCol w:w="2625"/>
        <w:gridCol w:w="840"/>
        <w:gridCol w:w="2730"/>
        <w:gridCol w:w="2310"/>
        <w:gridCol w:w="1155"/>
      </w:tblGrid>
      <w:tr w:rsidR="001407A3" w:rsidRPr="00EA5D32" w14:paraId="60FC67DB" w14:textId="77777777" w:rsidTr="008873D9">
        <w:trPr>
          <w:trHeight w:val="450"/>
        </w:trPr>
        <w:tc>
          <w:tcPr>
            <w:tcW w:w="4955" w:type="dxa"/>
            <w:gridSpan w:val="5"/>
            <w:tcBorders>
              <w:top w:val="single" w:sz="8" w:space="0" w:color="auto"/>
              <w:left w:val="single" w:sz="8" w:space="0" w:color="auto"/>
              <w:bottom w:val="single" w:sz="4" w:space="0" w:color="auto"/>
              <w:right w:val="nil"/>
            </w:tcBorders>
            <w:tcMar>
              <w:top w:w="20" w:type="dxa"/>
              <w:left w:w="20" w:type="dxa"/>
              <w:bottom w:w="0" w:type="dxa"/>
              <w:right w:w="20" w:type="dxa"/>
            </w:tcMar>
            <w:vAlign w:val="center"/>
          </w:tcPr>
          <w:p w14:paraId="08E1CCCC" w14:textId="77777777" w:rsidR="001407A3" w:rsidRPr="00EA5D32" w:rsidRDefault="001407A3" w:rsidP="008873D9">
            <w:pPr>
              <w:jc w:val="center"/>
              <w:rPr>
                <w:rFonts w:eastAsia="黑体"/>
                <w:sz w:val="20"/>
              </w:rPr>
            </w:pPr>
            <w:r w:rsidRPr="00EA5D32">
              <w:rPr>
                <w:rFonts w:eastAsia="黑体"/>
                <w:sz w:val="20"/>
              </w:rPr>
              <w:t>请求施工（慢行及封锁）登记</w:t>
            </w:r>
          </w:p>
        </w:tc>
        <w:tc>
          <w:tcPr>
            <w:tcW w:w="2625" w:type="dxa"/>
            <w:tcBorders>
              <w:top w:val="single" w:sz="8"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97A55BF" w14:textId="77777777" w:rsidR="001407A3" w:rsidRPr="00EA5D32" w:rsidRDefault="001407A3" w:rsidP="008873D9">
            <w:pPr>
              <w:jc w:val="center"/>
              <w:rPr>
                <w:rFonts w:eastAsia="黑体"/>
                <w:sz w:val="20"/>
              </w:rPr>
            </w:pPr>
            <w:r w:rsidRPr="00EA5D32">
              <w:rPr>
                <w:rFonts w:eastAsia="黑体"/>
                <w:sz w:val="20"/>
              </w:rPr>
              <w:t>承认施工</w:t>
            </w:r>
          </w:p>
        </w:tc>
        <w:tc>
          <w:tcPr>
            <w:tcW w:w="3570" w:type="dxa"/>
            <w:gridSpan w:val="2"/>
            <w:tcBorders>
              <w:top w:val="single" w:sz="8" w:space="0" w:color="auto"/>
              <w:left w:val="nil"/>
              <w:bottom w:val="single" w:sz="4" w:space="0" w:color="auto"/>
              <w:right w:val="single" w:sz="4" w:space="0" w:color="000000"/>
            </w:tcBorders>
            <w:tcMar>
              <w:top w:w="20" w:type="dxa"/>
              <w:left w:w="20" w:type="dxa"/>
              <w:bottom w:w="0" w:type="dxa"/>
              <w:right w:w="20" w:type="dxa"/>
            </w:tcMar>
            <w:vAlign w:val="center"/>
          </w:tcPr>
          <w:p w14:paraId="45385D99" w14:textId="77777777" w:rsidR="001407A3" w:rsidRPr="00EA5D32" w:rsidRDefault="001407A3" w:rsidP="008873D9">
            <w:pPr>
              <w:jc w:val="center"/>
              <w:rPr>
                <w:rFonts w:eastAsia="黑体"/>
                <w:sz w:val="20"/>
              </w:rPr>
            </w:pPr>
            <w:r w:rsidRPr="00EA5D32">
              <w:rPr>
                <w:rFonts w:eastAsia="黑体"/>
                <w:sz w:val="20"/>
              </w:rPr>
              <w:t>施工后开通检查确认、销记</w:t>
            </w:r>
          </w:p>
        </w:tc>
        <w:tc>
          <w:tcPr>
            <w:tcW w:w="2310" w:type="dxa"/>
            <w:tcBorders>
              <w:top w:val="single" w:sz="8" w:space="0" w:color="auto"/>
              <w:left w:val="nil"/>
              <w:bottom w:val="single" w:sz="4" w:space="0" w:color="auto"/>
              <w:right w:val="nil"/>
            </w:tcBorders>
            <w:tcMar>
              <w:top w:w="20" w:type="dxa"/>
              <w:left w:w="20" w:type="dxa"/>
              <w:bottom w:w="0" w:type="dxa"/>
              <w:right w:w="20" w:type="dxa"/>
            </w:tcMar>
            <w:vAlign w:val="center"/>
          </w:tcPr>
          <w:p w14:paraId="1E6B8EED" w14:textId="77777777" w:rsidR="001407A3" w:rsidRPr="00EA5D32" w:rsidRDefault="001407A3" w:rsidP="008873D9">
            <w:pPr>
              <w:jc w:val="center"/>
              <w:rPr>
                <w:rFonts w:eastAsia="黑体"/>
                <w:sz w:val="20"/>
              </w:rPr>
            </w:pPr>
            <w:r w:rsidRPr="00EA5D32">
              <w:rPr>
                <w:rFonts w:eastAsia="黑体"/>
                <w:sz w:val="20"/>
              </w:rPr>
              <w:t>施工开通</w:t>
            </w:r>
          </w:p>
        </w:tc>
        <w:tc>
          <w:tcPr>
            <w:tcW w:w="1155" w:type="dxa"/>
            <w:tcBorders>
              <w:top w:val="single" w:sz="8" w:space="0" w:color="auto"/>
              <w:left w:val="single" w:sz="4" w:space="0" w:color="auto"/>
              <w:bottom w:val="single" w:sz="4" w:space="0" w:color="auto"/>
              <w:right w:val="single" w:sz="8" w:space="0" w:color="auto"/>
            </w:tcBorders>
            <w:tcMar>
              <w:top w:w="20" w:type="dxa"/>
              <w:left w:w="20" w:type="dxa"/>
              <w:bottom w:w="0" w:type="dxa"/>
              <w:right w:w="20" w:type="dxa"/>
            </w:tcMar>
            <w:vAlign w:val="center"/>
          </w:tcPr>
          <w:p w14:paraId="1F56D37F" w14:textId="77777777" w:rsidR="001407A3" w:rsidRPr="00EA5D32" w:rsidRDefault="001407A3" w:rsidP="008873D9">
            <w:pPr>
              <w:jc w:val="center"/>
              <w:rPr>
                <w:rFonts w:eastAsia="黑体"/>
                <w:sz w:val="20"/>
              </w:rPr>
            </w:pPr>
            <w:r w:rsidRPr="00EA5D32">
              <w:rPr>
                <w:rFonts w:eastAsia="黑体"/>
                <w:sz w:val="20"/>
              </w:rPr>
              <w:t>备</w:t>
            </w:r>
            <w:r w:rsidRPr="00EA5D32">
              <w:rPr>
                <w:rFonts w:eastAsia="黑体"/>
                <w:sz w:val="20"/>
              </w:rPr>
              <w:t xml:space="preserve"> </w:t>
            </w:r>
            <w:r w:rsidRPr="00EA5D32">
              <w:rPr>
                <w:rFonts w:eastAsia="黑体"/>
                <w:sz w:val="20"/>
              </w:rPr>
              <w:t>注</w:t>
            </w:r>
          </w:p>
        </w:tc>
      </w:tr>
      <w:tr w:rsidR="001407A3" w:rsidRPr="00EA5D32" w14:paraId="77F16767" w14:textId="77777777" w:rsidTr="008873D9">
        <w:trPr>
          <w:cantSplit/>
          <w:trHeight w:val="915"/>
        </w:trPr>
        <w:tc>
          <w:tcPr>
            <w:tcW w:w="545" w:type="dxa"/>
            <w:vMerge w:val="restart"/>
            <w:tcBorders>
              <w:top w:val="nil"/>
              <w:left w:val="single" w:sz="8" w:space="0" w:color="auto"/>
              <w:bottom w:val="single" w:sz="4" w:space="0" w:color="000000"/>
              <w:right w:val="single" w:sz="4" w:space="0" w:color="auto"/>
            </w:tcBorders>
            <w:tcMar>
              <w:top w:w="20" w:type="dxa"/>
              <w:left w:w="20" w:type="dxa"/>
              <w:bottom w:w="0" w:type="dxa"/>
              <w:right w:w="20" w:type="dxa"/>
            </w:tcMar>
            <w:vAlign w:val="center"/>
          </w:tcPr>
          <w:p w14:paraId="4E2929A7" w14:textId="77777777" w:rsidR="001407A3" w:rsidRPr="00EA5D32" w:rsidRDefault="001407A3" w:rsidP="008873D9">
            <w:pPr>
              <w:jc w:val="center"/>
              <w:rPr>
                <w:rFonts w:eastAsia="黑体"/>
                <w:snapToGrid w:val="0"/>
                <w:sz w:val="20"/>
              </w:rPr>
            </w:pPr>
            <w:r w:rsidRPr="00EA5D32">
              <w:rPr>
                <w:rFonts w:eastAsia="黑体"/>
                <w:snapToGrid w:val="0"/>
                <w:sz w:val="20"/>
              </w:rPr>
              <w:t>本月施工编号</w:t>
            </w:r>
          </w:p>
        </w:tc>
        <w:tc>
          <w:tcPr>
            <w:tcW w:w="525"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1C2FD77E" w14:textId="77777777" w:rsidR="001407A3" w:rsidRPr="00EA5D32" w:rsidRDefault="001407A3" w:rsidP="008873D9">
            <w:pPr>
              <w:jc w:val="center"/>
              <w:rPr>
                <w:rFonts w:eastAsia="黑体"/>
                <w:snapToGrid w:val="0"/>
                <w:sz w:val="20"/>
              </w:rPr>
            </w:pPr>
            <w:r w:rsidRPr="00EA5D32">
              <w:rPr>
                <w:rFonts w:eastAsia="黑体"/>
                <w:snapToGrid w:val="0"/>
                <w:sz w:val="20"/>
              </w:rPr>
              <w:t>施工项目</w:t>
            </w:r>
          </w:p>
        </w:tc>
        <w:tc>
          <w:tcPr>
            <w:tcW w:w="840"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726ABEDC" w14:textId="77777777" w:rsidR="001407A3" w:rsidRPr="00EA5D32" w:rsidRDefault="001407A3" w:rsidP="008873D9">
            <w:pPr>
              <w:jc w:val="center"/>
              <w:rPr>
                <w:rFonts w:eastAsia="黑体"/>
                <w:snapToGrid w:val="0"/>
                <w:sz w:val="20"/>
              </w:rPr>
            </w:pPr>
            <w:r w:rsidRPr="00EA5D32">
              <w:rPr>
                <w:rFonts w:eastAsia="黑体"/>
                <w:snapToGrid w:val="0"/>
                <w:sz w:val="20"/>
              </w:rPr>
              <w:t>月日时分</w:t>
            </w:r>
          </w:p>
        </w:tc>
        <w:tc>
          <w:tcPr>
            <w:tcW w:w="2415"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0428DFB5" w14:textId="77777777" w:rsidR="001407A3" w:rsidRPr="00EA5D32" w:rsidRDefault="001407A3" w:rsidP="008873D9">
            <w:pPr>
              <w:jc w:val="left"/>
              <w:rPr>
                <w:snapToGrid w:val="0"/>
                <w:sz w:val="20"/>
              </w:rPr>
            </w:pPr>
            <w:r w:rsidRPr="00EA5D32">
              <w:rPr>
                <w:snapToGrid w:val="0"/>
                <w:sz w:val="20"/>
              </w:rPr>
              <w:t>(1)</w:t>
            </w:r>
            <w:r w:rsidRPr="00EA5D32">
              <w:rPr>
                <w:rFonts w:eastAsia="黑体"/>
                <w:snapToGrid w:val="0"/>
                <w:sz w:val="20"/>
              </w:rPr>
              <w:t>影响使用范围</w:t>
            </w:r>
            <w:r w:rsidRPr="00EA5D32">
              <w:rPr>
                <w:snapToGrid w:val="0"/>
                <w:sz w:val="20"/>
              </w:rPr>
              <w:t xml:space="preserve">                                               </w:t>
            </w:r>
            <w:r w:rsidRPr="00EA5D32">
              <w:rPr>
                <w:rFonts w:eastAsia="黑体"/>
                <w:snapToGrid w:val="0"/>
                <w:sz w:val="20"/>
              </w:rPr>
              <w:t>（需要的慢行或封锁条件）</w:t>
            </w:r>
            <w:r w:rsidRPr="00EA5D32">
              <w:rPr>
                <w:snapToGrid w:val="0"/>
                <w:sz w:val="20"/>
              </w:rPr>
              <w:t xml:space="preserve">                               (2)</w:t>
            </w:r>
            <w:r w:rsidRPr="00EA5D32">
              <w:rPr>
                <w:rFonts w:eastAsia="黑体"/>
                <w:snapToGrid w:val="0"/>
                <w:sz w:val="20"/>
              </w:rPr>
              <w:t>施工负责人签名</w:t>
            </w:r>
            <w:r w:rsidRPr="00EA5D32">
              <w:rPr>
                <w:snapToGrid w:val="0"/>
                <w:sz w:val="20"/>
              </w:rPr>
              <w:t xml:space="preserve">                                                                     (3)</w:t>
            </w:r>
            <w:r w:rsidRPr="00EA5D32">
              <w:rPr>
                <w:rFonts w:eastAsia="黑体"/>
                <w:snapToGrid w:val="0"/>
                <w:sz w:val="20"/>
              </w:rPr>
              <w:t>设备单位检查人签名</w:t>
            </w:r>
            <w:r w:rsidRPr="00EA5D32">
              <w:rPr>
                <w:snapToGrid w:val="0"/>
                <w:sz w:val="20"/>
              </w:rPr>
              <w:t xml:space="preserve">                                                                       (4)</w:t>
            </w:r>
            <w:r w:rsidRPr="00EA5D32">
              <w:rPr>
                <w:rFonts w:eastAsia="黑体"/>
                <w:snapToGrid w:val="0"/>
                <w:sz w:val="20"/>
              </w:rPr>
              <w:t>车站值班员签名</w:t>
            </w:r>
          </w:p>
        </w:tc>
        <w:tc>
          <w:tcPr>
            <w:tcW w:w="630"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2F1AD7E1" w14:textId="77777777" w:rsidR="001407A3" w:rsidRPr="00EA5D32" w:rsidRDefault="001407A3" w:rsidP="008873D9">
            <w:pPr>
              <w:jc w:val="center"/>
              <w:rPr>
                <w:rFonts w:eastAsia="黑体"/>
                <w:snapToGrid w:val="0"/>
                <w:sz w:val="20"/>
              </w:rPr>
            </w:pPr>
            <w:r w:rsidRPr="00EA5D32">
              <w:rPr>
                <w:rFonts w:eastAsia="黑体"/>
                <w:snapToGrid w:val="0"/>
                <w:sz w:val="20"/>
              </w:rPr>
              <w:t>所需时分</w:t>
            </w:r>
          </w:p>
        </w:tc>
        <w:tc>
          <w:tcPr>
            <w:tcW w:w="2625"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33D8A443" w14:textId="77777777" w:rsidR="001407A3" w:rsidRPr="00EA5D32" w:rsidRDefault="001407A3" w:rsidP="008873D9">
            <w:pPr>
              <w:jc w:val="left"/>
              <w:rPr>
                <w:snapToGrid w:val="0"/>
                <w:sz w:val="20"/>
              </w:rPr>
            </w:pPr>
            <w:r w:rsidRPr="00EA5D32">
              <w:rPr>
                <w:snapToGrid w:val="0"/>
                <w:sz w:val="20"/>
              </w:rPr>
              <w:t>(1)</w:t>
            </w:r>
            <w:r w:rsidRPr="00EA5D32">
              <w:rPr>
                <w:rFonts w:eastAsia="黑体"/>
                <w:snapToGrid w:val="0"/>
                <w:sz w:val="20"/>
              </w:rPr>
              <w:t>命令号及发令时间</w:t>
            </w:r>
            <w:r w:rsidRPr="00EA5D32">
              <w:rPr>
                <w:snapToGrid w:val="0"/>
                <w:sz w:val="20"/>
              </w:rPr>
              <w:t xml:space="preserve">                          (2)</w:t>
            </w:r>
            <w:r w:rsidRPr="00EA5D32">
              <w:rPr>
                <w:rFonts w:eastAsia="黑体"/>
                <w:snapToGrid w:val="0"/>
                <w:sz w:val="20"/>
              </w:rPr>
              <w:t>慢行及封锁起止时间</w:t>
            </w:r>
            <w:r w:rsidRPr="00EA5D32">
              <w:rPr>
                <w:snapToGrid w:val="0"/>
                <w:sz w:val="20"/>
              </w:rPr>
              <w:t xml:space="preserve">                                        (3)</w:t>
            </w:r>
            <w:r w:rsidRPr="00EA5D32">
              <w:rPr>
                <w:rFonts w:eastAsia="黑体"/>
                <w:snapToGrid w:val="0"/>
                <w:sz w:val="20"/>
              </w:rPr>
              <w:t>车站值班员签名</w:t>
            </w:r>
            <w:r w:rsidRPr="00EA5D32">
              <w:rPr>
                <w:snapToGrid w:val="0"/>
                <w:sz w:val="20"/>
              </w:rPr>
              <w:t xml:space="preserve">                        (4)</w:t>
            </w:r>
            <w:r w:rsidRPr="00EA5D32">
              <w:rPr>
                <w:rFonts w:eastAsia="黑体"/>
                <w:snapToGrid w:val="0"/>
                <w:sz w:val="20"/>
              </w:rPr>
              <w:t>施工负责人签名</w:t>
            </w:r>
          </w:p>
        </w:tc>
        <w:tc>
          <w:tcPr>
            <w:tcW w:w="840"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192269CC" w14:textId="77777777" w:rsidR="001407A3" w:rsidRPr="00EA5D32" w:rsidRDefault="001407A3" w:rsidP="008873D9">
            <w:pPr>
              <w:rPr>
                <w:rFonts w:eastAsia="黑体"/>
                <w:snapToGrid w:val="0"/>
                <w:sz w:val="20"/>
              </w:rPr>
            </w:pPr>
            <w:r w:rsidRPr="00EA5D32">
              <w:rPr>
                <w:rFonts w:eastAsia="黑体"/>
                <w:snapToGrid w:val="0"/>
                <w:sz w:val="20"/>
              </w:rPr>
              <w:t>月日时分</w:t>
            </w:r>
          </w:p>
        </w:tc>
        <w:tc>
          <w:tcPr>
            <w:tcW w:w="2730"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58416736" w14:textId="77777777" w:rsidR="001407A3" w:rsidRPr="00EA5D32" w:rsidRDefault="001407A3" w:rsidP="008873D9">
            <w:pPr>
              <w:jc w:val="left"/>
              <w:rPr>
                <w:snapToGrid w:val="0"/>
                <w:sz w:val="20"/>
              </w:rPr>
            </w:pPr>
            <w:r w:rsidRPr="00EA5D32">
              <w:rPr>
                <w:snapToGrid w:val="0"/>
                <w:sz w:val="20"/>
              </w:rPr>
              <w:t>(1)</w:t>
            </w:r>
            <w:r w:rsidRPr="00EA5D32">
              <w:rPr>
                <w:rFonts w:eastAsia="黑体"/>
                <w:snapToGrid w:val="0"/>
                <w:sz w:val="20"/>
              </w:rPr>
              <w:t>恢复使用范围和条件</w:t>
            </w:r>
            <w:r w:rsidRPr="00EA5D32">
              <w:rPr>
                <w:snapToGrid w:val="0"/>
                <w:sz w:val="20"/>
              </w:rPr>
              <w:t xml:space="preserve">                                  </w:t>
            </w:r>
            <w:r w:rsidRPr="00EA5D32">
              <w:rPr>
                <w:rFonts w:eastAsia="黑体"/>
                <w:snapToGrid w:val="0"/>
                <w:sz w:val="20"/>
              </w:rPr>
              <w:t>（开通后恢复常速确认）</w:t>
            </w:r>
            <w:r w:rsidRPr="00EA5D32">
              <w:rPr>
                <w:snapToGrid w:val="0"/>
                <w:sz w:val="20"/>
              </w:rPr>
              <w:t xml:space="preserve">                                      (2)</w:t>
            </w:r>
            <w:r w:rsidRPr="00EA5D32">
              <w:rPr>
                <w:rFonts w:eastAsia="黑体"/>
                <w:snapToGrid w:val="0"/>
                <w:sz w:val="20"/>
              </w:rPr>
              <w:t>施工负责人签名</w:t>
            </w:r>
            <w:r w:rsidRPr="00EA5D32">
              <w:rPr>
                <w:snapToGrid w:val="0"/>
                <w:sz w:val="20"/>
              </w:rPr>
              <w:t xml:space="preserve">                                                                        (3)</w:t>
            </w:r>
            <w:r w:rsidRPr="00EA5D32">
              <w:rPr>
                <w:rFonts w:eastAsia="黑体"/>
                <w:snapToGrid w:val="0"/>
                <w:sz w:val="20"/>
              </w:rPr>
              <w:t>设备单位检查人签名</w:t>
            </w:r>
            <w:r w:rsidRPr="00EA5D32">
              <w:rPr>
                <w:snapToGrid w:val="0"/>
                <w:sz w:val="20"/>
              </w:rPr>
              <w:t xml:space="preserve">                                                                       (4)</w:t>
            </w:r>
            <w:r w:rsidRPr="00EA5D32">
              <w:rPr>
                <w:rFonts w:eastAsia="黑体"/>
                <w:snapToGrid w:val="0"/>
                <w:sz w:val="20"/>
              </w:rPr>
              <w:t>车站值班员签名</w:t>
            </w:r>
          </w:p>
        </w:tc>
        <w:tc>
          <w:tcPr>
            <w:tcW w:w="2310" w:type="dxa"/>
            <w:vMerge w:val="restart"/>
            <w:tcBorders>
              <w:top w:val="nil"/>
              <w:left w:val="single" w:sz="4" w:space="0" w:color="auto"/>
              <w:bottom w:val="single" w:sz="4" w:space="0" w:color="000000"/>
              <w:right w:val="single" w:sz="4" w:space="0" w:color="auto"/>
            </w:tcBorders>
            <w:tcMar>
              <w:top w:w="20" w:type="dxa"/>
              <w:left w:w="20" w:type="dxa"/>
              <w:bottom w:w="0" w:type="dxa"/>
              <w:right w:w="20" w:type="dxa"/>
            </w:tcMar>
            <w:vAlign w:val="center"/>
          </w:tcPr>
          <w:p w14:paraId="602173FB" w14:textId="77777777" w:rsidR="001407A3" w:rsidRPr="00EA5D32" w:rsidRDefault="001407A3" w:rsidP="008873D9">
            <w:pPr>
              <w:ind w:leftChars="-9" w:left="-19" w:firstLineChars="9" w:firstLine="18"/>
              <w:jc w:val="left"/>
              <w:rPr>
                <w:snapToGrid w:val="0"/>
                <w:sz w:val="20"/>
              </w:rPr>
            </w:pPr>
            <w:r w:rsidRPr="00EA5D32">
              <w:rPr>
                <w:snapToGrid w:val="0"/>
                <w:sz w:val="20"/>
              </w:rPr>
              <w:t>(1)</w:t>
            </w:r>
            <w:r w:rsidRPr="00EA5D32">
              <w:rPr>
                <w:rFonts w:eastAsia="黑体"/>
                <w:snapToGrid w:val="0"/>
                <w:sz w:val="20"/>
              </w:rPr>
              <w:t>开通</w:t>
            </w:r>
            <w:r w:rsidRPr="00EA5D32">
              <w:rPr>
                <w:snapToGrid w:val="0"/>
                <w:sz w:val="20"/>
              </w:rPr>
              <w:t>(</w:t>
            </w:r>
            <w:r w:rsidRPr="00EA5D32">
              <w:rPr>
                <w:rFonts w:eastAsia="黑体"/>
                <w:snapToGrid w:val="0"/>
                <w:sz w:val="20"/>
              </w:rPr>
              <w:t>恢复常速</w:t>
            </w:r>
            <w:r w:rsidRPr="00EA5D32">
              <w:rPr>
                <w:snapToGrid w:val="0"/>
                <w:sz w:val="20"/>
              </w:rPr>
              <w:t>)</w:t>
            </w:r>
            <w:r w:rsidRPr="00EA5D32">
              <w:rPr>
                <w:rFonts w:eastAsia="黑体"/>
                <w:snapToGrid w:val="0"/>
                <w:sz w:val="20"/>
              </w:rPr>
              <w:t>命令号及开通时间</w:t>
            </w:r>
            <w:r w:rsidRPr="00EA5D32">
              <w:rPr>
                <w:snapToGrid w:val="0"/>
                <w:sz w:val="20"/>
              </w:rPr>
              <w:t xml:space="preserve">                                              (2)</w:t>
            </w:r>
            <w:r w:rsidRPr="00EA5D32">
              <w:rPr>
                <w:rFonts w:eastAsia="黑体"/>
                <w:snapToGrid w:val="0"/>
                <w:sz w:val="20"/>
              </w:rPr>
              <w:t>施工负责人签名</w:t>
            </w:r>
            <w:r w:rsidRPr="00EA5D32">
              <w:rPr>
                <w:snapToGrid w:val="0"/>
                <w:sz w:val="20"/>
              </w:rPr>
              <w:t xml:space="preserve">                                   (3)</w:t>
            </w:r>
            <w:r w:rsidRPr="00EA5D32">
              <w:rPr>
                <w:rFonts w:eastAsia="黑体"/>
                <w:snapToGrid w:val="0"/>
                <w:sz w:val="20"/>
              </w:rPr>
              <w:t>设备单位检查人签名</w:t>
            </w:r>
            <w:r w:rsidRPr="00EA5D32">
              <w:rPr>
                <w:snapToGrid w:val="0"/>
                <w:sz w:val="20"/>
              </w:rPr>
              <w:t xml:space="preserve">                                          (4)</w:t>
            </w:r>
            <w:r w:rsidRPr="00EA5D32">
              <w:rPr>
                <w:rFonts w:eastAsia="黑体"/>
                <w:snapToGrid w:val="0"/>
                <w:sz w:val="20"/>
              </w:rPr>
              <w:t>车站值班员签名</w:t>
            </w:r>
          </w:p>
        </w:tc>
        <w:tc>
          <w:tcPr>
            <w:tcW w:w="1155" w:type="dxa"/>
            <w:tcBorders>
              <w:top w:val="nil"/>
              <w:left w:val="nil"/>
              <w:bottom w:val="nil"/>
              <w:right w:val="single" w:sz="8" w:space="0" w:color="auto"/>
            </w:tcBorders>
            <w:noWrap/>
            <w:tcMar>
              <w:top w:w="20" w:type="dxa"/>
              <w:left w:w="20" w:type="dxa"/>
              <w:bottom w:w="0" w:type="dxa"/>
              <w:right w:w="20" w:type="dxa"/>
            </w:tcMar>
            <w:vAlign w:val="center"/>
          </w:tcPr>
          <w:p w14:paraId="7E6B5D90" w14:textId="77777777" w:rsidR="001407A3" w:rsidRPr="00EA5D32" w:rsidRDefault="001407A3" w:rsidP="008873D9">
            <w:pPr>
              <w:rPr>
                <w:sz w:val="20"/>
              </w:rPr>
            </w:pPr>
            <w:r w:rsidRPr="00EA5D32">
              <w:rPr>
                <w:sz w:val="20"/>
              </w:rPr>
              <w:t xml:space="preserve">　</w:t>
            </w:r>
          </w:p>
        </w:tc>
      </w:tr>
      <w:tr w:rsidR="001407A3" w:rsidRPr="00EA5D32" w14:paraId="7858562E" w14:textId="77777777" w:rsidTr="008873D9">
        <w:trPr>
          <w:cantSplit/>
          <w:trHeight w:val="1050"/>
        </w:trPr>
        <w:tc>
          <w:tcPr>
            <w:tcW w:w="545" w:type="dxa"/>
            <w:vMerge/>
            <w:tcBorders>
              <w:top w:val="nil"/>
              <w:left w:val="single" w:sz="8" w:space="0" w:color="auto"/>
              <w:bottom w:val="single" w:sz="4" w:space="0" w:color="000000"/>
              <w:right w:val="single" w:sz="4" w:space="0" w:color="auto"/>
            </w:tcBorders>
            <w:vAlign w:val="center"/>
          </w:tcPr>
          <w:p w14:paraId="0318D1A2" w14:textId="77777777" w:rsidR="001407A3" w:rsidRPr="00EA5D32" w:rsidRDefault="001407A3" w:rsidP="008873D9">
            <w:pPr>
              <w:rPr>
                <w:rFonts w:eastAsia="黑体"/>
                <w:sz w:val="20"/>
              </w:rPr>
            </w:pPr>
          </w:p>
        </w:tc>
        <w:tc>
          <w:tcPr>
            <w:tcW w:w="525" w:type="dxa"/>
            <w:vMerge/>
            <w:tcBorders>
              <w:top w:val="nil"/>
              <w:left w:val="single" w:sz="4" w:space="0" w:color="auto"/>
              <w:bottom w:val="single" w:sz="4" w:space="0" w:color="000000"/>
              <w:right w:val="single" w:sz="4" w:space="0" w:color="auto"/>
            </w:tcBorders>
            <w:vAlign w:val="center"/>
          </w:tcPr>
          <w:p w14:paraId="6A2EE706" w14:textId="77777777" w:rsidR="001407A3" w:rsidRPr="00EA5D32" w:rsidRDefault="001407A3" w:rsidP="008873D9">
            <w:pPr>
              <w:rPr>
                <w:rFonts w:eastAsia="黑体"/>
                <w:sz w:val="20"/>
              </w:rPr>
            </w:pPr>
          </w:p>
        </w:tc>
        <w:tc>
          <w:tcPr>
            <w:tcW w:w="840" w:type="dxa"/>
            <w:vMerge/>
            <w:tcBorders>
              <w:top w:val="nil"/>
              <w:left w:val="single" w:sz="4" w:space="0" w:color="auto"/>
              <w:bottom w:val="single" w:sz="4" w:space="0" w:color="000000"/>
              <w:right w:val="single" w:sz="4" w:space="0" w:color="auto"/>
            </w:tcBorders>
            <w:vAlign w:val="center"/>
          </w:tcPr>
          <w:p w14:paraId="2461D3B6" w14:textId="77777777" w:rsidR="001407A3" w:rsidRPr="00EA5D32" w:rsidRDefault="001407A3" w:rsidP="008873D9">
            <w:pPr>
              <w:rPr>
                <w:rFonts w:eastAsia="黑体"/>
                <w:sz w:val="20"/>
              </w:rPr>
            </w:pPr>
          </w:p>
        </w:tc>
        <w:tc>
          <w:tcPr>
            <w:tcW w:w="2415" w:type="dxa"/>
            <w:vMerge/>
            <w:tcBorders>
              <w:top w:val="nil"/>
              <w:left w:val="single" w:sz="4" w:space="0" w:color="auto"/>
              <w:bottom w:val="single" w:sz="4" w:space="0" w:color="000000"/>
              <w:right w:val="single" w:sz="4" w:space="0" w:color="auto"/>
            </w:tcBorders>
            <w:vAlign w:val="center"/>
          </w:tcPr>
          <w:p w14:paraId="5803A144" w14:textId="77777777" w:rsidR="001407A3" w:rsidRPr="00EA5D32" w:rsidRDefault="001407A3" w:rsidP="008873D9">
            <w:pPr>
              <w:rPr>
                <w:sz w:val="20"/>
              </w:rPr>
            </w:pPr>
          </w:p>
        </w:tc>
        <w:tc>
          <w:tcPr>
            <w:tcW w:w="630" w:type="dxa"/>
            <w:vMerge/>
            <w:tcBorders>
              <w:top w:val="nil"/>
              <w:left w:val="single" w:sz="4" w:space="0" w:color="auto"/>
              <w:bottom w:val="single" w:sz="4" w:space="0" w:color="000000"/>
              <w:right w:val="single" w:sz="4" w:space="0" w:color="auto"/>
            </w:tcBorders>
            <w:vAlign w:val="center"/>
          </w:tcPr>
          <w:p w14:paraId="1E4E97BB" w14:textId="77777777" w:rsidR="001407A3" w:rsidRPr="00EA5D32" w:rsidRDefault="001407A3" w:rsidP="008873D9">
            <w:pPr>
              <w:rPr>
                <w:rFonts w:eastAsia="黑体"/>
                <w:sz w:val="20"/>
              </w:rPr>
            </w:pPr>
          </w:p>
        </w:tc>
        <w:tc>
          <w:tcPr>
            <w:tcW w:w="2625" w:type="dxa"/>
            <w:vMerge/>
            <w:tcBorders>
              <w:top w:val="nil"/>
              <w:left w:val="single" w:sz="4" w:space="0" w:color="auto"/>
              <w:bottom w:val="single" w:sz="4" w:space="0" w:color="000000"/>
              <w:right w:val="single" w:sz="4" w:space="0" w:color="auto"/>
            </w:tcBorders>
            <w:vAlign w:val="center"/>
          </w:tcPr>
          <w:p w14:paraId="481F953C" w14:textId="77777777" w:rsidR="001407A3" w:rsidRPr="00EA5D32" w:rsidRDefault="001407A3" w:rsidP="008873D9">
            <w:pPr>
              <w:rPr>
                <w:sz w:val="20"/>
              </w:rPr>
            </w:pPr>
          </w:p>
        </w:tc>
        <w:tc>
          <w:tcPr>
            <w:tcW w:w="840" w:type="dxa"/>
            <w:vMerge/>
            <w:tcBorders>
              <w:top w:val="nil"/>
              <w:left w:val="single" w:sz="4" w:space="0" w:color="auto"/>
              <w:bottom w:val="single" w:sz="4" w:space="0" w:color="000000"/>
              <w:right w:val="single" w:sz="4" w:space="0" w:color="auto"/>
            </w:tcBorders>
            <w:vAlign w:val="center"/>
          </w:tcPr>
          <w:p w14:paraId="7EACF064" w14:textId="77777777" w:rsidR="001407A3" w:rsidRPr="00EA5D32" w:rsidRDefault="001407A3" w:rsidP="008873D9">
            <w:pPr>
              <w:rPr>
                <w:rFonts w:eastAsia="黑体"/>
                <w:sz w:val="20"/>
              </w:rPr>
            </w:pPr>
          </w:p>
        </w:tc>
        <w:tc>
          <w:tcPr>
            <w:tcW w:w="2730" w:type="dxa"/>
            <w:vMerge/>
            <w:tcBorders>
              <w:top w:val="nil"/>
              <w:left w:val="single" w:sz="4" w:space="0" w:color="auto"/>
              <w:bottom w:val="single" w:sz="4" w:space="0" w:color="000000"/>
              <w:right w:val="single" w:sz="4" w:space="0" w:color="auto"/>
            </w:tcBorders>
            <w:vAlign w:val="center"/>
          </w:tcPr>
          <w:p w14:paraId="4B8F251D" w14:textId="77777777" w:rsidR="001407A3" w:rsidRPr="00EA5D32" w:rsidRDefault="001407A3" w:rsidP="008873D9">
            <w:pPr>
              <w:rPr>
                <w:sz w:val="20"/>
              </w:rPr>
            </w:pPr>
          </w:p>
        </w:tc>
        <w:tc>
          <w:tcPr>
            <w:tcW w:w="2310" w:type="dxa"/>
            <w:vMerge/>
            <w:tcBorders>
              <w:top w:val="nil"/>
              <w:left w:val="single" w:sz="4" w:space="0" w:color="auto"/>
              <w:bottom w:val="single" w:sz="4" w:space="0" w:color="000000"/>
              <w:right w:val="single" w:sz="4" w:space="0" w:color="auto"/>
            </w:tcBorders>
            <w:vAlign w:val="center"/>
          </w:tcPr>
          <w:p w14:paraId="4D8F9BE1" w14:textId="77777777" w:rsidR="001407A3" w:rsidRPr="00EA5D32" w:rsidRDefault="001407A3" w:rsidP="008873D9">
            <w:pPr>
              <w:rPr>
                <w:sz w:val="20"/>
              </w:rPr>
            </w:pPr>
          </w:p>
        </w:tc>
        <w:tc>
          <w:tcPr>
            <w:tcW w:w="1155" w:type="dxa"/>
            <w:tcBorders>
              <w:top w:val="nil"/>
              <w:left w:val="nil"/>
              <w:bottom w:val="nil"/>
              <w:right w:val="single" w:sz="8" w:space="0" w:color="auto"/>
            </w:tcBorders>
            <w:noWrap/>
            <w:tcMar>
              <w:top w:w="20" w:type="dxa"/>
              <w:left w:w="20" w:type="dxa"/>
              <w:bottom w:w="0" w:type="dxa"/>
              <w:right w:w="20" w:type="dxa"/>
            </w:tcMar>
            <w:vAlign w:val="center"/>
          </w:tcPr>
          <w:p w14:paraId="195BF87B" w14:textId="77777777" w:rsidR="001407A3" w:rsidRPr="00EA5D32" w:rsidRDefault="001407A3" w:rsidP="008873D9">
            <w:pPr>
              <w:rPr>
                <w:sz w:val="20"/>
              </w:rPr>
            </w:pPr>
            <w:r w:rsidRPr="00EA5D32">
              <w:rPr>
                <w:sz w:val="20"/>
              </w:rPr>
              <w:t xml:space="preserve">　</w:t>
            </w:r>
          </w:p>
        </w:tc>
      </w:tr>
      <w:tr w:rsidR="001407A3" w:rsidRPr="00EA5D32" w14:paraId="777AE8BB" w14:textId="77777777" w:rsidTr="008873D9">
        <w:trPr>
          <w:trHeight w:val="372"/>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6FEF1832"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42802F2C"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4A9E924F" w14:textId="77777777" w:rsidR="001407A3" w:rsidRPr="00EA5D32" w:rsidRDefault="001407A3" w:rsidP="008873D9">
            <w:pPr>
              <w:jc w:val="center"/>
              <w:rPr>
                <w:rFonts w:eastAsia="黑体"/>
                <w:sz w:val="20"/>
              </w:rPr>
            </w:pPr>
            <w:r w:rsidRPr="00EA5D32">
              <w:rPr>
                <w:rFonts w:eastAsia="黑体"/>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405FCD0C"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364A11DD"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529C1038"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48271261" w14:textId="77777777" w:rsidR="001407A3" w:rsidRPr="00EA5D32" w:rsidRDefault="001407A3" w:rsidP="008873D9">
            <w:pPr>
              <w:jc w:val="center"/>
              <w:rPr>
                <w:rFonts w:eastAsia="黑体"/>
                <w:sz w:val="20"/>
              </w:rPr>
            </w:pPr>
            <w:r w:rsidRPr="00EA5D32">
              <w:rPr>
                <w:rFonts w:eastAsia="黑体"/>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1DF8EB82" w14:textId="77777777" w:rsidR="001407A3" w:rsidRPr="00EA5D32" w:rsidRDefault="001407A3" w:rsidP="008873D9">
            <w:pPr>
              <w:jc w:val="center"/>
              <w:rPr>
                <w:rFonts w:eastAsia="黑体"/>
                <w:sz w:val="20"/>
              </w:rPr>
            </w:pPr>
            <w:r w:rsidRPr="00EA5D32">
              <w:rPr>
                <w:rFonts w:eastAsia="黑体"/>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716F8CA7" w14:textId="77777777" w:rsidR="001407A3" w:rsidRPr="00EA5D32" w:rsidRDefault="001407A3" w:rsidP="008873D9">
            <w:pPr>
              <w:jc w:val="center"/>
              <w:rPr>
                <w:rFonts w:eastAsia="黑体"/>
                <w:sz w:val="20"/>
              </w:rPr>
            </w:pPr>
            <w:r w:rsidRPr="00EA5D32">
              <w:rPr>
                <w:rFonts w:eastAsia="黑体"/>
                <w:sz w:val="20"/>
              </w:rPr>
              <w:t xml:space="preserve">　</w:t>
            </w:r>
          </w:p>
        </w:tc>
        <w:tc>
          <w:tcPr>
            <w:tcW w:w="1155" w:type="dxa"/>
            <w:tcBorders>
              <w:top w:val="single" w:sz="4" w:space="0" w:color="auto"/>
              <w:left w:val="nil"/>
              <w:bottom w:val="dotted" w:sz="4" w:space="0" w:color="auto"/>
              <w:right w:val="single" w:sz="8" w:space="0" w:color="auto"/>
            </w:tcBorders>
            <w:tcMar>
              <w:top w:w="20" w:type="dxa"/>
              <w:left w:w="20" w:type="dxa"/>
              <w:bottom w:w="0" w:type="dxa"/>
              <w:right w:w="20" w:type="dxa"/>
            </w:tcMar>
            <w:vAlign w:val="center"/>
          </w:tcPr>
          <w:p w14:paraId="5F73C5DF" w14:textId="77777777" w:rsidR="001407A3" w:rsidRPr="00EA5D32" w:rsidRDefault="001407A3" w:rsidP="008873D9">
            <w:pPr>
              <w:jc w:val="center"/>
              <w:rPr>
                <w:rFonts w:eastAsia="黑体"/>
                <w:sz w:val="20"/>
              </w:rPr>
            </w:pPr>
            <w:r w:rsidRPr="00EA5D32">
              <w:rPr>
                <w:rFonts w:eastAsia="黑体"/>
                <w:sz w:val="20"/>
              </w:rPr>
              <w:t xml:space="preserve">　</w:t>
            </w:r>
          </w:p>
        </w:tc>
      </w:tr>
      <w:tr w:rsidR="001407A3" w:rsidRPr="00EA5D32" w14:paraId="7423EED5" w14:textId="77777777" w:rsidTr="008873D9">
        <w:trPr>
          <w:trHeight w:val="372"/>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413F3D47"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321EA3A3"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5C786BB2" w14:textId="77777777" w:rsidR="001407A3" w:rsidRPr="00EA5D32" w:rsidRDefault="001407A3" w:rsidP="008873D9">
            <w:pPr>
              <w:jc w:val="center"/>
              <w:rPr>
                <w:rFonts w:eastAsia="黑体"/>
                <w:sz w:val="20"/>
              </w:rPr>
            </w:pPr>
            <w:r w:rsidRPr="00EA5D32">
              <w:rPr>
                <w:rFonts w:eastAsia="黑体"/>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12C87072"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2E8E84A8"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2C83E033" w14:textId="77777777" w:rsidR="001407A3" w:rsidRPr="00EA5D32" w:rsidRDefault="001407A3" w:rsidP="008873D9">
            <w:pPr>
              <w:jc w:val="cente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5A3CBCB9" w14:textId="77777777" w:rsidR="001407A3" w:rsidRPr="00EA5D32" w:rsidRDefault="001407A3" w:rsidP="008873D9">
            <w:pPr>
              <w:jc w:val="center"/>
              <w:rPr>
                <w:rFonts w:eastAsia="黑体"/>
                <w:sz w:val="20"/>
              </w:rPr>
            </w:pPr>
            <w:r w:rsidRPr="00EA5D32">
              <w:rPr>
                <w:rFonts w:eastAsia="黑体"/>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6720E7E3" w14:textId="77777777" w:rsidR="001407A3" w:rsidRPr="00EA5D32" w:rsidRDefault="001407A3" w:rsidP="008873D9">
            <w:pPr>
              <w:jc w:val="center"/>
              <w:rPr>
                <w:rFonts w:eastAsia="黑体"/>
                <w:sz w:val="20"/>
              </w:rPr>
            </w:pPr>
            <w:r w:rsidRPr="00EA5D32">
              <w:rPr>
                <w:rFonts w:eastAsia="黑体"/>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746CD1C5" w14:textId="77777777" w:rsidR="001407A3" w:rsidRPr="00EA5D32" w:rsidRDefault="001407A3" w:rsidP="008873D9">
            <w:pPr>
              <w:jc w:val="center"/>
              <w:rPr>
                <w:rFonts w:eastAsia="黑体"/>
                <w:sz w:val="20"/>
              </w:rPr>
            </w:pPr>
            <w:r w:rsidRPr="00EA5D32">
              <w:rPr>
                <w:rFonts w:eastAsia="黑体"/>
                <w:sz w:val="20"/>
              </w:rPr>
              <w:t xml:space="preserve">　</w:t>
            </w:r>
          </w:p>
        </w:tc>
        <w:tc>
          <w:tcPr>
            <w:tcW w:w="1155" w:type="dxa"/>
            <w:tcBorders>
              <w:top w:val="nil"/>
              <w:left w:val="nil"/>
              <w:bottom w:val="dotted" w:sz="4" w:space="0" w:color="auto"/>
              <w:right w:val="single" w:sz="8" w:space="0" w:color="auto"/>
            </w:tcBorders>
            <w:tcMar>
              <w:top w:w="20" w:type="dxa"/>
              <w:left w:w="20" w:type="dxa"/>
              <w:bottom w:w="0" w:type="dxa"/>
              <w:right w:w="20" w:type="dxa"/>
            </w:tcMar>
            <w:vAlign w:val="center"/>
          </w:tcPr>
          <w:p w14:paraId="0DB85866" w14:textId="77777777" w:rsidR="001407A3" w:rsidRPr="00EA5D32" w:rsidRDefault="001407A3" w:rsidP="008873D9">
            <w:pPr>
              <w:jc w:val="center"/>
              <w:rPr>
                <w:rFonts w:eastAsia="黑体"/>
                <w:sz w:val="20"/>
              </w:rPr>
            </w:pPr>
            <w:r w:rsidRPr="00EA5D32">
              <w:rPr>
                <w:rFonts w:eastAsia="黑体"/>
                <w:sz w:val="20"/>
              </w:rPr>
              <w:t xml:space="preserve">　</w:t>
            </w:r>
          </w:p>
        </w:tc>
      </w:tr>
      <w:tr w:rsidR="001407A3" w:rsidRPr="00EA5D32" w14:paraId="372A91C4" w14:textId="77777777" w:rsidTr="008873D9">
        <w:trPr>
          <w:trHeight w:val="372"/>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218E60E9"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6E28841D"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23613297" w14:textId="77777777" w:rsidR="001407A3" w:rsidRPr="00EA5D32" w:rsidRDefault="001407A3" w:rsidP="008873D9">
            <w:pPr>
              <w:jc w:val="center"/>
              <w:rPr>
                <w:rFonts w:eastAsia="黑体"/>
                <w:sz w:val="20"/>
              </w:rPr>
            </w:pPr>
            <w:r w:rsidRPr="00EA5D32">
              <w:rPr>
                <w:rFonts w:eastAsia="黑体"/>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62DE8D9D"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0EEBBA2C"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0451E050"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541704A0" w14:textId="77777777" w:rsidR="001407A3" w:rsidRPr="00EA5D32" w:rsidRDefault="001407A3" w:rsidP="008873D9">
            <w:pPr>
              <w:jc w:val="center"/>
              <w:rPr>
                <w:rFonts w:eastAsia="黑体"/>
                <w:sz w:val="20"/>
              </w:rPr>
            </w:pPr>
            <w:r w:rsidRPr="00EA5D32">
              <w:rPr>
                <w:rFonts w:eastAsia="黑体"/>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1219445F" w14:textId="77777777" w:rsidR="001407A3" w:rsidRPr="00EA5D32" w:rsidRDefault="001407A3" w:rsidP="008873D9">
            <w:pPr>
              <w:jc w:val="center"/>
              <w:rPr>
                <w:rFonts w:eastAsia="黑体"/>
                <w:sz w:val="20"/>
              </w:rPr>
            </w:pPr>
            <w:r w:rsidRPr="00EA5D32">
              <w:rPr>
                <w:rFonts w:eastAsia="黑体"/>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6E60A69C" w14:textId="77777777" w:rsidR="001407A3" w:rsidRPr="00EA5D32" w:rsidRDefault="001407A3" w:rsidP="008873D9">
            <w:pPr>
              <w:jc w:val="center"/>
              <w:rPr>
                <w:rFonts w:eastAsia="黑体"/>
                <w:sz w:val="20"/>
              </w:rPr>
            </w:pPr>
            <w:r w:rsidRPr="00EA5D32">
              <w:rPr>
                <w:rFonts w:eastAsia="黑体"/>
                <w:sz w:val="20"/>
              </w:rPr>
              <w:t xml:space="preserve">　</w:t>
            </w:r>
          </w:p>
        </w:tc>
        <w:tc>
          <w:tcPr>
            <w:tcW w:w="1155" w:type="dxa"/>
            <w:tcBorders>
              <w:top w:val="nil"/>
              <w:left w:val="nil"/>
              <w:bottom w:val="dotted" w:sz="4" w:space="0" w:color="auto"/>
              <w:right w:val="single" w:sz="8" w:space="0" w:color="auto"/>
            </w:tcBorders>
            <w:tcMar>
              <w:top w:w="20" w:type="dxa"/>
              <w:left w:w="20" w:type="dxa"/>
              <w:bottom w:w="0" w:type="dxa"/>
              <w:right w:w="20" w:type="dxa"/>
            </w:tcMar>
            <w:vAlign w:val="center"/>
          </w:tcPr>
          <w:p w14:paraId="0CE48E0F" w14:textId="77777777" w:rsidR="001407A3" w:rsidRPr="00EA5D32" w:rsidRDefault="001407A3" w:rsidP="008873D9">
            <w:pPr>
              <w:jc w:val="center"/>
              <w:rPr>
                <w:rFonts w:eastAsia="黑体"/>
                <w:sz w:val="20"/>
              </w:rPr>
            </w:pPr>
            <w:r w:rsidRPr="00EA5D32">
              <w:rPr>
                <w:rFonts w:eastAsia="黑体"/>
                <w:sz w:val="20"/>
              </w:rPr>
              <w:t xml:space="preserve">　</w:t>
            </w:r>
          </w:p>
        </w:tc>
      </w:tr>
      <w:tr w:rsidR="001407A3" w:rsidRPr="00EA5D32" w14:paraId="018345D8" w14:textId="77777777" w:rsidTr="008873D9">
        <w:trPr>
          <w:trHeight w:val="360"/>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7726EE82"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2B98D70E"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217F083C" w14:textId="77777777" w:rsidR="001407A3" w:rsidRPr="00EA5D32" w:rsidRDefault="001407A3" w:rsidP="008873D9">
            <w:pPr>
              <w:rPr>
                <w:sz w:val="20"/>
              </w:rPr>
            </w:pPr>
            <w:r w:rsidRPr="00EA5D32">
              <w:rPr>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216B989A"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37CA0544"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5C38D9D1"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0C091825" w14:textId="77777777" w:rsidR="001407A3" w:rsidRPr="00EA5D32" w:rsidRDefault="001407A3" w:rsidP="008873D9">
            <w:pPr>
              <w:rPr>
                <w:sz w:val="20"/>
              </w:rPr>
            </w:pPr>
            <w:r w:rsidRPr="00EA5D32">
              <w:rPr>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53F00886" w14:textId="77777777" w:rsidR="001407A3" w:rsidRPr="00EA5D32" w:rsidRDefault="001407A3" w:rsidP="008873D9">
            <w:pPr>
              <w:rPr>
                <w:sz w:val="20"/>
              </w:rPr>
            </w:pPr>
            <w:r w:rsidRPr="00EA5D32">
              <w:rPr>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3A83E8A7" w14:textId="77777777" w:rsidR="001407A3" w:rsidRPr="00EA5D32" w:rsidRDefault="001407A3" w:rsidP="008873D9">
            <w:pPr>
              <w:rPr>
                <w:sz w:val="20"/>
              </w:rPr>
            </w:pPr>
            <w:r w:rsidRPr="00EA5D32">
              <w:rPr>
                <w:sz w:val="20"/>
              </w:rPr>
              <w:t xml:space="preserve">　</w:t>
            </w:r>
          </w:p>
        </w:tc>
        <w:tc>
          <w:tcPr>
            <w:tcW w:w="1155" w:type="dxa"/>
            <w:tcBorders>
              <w:top w:val="nil"/>
              <w:left w:val="nil"/>
              <w:bottom w:val="dotted" w:sz="4" w:space="0" w:color="auto"/>
              <w:right w:val="single" w:sz="8" w:space="0" w:color="auto"/>
            </w:tcBorders>
            <w:tcMar>
              <w:top w:w="20" w:type="dxa"/>
              <w:left w:w="20" w:type="dxa"/>
              <w:bottom w:w="0" w:type="dxa"/>
              <w:right w:w="20" w:type="dxa"/>
            </w:tcMar>
            <w:vAlign w:val="center"/>
          </w:tcPr>
          <w:p w14:paraId="71811EB0" w14:textId="77777777" w:rsidR="001407A3" w:rsidRPr="00EA5D32" w:rsidRDefault="001407A3" w:rsidP="008873D9">
            <w:pPr>
              <w:rPr>
                <w:sz w:val="20"/>
              </w:rPr>
            </w:pPr>
            <w:r w:rsidRPr="00EA5D32">
              <w:rPr>
                <w:sz w:val="20"/>
              </w:rPr>
              <w:t xml:space="preserve">　</w:t>
            </w:r>
          </w:p>
        </w:tc>
      </w:tr>
      <w:tr w:rsidR="001407A3" w:rsidRPr="00EA5D32" w14:paraId="0C833DCE" w14:textId="77777777" w:rsidTr="008873D9">
        <w:trPr>
          <w:trHeight w:val="360"/>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241B2558"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40746B73"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4D4AEEE2" w14:textId="77777777" w:rsidR="001407A3" w:rsidRPr="00EA5D32" w:rsidRDefault="001407A3" w:rsidP="008873D9">
            <w:pPr>
              <w:rPr>
                <w:sz w:val="20"/>
              </w:rPr>
            </w:pPr>
            <w:r w:rsidRPr="00EA5D32">
              <w:rPr>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4EBB3D00"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00200E3B"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68CEB01E"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5C476210" w14:textId="77777777" w:rsidR="001407A3" w:rsidRPr="00EA5D32" w:rsidRDefault="001407A3" w:rsidP="008873D9">
            <w:pPr>
              <w:rPr>
                <w:sz w:val="20"/>
              </w:rPr>
            </w:pPr>
            <w:r w:rsidRPr="00EA5D32">
              <w:rPr>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3989EF02" w14:textId="77777777" w:rsidR="001407A3" w:rsidRPr="00EA5D32" w:rsidRDefault="001407A3" w:rsidP="008873D9">
            <w:pPr>
              <w:rPr>
                <w:sz w:val="20"/>
              </w:rPr>
            </w:pPr>
            <w:r w:rsidRPr="00EA5D32">
              <w:rPr>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7BA2E87B" w14:textId="77777777" w:rsidR="001407A3" w:rsidRPr="00EA5D32" w:rsidRDefault="001407A3" w:rsidP="008873D9">
            <w:pPr>
              <w:rPr>
                <w:sz w:val="20"/>
              </w:rPr>
            </w:pPr>
            <w:r w:rsidRPr="00EA5D32">
              <w:rPr>
                <w:sz w:val="20"/>
              </w:rPr>
              <w:t xml:space="preserve">　</w:t>
            </w:r>
          </w:p>
        </w:tc>
        <w:tc>
          <w:tcPr>
            <w:tcW w:w="1155" w:type="dxa"/>
            <w:tcBorders>
              <w:top w:val="nil"/>
              <w:left w:val="nil"/>
              <w:bottom w:val="dotted" w:sz="4" w:space="0" w:color="auto"/>
              <w:right w:val="single" w:sz="8" w:space="0" w:color="auto"/>
            </w:tcBorders>
            <w:tcMar>
              <w:top w:w="20" w:type="dxa"/>
              <w:left w:w="20" w:type="dxa"/>
              <w:bottom w:w="0" w:type="dxa"/>
              <w:right w:w="20" w:type="dxa"/>
            </w:tcMar>
            <w:vAlign w:val="center"/>
          </w:tcPr>
          <w:p w14:paraId="33BD9ED6" w14:textId="77777777" w:rsidR="001407A3" w:rsidRPr="00EA5D32" w:rsidRDefault="001407A3" w:rsidP="008873D9">
            <w:pPr>
              <w:rPr>
                <w:sz w:val="20"/>
              </w:rPr>
            </w:pPr>
            <w:r w:rsidRPr="00EA5D32">
              <w:rPr>
                <w:sz w:val="20"/>
              </w:rPr>
              <w:t xml:space="preserve">　</w:t>
            </w:r>
          </w:p>
        </w:tc>
      </w:tr>
      <w:tr w:rsidR="001407A3" w:rsidRPr="00EA5D32" w14:paraId="1F37304F" w14:textId="77777777" w:rsidTr="008873D9">
        <w:trPr>
          <w:trHeight w:val="372"/>
        </w:trPr>
        <w:tc>
          <w:tcPr>
            <w:tcW w:w="545" w:type="dxa"/>
            <w:tcBorders>
              <w:top w:val="nil"/>
              <w:left w:val="single" w:sz="8" w:space="0" w:color="auto"/>
              <w:bottom w:val="dotted" w:sz="4" w:space="0" w:color="auto"/>
              <w:right w:val="nil"/>
            </w:tcBorders>
            <w:tcMar>
              <w:top w:w="20" w:type="dxa"/>
              <w:left w:w="20" w:type="dxa"/>
              <w:bottom w:w="0" w:type="dxa"/>
              <w:right w:w="20" w:type="dxa"/>
            </w:tcMar>
            <w:vAlign w:val="center"/>
          </w:tcPr>
          <w:p w14:paraId="21E6B4F2"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2AB868BB"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7F9685FA" w14:textId="77777777" w:rsidR="001407A3" w:rsidRPr="00EA5D32" w:rsidRDefault="001407A3" w:rsidP="008873D9">
            <w:pPr>
              <w:rPr>
                <w:sz w:val="20"/>
              </w:rPr>
            </w:pPr>
            <w:r w:rsidRPr="00EA5D32">
              <w:rPr>
                <w:sz w:val="20"/>
              </w:rPr>
              <w:t xml:space="preserve">　</w:t>
            </w:r>
          </w:p>
        </w:tc>
        <w:tc>
          <w:tcPr>
            <w:tcW w:w="2415" w:type="dxa"/>
            <w:tcBorders>
              <w:top w:val="nil"/>
              <w:left w:val="nil"/>
              <w:bottom w:val="dotted" w:sz="4" w:space="0" w:color="auto"/>
              <w:right w:val="nil"/>
            </w:tcBorders>
            <w:tcMar>
              <w:top w:w="20" w:type="dxa"/>
              <w:left w:w="20" w:type="dxa"/>
              <w:bottom w:w="0" w:type="dxa"/>
              <w:right w:w="20" w:type="dxa"/>
            </w:tcMar>
            <w:vAlign w:val="center"/>
          </w:tcPr>
          <w:p w14:paraId="4C9EC2ED"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dotted" w:sz="4" w:space="0" w:color="auto"/>
              <w:right w:val="single" w:sz="4" w:space="0" w:color="auto"/>
            </w:tcBorders>
            <w:tcMar>
              <w:top w:w="20" w:type="dxa"/>
              <w:left w:w="20" w:type="dxa"/>
              <w:bottom w:w="0" w:type="dxa"/>
              <w:right w:w="20" w:type="dxa"/>
            </w:tcMar>
            <w:vAlign w:val="center"/>
          </w:tcPr>
          <w:p w14:paraId="01A8E8BA" w14:textId="77777777" w:rsidR="001407A3" w:rsidRPr="00EA5D32" w:rsidRDefault="001407A3" w:rsidP="008873D9">
            <w:pPr>
              <w:rPr>
                <w:sz w:val="20"/>
              </w:rPr>
            </w:pPr>
            <w:r w:rsidRPr="00EA5D32">
              <w:rPr>
                <w:sz w:val="20"/>
              </w:rPr>
              <w:t xml:space="preserve">　</w:t>
            </w:r>
          </w:p>
        </w:tc>
        <w:tc>
          <w:tcPr>
            <w:tcW w:w="2625" w:type="dxa"/>
            <w:tcBorders>
              <w:top w:val="nil"/>
              <w:left w:val="nil"/>
              <w:bottom w:val="dotted" w:sz="4" w:space="0" w:color="auto"/>
              <w:right w:val="single" w:sz="4" w:space="0" w:color="auto"/>
            </w:tcBorders>
            <w:tcMar>
              <w:top w:w="20" w:type="dxa"/>
              <w:left w:w="20" w:type="dxa"/>
              <w:bottom w:w="0" w:type="dxa"/>
              <w:right w:w="20" w:type="dxa"/>
            </w:tcMar>
            <w:vAlign w:val="center"/>
          </w:tcPr>
          <w:p w14:paraId="47F4C6E4" w14:textId="77777777" w:rsidR="001407A3" w:rsidRPr="00EA5D32" w:rsidRDefault="001407A3" w:rsidP="008873D9">
            <w:pPr>
              <w:rPr>
                <w:sz w:val="20"/>
              </w:rPr>
            </w:pPr>
            <w:r w:rsidRPr="00EA5D32">
              <w:rPr>
                <w:sz w:val="20"/>
              </w:rPr>
              <w:t xml:space="preserve">　</w:t>
            </w:r>
          </w:p>
        </w:tc>
        <w:tc>
          <w:tcPr>
            <w:tcW w:w="840" w:type="dxa"/>
            <w:tcBorders>
              <w:top w:val="nil"/>
              <w:left w:val="nil"/>
              <w:bottom w:val="dotted" w:sz="4" w:space="0" w:color="auto"/>
              <w:right w:val="single" w:sz="4" w:space="0" w:color="auto"/>
            </w:tcBorders>
            <w:tcMar>
              <w:top w:w="20" w:type="dxa"/>
              <w:left w:w="20" w:type="dxa"/>
              <w:bottom w:w="0" w:type="dxa"/>
              <w:right w:w="20" w:type="dxa"/>
            </w:tcMar>
            <w:vAlign w:val="center"/>
          </w:tcPr>
          <w:p w14:paraId="147EEFD3" w14:textId="77777777" w:rsidR="001407A3" w:rsidRPr="00EA5D32" w:rsidRDefault="001407A3" w:rsidP="008873D9">
            <w:pPr>
              <w:rPr>
                <w:sz w:val="20"/>
              </w:rPr>
            </w:pPr>
            <w:r w:rsidRPr="00EA5D32">
              <w:rPr>
                <w:sz w:val="20"/>
              </w:rPr>
              <w:t xml:space="preserve">　</w:t>
            </w:r>
          </w:p>
        </w:tc>
        <w:tc>
          <w:tcPr>
            <w:tcW w:w="2730" w:type="dxa"/>
            <w:tcBorders>
              <w:top w:val="nil"/>
              <w:left w:val="nil"/>
              <w:bottom w:val="dotted" w:sz="4" w:space="0" w:color="auto"/>
              <w:right w:val="single" w:sz="4" w:space="0" w:color="auto"/>
            </w:tcBorders>
            <w:tcMar>
              <w:top w:w="20" w:type="dxa"/>
              <w:left w:w="20" w:type="dxa"/>
              <w:bottom w:w="0" w:type="dxa"/>
              <w:right w:w="20" w:type="dxa"/>
            </w:tcMar>
            <w:vAlign w:val="center"/>
          </w:tcPr>
          <w:p w14:paraId="64C32C2B" w14:textId="77777777" w:rsidR="001407A3" w:rsidRPr="00EA5D32" w:rsidRDefault="001407A3" w:rsidP="008873D9">
            <w:pPr>
              <w:rPr>
                <w:sz w:val="20"/>
              </w:rPr>
            </w:pPr>
            <w:r w:rsidRPr="00EA5D32">
              <w:rPr>
                <w:sz w:val="20"/>
              </w:rPr>
              <w:t xml:space="preserve">　</w:t>
            </w:r>
          </w:p>
        </w:tc>
        <w:tc>
          <w:tcPr>
            <w:tcW w:w="2310" w:type="dxa"/>
            <w:tcBorders>
              <w:top w:val="nil"/>
              <w:left w:val="nil"/>
              <w:bottom w:val="dotted" w:sz="4" w:space="0" w:color="auto"/>
              <w:right w:val="single" w:sz="4" w:space="0" w:color="auto"/>
            </w:tcBorders>
            <w:tcMar>
              <w:top w:w="20" w:type="dxa"/>
              <w:left w:w="20" w:type="dxa"/>
              <w:bottom w:w="0" w:type="dxa"/>
              <w:right w:w="20" w:type="dxa"/>
            </w:tcMar>
            <w:vAlign w:val="center"/>
          </w:tcPr>
          <w:p w14:paraId="2E826881" w14:textId="77777777" w:rsidR="001407A3" w:rsidRPr="00EA5D32" w:rsidRDefault="001407A3" w:rsidP="008873D9">
            <w:pPr>
              <w:rPr>
                <w:sz w:val="20"/>
              </w:rPr>
            </w:pPr>
            <w:r w:rsidRPr="00EA5D32">
              <w:rPr>
                <w:sz w:val="20"/>
              </w:rPr>
              <w:t xml:space="preserve">　</w:t>
            </w:r>
          </w:p>
        </w:tc>
        <w:tc>
          <w:tcPr>
            <w:tcW w:w="1155" w:type="dxa"/>
            <w:tcBorders>
              <w:top w:val="nil"/>
              <w:left w:val="nil"/>
              <w:bottom w:val="dotted" w:sz="4" w:space="0" w:color="auto"/>
              <w:right w:val="single" w:sz="8" w:space="0" w:color="auto"/>
            </w:tcBorders>
            <w:tcMar>
              <w:top w:w="20" w:type="dxa"/>
              <w:left w:w="20" w:type="dxa"/>
              <w:bottom w:w="0" w:type="dxa"/>
              <w:right w:w="20" w:type="dxa"/>
            </w:tcMar>
            <w:vAlign w:val="center"/>
          </w:tcPr>
          <w:p w14:paraId="5BEFF281" w14:textId="77777777" w:rsidR="001407A3" w:rsidRPr="00EA5D32" w:rsidRDefault="001407A3" w:rsidP="008873D9">
            <w:pPr>
              <w:rPr>
                <w:sz w:val="20"/>
              </w:rPr>
            </w:pPr>
            <w:r w:rsidRPr="00EA5D32">
              <w:rPr>
                <w:sz w:val="20"/>
              </w:rPr>
              <w:t xml:space="preserve">　</w:t>
            </w:r>
          </w:p>
        </w:tc>
      </w:tr>
      <w:tr w:rsidR="001407A3" w:rsidRPr="00EA5D32" w14:paraId="2E12243D" w14:textId="77777777" w:rsidTr="008873D9">
        <w:trPr>
          <w:trHeight w:val="372"/>
        </w:trPr>
        <w:tc>
          <w:tcPr>
            <w:tcW w:w="545" w:type="dxa"/>
            <w:tcBorders>
              <w:top w:val="nil"/>
              <w:left w:val="single" w:sz="8" w:space="0" w:color="auto"/>
              <w:bottom w:val="single" w:sz="8" w:space="0" w:color="auto"/>
              <w:right w:val="nil"/>
            </w:tcBorders>
            <w:tcMar>
              <w:top w:w="20" w:type="dxa"/>
              <w:left w:w="20" w:type="dxa"/>
              <w:bottom w:w="0" w:type="dxa"/>
              <w:right w:w="20" w:type="dxa"/>
            </w:tcMar>
            <w:vAlign w:val="center"/>
          </w:tcPr>
          <w:p w14:paraId="2344FA54" w14:textId="77777777" w:rsidR="001407A3" w:rsidRPr="00EA5D32" w:rsidRDefault="001407A3" w:rsidP="008873D9">
            <w:pPr>
              <w:rPr>
                <w:sz w:val="20"/>
              </w:rPr>
            </w:pPr>
            <w:r w:rsidRPr="00EA5D32">
              <w:rPr>
                <w:sz w:val="20"/>
              </w:rPr>
              <w:t xml:space="preserve">　</w:t>
            </w:r>
          </w:p>
        </w:tc>
        <w:tc>
          <w:tcPr>
            <w:tcW w:w="525" w:type="dxa"/>
            <w:tcBorders>
              <w:top w:val="nil"/>
              <w:left w:val="single" w:sz="4" w:space="0" w:color="auto"/>
              <w:bottom w:val="single" w:sz="8" w:space="0" w:color="auto"/>
              <w:right w:val="single" w:sz="4" w:space="0" w:color="auto"/>
            </w:tcBorders>
            <w:tcMar>
              <w:top w:w="20" w:type="dxa"/>
              <w:left w:w="20" w:type="dxa"/>
              <w:bottom w:w="0" w:type="dxa"/>
              <w:right w:w="20" w:type="dxa"/>
            </w:tcMar>
            <w:vAlign w:val="center"/>
          </w:tcPr>
          <w:p w14:paraId="284421C3" w14:textId="77777777" w:rsidR="001407A3" w:rsidRPr="00EA5D32" w:rsidRDefault="001407A3" w:rsidP="008873D9">
            <w:pPr>
              <w:rPr>
                <w:sz w:val="20"/>
              </w:rPr>
            </w:pPr>
            <w:r w:rsidRPr="00EA5D32">
              <w:rPr>
                <w:sz w:val="20"/>
              </w:rPr>
              <w:t xml:space="preserve">　</w:t>
            </w:r>
          </w:p>
        </w:tc>
        <w:tc>
          <w:tcPr>
            <w:tcW w:w="840" w:type="dxa"/>
            <w:tcBorders>
              <w:top w:val="nil"/>
              <w:left w:val="nil"/>
              <w:bottom w:val="single" w:sz="8" w:space="0" w:color="auto"/>
              <w:right w:val="single" w:sz="4" w:space="0" w:color="auto"/>
            </w:tcBorders>
            <w:tcMar>
              <w:top w:w="20" w:type="dxa"/>
              <w:left w:w="20" w:type="dxa"/>
              <w:bottom w:w="0" w:type="dxa"/>
              <w:right w:w="20" w:type="dxa"/>
            </w:tcMar>
            <w:vAlign w:val="center"/>
          </w:tcPr>
          <w:p w14:paraId="58D006FC" w14:textId="77777777" w:rsidR="001407A3" w:rsidRPr="00EA5D32" w:rsidRDefault="001407A3" w:rsidP="008873D9">
            <w:pPr>
              <w:rPr>
                <w:sz w:val="20"/>
              </w:rPr>
            </w:pPr>
            <w:r w:rsidRPr="00EA5D32">
              <w:rPr>
                <w:sz w:val="20"/>
              </w:rPr>
              <w:t xml:space="preserve">　</w:t>
            </w:r>
          </w:p>
        </w:tc>
        <w:tc>
          <w:tcPr>
            <w:tcW w:w="2415" w:type="dxa"/>
            <w:tcBorders>
              <w:top w:val="nil"/>
              <w:left w:val="nil"/>
              <w:bottom w:val="single" w:sz="8" w:space="0" w:color="auto"/>
              <w:right w:val="nil"/>
            </w:tcBorders>
            <w:tcMar>
              <w:top w:w="20" w:type="dxa"/>
              <w:left w:w="20" w:type="dxa"/>
              <w:bottom w:w="0" w:type="dxa"/>
              <w:right w:w="20" w:type="dxa"/>
            </w:tcMar>
            <w:vAlign w:val="center"/>
          </w:tcPr>
          <w:p w14:paraId="3FA8E6E3" w14:textId="77777777" w:rsidR="001407A3" w:rsidRPr="00EA5D32" w:rsidRDefault="001407A3" w:rsidP="008873D9">
            <w:pPr>
              <w:rPr>
                <w:sz w:val="20"/>
              </w:rPr>
            </w:pPr>
            <w:r w:rsidRPr="00EA5D32">
              <w:rPr>
                <w:sz w:val="20"/>
              </w:rPr>
              <w:t xml:space="preserve">　</w:t>
            </w:r>
          </w:p>
        </w:tc>
        <w:tc>
          <w:tcPr>
            <w:tcW w:w="630" w:type="dxa"/>
            <w:tcBorders>
              <w:top w:val="nil"/>
              <w:left w:val="single" w:sz="4" w:space="0" w:color="auto"/>
              <w:bottom w:val="single" w:sz="8" w:space="0" w:color="auto"/>
              <w:right w:val="single" w:sz="4" w:space="0" w:color="auto"/>
            </w:tcBorders>
            <w:tcMar>
              <w:top w:w="20" w:type="dxa"/>
              <w:left w:w="20" w:type="dxa"/>
              <w:bottom w:w="0" w:type="dxa"/>
              <w:right w:w="20" w:type="dxa"/>
            </w:tcMar>
            <w:vAlign w:val="center"/>
          </w:tcPr>
          <w:p w14:paraId="4DAE572C" w14:textId="77777777" w:rsidR="001407A3" w:rsidRPr="00EA5D32" w:rsidRDefault="001407A3" w:rsidP="008873D9">
            <w:pPr>
              <w:rPr>
                <w:sz w:val="20"/>
              </w:rPr>
            </w:pPr>
            <w:r w:rsidRPr="00EA5D32">
              <w:rPr>
                <w:sz w:val="20"/>
              </w:rPr>
              <w:t xml:space="preserve">　</w:t>
            </w:r>
          </w:p>
        </w:tc>
        <w:tc>
          <w:tcPr>
            <w:tcW w:w="2625" w:type="dxa"/>
            <w:tcBorders>
              <w:top w:val="nil"/>
              <w:left w:val="nil"/>
              <w:bottom w:val="single" w:sz="8" w:space="0" w:color="auto"/>
              <w:right w:val="single" w:sz="4" w:space="0" w:color="auto"/>
            </w:tcBorders>
            <w:tcMar>
              <w:top w:w="20" w:type="dxa"/>
              <w:left w:w="20" w:type="dxa"/>
              <w:bottom w:w="0" w:type="dxa"/>
              <w:right w:w="20" w:type="dxa"/>
            </w:tcMar>
            <w:vAlign w:val="center"/>
          </w:tcPr>
          <w:p w14:paraId="3453227B" w14:textId="77777777" w:rsidR="001407A3" w:rsidRPr="00EA5D32" w:rsidRDefault="001407A3" w:rsidP="008873D9">
            <w:pPr>
              <w:rPr>
                <w:sz w:val="20"/>
              </w:rPr>
            </w:pPr>
            <w:r w:rsidRPr="00EA5D32">
              <w:rPr>
                <w:sz w:val="20"/>
              </w:rPr>
              <w:t xml:space="preserve">　</w:t>
            </w:r>
          </w:p>
        </w:tc>
        <w:tc>
          <w:tcPr>
            <w:tcW w:w="840" w:type="dxa"/>
            <w:tcBorders>
              <w:top w:val="nil"/>
              <w:left w:val="nil"/>
              <w:bottom w:val="single" w:sz="8" w:space="0" w:color="auto"/>
              <w:right w:val="single" w:sz="4" w:space="0" w:color="auto"/>
            </w:tcBorders>
            <w:tcMar>
              <w:top w:w="20" w:type="dxa"/>
              <w:left w:w="20" w:type="dxa"/>
              <w:bottom w:w="0" w:type="dxa"/>
              <w:right w:w="20" w:type="dxa"/>
            </w:tcMar>
            <w:vAlign w:val="center"/>
          </w:tcPr>
          <w:p w14:paraId="745E86F2" w14:textId="77777777" w:rsidR="001407A3" w:rsidRPr="00EA5D32" w:rsidRDefault="001407A3" w:rsidP="008873D9">
            <w:pPr>
              <w:rPr>
                <w:sz w:val="20"/>
              </w:rPr>
            </w:pPr>
            <w:r w:rsidRPr="00EA5D32">
              <w:rPr>
                <w:sz w:val="20"/>
              </w:rPr>
              <w:t xml:space="preserve">　</w:t>
            </w:r>
          </w:p>
        </w:tc>
        <w:tc>
          <w:tcPr>
            <w:tcW w:w="2730" w:type="dxa"/>
            <w:tcBorders>
              <w:top w:val="nil"/>
              <w:left w:val="nil"/>
              <w:bottom w:val="single" w:sz="8" w:space="0" w:color="auto"/>
              <w:right w:val="single" w:sz="4" w:space="0" w:color="auto"/>
            </w:tcBorders>
            <w:tcMar>
              <w:top w:w="20" w:type="dxa"/>
              <w:left w:w="20" w:type="dxa"/>
              <w:bottom w:w="0" w:type="dxa"/>
              <w:right w:w="20" w:type="dxa"/>
            </w:tcMar>
            <w:vAlign w:val="center"/>
          </w:tcPr>
          <w:p w14:paraId="696BEFF1" w14:textId="77777777" w:rsidR="001407A3" w:rsidRPr="00EA5D32" w:rsidRDefault="001407A3" w:rsidP="008873D9">
            <w:pPr>
              <w:rPr>
                <w:sz w:val="20"/>
              </w:rPr>
            </w:pPr>
            <w:r w:rsidRPr="00EA5D32">
              <w:rPr>
                <w:sz w:val="20"/>
              </w:rPr>
              <w:t xml:space="preserve">　</w:t>
            </w:r>
          </w:p>
        </w:tc>
        <w:tc>
          <w:tcPr>
            <w:tcW w:w="2310" w:type="dxa"/>
            <w:tcBorders>
              <w:top w:val="nil"/>
              <w:left w:val="nil"/>
              <w:bottom w:val="single" w:sz="8" w:space="0" w:color="auto"/>
              <w:right w:val="single" w:sz="4" w:space="0" w:color="auto"/>
            </w:tcBorders>
            <w:tcMar>
              <w:top w:w="20" w:type="dxa"/>
              <w:left w:w="20" w:type="dxa"/>
              <w:bottom w:w="0" w:type="dxa"/>
              <w:right w:w="20" w:type="dxa"/>
            </w:tcMar>
            <w:vAlign w:val="center"/>
          </w:tcPr>
          <w:p w14:paraId="6CE0DE78" w14:textId="77777777" w:rsidR="001407A3" w:rsidRPr="00EA5D32" w:rsidRDefault="001407A3" w:rsidP="008873D9">
            <w:pPr>
              <w:rPr>
                <w:sz w:val="20"/>
              </w:rPr>
            </w:pPr>
            <w:r w:rsidRPr="00EA5D32">
              <w:rPr>
                <w:sz w:val="20"/>
              </w:rPr>
              <w:t xml:space="preserve">　</w:t>
            </w:r>
          </w:p>
        </w:tc>
        <w:tc>
          <w:tcPr>
            <w:tcW w:w="1155" w:type="dxa"/>
            <w:tcBorders>
              <w:top w:val="nil"/>
              <w:left w:val="nil"/>
              <w:bottom w:val="single" w:sz="8" w:space="0" w:color="auto"/>
              <w:right w:val="single" w:sz="8" w:space="0" w:color="auto"/>
            </w:tcBorders>
            <w:tcMar>
              <w:top w:w="20" w:type="dxa"/>
              <w:left w:w="20" w:type="dxa"/>
              <w:bottom w:w="0" w:type="dxa"/>
              <w:right w:w="20" w:type="dxa"/>
            </w:tcMar>
            <w:vAlign w:val="center"/>
          </w:tcPr>
          <w:p w14:paraId="09C38D58" w14:textId="77777777" w:rsidR="001407A3" w:rsidRPr="00EA5D32" w:rsidRDefault="001407A3" w:rsidP="008873D9">
            <w:pPr>
              <w:rPr>
                <w:sz w:val="20"/>
              </w:rPr>
            </w:pPr>
            <w:r w:rsidRPr="00EA5D32">
              <w:rPr>
                <w:sz w:val="20"/>
              </w:rPr>
              <w:t xml:space="preserve">　</w:t>
            </w:r>
          </w:p>
        </w:tc>
      </w:tr>
    </w:tbl>
    <w:p w14:paraId="090505A4" w14:textId="77777777" w:rsidR="001407A3" w:rsidRPr="00EA5D32" w:rsidRDefault="001407A3" w:rsidP="001407A3">
      <w:pPr>
        <w:rPr>
          <w:rFonts w:eastAsia="仿宋_GB2312"/>
          <w:kern w:val="0"/>
          <w:sz w:val="32"/>
          <w:szCs w:val="32"/>
        </w:rPr>
        <w:sectPr w:rsidR="001407A3" w:rsidRPr="00EA5D32" w:rsidSect="008873D9">
          <w:headerReference w:type="default" r:id="rId11"/>
          <w:pgSz w:w="16838" w:h="11906" w:orient="landscape" w:code="9"/>
          <w:pgMar w:top="2098" w:right="1440" w:bottom="1985" w:left="1588" w:header="851" w:footer="992" w:gutter="0"/>
          <w:cols w:space="425"/>
          <w:docGrid w:linePitch="312"/>
        </w:sectPr>
      </w:pPr>
      <w:r w:rsidRPr="00EA5D32">
        <w:rPr>
          <w:rFonts w:eastAsia="仿宋_GB2312"/>
          <w:kern w:val="0"/>
          <w:sz w:val="32"/>
          <w:szCs w:val="32"/>
        </w:rPr>
        <w:t>说明：登记簿纸张格式统一为</w:t>
      </w:r>
      <w:r w:rsidRPr="00EA5D32">
        <w:rPr>
          <w:rFonts w:eastAsia="仿宋_GB2312"/>
          <w:kern w:val="0"/>
          <w:sz w:val="32"/>
          <w:szCs w:val="32"/>
        </w:rPr>
        <w:t>B4</w:t>
      </w:r>
      <w:r w:rsidRPr="00EA5D32">
        <w:rPr>
          <w:rFonts w:eastAsia="仿宋_GB2312"/>
          <w:kern w:val="0"/>
          <w:sz w:val="32"/>
          <w:szCs w:val="32"/>
        </w:rPr>
        <w:t>纸（</w:t>
      </w:r>
      <w:smartTag w:uri="urn:schemas-microsoft-com:office:smarttags" w:element="chmetcnv">
        <w:smartTagPr>
          <w:attr w:name="TCSC" w:val="0"/>
          <w:attr w:name="NumberType" w:val="1"/>
          <w:attr w:name="Negative" w:val="False"/>
          <w:attr w:name="HasSpace" w:val="False"/>
          <w:attr w:name="SourceValue" w:val="364"/>
          <w:attr w:name="UnitName" w:val="mm"/>
        </w:smartTagPr>
        <w:r w:rsidRPr="00EA5D32">
          <w:rPr>
            <w:rFonts w:eastAsia="仿宋_GB2312"/>
            <w:kern w:val="0"/>
            <w:sz w:val="32"/>
            <w:szCs w:val="32"/>
          </w:rPr>
          <w:t>364mm</w:t>
        </w:r>
      </w:smartTag>
      <w:r w:rsidRPr="00EA5D32">
        <w:rPr>
          <w:rFonts w:eastAsia="仿宋_GB2312"/>
          <w:kern w:val="0"/>
          <w:sz w:val="32"/>
          <w:szCs w:val="32"/>
        </w:rPr>
        <w:t>×</w:t>
      </w:r>
      <w:smartTag w:uri="urn:schemas-microsoft-com:office:smarttags" w:element="chmetcnv">
        <w:smartTagPr>
          <w:attr w:name="TCSC" w:val="0"/>
          <w:attr w:name="NumberType" w:val="1"/>
          <w:attr w:name="Negative" w:val="False"/>
          <w:attr w:name="HasSpace" w:val="False"/>
          <w:attr w:name="SourceValue" w:val="257"/>
          <w:attr w:name="UnitName" w:val="mm"/>
        </w:smartTagPr>
        <w:r w:rsidRPr="00EA5D32">
          <w:rPr>
            <w:rFonts w:eastAsia="仿宋_GB2312"/>
            <w:kern w:val="0"/>
            <w:sz w:val="32"/>
            <w:szCs w:val="32"/>
          </w:rPr>
          <w:t>257mm</w:t>
        </w:r>
      </w:smartTag>
      <w:r w:rsidRPr="00EA5D32">
        <w:rPr>
          <w:rFonts w:eastAsia="仿宋_GB2312"/>
          <w:kern w:val="0"/>
          <w:sz w:val="32"/>
          <w:szCs w:val="32"/>
        </w:rPr>
        <w:t>）纸对折方式。</w:t>
      </w:r>
    </w:p>
    <w:p w14:paraId="20B61103" w14:textId="77777777" w:rsidR="001407A3" w:rsidRPr="00EA5D32" w:rsidRDefault="001407A3" w:rsidP="001407A3">
      <w:pPr>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18</w:t>
      </w:r>
    </w:p>
    <w:p w14:paraId="03B76EEB" w14:textId="77777777" w:rsidR="001407A3" w:rsidRPr="00EA5D32" w:rsidRDefault="001407A3" w:rsidP="001407A3">
      <w:pPr>
        <w:spacing w:beforeLines="100" w:before="240" w:afterLines="100" w:after="240"/>
        <w:jc w:val="center"/>
        <w:rPr>
          <w:rFonts w:eastAsia="黑体"/>
          <w:sz w:val="32"/>
          <w:szCs w:val="32"/>
        </w:rPr>
      </w:pPr>
      <w:r w:rsidRPr="00EA5D32">
        <w:rPr>
          <w:rFonts w:eastAsia="华文中宋"/>
          <w:sz w:val="36"/>
          <w:szCs w:val="36"/>
        </w:rPr>
        <w:t>《行车设备施工登记簿》填记要求、填记格式</w:t>
      </w:r>
    </w:p>
    <w:p w14:paraId="2F26E425" w14:textId="77777777" w:rsidR="001407A3" w:rsidRPr="00EA5D32" w:rsidRDefault="001407A3" w:rsidP="001407A3">
      <w:pPr>
        <w:autoSpaceDE w:val="0"/>
        <w:autoSpaceDN w:val="0"/>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一、基本要求</w:t>
      </w:r>
    </w:p>
    <w:p w14:paraId="020B30D1"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（一）施工登记前，由施工单位指定的驻站联络员</w:t>
      </w:r>
      <w:proofErr w:type="gramStart"/>
      <w:r w:rsidRPr="00EA5D32">
        <w:rPr>
          <w:rFonts w:eastAsia="仿宋_GB2312"/>
          <w:kern w:val="0"/>
          <w:sz w:val="32"/>
          <w:szCs w:val="32"/>
        </w:rPr>
        <w:t>负责登销记时</w:t>
      </w:r>
      <w:proofErr w:type="gramEnd"/>
      <w:r w:rsidRPr="00EA5D32">
        <w:rPr>
          <w:rFonts w:eastAsia="仿宋_GB2312"/>
          <w:kern w:val="0"/>
          <w:sz w:val="32"/>
          <w:szCs w:val="32"/>
        </w:rPr>
        <w:t>，应向车站值班员提交《施工登销记委托书》，综合维修、紧急修和故障修时无须提交。持《施工登销记委托书》</w:t>
      </w:r>
      <w:proofErr w:type="gramStart"/>
      <w:r w:rsidRPr="00EA5D32">
        <w:rPr>
          <w:rFonts w:eastAsia="仿宋_GB2312"/>
          <w:kern w:val="0"/>
          <w:sz w:val="32"/>
          <w:szCs w:val="32"/>
        </w:rPr>
        <w:t>履行登销记</w:t>
      </w:r>
      <w:proofErr w:type="gramEnd"/>
      <w:r w:rsidRPr="00EA5D32">
        <w:rPr>
          <w:rFonts w:eastAsia="仿宋_GB2312"/>
          <w:kern w:val="0"/>
          <w:sz w:val="32"/>
          <w:szCs w:val="32"/>
        </w:rPr>
        <w:t>职责的驻站联络员在《行车设备施工登记簿》</w:t>
      </w:r>
      <w:r w:rsidRPr="00EA5D32">
        <w:rPr>
          <w:rFonts w:eastAsia="仿宋_GB2312"/>
          <w:kern w:val="0"/>
          <w:sz w:val="32"/>
          <w:szCs w:val="32"/>
        </w:rPr>
        <w:t>“</w:t>
      </w:r>
      <w:r w:rsidRPr="00EA5D32">
        <w:rPr>
          <w:rFonts w:eastAsia="仿宋_GB2312"/>
          <w:kern w:val="0"/>
          <w:sz w:val="32"/>
          <w:szCs w:val="32"/>
        </w:rPr>
        <w:t>施工负责人</w:t>
      </w:r>
      <w:r w:rsidRPr="00EA5D32">
        <w:rPr>
          <w:rFonts w:eastAsia="仿宋_GB2312"/>
          <w:kern w:val="0"/>
          <w:sz w:val="32"/>
          <w:szCs w:val="32"/>
        </w:rPr>
        <w:t>”</w:t>
      </w:r>
      <w:r w:rsidRPr="00EA5D32">
        <w:rPr>
          <w:rFonts w:eastAsia="仿宋_GB2312"/>
          <w:kern w:val="0"/>
          <w:sz w:val="32"/>
          <w:szCs w:val="32"/>
        </w:rPr>
        <w:t>项目栏签认时，均填记</w:t>
      </w:r>
      <w:r w:rsidRPr="00EA5D32">
        <w:rPr>
          <w:rFonts w:eastAsia="仿宋_GB2312"/>
          <w:kern w:val="0"/>
          <w:sz w:val="32"/>
          <w:szCs w:val="32"/>
        </w:rPr>
        <w:t>“</w:t>
      </w:r>
      <w:r w:rsidRPr="00EA5D32">
        <w:rPr>
          <w:rFonts w:eastAsia="仿宋_GB2312"/>
          <w:kern w:val="0"/>
          <w:sz w:val="32"/>
          <w:szCs w:val="32"/>
        </w:rPr>
        <w:t>施工负责人</w:t>
      </w:r>
      <w:r w:rsidRPr="00EA5D32">
        <w:rPr>
          <w:rFonts w:eastAsia="仿宋_GB2312"/>
          <w:kern w:val="0"/>
          <w:sz w:val="32"/>
          <w:szCs w:val="32"/>
        </w:rPr>
        <w:t>”</w:t>
      </w:r>
      <w:r w:rsidRPr="00EA5D32">
        <w:rPr>
          <w:rFonts w:eastAsia="仿宋_GB2312"/>
          <w:kern w:val="0"/>
          <w:sz w:val="32"/>
          <w:szCs w:val="32"/>
        </w:rPr>
        <w:t>单位及姓名，并在</w:t>
      </w:r>
      <w:r w:rsidRPr="00EA5D32">
        <w:rPr>
          <w:rFonts w:eastAsia="仿宋_GB2312"/>
          <w:kern w:val="0"/>
          <w:sz w:val="32"/>
          <w:szCs w:val="32"/>
        </w:rPr>
        <w:t>“</w:t>
      </w:r>
      <w:r w:rsidRPr="00EA5D32">
        <w:rPr>
          <w:rFonts w:eastAsia="仿宋_GB2312"/>
          <w:kern w:val="0"/>
          <w:sz w:val="32"/>
          <w:szCs w:val="32"/>
        </w:rPr>
        <w:t>备注</w:t>
      </w:r>
      <w:r w:rsidRPr="00EA5D32">
        <w:rPr>
          <w:rFonts w:eastAsia="仿宋_GB2312"/>
          <w:kern w:val="0"/>
          <w:sz w:val="32"/>
          <w:szCs w:val="32"/>
        </w:rPr>
        <w:t>”</w:t>
      </w:r>
      <w:r w:rsidRPr="00EA5D32">
        <w:rPr>
          <w:rFonts w:eastAsia="仿宋_GB2312"/>
          <w:kern w:val="0"/>
          <w:sz w:val="32"/>
          <w:szCs w:val="32"/>
        </w:rPr>
        <w:t>栏内注明（一次）</w:t>
      </w:r>
      <w:r w:rsidRPr="00EA5D32">
        <w:rPr>
          <w:rFonts w:eastAsia="仿宋_GB2312"/>
          <w:kern w:val="0"/>
          <w:sz w:val="32"/>
          <w:szCs w:val="32"/>
        </w:rPr>
        <w:t>“</w:t>
      </w:r>
      <w:r w:rsidRPr="00EA5D32">
        <w:rPr>
          <w:rFonts w:eastAsia="仿宋_GB2312"/>
          <w:kern w:val="0"/>
          <w:sz w:val="32"/>
          <w:szCs w:val="32"/>
        </w:rPr>
        <w:t>驻站联络员</w:t>
      </w:r>
      <w:r w:rsidRPr="00EA5D32">
        <w:rPr>
          <w:rFonts w:eastAsia="仿宋_GB2312"/>
          <w:kern w:val="0"/>
          <w:sz w:val="32"/>
          <w:szCs w:val="32"/>
        </w:rPr>
        <w:t>”</w:t>
      </w:r>
      <w:r w:rsidRPr="00EA5D32">
        <w:rPr>
          <w:rFonts w:eastAsia="仿宋_GB2312"/>
          <w:kern w:val="0"/>
          <w:sz w:val="32"/>
          <w:szCs w:val="32"/>
        </w:rPr>
        <w:t>单位及姓名。</w:t>
      </w:r>
    </w:p>
    <w:p w14:paraId="025C7F72"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（二）施工登记前，施工负责人（驻站联络员）应先预拟草稿，经车站值班员确认无误后，方可正式登记。</w:t>
      </w:r>
      <w:proofErr w:type="gramStart"/>
      <w:r w:rsidRPr="00EA5D32">
        <w:rPr>
          <w:rFonts w:eastAsia="仿宋_GB2312"/>
          <w:kern w:val="0"/>
          <w:sz w:val="32"/>
          <w:szCs w:val="32"/>
        </w:rPr>
        <w:t>登销记过程</w:t>
      </w:r>
      <w:proofErr w:type="gramEnd"/>
      <w:r w:rsidRPr="00EA5D32">
        <w:rPr>
          <w:rFonts w:eastAsia="仿宋_GB2312"/>
          <w:kern w:val="0"/>
          <w:sz w:val="32"/>
          <w:szCs w:val="32"/>
        </w:rPr>
        <w:t>中出现错误时，一律画圈以示抹消，重新填写，禁止随意涂改、撕页、粘贴。</w:t>
      </w:r>
    </w:p>
    <w:p w14:paraId="3191F0C4"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（三）综合型施工及综合维修中，涉及其他施工（维修）单位时，由施工（维修）主体单位负责</w:t>
      </w:r>
      <w:proofErr w:type="gramStart"/>
      <w:r w:rsidRPr="00EA5D32">
        <w:rPr>
          <w:rFonts w:eastAsia="仿宋_GB2312"/>
          <w:kern w:val="0"/>
          <w:sz w:val="32"/>
          <w:szCs w:val="32"/>
        </w:rPr>
        <w:t>统一登销记</w:t>
      </w:r>
      <w:proofErr w:type="gramEnd"/>
      <w:r w:rsidRPr="00EA5D32">
        <w:rPr>
          <w:rFonts w:eastAsia="仿宋_GB2312"/>
          <w:kern w:val="0"/>
          <w:sz w:val="32"/>
          <w:szCs w:val="32"/>
        </w:rPr>
        <w:t>（根据现场临时请求且与施工不同步进行的配合项目由配合单位</w:t>
      </w:r>
      <w:proofErr w:type="gramStart"/>
      <w:r w:rsidRPr="00EA5D32">
        <w:rPr>
          <w:rFonts w:eastAsia="仿宋_GB2312"/>
          <w:kern w:val="0"/>
          <w:sz w:val="32"/>
          <w:szCs w:val="32"/>
        </w:rPr>
        <w:t>自行登销记</w:t>
      </w:r>
      <w:proofErr w:type="gramEnd"/>
      <w:r w:rsidRPr="00EA5D32">
        <w:rPr>
          <w:rFonts w:eastAsia="仿宋_GB2312"/>
          <w:kern w:val="0"/>
          <w:sz w:val="32"/>
          <w:szCs w:val="32"/>
        </w:rPr>
        <w:t>）</w:t>
      </w:r>
      <w:r w:rsidR="004B25CB" w:rsidRPr="00EA5D32">
        <w:rPr>
          <w:rFonts w:eastAsia="仿宋_GB2312"/>
          <w:kern w:val="0"/>
          <w:sz w:val="32"/>
          <w:szCs w:val="32"/>
        </w:rPr>
        <w:t>，</w:t>
      </w:r>
      <w:r w:rsidRPr="00EA5D32">
        <w:rPr>
          <w:rFonts w:eastAsia="仿宋_GB2312"/>
          <w:kern w:val="0"/>
          <w:sz w:val="32"/>
          <w:szCs w:val="32"/>
        </w:rPr>
        <w:t>其他单位及设备管理单位负责人确认本</w:t>
      </w:r>
      <w:proofErr w:type="gramStart"/>
      <w:r w:rsidRPr="00EA5D32">
        <w:rPr>
          <w:rFonts w:eastAsia="仿宋_GB2312"/>
          <w:kern w:val="0"/>
          <w:sz w:val="32"/>
          <w:szCs w:val="32"/>
        </w:rPr>
        <w:t>单位登销记</w:t>
      </w:r>
      <w:proofErr w:type="gramEnd"/>
      <w:r w:rsidRPr="00EA5D32">
        <w:rPr>
          <w:rFonts w:eastAsia="仿宋_GB2312"/>
          <w:kern w:val="0"/>
          <w:sz w:val="32"/>
          <w:szCs w:val="32"/>
        </w:rPr>
        <w:t>内容正确无误后，分别在《行车设备施工登记簿》</w:t>
      </w:r>
      <w:proofErr w:type="gramStart"/>
      <w:r w:rsidRPr="00EA5D32">
        <w:rPr>
          <w:rFonts w:eastAsia="仿宋_GB2312"/>
          <w:kern w:val="0"/>
          <w:sz w:val="32"/>
          <w:szCs w:val="32"/>
        </w:rPr>
        <w:t>上签认本单位</w:t>
      </w:r>
      <w:proofErr w:type="gramEnd"/>
      <w:r w:rsidRPr="00EA5D32">
        <w:rPr>
          <w:rFonts w:eastAsia="仿宋_GB2312"/>
          <w:kern w:val="0"/>
          <w:sz w:val="32"/>
          <w:szCs w:val="32"/>
        </w:rPr>
        <w:t>及姓名。</w:t>
      </w:r>
    </w:p>
    <w:p w14:paraId="46CE4A18"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（四）车站必须认真审核《行车设备施工登记簿》上</w:t>
      </w:r>
      <w:proofErr w:type="gramStart"/>
      <w:r w:rsidRPr="00EA5D32">
        <w:rPr>
          <w:rFonts w:eastAsia="仿宋_GB2312"/>
          <w:kern w:val="0"/>
          <w:sz w:val="32"/>
          <w:szCs w:val="32"/>
        </w:rPr>
        <w:t>所有登销记</w:t>
      </w:r>
      <w:proofErr w:type="gramEnd"/>
      <w:r w:rsidRPr="00EA5D32">
        <w:rPr>
          <w:rFonts w:eastAsia="仿宋_GB2312"/>
          <w:kern w:val="0"/>
          <w:sz w:val="32"/>
          <w:szCs w:val="32"/>
        </w:rPr>
        <w:t>内容，发现与施工计划不符、超出计划范围、施工配合单位签认不齐全时，不得</w:t>
      </w:r>
      <w:proofErr w:type="gramStart"/>
      <w:r w:rsidRPr="00EA5D32">
        <w:rPr>
          <w:rFonts w:eastAsia="仿宋_GB2312"/>
          <w:kern w:val="0"/>
          <w:sz w:val="32"/>
          <w:szCs w:val="32"/>
        </w:rPr>
        <w:t>办理登销记</w:t>
      </w:r>
      <w:proofErr w:type="gramEnd"/>
      <w:r w:rsidRPr="00EA5D32">
        <w:rPr>
          <w:rFonts w:eastAsia="仿宋_GB2312"/>
          <w:kern w:val="0"/>
          <w:sz w:val="32"/>
          <w:szCs w:val="32"/>
        </w:rPr>
        <w:t>手续。</w:t>
      </w:r>
    </w:p>
    <w:p w14:paraId="72FD4412"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lastRenderedPageBreak/>
        <w:t>（五）《施工登销记委托书》由登记站留存备查（格式附后）。</w:t>
      </w:r>
    </w:p>
    <w:p w14:paraId="79296012" w14:textId="77777777" w:rsidR="001407A3" w:rsidRPr="00EA5D32" w:rsidRDefault="001407A3" w:rsidP="001407A3">
      <w:pPr>
        <w:autoSpaceDE w:val="0"/>
        <w:autoSpaceDN w:val="0"/>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二、填记格式说明</w:t>
      </w:r>
    </w:p>
    <w:p w14:paraId="4357845B" w14:textId="77777777" w:rsidR="001407A3" w:rsidRPr="00EA5D32" w:rsidRDefault="001407A3" w:rsidP="001407A3">
      <w:pPr>
        <w:autoSpaceDE w:val="0"/>
        <w:autoSpaceDN w:val="0"/>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（一）请求施工（慢行及封锁）登记。</w:t>
      </w:r>
    </w:p>
    <w:p w14:paraId="0F7D6D9B"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1.</w:t>
      </w:r>
      <w:r w:rsidRPr="00EA5D32">
        <w:rPr>
          <w:rFonts w:eastAsia="仿宋_GB2312"/>
          <w:sz w:val="32"/>
          <w:szCs w:val="32"/>
        </w:rPr>
        <w:t>第</w:t>
      </w:r>
      <w:r w:rsidRPr="00EA5D32">
        <w:rPr>
          <w:rFonts w:eastAsia="仿宋_GB2312"/>
          <w:sz w:val="32"/>
          <w:szCs w:val="32"/>
        </w:rPr>
        <w:t>1</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本月施工编号</w:t>
      </w:r>
      <w:r w:rsidRPr="00EA5D32">
        <w:rPr>
          <w:rFonts w:eastAsia="仿宋_GB2312"/>
          <w:sz w:val="32"/>
          <w:szCs w:val="32"/>
        </w:rPr>
        <w:t>”</w:t>
      </w:r>
      <w:r w:rsidRPr="00EA5D32">
        <w:rPr>
          <w:rFonts w:eastAsia="仿宋_GB2312"/>
          <w:sz w:val="32"/>
          <w:szCs w:val="32"/>
        </w:rPr>
        <w:t>应填记</w:t>
      </w:r>
      <w:r w:rsidRPr="00EA5D32">
        <w:rPr>
          <w:rFonts w:eastAsia="仿宋_GB2312"/>
          <w:sz w:val="32"/>
          <w:szCs w:val="32"/>
        </w:rPr>
        <w:t>“</w:t>
      </w:r>
      <w:r w:rsidRPr="00EA5D32">
        <w:rPr>
          <w:rFonts w:eastAsia="仿宋_GB2312"/>
          <w:sz w:val="32"/>
          <w:szCs w:val="32"/>
        </w:rPr>
        <w:t>施工日计划号或综合维修计划号</w:t>
      </w:r>
      <w:r w:rsidRPr="00EA5D32">
        <w:rPr>
          <w:rFonts w:eastAsia="仿宋_GB2312"/>
          <w:sz w:val="32"/>
          <w:szCs w:val="32"/>
        </w:rPr>
        <w:t>”</w:t>
      </w:r>
      <w:r w:rsidRPr="00EA5D32">
        <w:rPr>
          <w:rFonts w:eastAsia="仿宋_GB2312"/>
          <w:sz w:val="32"/>
          <w:szCs w:val="32"/>
        </w:rPr>
        <w:t>。</w:t>
      </w:r>
    </w:p>
    <w:p w14:paraId="59E27EEA"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2.</w:t>
      </w:r>
      <w:r w:rsidRPr="00EA5D32">
        <w:rPr>
          <w:rFonts w:eastAsia="仿宋_GB2312"/>
          <w:sz w:val="32"/>
          <w:szCs w:val="32"/>
        </w:rPr>
        <w:t>第</w:t>
      </w:r>
      <w:r w:rsidRPr="00EA5D32">
        <w:rPr>
          <w:rFonts w:eastAsia="仿宋_GB2312"/>
          <w:sz w:val="32"/>
          <w:szCs w:val="32"/>
        </w:rPr>
        <w:t>2</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施工项目</w:t>
      </w:r>
      <w:r w:rsidRPr="00EA5D32">
        <w:rPr>
          <w:rFonts w:eastAsia="仿宋_GB2312"/>
          <w:sz w:val="32"/>
          <w:szCs w:val="32"/>
        </w:rPr>
        <w:t>”</w:t>
      </w:r>
      <w:r w:rsidRPr="00EA5D32">
        <w:rPr>
          <w:rFonts w:eastAsia="仿宋_GB2312"/>
          <w:sz w:val="32"/>
          <w:szCs w:val="32"/>
        </w:rPr>
        <w:t>，按施工日计划中的</w:t>
      </w:r>
      <w:r w:rsidRPr="00EA5D32">
        <w:rPr>
          <w:rFonts w:eastAsia="仿宋_GB2312"/>
          <w:sz w:val="32"/>
          <w:szCs w:val="32"/>
        </w:rPr>
        <w:t>“</w:t>
      </w:r>
      <w:r w:rsidRPr="00EA5D32">
        <w:rPr>
          <w:rFonts w:eastAsia="仿宋_GB2312"/>
          <w:sz w:val="32"/>
          <w:szCs w:val="32"/>
        </w:rPr>
        <w:t>施工项目</w:t>
      </w:r>
      <w:r w:rsidRPr="00EA5D32">
        <w:rPr>
          <w:rFonts w:eastAsia="仿宋_GB2312"/>
          <w:sz w:val="32"/>
          <w:szCs w:val="32"/>
        </w:rPr>
        <w:t>”</w:t>
      </w:r>
      <w:r w:rsidRPr="00EA5D32">
        <w:rPr>
          <w:rFonts w:eastAsia="仿宋_GB2312"/>
          <w:sz w:val="32"/>
          <w:szCs w:val="32"/>
        </w:rPr>
        <w:t>内容填写；综合维修时，按主体维修单位专业填写，例如：</w:t>
      </w:r>
      <w:r w:rsidRPr="00EA5D32">
        <w:rPr>
          <w:rFonts w:eastAsia="仿宋_GB2312"/>
          <w:sz w:val="32"/>
          <w:szCs w:val="32"/>
        </w:rPr>
        <w:t>“</w:t>
      </w:r>
      <w:r w:rsidRPr="00EA5D32">
        <w:rPr>
          <w:rFonts w:eastAsia="仿宋_GB2312"/>
          <w:sz w:val="32"/>
          <w:szCs w:val="32"/>
        </w:rPr>
        <w:t>供电综合维修</w:t>
      </w:r>
      <w:r w:rsidRPr="00EA5D32">
        <w:rPr>
          <w:rFonts w:eastAsia="仿宋_GB2312"/>
          <w:sz w:val="32"/>
          <w:szCs w:val="32"/>
        </w:rPr>
        <w:t>”</w:t>
      </w:r>
      <w:r w:rsidRPr="00EA5D32">
        <w:rPr>
          <w:rFonts w:eastAsia="仿宋_GB2312"/>
          <w:sz w:val="32"/>
          <w:szCs w:val="32"/>
        </w:rPr>
        <w:t>、</w:t>
      </w:r>
      <w:r w:rsidRPr="00EA5D32">
        <w:rPr>
          <w:rFonts w:eastAsia="仿宋_GB2312"/>
          <w:sz w:val="32"/>
          <w:szCs w:val="32"/>
        </w:rPr>
        <w:t>“</w:t>
      </w:r>
      <w:r w:rsidRPr="00EA5D32">
        <w:rPr>
          <w:rFonts w:eastAsia="仿宋_GB2312"/>
          <w:sz w:val="32"/>
          <w:szCs w:val="32"/>
        </w:rPr>
        <w:t>电务综合维修</w:t>
      </w:r>
      <w:r w:rsidRPr="00EA5D32">
        <w:rPr>
          <w:rFonts w:eastAsia="仿宋_GB2312"/>
          <w:sz w:val="32"/>
          <w:szCs w:val="32"/>
        </w:rPr>
        <w:t>”</w:t>
      </w:r>
      <w:r w:rsidRPr="00EA5D32">
        <w:rPr>
          <w:rFonts w:eastAsia="仿宋_GB2312"/>
          <w:sz w:val="32"/>
          <w:szCs w:val="32"/>
        </w:rPr>
        <w:t>、</w:t>
      </w:r>
      <w:r w:rsidRPr="00EA5D32">
        <w:rPr>
          <w:rFonts w:eastAsia="仿宋_GB2312"/>
          <w:sz w:val="32"/>
          <w:szCs w:val="32"/>
        </w:rPr>
        <w:t>“</w:t>
      </w:r>
      <w:r w:rsidRPr="00EA5D32">
        <w:rPr>
          <w:rFonts w:eastAsia="仿宋_GB2312"/>
          <w:sz w:val="32"/>
          <w:szCs w:val="32"/>
        </w:rPr>
        <w:t>工</w:t>
      </w:r>
      <w:proofErr w:type="gramStart"/>
      <w:r w:rsidRPr="00EA5D32">
        <w:rPr>
          <w:rFonts w:eastAsia="仿宋_GB2312"/>
          <w:sz w:val="32"/>
          <w:szCs w:val="32"/>
        </w:rPr>
        <w:t>务</w:t>
      </w:r>
      <w:proofErr w:type="gramEnd"/>
      <w:r w:rsidRPr="00EA5D32">
        <w:rPr>
          <w:rFonts w:eastAsia="仿宋_GB2312"/>
          <w:sz w:val="32"/>
          <w:szCs w:val="32"/>
        </w:rPr>
        <w:t>综合维修</w:t>
      </w:r>
      <w:r w:rsidRPr="00EA5D32">
        <w:rPr>
          <w:rFonts w:eastAsia="仿宋_GB2312"/>
          <w:sz w:val="32"/>
          <w:szCs w:val="32"/>
        </w:rPr>
        <w:t>”</w:t>
      </w:r>
      <w:r w:rsidRPr="00EA5D32">
        <w:rPr>
          <w:rFonts w:eastAsia="仿宋_GB2312"/>
          <w:sz w:val="32"/>
          <w:szCs w:val="32"/>
        </w:rPr>
        <w:t>。</w:t>
      </w:r>
    </w:p>
    <w:p w14:paraId="612BCC45"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3.</w:t>
      </w:r>
      <w:r w:rsidRPr="00EA5D32">
        <w:rPr>
          <w:rFonts w:eastAsia="仿宋_GB2312"/>
          <w:sz w:val="32"/>
          <w:szCs w:val="32"/>
        </w:rPr>
        <w:t>第</w:t>
      </w:r>
      <w:r w:rsidRPr="00EA5D32">
        <w:rPr>
          <w:rFonts w:eastAsia="仿宋_GB2312"/>
          <w:sz w:val="32"/>
          <w:szCs w:val="32"/>
        </w:rPr>
        <w:t>3</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月日时分</w:t>
      </w:r>
      <w:r w:rsidRPr="00EA5D32">
        <w:rPr>
          <w:rFonts w:eastAsia="仿宋_GB2312"/>
          <w:sz w:val="32"/>
          <w:szCs w:val="32"/>
        </w:rPr>
        <w:t>”</w:t>
      </w:r>
      <w:r w:rsidRPr="00EA5D32">
        <w:rPr>
          <w:rFonts w:eastAsia="仿宋_GB2312"/>
          <w:sz w:val="32"/>
          <w:szCs w:val="32"/>
        </w:rPr>
        <w:t>按实际到站联系时间填写。</w:t>
      </w:r>
    </w:p>
    <w:p w14:paraId="6848572B"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4.</w:t>
      </w:r>
      <w:r w:rsidRPr="00EA5D32">
        <w:rPr>
          <w:rFonts w:eastAsia="仿宋_GB2312"/>
          <w:sz w:val="32"/>
          <w:szCs w:val="32"/>
        </w:rPr>
        <w:t>第</w:t>
      </w:r>
      <w:r w:rsidRPr="00EA5D32">
        <w:rPr>
          <w:rFonts w:eastAsia="仿宋_GB2312"/>
          <w:sz w:val="32"/>
          <w:szCs w:val="32"/>
        </w:rPr>
        <w:t>4</w:t>
      </w:r>
      <w:r w:rsidRPr="00EA5D32">
        <w:rPr>
          <w:rFonts w:eastAsia="仿宋_GB2312"/>
          <w:sz w:val="32"/>
          <w:szCs w:val="32"/>
        </w:rPr>
        <w:t>栏：施工需多个单位配合作业时，施工负责人栏应填</w:t>
      </w:r>
      <w:r w:rsidRPr="00EA5D32">
        <w:rPr>
          <w:rFonts w:eastAsia="仿宋_GB2312"/>
          <w:sz w:val="32"/>
          <w:szCs w:val="32"/>
        </w:rPr>
        <w:t>“</w:t>
      </w:r>
      <w:r w:rsidRPr="00EA5D32">
        <w:rPr>
          <w:rFonts w:eastAsia="仿宋_GB2312"/>
          <w:sz w:val="32"/>
          <w:szCs w:val="32"/>
        </w:rPr>
        <w:t>施工负责人：</w:t>
      </w:r>
      <w:r w:rsidRPr="00EA5D32">
        <w:rPr>
          <w:rFonts w:eastAsia="仿宋_GB2312"/>
          <w:sz w:val="32"/>
          <w:szCs w:val="32"/>
        </w:rPr>
        <w:t>XX</w:t>
      </w:r>
      <w:r w:rsidRPr="00EA5D32">
        <w:rPr>
          <w:rFonts w:eastAsia="仿宋_GB2312"/>
          <w:sz w:val="32"/>
          <w:szCs w:val="32"/>
        </w:rPr>
        <w:t>（单位）</w:t>
      </w:r>
      <w:r w:rsidRPr="00EA5D32">
        <w:rPr>
          <w:rFonts w:eastAsia="仿宋_GB2312"/>
          <w:sz w:val="32"/>
          <w:szCs w:val="32"/>
        </w:rPr>
        <w:t>XX</w:t>
      </w:r>
      <w:r w:rsidRPr="00EA5D32">
        <w:rPr>
          <w:rFonts w:eastAsia="仿宋_GB2312"/>
          <w:sz w:val="32"/>
          <w:szCs w:val="32"/>
        </w:rPr>
        <w:t>（姓名）</w:t>
      </w:r>
      <w:r w:rsidRPr="00EA5D32">
        <w:rPr>
          <w:rFonts w:eastAsia="仿宋_GB2312"/>
          <w:sz w:val="32"/>
          <w:szCs w:val="32"/>
        </w:rPr>
        <w:t>”</w:t>
      </w:r>
      <w:r w:rsidRPr="00EA5D32">
        <w:rPr>
          <w:rFonts w:eastAsia="仿宋_GB2312"/>
          <w:sz w:val="32"/>
          <w:szCs w:val="32"/>
        </w:rPr>
        <w:t>，同一施工单位有多个专业时，其余负责人应填</w:t>
      </w:r>
      <w:r w:rsidRPr="00EA5D32">
        <w:rPr>
          <w:rFonts w:eastAsia="仿宋_GB2312"/>
          <w:sz w:val="32"/>
          <w:szCs w:val="32"/>
        </w:rPr>
        <w:t>“</w:t>
      </w:r>
      <w:r w:rsidRPr="00EA5D32">
        <w:rPr>
          <w:rFonts w:eastAsia="仿宋_GB2312"/>
          <w:sz w:val="32"/>
          <w:szCs w:val="32"/>
        </w:rPr>
        <w:t>组内负责人：</w:t>
      </w:r>
      <w:r w:rsidRPr="00EA5D32">
        <w:rPr>
          <w:rFonts w:eastAsia="仿宋_GB2312"/>
          <w:sz w:val="32"/>
          <w:szCs w:val="32"/>
        </w:rPr>
        <w:t>XX</w:t>
      </w:r>
      <w:r w:rsidRPr="00EA5D32">
        <w:rPr>
          <w:rFonts w:eastAsia="仿宋_GB2312"/>
          <w:sz w:val="32"/>
          <w:szCs w:val="32"/>
        </w:rPr>
        <w:t>（单位）</w:t>
      </w:r>
      <w:r w:rsidRPr="00EA5D32">
        <w:rPr>
          <w:rFonts w:eastAsia="仿宋_GB2312"/>
          <w:sz w:val="32"/>
          <w:szCs w:val="32"/>
        </w:rPr>
        <w:t>XX</w:t>
      </w:r>
      <w:r w:rsidRPr="00EA5D32">
        <w:rPr>
          <w:rFonts w:eastAsia="仿宋_GB2312"/>
          <w:sz w:val="32"/>
          <w:szCs w:val="32"/>
        </w:rPr>
        <w:t>（姓名）</w:t>
      </w:r>
      <w:r w:rsidRPr="00EA5D32">
        <w:rPr>
          <w:rFonts w:eastAsia="仿宋_GB2312"/>
          <w:sz w:val="32"/>
          <w:szCs w:val="32"/>
        </w:rPr>
        <w:t>”</w:t>
      </w:r>
      <w:r w:rsidRPr="00EA5D32">
        <w:rPr>
          <w:rFonts w:eastAsia="仿宋_GB2312"/>
          <w:sz w:val="32"/>
          <w:szCs w:val="32"/>
        </w:rPr>
        <w:t>。设备单位</w:t>
      </w:r>
      <w:proofErr w:type="gramStart"/>
      <w:r w:rsidRPr="00EA5D32">
        <w:rPr>
          <w:rFonts w:eastAsia="仿宋_GB2312"/>
          <w:sz w:val="32"/>
          <w:szCs w:val="32"/>
        </w:rPr>
        <w:t>检查人栏应</w:t>
      </w:r>
      <w:proofErr w:type="gramEnd"/>
      <w:r w:rsidRPr="00EA5D32">
        <w:rPr>
          <w:rFonts w:eastAsia="仿宋_GB2312"/>
          <w:sz w:val="32"/>
          <w:szCs w:val="32"/>
        </w:rPr>
        <w:t>填</w:t>
      </w:r>
      <w:r w:rsidRPr="00EA5D32">
        <w:rPr>
          <w:rFonts w:eastAsia="仿宋_GB2312"/>
          <w:sz w:val="32"/>
          <w:szCs w:val="32"/>
        </w:rPr>
        <w:t>“</w:t>
      </w:r>
      <w:r w:rsidRPr="00EA5D32">
        <w:rPr>
          <w:rFonts w:eastAsia="仿宋_GB2312"/>
          <w:sz w:val="32"/>
          <w:szCs w:val="32"/>
        </w:rPr>
        <w:t>配合负责人：</w:t>
      </w:r>
      <w:r w:rsidRPr="00EA5D32">
        <w:rPr>
          <w:rFonts w:eastAsia="仿宋_GB2312"/>
          <w:sz w:val="32"/>
          <w:szCs w:val="32"/>
        </w:rPr>
        <w:t>XX</w:t>
      </w:r>
      <w:r w:rsidRPr="00EA5D32">
        <w:rPr>
          <w:rFonts w:eastAsia="仿宋_GB2312"/>
          <w:sz w:val="32"/>
          <w:szCs w:val="32"/>
        </w:rPr>
        <w:t>（单位）</w:t>
      </w:r>
      <w:r w:rsidRPr="00EA5D32">
        <w:rPr>
          <w:rFonts w:eastAsia="仿宋_GB2312"/>
          <w:sz w:val="32"/>
          <w:szCs w:val="32"/>
        </w:rPr>
        <w:t>XX</w:t>
      </w:r>
      <w:r w:rsidRPr="00EA5D32">
        <w:rPr>
          <w:rFonts w:eastAsia="仿宋_GB2312"/>
          <w:sz w:val="32"/>
          <w:szCs w:val="32"/>
        </w:rPr>
        <w:t>（姓名）</w:t>
      </w:r>
      <w:r w:rsidRPr="00EA5D32">
        <w:rPr>
          <w:rFonts w:eastAsia="仿宋_GB2312"/>
          <w:sz w:val="32"/>
          <w:szCs w:val="32"/>
        </w:rPr>
        <w:t>”</w:t>
      </w:r>
      <w:r w:rsidRPr="00EA5D32">
        <w:rPr>
          <w:rFonts w:eastAsia="仿宋_GB2312"/>
          <w:sz w:val="32"/>
          <w:szCs w:val="32"/>
        </w:rPr>
        <w:t>；涉及有两个及以上单位的综合计划，每个施工单位应填一名</w:t>
      </w:r>
      <w:r w:rsidRPr="00EA5D32">
        <w:rPr>
          <w:rFonts w:eastAsia="仿宋_GB2312"/>
          <w:sz w:val="32"/>
          <w:szCs w:val="32"/>
        </w:rPr>
        <w:t>“</w:t>
      </w:r>
      <w:r w:rsidRPr="00EA5D32">
        <w:rPr>
          <w:rFonts w:eastAsia="仿宋_GB2312"/>
          <w:sz w:val="32"/>
          <w:szCs w:val="32"/>
        </w:rPr>
        <w:t>施工负责人</w:t>
      </w:r>
      <w:r w:rsidRPr="00EA5D32">
        <w:rPr>
          <w:rFonts w:eastAsia="仿宋_GB2312"/>
          <w:sz w:val="32"/>
          <w:szCs w:val="32"/>
        </w:rPr>
        <w:t>”</w:t>
      </w:r>
      <w:r w:rsidRPr="00EA5D32">
        <w:rPr>
          <w:rFonts w:eastAsia="仿宋_GB2312"/>
          <w:sz w:val="32"/>
          <w:szCs w:val="32"/>
        </w:rPr>
        <w:t>。</w:t>
      </w:r>
    </w:p>
    <w:p w14:paraId="3A45003C"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5.</w:t>
      </w:r>
      <w:r w:rsidRPr="00EA5D32">
        <w:rPr>
          <w:rFonts w:eastAsia="仿宋_GB2312"/>
          <w:sz w:val="32"/>
          <w:szCs w:val="32"/>
        </w:rPr>
        <w:t>第</w:t>
      </w:r>
      <w:r w:rsidRPr="00EA5D32">
        <w:rPr>
          <w:rFonts w:eastAsia="仿宋_GB2312"/>
          <w:sz w:val="32"/>
          <w:szCs w:val="32"/>
        </w:rPr>
        <w:t>5</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所需时分</w:t>
      </w:r>
      <w:r w:rsidRPr="00EA5D32">
        <w:rPr>
          <w:rFonts w:eastAsia="仿宋_GB2312"/>
          <w:sz w:val="32"/>
          <w:szCs w:val="32"/>
        </w:rPr>
        <w:t>”</w:t>
      </w:r>
      <w:r w:rsidRPr="00EA5D32">
        <w:rPr>
          <w:rFonts w:eastAsia="仿宋_GB2312"/>
          <w:sz w:val="32"/>
          <w:szCs w:val="32"/>
        </w:rPr>
        <w:t>按施工日计划批准的时间填写。因施工组织调整</w:t>
      </w:r>
      <w:r w:rsidRPr="00EA5D32">
        <w:rPr>
          <w:rFonts w:eastAsia="仿宋_GB2312"/>
          <w:sz w:val="32"/>
          <w:szCs w:val="32"/>
        </w:rPr>
        <w:t>“</w:t>
      </w:r>
      <w:r w:rsidRPr="00EA5D32">
        <w:rPr>
          <w:rFonts w:eastAsia="仿宋_GB2312"/>
          <w:sz w:val="32"/>
          <w:szCs w:val="32"/>
        </w:rPr>
        <w:t>所需时分</w:t>
      </w:r>
      <w:r w:rsidRPr="00EA5D32">
        <w:rPr>
          <w:rFonts w:eastAsia="仿宋_GB2312"/>
          <w:sz w:val="32"/>
          <w:szCs w:val="32"/>
        </w:rPr>
        <w:t>”</w:t>
      </w:r>
      <w:r w:rsidRPr="00EA5D32">
        <w:rPr>
          <w:rFonts w:eastAsia="仿宋_GB2312"/>
          <w:sz w:val="32"/>
          <w:szCs w:val="32"/>
        </w:rPr>
        <w:t>不能超过批准时间。</w:t>
      </w:r>
    </w:p>
    <w:p w14:paraId="0426E20E"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（二）承认施工。</w:t>
      </w:r>
    </w:p>
    <w:p w14:paraId="62BAE7E9"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第</w:t>
      </w:r>
      <w:r w:rsidRPr="00EA5D32">
        <w:rPr>
          <w:rFonts w:eastAsia="仿宋_GB2312"/>
          <w:sz w:val="32"/>
          <w:szCs w:val="32"/>
        </w:rPr>
        <w:t>6</w:t>
      </w:r>
      <w:r w:rsidRPr="00EA5D32">
        <w:rPr>
          <w:rFonts w:eastAsia="仿宋_GB2312"/>
          <w:sz w:val="32"/>
          <w:szCs w:val="32"/>
        </w:rPr>
        <w:t>栏：命令号及发令时间、慢行及封锁起止时间，由车站值班员根据列车调度员下达的同意施工命令逐项填记。</w:t>
      </w:r>
    </w:p>
    <w:p w14:paraId="375FB1A8"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（三）施工后开通检查确认、销记。</w:t>
      </w:r>
    </w:p>
    <w:p w14:paraId="6D2F55F7"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lastRenderedPageBreak/>
        <w:t>1.</w:t>
      </w:r>
      <w:r w:rsidRPr="00EA5D32">
        <w:rPr>
          <w:rFonts w:eastAsia="仿宋_GB2312"/>
          <w:sz w:val="32"/>
          <w:szCs w:val="32"/>
        </w:rPr>
        <w:t>第</w:t>
      </w:r>
      <w:r w:rsidRPr="00EA5D32">
        <w:rPr>
          <w:rFonts w:eastAsia="仿宋_GB2312"/>
          <w:sz w:val="32"/>
          <w:szCs w:val="32"/>
        </w:rPr>
        <w:t>7</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月日时分</w:t>
      </w:r>
      <w:r w:rsidRPr="00EA5D32">
        <w:rPr>
          <w:rFonts w:eastAsia="仿宋_GB2312"/>
          <w:sz w:val="32"/>
          <w:szCs w:val="32"/>
        </w:rPr>
        <w:t>”</w:t>
      </w:r>
      <w:r w:rsidRPr="00EA5D32">
        <w:rPr>
          <w:rFonts w:eastAsia="仿宋_GB2312"/>
          <w:sz w:val="32"/>
          <w:szCs w:val="32"/>
        </w:rPr>
        <w:t>按实际申请开通时间填写。</w:t>
      </w:r>
    </w:p>
    <w:p w14:paraId="4C01E010"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2.</w:t>
      </w:r>
      <w:r w:rsidRPr="00EA5D32">
        <w:rPr>
          <w:rFonts w:eastAsia="仿宋_GB2312"/>
          <w:sz w:val="32"/>
          <w:szCs w:val="32"/>
        </w:rPr>
        <w:t>第</w:t>
      </w:r>
      <w:r w:rsidRPr="00EA5D32">
        <w:rPr>
          <w:rFonts w:eastAsia="仿宋_GB2312"/>
          <w:sz w:val="32"/>
          <w:szCs w:val="32"/>
        </w:rPr>
        <w:t>8</w:t>
      </w:r>
      <w:r w:rsidRPr="00EA5D32">
        <w:rPr>
          <w:rFonts w:eastAsia="仿宋_GB2312"/>
          <w:sz w:val="32"/>
          <w:szCs w:val="32"/>
        </w:rPr>
        <w:t>栏：恢复使用范围和条件（开通后恢复常速确认），由施工负责人（持书面委托书的驻站联络员）根据施工放行列车的条件如实填记恢复的范围及行车速度。综合维修结束，在调度命令规定的时间内完成，无设备变化，登记站确认所有维修单位按时开通、设备恢复正常使用、维修销记的签</w:t>
      </w:r>
      <w:proofErr w:type="gramStart"/>
      <w:r w:rsidRPr="00EA5D32">
        <w:rPr>
          <w:rFonts w:eastAsia="仿宋_GB2312"/>
          <w:sz w:val="32"/>
          <w:szCs w:val="32"/>
        </w:rPr>
        <w:t>认正确</w:t>
      </w:r>
      <w:proofErr w:type="gramEnd"/>
      <w:r w:rsidRPr="00EA5D32">
        <w:rPr>
          <w:rFonts w:eastAsia="仿宋_GB2312"/>
          <w:sz w:val="32"/>
          <w:szCs w:val="32"/>
        </w:rPr>
        <w:t>齐全，立即向请</w:t>
      </w:r>
      <w:proofErr w:type="gramStart"/>
      <w:r w:rsidRPr="00EA5D32">
        <w:rPr>
          <w:rFonts w:eastAsia="仿宋_GB2312"/>
          <w:sz w:val="32"/>
          <w:szCs w:val="32"/>
        </w:rPr>
        <w:t>点站汇报</w:t>
      </w:r>
      <w:proofErr w:type="gramEnd"/>
      <w:r w:rsidRPr="00EA5D32">
        <w:rPr>
          <w:rFonts w:eastAsia="仿宋_GB2312"/>
          <w:sz w:val="32"/>
          <w:szCs w:val="32"/>
        </w:rPr>
        <w:t>后，方可签字确认开通。</w:t>
      </w:r>
      <w:proofErr w:type="gramStart"/>
      <w:r w:rsidRPr="00EA5D32">
        <w:rPr>
          <w:rFonts w:eastAsia="仿宋_GB2312"/>
          <w:sz w:val="32"/>
          <w:szCs w:val="32"/>
        </w:rPr>
        <w:t>请点站确认</w:t>
      </w:r>
      <w:proofErr w:type="gramEnd"/>
      <w:r w:rsidRPr="00EA5D32">
        <w:rPr>
          <w:rFonts w:eastAsia="仿宋_GB2312"/>
          <w:sz w:val="32"/>
          <w:szCs w:val="32"/>
        </w:rPr>
        <w:t>所有登记站维修作业结束，再向列车调度员汇报开通情况。</w:t>
      </w:r>
    </w:p>
    <w:p w14:paraId="7EFD9F0C"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（四）施工开通。</w:t>
      </w:r>
    </w:p>
    <w:p w14:paraId="62CB9C5F"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第</w:t>
      </w:r>
      <w:r w:rsidRPr="00EA5D32">
        <w:rPr>
          <w:rFonts w:eastAsia="仿宋_GB2312"/>
          <w:sz w:val="32"/>
          <w:szCs w:val="32"/>
        </w:rPr>
        <w:t>9</w:t>
      </w:r>
      <w:r w:rsidRPr="00EA5D32">
        <w:rPr>
          <w:rFonts w:eastAsia="仿宋_GB2312"/>
          <w:sz w:val="32"/>
          <w:szCs w:val="32"/>
        </w:rPr>
        <w:t>栏：车站值班员根据施工单位在施工后开通检查、销</w:t>
      </w:r>
      <w:proofErr w:type="gramStart"/>
      <w:r w:rsidRPr="00EA5D32">
        <w:rPr>
          <w:rFonts w:eastAsia="仿宋_GB2312"/>
          <w:sz w:val="32"/>
          <w:szCs w:val="32"/>
        </w:rPr>
        <w:t>记项填</w:t>
      </w:r>
      <w:proofErr w:type="gramEnd"/>
      <w:r w:rsidRPr="00EA5D32">
        <w:rPr>
          <w:rFonts w:eastAsia="仿宋_GB2312"/>
          <w:sz w:val="32"/>
          <w:szCs w:val="32"/>
        </w:rPr>
        <w:t>记的恢复使用范围和条件及设备单位检查人的签名，向列车调度员请求开通，并将开通的调度命令号码及时间填记后即可签字确认开通。</w:t>
      </w:r>
    </w:p>
    <w:p w14:paraId="383AE305"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（五）备注。</w:t>
      </w:r>
    </w:p>
    <w:p w14:paraId="46240FFB"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sz w:val="32"/>
          <w:szCs w:val="32"/>
        </w:rPr>
        <w:t>第</w:t>
      </w:r>
      <w:r w:rsidRPr="00EA5D32">
        <w:rPr>
          <w:rFonts w:eastAsia="仿宋_GB2312"/>
          <w:sz w:val="32"/>
          <w:szCs w:val="32"/>
        </w:rPr>
        <w:t>10</w:t>
      </w:r>
      <w:r w:rsidRPr="00EA5D32">
        <w:rPr>
          <w:rFonts w:eastAsia="仿宋_GB2312"/>
          <w:sz w:val="32"/>
          <w:szCs w:val="32"/>
        </w:rPr>
        <w:t>栏：</w:t>
      </w:r>
      <w:r w:rsidRPr="00EA5D32">
        <w:rPr>
          <w:rFonts w:eastAsia="仿宋_GB2312"/>
          <w:sz w:val="32"/>
          <w:szCs w:val="32"/>
        </w:rPr>
        <w:t>“</w:t>
      </w:r>
      <w:r w:rsidRPr="00EA5D32">
        <w:rPr>
          <w:rFonts w:eastAsia="仿宋_GB2312"/>
          <w:sz w:val="32"/>
          <w:szCs w:val="32"/>
        </w:rPr>
        <w:t>备注</w:t>
      </w:r>
      <w:r w:rsidRPr="00EA5D32">
        <w:rPr>
          <w:rFonts w:eastAsia="仿宋_GB2312"/>
          <w:sz w:val="32"/>
          <w:szCs w:val="32"/>
        </w:rPr>
        <w:t>”</w:t>
      </w:r>
      <w:r w:rsidRPr="00EA5D32">
        <w:rPr>
          <w:rFonts w:eastAsia="仿宋_GB2312"/>
          <w:sz w:val="32"/>
          <w:szCs w:val="32"/>
        </w:rPr>
        <w:t>，填写各种备注情况，如</w:t>
      </w:r>
      <w:r w:rsidRPr="00EA5D32">
        <w:rPr>
          <w:rFonts w:eastAsia="仿宋_GB2312"/>
          <w:sz w:val="32"/>
          <w:szCs w:val="32"/>
        </w:rPr>
        <w:t>:</w:t>
      </w:r>
      <w:r w:rsidRPr="00EA5D32">
        <w:rPr>
          <w:rFonts w:eastAsia="仿宋_GB2312"/>
          <w:sz w:val="32"/>
          <w:szCs w:val="32"/>
        </w:rPr>
        <w:t>驻站联络员持有《施工登销记委托书》到</w:t>
      </w:r>
      <w:proofErr w:type="gramStart"/>
      <w:r w:rsidRPr="00EA5D32">
        <w:rPr>
          <w:rFonts w:eastAsia="仿宋_GB2312"/>
          <w:sz w:val="32"/>
          <w:szCs w:val="32"/>
        </w:rPr>
        <w:t>车站登销记时</w:t>
      </w:r>
      <w:proofErr w:type="gramEnd"/>
      <w:r w:rsidRPr="00EA5D32">
        <w:rPr>
          <w:rFonts w:eastAsia="仿宋_GB2312"/>
          <w:sz w:val="32"/>
          <w:szCs w:val="32"/>
        </w:rPr>
        <w:t>，备注栏中注明：</w:t>
      </w:r>
      <w:r w:rsidRPr="00EA5D32">
        <w:rPr>
          <w:rFonts w:eastAsia="仿宋_GB2312"/>
          <w:sz w:val="32"/>
          <w:szCs w:val="32"/>
        </w:rPr>
        <w:t>“</w:t>
      </w:r>
      <w:r w:rsidRPr="00EA5D32">
        <w:rPr>
          <w:rFonts w:eastAsia="仿宋_GB2312"/>
          <w:sz w:val="32"/>
          <w:szCs w:val="32"/>
        </w:rPr>
        <w:t>驻站联络员：</w:t>
      </w:r>
      <w:r w:rsidRPr="00EA5D32">
        <w:rPr>
          <w:rFonts w:eastAsia="仿宋_GB2312"/>
          <w:sz w:val="32"/>
          <w:szCs w:val="32"/>
        </w:rPr>
        <w:t>XXX</w:t>
      </w:r>
      <w:r w:rsidRPr="00EA5D32">
        <w:rPr>
          <w:rFonts w:eastAsia="仿宋_GB2312"/>
          <w:sz w:val="32"/>
          <w:szCs w:val="32"/>
        </w:rPr>
        <w:t>单位</w:t>
      </w:r>
      <w:r w:rsidRPr="00EA5D32">
        <w:rPr>
          <w:rFonts w:eastAsia="仿宋_GB2312"/>
          <w:sz w:val="32"/>
          <w:szCs w:val="32"/>
        </w:rPr>
        <w:t>XXX”</w:t>
      </w:r>
      <w:r w:rsidRPr="00EA5D32">
        <w:rPr>
          <w:rFonts w:eastAsia="仿宋_GB2312"/>
          <w:sz w:val="32"/>
          <w:szCs w:val="32"/>
        </w:rPr>
        <w:t>。</w:t>
      </w:r>
    </w:p>
    <w:p w14:paraId="7085EFDD" w14:textId="77777777" w:rsidR="001407A3" w:rsidRPr="00EA5D32" w:rsidRDefault="001407A3" w:rsidP="001407A3">
      <w:pPr>
        <w:autoSpaceDE w:val="0"/>
        <w:autoSpaceDN w:val="0"/>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三、</w:t>
      </w:r>
      <w:proofErr w:type="gramStart"/>
      <w:r w:rsidRPr="00EA5D32">
        <w:rPr>
          <w:rFonts w:eastAsia="黑体"/>
          <w:kern w:val="0"/>
          <w:sz w:val="32"/>
          <w:szCs w:val="32"/>
        </w:rPr>
        <w:t>工电段登销记有关</w:t>
      </w:r>
      <w:proofErr w:type="gramEnd"/>
      <w:r w:rsidRPr="00EA5D32">
        <w:rPr>
          <w:rFonts w:eastAsia="黑体"/>
          <w:kern w:val="0"/>
          <w:sz w:val="32"/>
          <w:szCs w:val="32"/>
        </w:rPr>
        <w:t>要求</w:t>
      </w:r>
    </w:p>
    <w:p w14:paraId="5D4FEFC3"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（一）</w:t>
      </w:r>
      <w:proofErr w:type="gramStart"/>
      <w:r w:rsidRPr="00EA5D32">
        <w:rPr>
          <w:rFonts w:eastAsia="仿宋_GB2312"/>
          <w:sz w:val="32"/>
          <w:szCs w:val="32"/>
        </w:rPr>
        <w:t>工电段</w:t>
      </w:r>
      <w:proofErr w:type="gramEnd"/>
      <w:r w:rsidRPr="00EA5D32">
        <w:rPr>
          <w:rFonts w:eastAsia="仿宋_GB2312"/>
          <w:sz w:val="32"/>
          <w:szCs w:val="32"/>
        </w:rPr>
        <w:t>在执行施工登、销记时，应由一名胜任人员分专业进行登记、分专业进行销记。具体登、</w:t>
      </w:r>
      <w:proofErr w:type="gramStart"/>
      <w:r w:rsidRPr="00EA5D32">
        <w:rPr>
          <w:rFonts w:eastAsia="仿宋_GB2312"/>
          <w:sz w:val="32"/>
          <w:szCs w:val="32"/>
        </w:rPr>
        <w:t>销记填记</w:t>
      </w:r>
      <w:proofErr w:type="gramEnd"/>
      <w:r w:rsidRPr="00EA5D32">
        <w:rPr>
          <w:rFonts w:eastAsia="仿宋_GB2312"/>
          <w:sz w:val="32"/>
          <w:szCs w:val="32"/>
        </w:rPr>
        <w:t>格式附后。</w:t>
      </w:r>
    </w:p>
    <w:p w14:paraId="5EADFD0E"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（二）</w:t>
      </w:r>
      <w:proofErr w:type="gramStart"/>
      <w:r w:rsidRPr="00EA5D32">
        <w:rPr>
          <w:rFonts w:eastAsia="仿宋_GB2312"/>
          <w:sz w:val="32"/>
          <w:szCs w:val="32"/>
        </w:rPr>
        <w:t>工电段多</w:t>
      </w:r>
      <w:proofErr w:type="gramEnd"/>
      <w:r w:rsidRPr="00EA5D32">
        <w:rPr>
          <w:rFonts w:eastAsia="仿宋_GB2312"/>
          <w:sz w:val="32"/>
          <w:szCs w:val="32"/>
        </w:rPr>
        <w:t>专业联合作业（</w:t>
      </w:r>
      <w:proofErr w:type="gramStart"/>
      <w:r w:rsidRPr="00EA5D32">
        <w:rPr>
          <w:rFonts w:eastAsia="仿宋_GB2312"/>
          <w:sz w:val="32"/>
          <w:szCs w:val="32"/>
        </w:rPr>
        <w:t>含配合</w:t>
      </w:r>
      <w:proofErr w:type="gramEnd"/>
      <w:r w:rsidRPr="00EA5D32">
        <w:rPr>
          <w:rFonts w:eastAsia="仿宋_GB2312"/>
          <w:sz w:val="32"/>
          <w:szCs w:val="32"/>
        </w:rPr>
        <w:t>作业）时，如不需</w:t>
      </w:r>
      <w:r w:rsidRPr="00EA5D32">
        <w:rPr>
          <w:rFonts w:eastAsia="仿宋_GB2312"/>
          <w:sz w:val="32"/>
          <w:szCs w:val="32"/>
        </w:rPr>
        <w:lastRenderedPageBreak/>
        <w:t>接触网停电，胜任人员应由</w:t>
      </w:r>
      <w:proofErr w:type="gramStart"/>
      <w:r w:rsidRPr="00EA5D32">
        <w:rPr>
          <w:rFonts w:eastAsia="仿宋_GB2312"/>
          <w:sz w:val="32"/>
          <w:szCs w:val="32"/>
        </w:rPr>
        <w:t>取得工电防护</w:t>
      </w:r>
      <w:proofErr w:type="gramEnd"/>
      <w:r w:rsidRPr="00EA5D32">
        <w:rPr>
          <w:rFonts w:eastAsia="仿宋_GB2312"/>
          <w:sz w:val="32"/>
          <w:szCs w:val="32"/>
        </w:rPr>
        <w:t>员资质的人员担任；需要接触网停电时，胜任人员应由</w:t>
      </w:r>
      <w:proofErr w:type="gramStart"/>
      <w:r w:rsidRPr="00EA5D32">
        <w:rPr>
          <w:rFonts w:eastAsia="仿宋_GB2312"/>
          <w:sz w:val="32"/>
          <w:szCs w:val="32"/>
        </w:rPr>
        <w:t>具有工电防护</w:t>
      </w:r>
      <w:proofErr w:type="gramEnd"/>
      <w:r w:rsidRPr="00EA5D32">
        <w:rPr>
          <w:rFonts w:eastAsia="仿宋_GB2312"/>
          <w:sz w:val="32"/>
          <w:szCs w:val="32"/>
        </w:rPr>
        <w:t>员资质、供电专业安全等级不低于三级的人员担任。</w:t>
      </w:r>
      <w:proofErr w:type="gramStart"/>
      <w:r w:rsidRPr="00EA5D32">
        <w:rPr>
          <w:rFonts w:eastAsia="仿宋_GB2312"/>
          <w:sz w:val="32"/>
          <w:szCs w:val="32"/>
        </w:rPr>
        <w:t>工电防护</w:t>
      </w:r>
      <w:proofErr w:type="gramEnd"/>
      <w:r w:rsidRPr="00EA5D32">
        <w:rPr>
          <w:rFonts w:eastAsia="仿宋_GB2312"/>
          <w:sz w:val="32"/>
          <w:szCs w:val="32"/>
        </w:rPr>
        <w:t>员任职资格由集团公司培训，经考试合格在《铁路岗位培训合格证书》内登记。</w:t>
      </w:r>
    </w:p>
    <w:p w14:paraId="53D1ED88" w14:textId="77777777" w:rsidR="001407A3" w:rsidRPr="00EA5D32" w:rsidRDefault="001407A3" w:rsidP="001407A3">
      <w:pPr>
        <w:autoSpaceDE w:val="0"/>
        <w:autoSpaceDN w:val="0"/>
        <w:adjustRightInd w:val="0"/>
        <w:snapToGrid w:val="0"/>
        <w:spacing w:line="560" w:lineRule="exact"/>
        <w:ind w:firstLineChars="200" w:firstLine="640"/>
        <w:rPr>
          <w:rFonts w:eastAsia="黑体"/>
          <w:kern w:val="0"/>
          <w:sz w:val="32"/>
          <w:szCs w:val="32"/>
        </w:rPr>
      </w:pPr>
      <w:r w:rsidRPr="00EA5D32">
        <w:rPr>
          <w:rFonts w:eastAsia="黑体"/>
          <w:kern w:val="0"/>
          <w:sz w:val="32"/>
          <w:szCs w:val="32"/>
        </w:rPr>
        <w:t>四、其他</w:t>
      </w:r>
    </w:p>
    <w:p w14:paraId="37926661"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（一）</w:t>
      </w:r>
      <w:r w:rsidRPr="00EA5D32">
        <w:rPr>
          <w:rFonts w:eastAsia="仿宋_GB2312"/>
          <w:sz w:val="32"/>
          <w:szCs w:val="32"/>
        </w:rPr>
        <w:t>取消施工前慢行的组织模式，所有施工前慢行全部纳入施工点内。</w:t>
      </w:r>
    </w:p>
    <w:p w14:paraId="066E6744"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（二）</w:t>
      </w:r>
      <w:r w:rsidRPr="00EA5D32">
        <w:rPr>
          <w:rFonts w:eastAsia="仿宋_GB2312"/>
          <w:sz w:val="32"/>
          <w:szCs w:val="32"/>
        </w:rPr>
        <w:t>工</w:t>
      </w:r>
      <w:proofErr w:type="gramStart"/>
      <w:r w:rsidRPr="00EA5D32">
        <w:rPr>
          <w:rFonts w:eastAsia="仿宋_GB2312"/>
          <w:sz w:val="32"/>
          <w:szCs w:val="32"/>
        </w:rPr>
        <w:t>务</w:t>
      </w:r>
      <w:proofErr w:type="gramEnd"/>
      <w:r w:rsidRPr="00EA5D32">
        <w:rPr>
          <w:rFonts w:eastAsia="仿宋_GB2312"/>
          <w:sz w:val="32"/>
          <w:szCs w:val="32"/>
        </w:rPr>
        <w:t>逐级提速的施工，开通</w:t>
      </w:r>
      <w:proofErr w:type="gramStart"/>
      <w:r w:rsidRPr="00EA5D32">
        <w:rPr>
          <w:rFonts w:eastAsia="仿宋_GB2312"/>
          <w:sz w:val="32"/>
          <w:szCs w:val="32"/>
        </w:rPr>
        <w:t>销记按以下</w:t>
      </w:r>
      <w:proofErr w:type="gramEnd"/>
      <w:r w:rsidRPr="00EA5D32">
        <w:rPr>
          <w:rFonts w:eastAsia="仿宋_GB2312"/>
          <w:sz w:val="32"/>
          <w:szCs w:val="32"/>
        </w:rPr>
        <w:t>规定执行：</w:t>
      </w:r>
    </w:p>
    <w:p w14:paraId="547C4EE1"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1.</w:t>
      </w:r>
      <w:r w:rsidRPr="00EA5D32">
        <w:rPr>
          <w:rFonts w:eastAsia="仿宋_GB2312"/>
          <w:sz w:val="32"/>
          <w:szCs w:val="32"/>
        </w:rPr>
        <w:t>施工开通销记时，施工负责人（驻站联络员）应根据施工计划，如实销记恢复的范围及列车放行条件。施工开通后需执行运行揭示调度命令时，后续列车放行条件应一并在销记中明确。</w:t>
      </w:r>
    </w:p>
    <w:p w14:paraId="3FEAE9E7" w14:textId="77777777" w:rsidR="001407A3" w:rsidRPr="00EA5D32" w:rsidRDefault="001407A3" w:rsidP="001407A3">
      <w:pPr>
        <w:autoSpaceDE w:val="0"/>
        <w:autoSpaceDN w:val="0"/>
        <w:adjustRightInd w:val="0"/>
        <w:snapToGrid w:val="0"/>
        <w:spacing w:line="560" w:lineRule="exact"/>
        <w:ind w:firstLineChars="200" w:firstLine="640"/>
        <w:rPr>
          <w:rFonts w:eastAsia="仿宋_GB2312"/>
          <w:sz w:val="32"/>
          <w:szCs w:val="32"/>
        </w:rPr>
      </w:pPr>
      <w:r w:rsidRPr="00EA5D32">
        <w:rPr>
          <w:rFonts w:eastAsia="仿宋_GB2312" w:hint="eastAsia"/>
          <w:sz w:val="32"/>
          <w:szCs w:val="32"/>
        </w:rPr>
        <w:t>2.</w:t>
      </w:r>
      <w:r w:rsidRPr="00EA5D32">
        <w:rPr>
          <w:rFonts w:eastAsia="仿宋_GB2312"/>
          <w:sz w:val="32"/>
          <w:szCs w:val="32"/>
        </w:rPr>
        <w:t>需变更已纳入运行揭示调度命令管理的限速时，设备管理单位应及时重新登记。</w:t>
      </w:r>
    </w:p>
    <w:p w14:paraId="321C066E" w14:textId="77777777" w:rsidR="001407A3" w:rsidRPr="00EA5D32" w:rsidRDefault="001407A3" w:rsidP="001407A3">
      <w:pPr>
        <w:autoSpaceDE w:val="0"/>
        <w:autoSpaceDN w:val="0"/>
        <w:adjustRightInd w:val="0"/>
        <w:snapToGrid w:val="0"/>
        <w:spacing w:line="560" w:lineRule="exact"/>
        <w:ind w:firstLineChars="200" w:firstLine="640"/>
      </w:pPr>
      <w:r w:rsidRPr="00EA5D32">
        <w:rPr>
          <w:rFonts w:eastAsia="仿宋_GB2312" w:hint="eastAsia"/>
          <w:sz w:val="32"/>
          <w:szCs w:val="32"/>
        </w:rPr>
        <w:t>（三）</w:t>
      </w:r>
      <w:r w:rsidRPr="00EA5D32">
        <w:rPr>
          <w:rFonts w:eastAsia="仿宋_GB2312"/>
          <w:sz w:val="32"/>
          <w:szCs w:val="32"/>
        </w:rPr>
        <w:t>水电设备施工、维修作业不影响行车设备使用、作业地点远离车站和铁路，对不停止信号、通信、客车上水等行车设备使用的水电设备施工及维修作业不需到车站</w:t>
      </w:r>
      <w:proofErr w:type="gramStart"/>
      <w:r w:rsidRPr="00EA5D32">
        <w:rPr>
          <w:rFonts w:eastAsia="仿宋_GB2312"/>
          <w:sz w:val="32"/>
          <w:szCs w:val="32"/>
        </w:rPr>
        <w:t>办理登销记</w:t>
      </w:r>
      <w:proofErr w:type="gramEnd"/>
      <w:r w:rsidRPr="00EA5D32">
        <w:rPr>
          <w:rFonts w:eastAsia="仿宋_GB2312"/>
          <w:sz w:val="32"/>
          <w:szCs w:val="32"/>
        </w:rPr>
        <w:t>手续。</w:t>
      </w:r>
    </w:p>
    <w:p w14:paraId="782F76AF" w14:textId="77777777" w:rsidR="001407A3" w:rsidRPr="00EA5D32" w:rsidRDefault="001407A3" w:rsidP="001407A3"/>
    <w:p w14:paraId="4FE917C7" w14:textId="77777777" w:rsidR="001407A3" w:rsidRPr="00EA5D32" w:rsidRDefault="001407A3" w:rsidP="001407A3"/>
    <w:p w14:paraId="3C41FF0A" w14:textId="77777777" w:rsidR="001407A3" w:rsidRPr="00EA5D32" w:rsidRDefault="001407A3" w:rsidP="001407A3">
      <w:pPr>
        <w:pStyle w:val="af0"/>
        <w:spacing w:after="360"/>
        <w:rPr>
          <w:rFonts w:ascii="Times New Roman" w:eastAsia="黑体" w:hAnsi="Times New Roman"/>
          <w:b w:val="0"/>
          <w:sz w:val="44"/>
          <w:szCs w:val="44"/>
        </w:rPr>
      </w:pPr>
    </w:p>
    <w:p w14:paraId="4AE202FE" w14:textId="77777777" w:rsidR="001407A3" w:rsidRPr="00EA5D32" w:rsidRDefault="001407A3" w:rsidP="001407A3">
      <w:pPr>
        <w:pStyle w:val="af0"/>
        <w:spacing w:after="360"/>
        <w:rPr>
          <w:rFonts w:ascii="Times New Roman" w:eastAsia="黑体" w:hAnsi="Times New Roman"/>
          <w:b w:val="0"/>
          <w:sz w:val="44"/>
          <w:szCs w:val="44"/>
        </w:rPr>
      </w:pPr>
    </w:p>
    <w:p w14:paraId="5B999460" w14:textId="77777777" w:rsidR="001407A3" w:rsidRPr="00EA5D32" w:rsidRDefault="001407A3" w:rsidP="001407A3">
      <w:pPr>
        <w:pStyle w:val="af0"/>
        <w:spacing w:after="360"/>
        <w:rPr>
          <w:rFonts w:ascii="Times New Roman" w:eastAsia="黑体" w:hAnsi="Times New Roman"/>
          <w:b w:val="0"/>
          <w:sz w:val="44"/>
          <w:szCs w:val="44"/>
        </w:rPr>
      </w:pPr>
    </w:p>
    <w:p w14:paraId="2DDE195E" w14:textId="77777777" w:rsidR="001407A3" w:rsidRPr="00EA5D32" w:rsidRDefault="001407A3" w:rsidP="001407A3">
      <w:pPr>
        <w:pStyle w:val="af0"/>
        <w:spacing w:after="360"/>
        <w:rPr>
          <w:rFonts w:ascii="Times New Roman" w:eastAsia="黑体" w:hAnsi="Times New Roman"/>
          <w:b w:val="0"/>
          <w:sz w:val="44"/>
          <w:szCs w:val="44"/>
        </w:rPr>
      </w:pPr>
      <w:proofErr w:type="gramStart"/>
      <w:r w:rsidRPr="00EA5D32">
        <w:rPr>
          <w:rFonts w:ascii="Times New Roman" w:eastAsia="黑体" w:hAnsi="Times New Roman"/>
          <w:b w:val="0"/>
          <w:sz w:val="44"/>
          <w:szCs w:val="44"/>
        </w:rPr>
        <w:t>施工登销记</w:t>
      </w:r>
      <w:proofErr w:type="gramEnd"/>
      <w:r w:rsidRPr="00EA5D32">
        <w:rPr>
          <w:rFonts w:ascii="Times New Roman" w:eastAsia="黑体" w:hAnsi="Times New Roman"/>
          <w:b w:val="0"/>
          <w:sz w:val="44"/>
          <w:szCs w:val="44"/>
        </w:rPr>
        <w:t>委托书</w:t>
      </w:r>
    </w:p>
    <w:p w14:paraId="3C7FF39B" w14:textId="77777777" w:rsidR="001407A3" w:rsidRPr="00EA5D32" w:rsidRDefault="001407A3" w:rsidP="001407A3">
      <w:pPr>
        <w:jc w:val="left"/>
        <w:rPr>
          <w:sz w:val="30"/>
          <w:szCs w:val="30"/>
        </w:rPr>
      </w:pPr>
      <w:r w:rsidRPr="00EA5D32">
        <w:rPr>
          <w:sz w:val="30"/>
          <w:szCs w:val="30"/>
          <w:u w:val="single"/>
        </w:rPr>
        <w:t xml:space="preserve">       </w:t>
      </w:r>
      <w:r w:rsidRPr="00EA5D32">
        <w:rPr>
          <w:sz w:val="30"/>
          <w:szCs w:val="30"/>
        </w:rPr>
        <w:t>车站：</w:t>
      </w:r>
    </w:p>
    <w:p w14:paraId="13B14D97" w14:textId="77777777" w:rsidR="001407A3" w:rsidRPr="00EA5D32" w:rsidRDefault="001407A3" w:rsidP="001407A3">
      <w:pPr>
        <w:spacing w:line="360" w:lineRule="auto"/>
        <w:ind w:rightChars="-24" w:right="-50" w:firstLineChars="200" w:firstLine="600"/>
        <w:jc w:val="left"/>
        <w:rPr>
          <w:sz w:val="30"/>
          <w:szCs w:val="30"/>
        </w:rPr>
      </w:pPr>
      <w:r w:rsidRPr="00EA5D32">
        <w:rPr>
          <w:sz w:val="30"/>
          <w:szCs w:val="30"/>
          <w:u w:val="single"/>
        </w:rPr>
        <w:t xml:space="preserve">       </w:t>
      </w:r>
      <w:r w:rsidRPr="00EA5D32">
        <w:rPr>
          <w:sz w:val="30"/>
          <w:szCs w:val="30"/>
        </w:rPr>
        <w:t>段</w:t>
      </w:r>
      <w:r w:rsidRPr="00EA5D32">
        <w:rPr>
          <w:sz w:val="30"/>
          <w:szCs w:val="30"/>
          <w:u w:val="single"/>
        </w:rPr>
        <w:t xml:space="preserve">      </w:t>
      </w:r>
      <w:r w:rsidRPr="00EA5D32">
        <w:rPr>
          <w:sz w:val="30"/>
          <w:szCs w:val="30"/>
        </w:rPr>
        <w:t>车间（工区）将于</w:t>
      </w:r>
      <w:r w:rsidRPr="00EA5D32">
        <w:rPr>
          <w:sz w:val="30"/>
          <w:szCs w:val="30"/>
          <w:u w:val="single"/>
        </w:rPr>
        <w:t xml:space="preserve">    </w:t>
      </w:r>
      <w:r w:rsidRPr="00EA5D32">
        <w:rPr>
          <w:sz w:val="30"/>
          <w:szCs w:val="30"/>
        </w:rPr>
        <w:t>年</w:t>
      </w:r>
      <w:r w:rsidRPr="00EA5D32">
        <w:rPr>
          <w:sz w:val="30"/>
          <w:szCs w:val="30"/>
          <w:u w:val="single"/>
        </w:rPr>
        <w:t xml:space="preserve">   </w:t>
      </w:r>
      <w:r w:rsidRPr="00EA5D32">
        <w:rPr>
          <w:sz w:val="30"/>
          <w:szCs w:val="30"/>
        </w:rPr>
        <w:t>月</w:t>
      </w:r>
      <w:r w:rsidRPr="00EA5D32">
        <w:rPr>
          <w:sz w:val="30"/>
          <w:szCs w:val="30"/>
          <w:u w:val="single"/>
        </w:rPr>
        <w:t xml:space="preserve">   </w:t>
      </w:r>
      <w:r w:rsidRPr="00EA5D32">
        <w:rPr>
          <w:sz w:val="30"/>
          <w:szCs w:val="30"/>
        </w:rPr>
        <w:t>日</w:t>
      </w:r>
      <w:r w:rsidRPr="00EA5D32">
        <w:rPr>
          <w:sz w:val="30"/>
          <w:szCs w:val="30"/>
          <w:u w:val="single"/>
        </w:rPr>
        <w:t xml:space="preserve">   </w:t>
      </w:r>
      <w:r w:rsidRPr="00EA5D32">
        <w:rPr>
          <w:sz w:val="30"/>
          <w:szCs w:val="30"/>
        </w:rPr>
        <w:t>时</w:t>
      </w:r>
    </w:p>
    <w:p w14:paraId="13FA49E3" w14:textId="77777777" w:rsidR="001407A3" w:rsidRPr="00EA5D32" w:rsidRDefault="001407A3" w:rsidP="001407A3">
      <w:pPr>
        <w:spacing w:line="360" w:lineRule="auto"/>
        <w:ind w:rightChars="-24" w:right="-50"/>
        <w:jc w:val="left"/>
        <w:rPr>
          <w:sz w:val="30"/>
          <w:szCs w:val="30"/>
        </w:rPr>
      </w:pPr>
      <w:r w:rsidRPr="00EA5D32">
        <w:rPr>
          <w:sz w:val="30"/>
          <w:szCs w:val="30"/>
          <w:u w:val="single"/>
        </w:rPr>
        <w:t xml:space="preserve">   </w:t>
      </w:r>
      <w:r w:rsidRPr="00EA5D32">
        <w:rPr>
          <w:sz w:val="30"/>
          <w:szCs w:val="30"/>
        </w:rPr>
        <w:t>分至</w:t>
      </w:r>
      <w:r w:rsidRPr="00EA5D32">
        <w:rPr>
          <w:sz w:val="30"/>
          <w:szCs w:val="30"/>
          <w:u w:val="single"/>
        </w:rPr>
        <w:t xml:space="preserve">   </w:t>
      </w:r>
      <w:r w:rsidRPr="00EA5D32">
        <w:rPr>
          <w:sz w:val="30"/>
          <w:szCs w:val="30"/>
        </w:rPr>
        <w:t>日</w:t>
      </w:r>
      <w:r w:rsidRPr="00EA5D32">
        <w:rPr>
          <w:sz w:val="30"/>
          <w:szCs w:val="30"/>
          <w:u w:val="single"/>
        </w:rPr>
        <w:t xml:space="preserve">   </w:t>
      </w:r>
      <w:r w:rsidRPr="00EA5D32">
        <w:rPr>
          <w:sz w:val="30"/>
          <w:szCs w:val="30"/>
        </w:rPr>
        <w:t>时</w:t>
      </w:r>
      <w:r w:rsidRPr="00EA5D32">
        <w:rPr>
          <w:sz w:val="30"/>
          <w:szCs w:val="30"/>
          <w:u w:val="single"/>
        </w:rPr>
        <w:t xml:space="preserve">   </w:t>
      </w:r>
      <w:r w:rsidRPr="00EA5D32">
        <w:rPr>
          <w:sz w:val="30"/>
          <w:szCs w:val="30"/>
        </w:rPr>
        <w:t>分，在</w:t>
      </w:r>
      <w:r w:rsidRPr="00EA5D32">
        <w:rPr>
          <w:sz w:val="30"/>
          <w:szCs w:val="30"/>
          <w:u w:val="single"/>
        </w:rPr>
        <w:t xml:space="preserve">      </w:t>
      </w:r>
      <w:r w:rsidRPr="00EA5D32">
        <w:rPr>
          <w:sz w:val="30"/>
          <w:szCs w:val="30"/>
        </w:rPr>
        <w:t>线</w:t>
      </w:r>
      <w:r w:rsidRPr="00EA5D32">
        <w:rPr>
          <w:sz w:val="30"/>
          <w:szCs w:val="30"/>
          <w:u w:val="single"/>
        </w:rPr>
        <w:t xml:space="preserve">              </w:t>
      </w:r>
      <w:r w:rsidRPr="00EA5D32">
        <w:rPr>
          <w:sz w:val="30"/>
          <w:szCs w:val="30"/>
        </w:rPr>
        <w:t>区间（站）</w:t>
      </w:r>
    </w:p>
    <w:p w14:paraId="03F14D81" w14:textId="77777777" w:rsidR="001407A3" w:rsidRPr="00EA5D32" w:rsidRDefault="001407A3" w:rsidP="001407A3">
      <w:pPr>
        <w:spacing w:line="360" w:lineRule="auto"/>
        <w:ind w:rightChars="-24" w:right="-50"/>
        <w:jc w:val="left"/>
        <w:rPr>
          <w:sz w:val="30"/>
          <w:szCs w:val="30"/>
        </w:rPr>
      </w:pPr>
      <w:r w:rsidRPr="00EA5D32">
        <w:rPr>
          <w:sz w:val="30"/>
          <w:szCs w:val="30"/>
          <w:u w:val="single"/>
        </w:rPr>
        <w:t xml:space="preserve">    </w:t>
      </w:r>
      <w:r w:rsidRPr="00EA5D32">
        <w:rPr>
          <w:sz w:val="30"/>
          <w:szCs w:val="30"/>
        </w:rPr>
        <w:t>km</w:t>
      </w:r>
      <w:r w:rsidRPr="00EA5D32">
        <w:rPr>
          <w:sz w:val="30"/>
          <w:szCs w:val="30"/>
          <w:u w:val="single"/>
        </w:rPr>
        <w:t xml:space="preserve">    </w:t>
      </w:r>
      <w:r w:rsidRPr="00EA5D32">
        <w:rPr>
          <w:sz w:val="30"/>
          <w:szCs w:val="30"/>
        </w:rPr>
        <w:t>m</w:t>
      </w:r>
      <w:r w:rsidRPr="00EA5D32">
        <w:rPr>
          <w:sz w:val="30"/>
          <w:szCs w:val="30"/>
        </w:rPr>
        <w:t>至</w:t>
      </w:r>
      <w:r w:rsidRPr="00EA5D32">
        <w:rPr>
          <w:sz w:val="30"/>
          <w:szCs w:val="30"/>
          <w:u w:val="single"/>
        </w:rPr>
        <w:t xml:space="preserve">    </w:t>
      </w:r>
      <w:r w:rsidRPr="00EA5D32">
        <w:rPr>
          <w:sz w:val="30"/>
          <w:szCs w:val="30"/>
        </w:rPr>
        <w:t>km</w:t>
      </w:r>
      <w:r w:rsidRPr="00EA5D32">
        <w:rPr>
          <w:sz w:val="30"/>
          <w:szCs w:val="30"/>
          <w:u w:val="single"/>
        </w:rPr>
        <w:t xml:space="preserve">    </w:t>
      </w:r>
      <w:r w:rsidRPr="00EA5D32">
        <w:rPr>
          <w:sz w:val="30"/>
          <w:szCs w:val="30"/>
        </w:rPr>
        <w:t>m</w:t>
      </w:r>
      <w:r w:rsidRPr="00EA5D32">
        <w:rPr>
          <w:sz w:val="30"/>
          <w:szCs w:val="30"/>
        </w:rPr>
        <w:t>处，进行</w:t>
      </w:r>
      <w:r w:rsidRPr="00EA5D32">
        <w:rPr>
          <w:sz w:val="30"/>
          <w:szCs w:val="30"/>
          <w:u w:val="single"/>
        </w:rPr>
        <w:t xml:space="preserve">             </w:t>
      </w:r>
      <w:r w:rsidRPr="00EA5D32">
        <w:rPr>
          <w:sz w:val="30"/>
          <w:szCs w:val="30"/>
        </w:rPr>
        <w:t>施工。</w:t>
      </w:r>
    </w:p>
    <w:p w14:paraId="5B36FEA4" w14:textId="77777777" w:rsidR="001407A3" w:rsidRPr="00EA5D32" w:rsidRDefault="001407A3" w:rsidP="001407A3">
      <w:pPr>
        <w:ind w:firstLineChars="200" w:firstLine="600"/>
      </w:pPr>
      <w:r w:rsidRPr="00EA5D32">
        <w:rPr>
          <w:sz w:val="30"/>
          <w:szCs w:val="30"/>
        </w:rPr>
        <w:t>施工负责人</w:t>
      </w:r>
      <w:r w:rsidRPr="00EA5D32">
        <w:rPr>
          <w:sz w:val="30"/>
          <w:szCs w:val="30"/>
          <w:u w:val="single"/>
        </w:rPr>
        <w:t xml:space="preserve">       </w:t>
      </w:r>
      <w:r w:rsidRPr="00EA5D32">
        <w:rPr>
          <w:sz w:val="30"/>
          <w:szCs w:val="30"/>
        </w:rPr>
        <w:t>职务</w:t>
      </w:r>
      <w:r w:rsidRPr="00EA5D32">
        <w:rPr>
          <w:sz w:val="30"/>
          <w:szCs w:val="30"/>
          <w:u w:val="single"/>
        </w:rPr>
        <w:t xml:space="preserve">       </w:t>
      </w:r>
      <w:r w:rsidRPr="00EA5D32">
        <w:rPr>
          <w:sz w:val="30"/>
          <w:szCs w:val="30"/>
        </w:rPr>
        <w:t>特指</w:t>
      </w:r>
      <w:proofErr w:type="gramStart"/>
      <w:r w:rsidRPr="00EA5D32">
        <w:rPr>
          <w:sz w:val="30"/>
          <w:szCs w:val="30"/>
        </w:rPr>
        <w:t>派驻站</w:t>
      </w:r>
      <w:proofErr w:type="gramEnd"/>
      <w:r w:rsidRPr="00EA5D32">
        <w:rPr>
          <w:sz w:val="30"/>
          <w:szCs w:val="30"/>
        </w:rPr>
        <w:t>联络员</w:t>
      </w:r>
      <w:r w:rsidRPr="00EA5D32">
        <w:rPr>
          <w:sz w:val="30"/>
          <w:szCs w:val="30"/>
          <w:u w:val="single"/>
        </w:rPr>
        <w:t xml:space="preserve">       </w:t>
      </w:r>
      <w:r w:rsidRPr="00EA5D32">
        <w:rPr>
          <w:sz w:val="30"/>
          <w:szCs w:val="30"/>
        </w:rPr>
        <w:t>代替</w:t>
      </w:r>
      <w:proofErr w:type="gramStart"/>
      <w:r w:rsidRPr="00EA5D32">
        <w:rPr>
          <w:sz w:val="30"/>
          <w:szCs w:val="30"/>
        </w:rPr>
        <w:t>施工登销记</w:t>
      </w:r>
      <w:proofErr w:type="gramEnd"/>
      <w:r w:rsidRPr="00EA5D32">
        <w:rPr>
          <w:sz w:val="30"/>
          <w:szCs w:val="30"/>
        </w:rPr>
        <w:t>和签名。</w:t>
      </w:r>
    </w:p>
    <w:p w14:paraId="67D3BCEE" w14:textId="77777777" w:rsidR="001407A3" w:rsidRPr="00EA5D32" w:rsidRDefault="001407A3" w:rsidP="001407A3">
      <w:pPr>
        <w:ind w:firstLine="4050"/>
      </w:pPr>
    </w:p>
    <w:p w14:paraId="4103F11E" w14:textId="77777777" w:rsidR="001407A3" w:rsidRPr="00EA5D32" w:rsidRDefault="001407A3" w:rsidP="001407A3">
      <w:pPr>
        <w:ind w:firstLine="2835"/>
      </w:pPr>
    </w:p>
    <w:p w14:paraId="4F45F300" w14:textId="77777777" w:rsidR="001407A3" w:rsidRPr="00EA5D32" w:rsidRDefault="001407A3" w:rsidP="001407A3">
      <w:pPr>
        <w:ind w:firstLine="2835"/>
      </w:pPr>
    </w:p>
    <w:p w14:paraId="49881E71" w14:textId="77777777" w:rsidR="001407A3" w:rsidRPr="00EA5D32" w:rsidRDefault="001407A3" w:rsidP="001407A3">
      <w:pPr>
        <w:ind w:firstLine="2835"/>
      </w:pPr>
    </w:p>
    <w:p w14:paraId="0604ADEB" w14:textId="77777777" w:rsidR="001407A3" w:rsidRPr="00EA5D32" w:rsidRDefault="001407A3" w:rsidP="001407A3">
      <w:pPr>
        <w:ind w:firstLine="2835"/>
      </w:pPr>
    </w:p>
    <w:p w14:paraId="7C90D42E" w14:textId="77777777" w:rsidR="001407A3" w:rsidRPr="00EA5D32" w:rsidRDefault="001407A3" w:rsidP="001407A3">
      <w:pPr>
        <w:ind w:firstLine="2835"/>
      </w:pPr>
    </w:p>
    <w:p w14:paraId="5B28D14F" w14:textId="77777777" w:rsidR="001407A3" w:rsidRPr="00EA5D32" w:rsidRDefault="001407A3" w:rsidP="001407A3">
      <w:pPr>
        <w:ind w:firstLine="2835"/>
        <w:rPr>
          <w:sz w:val="32"/>
          <w:szCs w:val="32"/>
        </w:rPr>
      </w:pPr>
      <w:r w:rsidRPr="00EA5D32">
        <w:rPr>
          <w:sz w:val="32"/>
          <w:szCs w:val="32"/>
        </w:rPr>
        <w:t xml:space="preserve">            </w:t>
      </w:r>
      <w:r w:rsidRPr="00EA5D32">
        <w:rPr>
          <w:rFonts w:hint="eastAsia"/>
          <w:sz w:val="32"/>
          <w:szCs w:val="32"/>
        </w:rPr>
        <w:t xml:space="preserve">   </w:t>
      </w:r>
      <w:r w:rsidRPr="00EA5D32">
        <w:rPr>
          <w:sz w:val="32"/>
          <w:szCs w:val="32"/>
          <w:u w:val="single"/>
        </w:rPr>
        <w:t xml:space="preserve">        </w:t>
      </w:r>
      <w:r w:rsidRPr="00EA5D32">
        <w:rPr>
          <w:sz w:val="32"/>
          <w:szCs w:val="32"/>
        </w:rPr>
        <w:t>段（公章）</w:t>
      </w:r>
    </w:p>
    <w:p w14:paraId="47F2B36B" w14:textId="77777777" w:rsidR="001407A3" w:rsidRPr="00EA5D32" w:rsidRDefault="001407A3" w:rsidP="001407A3">
      <w:pPr>
        <w:jc w:val="left"/>
        <w:rPr>
          <w:sz w:val="32"/>
          <w:szCs w:val="32"/>
        </w:rPr>
      </w:pPr>
    </w:p>
    <w:p w14:paraId="44D9E30B" w14:textId="77777777" w:rsidR="001407A3" w:rsidRPr="00EA5D32" w:rsidRDefault="001407A3" w:rsidP="001407A3">
      <w:pPr>
        <w:jc w:val="left"/>
        <w:rPr>
          <w:sz w:val="32"/>
          <w:szCs w:val="32"/>
        </w:rPr>
      </w:pPr>
    </w:p>
    <w:p w14:paraId="75E7E84C" w14:textId="77777777" w:rsidR="001407A3" w:rsidRPr="00EA5D32" w:rsidRDefault="001407A3" w:rsidP="001407A3">
      <w:pPr>
        <w:ind w:firstLineChars="1750" w:firstLine="5600"/>
        <w:jc w:val="left"/>
        <w:rPr>
          <w:rFonts w:eastAsia="黑体"/>
          <w:b/>
          <w:bCs/>
          <w:sz w:val="44"/>
          <w:szCs w:val="36"/>
        </w:rPr>
        <w:sectPr w:rsidR="001407A3" w:rsidRPr="00EA5D32" w:rsidSect="008873D9">
          <w:pgSz w:w="11906" w:h="16838" w:code="9"/>
          <w:pgMar w:top="2098" w:right="1797" w:bottom="1985" w:left="1588" w:header="851" w:footer="992" w:gutter="0"/>
          <w:cols w:space="425"/>
          <w:docGrid w:linePitch="289"/>
        </w:sectPr>
      </w:pPr>
      <w:r w:rsidRPr="00EA5D32">
        <w:rPr>
          <w:sz w:val="32"/>
          <w:szCs w:val="32"/>
        </w:rPr>
        <w:t>年</w:t>
      </w:r>
      <w:r w:rsidRPr="00EA5D32">
        <w:rPr>
          <w:sz w:val="32"/>
          <w:szCs w:val="32"/>
          <w:u w:val="single"/>
        </w:rPr>
        <w:t xml:space="preserve">   </w:t>
      </w:r>
      <w:r w:rsidRPr="00EA5D32">
        <w:rPr>
          <w:sz w:val="32"/>
          <w:szCs w:val="32"/>
        </w:rPr>
        <w:t>月</w:t>
      </w:r>
      <w:r w:rsidRPr="00EA5D32">
        <w:rPr>
          <w:sz w:val="32"/>
          <w:szCs w:val="32"/>
          <w:u w:val="single"/>
        </w:rPr>
        <w:t xml:space="preserve">   </w:t>
      </w:r>
      <w:r w:rsidRPr="00EA5D32">
        <w:rPr>
          <w:sz w:val="32"/>
          <w:szCs w:val="32"/>
        </w:rPr>
        <w:t>日</w:t>
      </w:r>
      <w:r w:rsidRPr="00EA5D32">
        <w:rPr>
          <w:rFonts w:eastAsia="黑体"/>
          <w:b/>
          <w:bCs/>
          <w:sz w:val="44"/>
          <w:szCs w:val="36"/>
        </w:rPr>
        <w:t xml:space="preserve">  </w:t>
      </w:r>
    </w:p>
    <w:p w14:paraId="5CC79A80" w14:textId="77777777" w:rsidR="001407A3" w:rsidRPr="00EA5D32" w:rsidRDefault="001407A3" w:rsidP="001407A3">
      <w:pPr>
        <w:autoSpaceDE w:val="0"/>
        <w:autoSpaceDN w:val="0"/>
        <w:adjustRightInd w:val="0"/>
        <w:snapToGrid w:val="0"/>
        <w:spacing w:line="360" w:lineRule="auto"/>
        <w:jc w:val="left"/>
        <w:rPr>
          <w:rFonts w:eastAsia="仿宋_GB2312"/>
          <w:b/>
          <w:sz w:val="28"/>
          <w:szCs w:val="28"/>
        </w:rPr>
      </w:pPr>
      <w:r w:rsidRPr="00EA5D32">
        <w:rPr>
          <w:rFonts w:eastAsia="仿宋_GB2312"/>
          <w:b/>
          <w:sz w:val="28"/>
          <w:szCs w:val="28"/>
        </w:rPr>
        <w:lastRenderedPageBreak/>
        <w:t>一、施工</w:t>
      </w:r>
      <w:proofErr w:type="gramStart"/>
      <w:r w:rsidRPr="00EA5D32">
        <w:rPr>
          <w:rFonts w:eastAsia="仿宋_GB2312"/>
          <w:b/>
          <w:sz w:val="28"/>
          <w:szCs w:val="28"/>
        </w:rPr>
        <w:t>登销记填</w:t>
      </w:r>
      <w:proofErr w:type="gramEnd"/>
      <w:r w:rsidRPr="00EA5D32">
        <w:rPr>
          <w:rFonts w:eastAsia="仿宋_GB2312"/>
          <w:b/>
          <w:sz w:val="28"/>
          <w:szCs w:val="28"/>
        </w:rPr>
        <w:t>记格式</w:t>
      </w:r>
    </w:p>
    <w:p w14:paraId="707F1A1B" w14:textId="77777777" w:rsidR="001407A3" w:rsidRPr="00EA5D32" w:rsidRDefault="001407A3" w:rsidP="001407A3">
      <w:pPr>
        <w:ind w:firstLineChars="95" w:firstLine="228"/>
        <w:rPr>
          <w:rFonts w:eastAsia="仿宋_GB2312"/>
          <w:b/>
          <w:sz w:val="24"/>
        </w:rPr>
      </w:pPr>
      <w:r w:rsidRPr="00EA5D32">
        <w:rPr>
          <w:rFonts w:eastAsia="仿宋_GB2312"/>
          <w:b/>
          <w:sz w:val="24"/>
        </w:rPr>
        <w:t>1.</w:t>
      </w:r>
      <w:r w:rsidRPr="00EA5D32">
        <w:rPr>
          <w:rFonts w:eastAsia="仿宋_GB2312"/>
          <w:b/>
          <w:sz w:val="24"/>
        </w:rPr>
        <w:t>供电施工</w:t>
      </w:r>
      <w:proofErr w:type="gramStart"/>
      <w:r w:rsidRPr="00EA5D32">
        <w:rPr>
          <w:rFonts w:eastAsia="仿宋_GB2312"/>
          <w:b/>
          <w:sz w:val="24"/>
        </w:rPr>
        <w:t>登销记填</w:t>
      </w:r>
      <w:proofErr w:type="gramEnd"/>
      <w:r w:rsidRPr="00EA5D32">
        <w:rPr>
          <w:rFonts w:eastAsia="仿宋_GB2312"/>
          <w:b/>
          <w:sz w:val="24"/>
        </w:rPr>
        <w:t>记格式</w:t>
      </w:r>
    </w:p>
    <w:p w14:paraId="57197671" w14:textId="77777777" w:rsidR="001407A3" w:rsidRPr="00EA5D32" w:rsidRDefault="001407A3" w:rsidP="001407A3">
      <w:pPr>
        <w:spacing w:line="440" w:lineRule="exact"/>
        <w:jc w:val="center"/>
        <w:rPr>
          <w:b/>
          <w:sz w:val="24"/>
        </w:rPr>
      </w:pPr>
      <w:r w:rsidRPr="00EA5D32">
        <w:rPr>
          <w:b/>
          <w:sz w:val="44"/>
          <w:szCs w:val="44"/>
        </w:rPr>
        <w:t xml:space="preserve">                </w:t>
      </w:r>
      <w:r w:rsidRPr="00EA5D32">
        <w:rPr>
          <w:rFonts w:eastAsia="黑体"/>
          <w:b/>
          <w:sz w:val="44"/>
          <w:szCs w:val="44"/>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b/>
          <w:sz w:val="32"/>
          <w:szCs w:val="32"/>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4277" w:type="dxa"/>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76"/>
        <w:gridCol w:w="406"/>
        <w:gridCol w:w="558"/>
        <w:gridCol w:w="2520"/>
        <w:gridCol w:w="525"/>
        <w:gridCol w:w="2835"/>
        <w:gridCol w:w="816"/>
        <w:gridCol w:w="2544"/>
        <w:gridCol w:w="2625"/>
        <w:gridCol w:w="972"/>
      </w:tblGrid>
      <w:tr w:rsidR="001407A3" w:rsidRPr="00EA5D32" w14:paraId="40DE7CD4" w14:textId="77777777" w:rsidTr="008873D9">
        <w:trPr>
          <w:trHeight w:val="391"/>
        </w:trPr>
        <w:tc>
          <w:tcPr>
            <w:tcW w:w="4485" w:type="dxa"/>
            <w:gridSpan w:val="5"/>
            <w:vAlign w:val="center"/>
          </w:tcPr>
          <w:p w14:paraId="06E1B7FA"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835" w:type="dxa"/>
            <w:vAlign w:val="center"/>
          </w:tcPr>
          <w:p w14:paraId="1C5BAD04" w14:textId="77777777" w:rsidR="001407A3" w:rsidRPr="00EA5D32" w:rsidRDefault="001407A3" w:rsidP="008873D9">
            <w:pPr>
              <w:spacing w:line="0" w:lineRule="atLeast"/>
              <w:jc w:val="center"/>
              <w:rPr>
                <w:sz w:val="15"/>
                <w:szCs w:val="15"/>
              </w:rPr>
            </w:pPr>
            <w:r w:rsidRPr="00EA5D32">
              <w:rPr>
                <w:sz w:val="15"/>
                <w:szCs w:val="15"/>
              </w:rPr>
              <w:t>承认施工</w:t>
            </w:r>
          </w:p>
        </w:tc>
        <w:tc>
          <w:tcPr>
            <w:tcW w:w="3360" w:type="dxa"/>
            <w:gridSpan w:val="2"/>
            <w:vAlign w:val="center"/>
          </w:tcPr>
          <w:p w14:paraId="040938F7"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2625" w:type="dxa"/>
            <w:vAlign w:val="center"/>
          </w:tcPr>
          <w:p w14:paraId="70DB0C48" w14:textId="77777777" w:rsidR="001407A3" w:rsidRPr="00EA5D32" w:rsidRDefault="001407A3" w:rsidP="008873D9">
            <w:pPr>
              <w:spacing w:line="0" w:lineRule="atLeast"/>
              <w:jc w:val="center"/>
              <w:rPr>
                <w:sz w:val="15"/>
                <w:szCs w:val="15"/>
              </w:rPr>
            </w:pPr>
            <w:r w:rsidRPr="00EA5D32">
              <w:rPr>
                <w:sz w:val="15"/>
                <w:szCs w:val="15"/>
              </w:rPr>
              <w:t>施工开通</w:t>
            </w:r>
          </w:p>
        </w:tc>
        <w:tc>
          <w:tcPr>
            <w:tcW w:w="972" w:type="dxa"/>
            <w:vAlign w:val="center"/>
          </w:tcPr>
          <w:p w14:paraId="1E731AF9"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6E15ADA1" w14:textId="77777777" w:rsidTr="008873D9">
        <w:trPr>
          <w:trHeight w:val="1384"/>
        </w:trPr>
        <w:tc>
          <w:tcPr>
            <w:tcW w:w="476" w:type="dxa"/>
            <w:vAlign w:val="center"/>
          </w:tcPr>
          <w:p w14:paraId="32679799"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406" w:type="dxa"/>
            <w:vAlign w:val="center"/>
          </w:tcPr>
          <w:p w14:paraId="4B2FA678" w14:textId="77777777" w:rsidR="001407A3" w:rsidRPr="00EA5D32" w:rsidRDefault="001407A3" w:rsidP="008873D9">
            <w:pPr>
              <w:spacing w:line="0" w:lineRule="atLeast"/>
              <w:jc w:val="center"/>
              <w:rPr>
                <w:sz w:val="15"/>
                <w:szCs w:val="15"/>
              </w:rPr>
            </w:pPr>
            <w:r w:rsidRPr="00EA5D32">
              <w:rPr>
                <w:sz w:val="15"/>
                <w:szCs w:val="15"/>
              </w:rPr>
              <w:t>施工项目</w:t>
            </w:r>
          </w:p>
        </w:tc>
        <w:tc>
          <w:tcPr>
            <w:tcW w:w="558" w:type="dxa"/>
            <w:vAlign w:val="center"/>
          </w:tcPr>
          <w:p w14:paraId="7E1213EB" w14:textId="77777777" w:rsidR="001407A3" w:rsidRPr="00EA5D32" w:rsidRDefault="001407A3" w:rsidP="008873D9">
            <w:pPr>
              <w:spacing w:line="0" w:lineRule="atLeast"/>
              <w:jc w:val="center"/>
              <w:rPr>
                <w:sz w:val="15"/>
                <w:szCs w:val="15"/>
              </w:rPr>
            </w:pPr>
            <w:r w:rsidRPr="00EA5D32">
              <w:rPr>
                <w:sz w:val="15"/>
                <w:szCs w:val="15"/>
              </w:rPr>
              <w:t>月日时分</w:t>
            </w:r>
          </w:p>
        </w:tc>
        <w:tc>
          <w:tcPr>
            <w:tcW w:w="2520" w:type="dxa"/>
            <w:vAlign w:val="center"/>
          </w:tcPr>
          <w:p w14:paraId="169325C5"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261CB2BC"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noProof/>
                <w:sz w:val="15"/>
                <w:szCs w:val="15"/>
              </w:rPr>
              <w:t>⑵</w:t>
            </w:r>
            <w:r w:rsidRPr="00EA5D32">
              <w:rPr>
                <w:sz w:val="15"/>
                <w:szCs w:val="15"/>
              </w:rPr>
              <w:fldChar w:fldCharType="end"/>
            </w:r>
            <w:r w:rsidRPr="00EA5D32">
              <w:rPr>
                <w:sz w:val="15"/>
                <w:szCs w:val="15"/>
              </w:rPr>
              <w:t>施工负责人签名</w:t>
            </w:r>
          </w:p>
          <w:p w14:paraId="3601AAAB"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noProof/>
                <w:sz w:val="15"/>
                <w:szCs w:val="15"/>
              </w:rPr>
              <w:t>⑶</w:t>
            </w:r>
            <w:r w:rsidRPr="00EA5D32">
              <w:rPr>
                <w:sz w:val="15"/>
                <w:szCs w:val="15"/>
              </w:rPr>
              <w:fldChar w:fldCharType="end"/>
            </w:r>
            <w:r w:rsidRPr="00EA5D32">
              <w:rPr>
                <w:sz w:val="15"/>
                <w:szCs w:val="15"/>
              </w:rPr>
              <w:t>设备单位检查人签名</w:t>
            </w:r>
          </w:p>
          <w:p w14:paraId="78FD29D3"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noProof/>
                <w:sz w:val="15"/>
                <w:szCs w:val="15"/>
              </w:rPr>
              <w:t>⑷</w:t>
            </w:r>
            <w:r w:rsidRPr="00EA5D32">
              <w:rPr>
                <w:sz w:val="15"/>
                <w:szCs w:val="15"/>
              </w:rPr>
              <w:fldChar w:fldCharType="end"/>
            </w:r>
            <w:r w:rsidRPr="00EA5D32">
              <w:rPr>
                <w:sz w:val="15"/>
                <w:szCs w:val="15"/>
              </w:rPr>
              <w:t>车站值班员签名</w:t>
            </w:r>
          </w:p>
        </w:tc>
        <w:tc>
          <w:tcPr>
            <w:tcW w:w="525" w:type="dxa"/>
            <w:vAlign w:val="center"/>
          </w:tcPr>
          <w:p w14:paraId="233A7D57" w14:textId="77777777" w:rsidR="001407A3" w:rsidRPr="00EA5D32" w:rsidRDefault="001407A3" w:rsidP="008873D9">
            <w:pPr>
              <w:spacing w:line="0" w:lineRule="atLeast"/>
              <w:jc w:val="center"/>
              <w:rPr>
                <w:sz w:val="15"/>
                <w:szCs w:val="15"/>
              </w:rPr>
            </w:pPr>
            <w:r w:rsidRPr="00EA5D32">
              <w:rPr>
                <w:sz w:val="15"/>
                <w:szCs w:val="15"/>
              </w:rPr>
              <w:t>所需时分</w:t>
            </w:r>
          </w:p>
        </w:tc>
        <w:tc>
          <w:tcPr>
            <w:tcW w:w="2835" w:type="dxa"/>
            <w:vAlign w:val="center"/>
          </w:tcPr>
          <w:p w14:paraId="15E7257C"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命令号及发令时间</w:t>
            </w:r>
          </w:p>
          <w:p w14:paraId="5F95C655"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noProof/>
                <w:sz w:val="15"/>
                <w:szCs w:val="15"/>
              </w:rPr>
              <w:t>⑵</w:t>
            </w:r>
            <w:r w:rsidRPr="00EA5D32">
              <w:rPr>
                <w:sz w:val="15"/>
                <w:szCs w:val="15"/>
              </w:rPr>
              <w:fldChar w:fldCharType="end"/>
            </w:r>
            <w:r w:rsidRPr="00EA5D32">
              <w:rPr>
                <w:sz w:val="15"/>
                <w:szCs w:val="15"/>
              </w:rPr>
              <w:t>慢行及封锁起止时间</w:t>
            </w:r>
          </w:p>
          <w:p w14:paraId="0FE6A53D"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noProof/>
                <w:sz w:val="15"/>
                <w:szCs w:val="15"/>
              </w:rPr>
              <w:t>⑶</w:t>
            </w:r>
            <w:r w:rsidRPr="00EA5D32">
              <w:rPr>
                <w:sz w:val="15"/>
                <w:szCs w:val="15"/>
              </w:rPr>
              <w:fldChar w:fldCharType="end"/>
            </w:r>
            <w:r w:rsidRPr="00EA5D32">
              <w:rPr>
                <w:sz w:val="15"/>
                <w:szCs w:val="15"/>
              </w:rPr>
              <w:t>车站值班员签名</w:t>
            </w:r>
          </w:p>
          <w:p w14:paraId="1E5DE064"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noProof/>
                <w:sz w:val="15"/>
                <w:szCs w:val="15"/>
              </w:rPr>
              <w:t>⑷</w:t>
            </w:r>
            <w:r w:rsidRPr="00EA5D32">
              <w:rPr>
                <w:sz w:val="15"/>
                <w:szCs w:val="15"/>
              </w:rPr>
              <w:fldChar w:fldCharType="end"/>
            </w:r>
            <w:r w:rsidRPr="00EA5D32">
              <w:rPr>
                <w:sz w:val="15"/>
                <w:szCs w:val="15"/>
              </w:rPr>
              <w:t>施工负责人签名</w:t>
            </w:r>
          </w:p>
        </w:tc>
        <w:tc>
          <w:tcPr>
            <w:tcW w:w="816" w:type="dxa"/>
            <w:vAlign w:val="center"/>
          </w:tcPr>
          <w:p w14:paraId="12761DE5" w14:textId="77777777" w:rsidR="001407A3" w:rsidRPr="00EA5D32" w:rsidRDefault="001407A3" w:rsidP="008873D9">
            <w:pPr>
              <w:spacing w:line="0" w:lineRule="atLeast"/>
              <w:jc w:val="center"/>
              <w:rPr>
                <w:sz w:val="15"/>
                <w:szCs w:val="15"/>
              </w:rPr>
            </w:pPr>
            <w:r w:rsidRPr="00EA5D32">
              <w:rPr>
                <w:sz w:val="15"/>
                <w:szCs w:val="15"/>
              </w:rPr>
              <w:t>月日时分</w:t>
            </w:r>
          </w:p>
        </w:tc>
        <w:tc>
          <w:tcPr>
            <w:tcW w:w="2544" w:type="dxa"/>
            <w:vAlign w:val="center"/>
          </w:tcPr>
          <w:p w14:paraId="58658B31"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恢复使用范围和条件（开通后恢复常速确认）</w:t>
            </w:r>
          </w:p>
          <w:p w14:paraId="4A99CF0F"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noProof/>
                <w:sz w:val="15"/>
                <w:szCs w:val="15"/>
              </w:rPr>
              <w:t>⑵</w:t>
            </w:r>
            <w:r w:rsidRPr="00EA5D32">
              <w:rPr>
                <w:sz w:val="15"/>
                <w:szCs w:val="15"/>
              </w:rPr>
              <w:fldChar w:fldCharType="end"/>
            </w:r>
            <w:r w:rsidRPr="00EA5D32">
              <w:rPr>
                <w:sz w:val="15"/>
                <w:szCs w:val="15"/>
              </w:rPr>
              <w:t>施工负责人签名</w:t>
            </w:r>
          </w:p>
          <w:p w14:paraId="09A960BF"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noProof/>
                <w:sz w:val="15"/>
                <w:szCs w:val="15"/>
              </w:rPr>
              <w:t>⑶</w:t>
            </w:r>
            <w:r w:rsidRPr="00EA5D32">
              <w:rPr>
                <w:sz w:val="15"/>
                <w:szCs w:val="15"/>
              </w:rPr>
              <w:fldChar w:fldCharType="end"/>
            </w:r>
            <w:r w:rsidRPr="00EA5D32">
              <w:rPr>
                <w:sz w:val="15"/>
                <w:szCs w:val="15"/>
              </w:rPr>
              <w:t>设备单位检查人签名</w:t>
            </w:r>
          </w:p>
          <w:p w14:paraId="41F14140"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noProof/>
                <w:sz w:val="15"/>
                <w:szCs w:val="15"/>
              </w:rPr>
              <w:t>⑷</w:t>
            </w:r>
            <w:r w:rsidRPr="00EA5D32">
              <w:rPr>
                <w:sz w:val="15"/>
                <w:szCs w:val="15"/>
              </w:rPr>
              <w:fldChar w:fldCharType="end"/>
            </w:r>
            <w:r w:rsidRPr="00EA5D32">
              <w:rPr>
                <w:sz w:val="15"/>
                <w:szCs w:val="15"/>
              </w:rPr>
              <w:t>车站值班员签名</w:t>
            </w:r>
          </w:p>
        </w:tc>
        <w:tc>
          <w:tcPr>
            <w:tcW w:w="2625" w:type="dxa"/>
            <w:vAlign w:val="center"/>
          </w:tcPr>
          <w:p w14:paraId="5F610120"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开通（恢复常速）命令号及开通时间</w:t>
            </w:r>
          </w:p>
          <w:p w14:paraId="27751067"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noProof/>
                <w:sz w:val="15"/>
                <w:szCs w:val="15"/>
              </w:rPr>
              <w:t>⑵</w:t>
            </w:r>
            <w:r w:rsidRPr="00EA5D32">
              <w:rPr>
                <w:sz w:val="15"/>
                <w:szCs w:val="15"/>
              </w:rPr>
              <w:fldChar w:fldCharType="end"/>
            </w:r>
            <w:r w:rsidRPr="00EA5D32">
              <w:rPr>
                <w:sz w:val="15"/>
                <w:szCs w:val="15"/>
              </w:rPr>
              <w:t>施工负责人签名</w:t>
            </w:r>
          </w:p>
          <w:p w14:paraId="510308D9"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noProof/>
                <w:sz w:val="15"/>
                <w:szCs w:val="15"/>
              </w:rPr>
              <w:t>⑶</w:t>
            </w:r>
            <w:r w:rsidRPr="00EA5D32">
              <w:rPr>
                <w:sz w:val="15"/>
                <w:szCs w:val="15"/>
              </w:rPr>
              <w:fldChar w:fldCharType="end"/>
            </w:r>
            <w:r w:rsidRPr="00EA5D32">
              <w:rPr>
                <w:sz w:val="15"/>
                <w:szCs w:val="15"/>
              </w:rPr>
              <w:t>设备单位检查人签名</w:t>
            </w:r>
          </w:p>
          <w:p w14:paraId="7C7746F8"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noProof/>
                <w:sz w:val="15"/>
                <w:szCs w:val="15"/>
              </w:rPr>
              <w:t>⑷</w:t>
            </w:r>
            <w:r w:rsidRPr="00EA5D32">
              <w:rPr>
                <w:sz w:val="15"/>
                <w:szCs w:val="15"/>
              </w:rPr>
              <w:fldChar w:fldCharType="end"/>
            </w:r>
            <w:r w:rsidRPr="00EA5D32">
              <w:rPr>
                <w:sz w:val="15"/>
                <w:szCs w:val="15"/>
              </w:rPr>
              <w:t>车站值班员签名</w:t>
            </w:r>
          </w:p>
        </w:tc>
        <w:tc>
          <w:tcPr>
            <w:tcW w:w="972" w:type="dxa"/>
            <w:vAlign w:val="center"/>
          </w:tcPr>
          <w:p w14:paraId="06EA85A5" w14:textId="77777777" w:rsidR="001407A3" w:rsidRPr="00EA5D32" w:rsidRDefault="001407A3" w:rsidP="008873D9">
            <w:pPr>
              <w:spacing w:line="0" w:lineRule="atLeast"/>
              <w:rPr>
                <w:sz w:val="15"/>
                <w:szCs w:val="15"/>
              </w:rPr>
            </w:pPr>
          </w:p>
        </w:tc>
      </w:tr>
      <w:tr w:rsidR="001407A3" w:rsidRPr="00EA5D32" w14:paraId="607A2765" w14:textId="77777777" w:rsidTr="008873D9">
        <w:trPr>
          <w:trHeight w:val="3529"/>
        </w:trPr>
        <w:tc>
          <w:tcPr>
            <w:tcW w:w="476" w:type="dxa"/>
            <w:vAlign w:val="center"/>
          </w:tcPr>
          <w:p w14:paraId="50B2FD83" w14:textId="77777777" w:rsidR="001407A3" w:rsidRPr="00EA5D32" w:rsidRDefault="001407A3" w:rsidP="008873D9">
            <w:pPr>
              <w:jc w:val="center"/>
              <w:rPr>
                <w:kern w:val="0"/>
                <w:sz w:val="15"/>
                <w:szCs w:val="15"/>
              </w:rPr>
            </w:pPr>
            <w:r w:rsidRPr="00EA5D32">
              <w:rPr>
                <w:kern w:val="0"/>
                <w:sz w:val="15"/>
                <w:szCs w:val="15"/>
              </w:rPr>
              <w:t>032</w:t>
            </w:r>
          </w:p>
          <w:p w14:paraId="7DB46686" w14:textId="77777777" w:rsidR="001407A3" w:rsidRPr="00EA5D32" w:rsidRDefault="001407A3" w:rsidP="008873D9">
            <w:pPr>
              <w:jc w:val="center"/>
              <w:rPr>
                <w:kern w:val="0"/>
                <w:sz w:val="15"/>
                <w:szCs w:val="15"/>
              </w:rPr>
            </w:pPr>
          </w:p>
        </w:tc>
        <w:tc>
          <w:tcPr>
            <w:tcW w:w="406" w:type="dxa"/>
            <w:vAlign w:val="center"/>
          </w:tcPr>
          <w:p w14:paraId="0CCE1E04" w14:textId="77777777" w:rsidR="001407A3" w:rsidRPr="00EA5D32" w:rsidRDefault="001407A3" w:rsidP="008873D9">
            <w:pPr>
              <w:jc w:val="center"/>
              <w:rPr>
                <w:kern w:val="0"/>
                <w:sz w:val="15"/>
                <w:szCs w:val="15"/>
              </w:rPr>
            </w:pPr>
            <w:r w:rsidRPr="00EA5D32">
              <w:rPr>
                <w:kern w:val="0"/>
                <w:sz w:val="15"/>
                <w:szCs w:val="15"/>
              </w:rPr>
              <w:t>新线整治</w:t>
            </w:r>
          </w:p>
        </w:tc>
        <w:tc>
          <w:tcPr>
            <w:tcW w:w="558" w:type="dxa"/>
            <w:vAlign w:val="center"/>
          </w:tcPr>
          <w:p w14:paraId="5A623254"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0431A72C" w14:textId="77777777" w:rsidR="001407A3" w:rsidRPr="00EA5D32" w:rsidRDefault="001407A3" w:rsidP="008873D9">
            <w:pPr>
              <w:jc w:val="center"/>
              <w:rPr>
                <w:kern w:val="0"/>
                <w:sz w:val="15"/>
                <w:szCs w:val="15"/>
              </w:rPr>
            </w:pPr>
            <w:r w:rsidRPr="00EA5D32">
              <w:rPr>
                <w:kern w:val="0"/>
                <w:sz w:val="15"/>
                <w:szCs w:val="15"/>
              </w:rPr>
              <w:t>7</w:t>
            </w:r>
            <w:r w:rsidRPr="00EA5D32">
              <w:rPr>
                <w:kern w:val="0"/>
                <w:sz w:val="15"/>
                <w:szCs w:val="15"/>
              </w:rPr>
              <w:t>：</w:t>
            </w:r>
            <w:r w:rsidRPr="00EA5D32">
              <w:rPr>
                <w:kern w:val="0"/>
                <w:sz w:val="15"/>
                <w:szCs w:val="15"/>
              </w:rPr>
              <w:t>20</w:t>
            </w:r>
          </w:p>
        </w:tc>
        <w:tc>
          <w:tcPr>
            <w:tcW w:w="2520" w:type="dxa"/>
            <w:vAlign w:val="center"/>
          </w:tcPr>
          <w:p w14:paraId="7FE6F09D"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proofErr w:type="gramStart"/>
            <w:r w:rsidRPr="00EA5D32">
              <w:rPr>
                <w:kern w:val="0"/>
                <w:sz w:val="15"/>
                <w:szCs w:val="15"/>
              </w:rPr>
              <w:t>日施工</w:t>
            </w:r>
            <w:proofErr w:type="gramEnd"/>
            <w:r w:rsidRPr="00EA5D32">
              <w:rPr>
                <w:kern w:val="0"/>
                <w:sz w:val="15"/>
                <w:szCs w:val="15"/>
              </w:rPr>
              <w:t>日计划，</w:t>
            </w:r>
            <w:r w:rsidRPr="00EA5D32">
              <w:rPr>
                <w:kern w:val="0"/>
                <w:sz w:val="15"/>
                <w:szCs w:val="15"/>
              </w:rPr>
              <w:t>XX</w:t>
            </w:r>
            <w:r w:rsidRPr="00EA5D32">
              <w:rPr>
                <w:kern w:val="0"/>
                <w:sz w:val="15"/>
                <w:szCs w:val="15"/>
              </w:rPr>
              <w:t>供电段在</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站间进行新线整治施工，请求封锁</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区间（上、下行线），</w:t>
            </w:r>
            <w:bookmarkStart w:id="450" w:name="OLE_LINK3"/>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间（上、下行线）加开路用列车</w:t>
            </w:r>
            <w:r w:rsidR="004B25CB" w:rsidRPr="00EA5D32">
              <w:rPr>
                <w:kern w:val="0"/>
                <w:sz w:val="15"/>
                <w:szCs w:val="15"/>
              </w:rPr>
              <w:t>，</w:t>
            </w:r>
            <w:r w:rsidRPr="00EA5D32">
              <w:rPr>
                <w:kern w:val="0"/>
                <w:sz w:val="15"/>
                <w:szCs w:val="15"/>
              </w:rPr>
              <w:t>施工完毕后返回</w:t>
            </w:r>
            <w:r w:rsidRPr="00EA5D32">
              <w:rPr>
                <w:kern w:val="0"/>
                <w:sz w:val="15"/>
                <w:szCs w:val="15"/>
              </w:rPr>
              <w:t>XX</w:t>
            </w:r>
            <w:r w:rsidRPr="00EA5D32">
              <w:rPr>
                <w:kern w:val="0"/>
                <w:sz w:val="15"/>
                <w:szCs w:val="15"/>
              </w:rPr>
              <w:t>站。</w:t>
            </w:r>
            <w:r w:rsidRPr="00EA5D32">
              <w:rPr>
                <w:kern w:val="0"/>
                <w:sz w:val="15"/>
                <w:szCs w:val="15"/>
              </w:rPr>
              <w:t xml:space="preserve"> XX</w:t>
            </w:r>
            <w:r w:rsidRPr="00EA5D32">
              <w:rPr>
                <w:kern w:val="0"/>
                <w:sz w:val="15"/>
                <w:szCs w:val="15"/>
              </w:rPr>
              <w:t>供电臂（上、下行、垂直）同时停电</w:t>
            </w:r>
            <w:r w:rsidRPr="00EA5D32">
              <w:rPr>
                <w:rFonts w:eastAsia="MS Mincho"/>
                <w:kern w:val="0"/>
                <w:sz w:val="15"/>
                <w:szCs w:val="15"/>
              </w:rPr>
              <w:t>｡</w:t>
            </w:r>
            <w:bookmarkEnd w:id="450"/>
          </w:p>
          <w:p w14:paraId="59A9A8A0"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CB6EA0D"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703DCC16"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 XXX</w:t>
            </w:r>
          </w:p>
        </w:tc>
        <w:tc>
          <w:tcPr>
            <w:tcW w:w="525" w:type="dxa"/>
            <w:vAlign w:val="center"/>
          </w:tcPr>
          <w:p w14:paraId="0DCB6041" w14:textId="77777777" w:rsidR="001407A3" w:rsidRPr="00EA5D32" w:rsidRDefault="001407A3" w:rsidP="008873D9">
            <w:pPr>
              <w:rPr>
                <w:kern w:val="0"/>
                <w:sz w:val="15"/>
                <w:szCs w:val="15"/>
              </w:rPr>
            </w:pPr>
            <w:r w:rsidRPr="00EA5D32">
              <w:rPr>
                <w:kern w:val="0"/>
                <w:sz w:val="15"/>
                <w:szCs w:val="15"/>
              </w:rPr>
              <w:t>60</w:t>
            </w:r>
          </w:p>
          <w:p w14:paraId="4E38659E" w14:textId="77777777" w:rsidR="001407A3" w:rsidRPr="00EA5D32" w:rsidRDefault="001407A3" w:rsidP="008873D9">
            <w:pPr>
              <w:rPr>
                <w:kern w:val="0"/>
                <w:sz w:val="15"/>
                <w:szCs w:val="15"/>
              </w:rPr>
            </w:pPr>
            <w:r w:rsidRPr="00EA5D32">
              <w:rPr>
                <w:kern w:val="0"/>
                <w:sz w:val="15"/>
                <w:szCs w:val="15"/>
              </w:rPr>
              <w:t>分钟</w:t>
            </w:r>
          </w:p>
        </w:tc>
        <w:tc>
          <w:tcPr>
            <w:tcW w:w="2835" w:type="dxa"/>
            <w:vAlign w:val="center"/>
          </w:tcPr>
          <w:p w14:paraId="649F4D97" w14:textId="77777777" w:rsidR="001407A3" w:rsidRPr="00EA5D32" w:rsidRDefault="001407A3" w:rsidP="008873D9">
            <w:pPr>
              <w:widowControl/>
              <w:rPr>
                <w:kern w:val="0"/>
                <w:sz w:val="15"/>
                <w:szCs w:val="15"/>
              </w:rPr>
            </w:pPr>
            <w:r w:rsidRPr="00EA5D32">
              <w:rPr>
                <w:kern w:val="0"/>
                <w:sz w:val="15"/>
                <w:szCs w:val="15"/>
              </w:rPr>
              <w:t>一、</w:t>
            </w:r>
            <w:r w:rsidRPr="00EA5D32">
              <w:rPr>
                <w:kern w:val="0"/>
                <w:sz w:val="15"/>
                <w:szCs w:val="15"/>
              </w:rPr>
              <w:t>⑴ DX-7791</w:t>
            </w:r>
            <w:r w:rsidRPr="00EA5D32">
              <w:rPr>
                <w:kern w:val="0"/>
                <w:sz w:val="15"/>
                <w:szCs w:val="15"/>
              </w:rPr>
              <w:t>号，</w:t>
            </w:r>
            <w:r w:rsidRPr="00EA5D32">
              <w:rPr>
                <w:kern w:val="0"/>
                <w:sz w:val="15"/>
                <w:szCs w:val="15"/>
              </w:rPr>
              <w:t xml:space="preserve"> 8</w:t>
            </w:r>
            <w:r w:rsidRPr="00EA5D32">
              <w:rPr>
                <w:kern w:val="0"/>
                <w:sz w:val="15"/>
                <w:szCs w:val="15"/>
              </w:rPr>
              <w:t>：</w:t>
            </w:r>
            <w:r w:rsidRPr="00EA5D32">
              <w:rPr>
                <w:kern w:val="0"/>
                <w:sz w:val="15"/>
                <w:szCs w:val="15"/>
              </w:rPr>
              <w:t>00</w:t>
            </w:r>
            <w:r w:rsidRPr="00EA5D32">
              <w:rPr>
                <w:kern w:val="0"/>
                <w:sz w:val="15"/>
                <w:szCs w:val="15"/>
              </w:rPr>
              <w:t>发令。</w:t>
            </w:r>
          </w:p>
          <w:p w14:paraId="4E7088F9" w14:textId="77777777" w:rsidR="001407A3" w:rsidRPr="00EA5D32" w:rsidRDefault="001407A3" w:rsidP="008873D9">
            <w:pPr>
              <w:widowControl/>
              <w:rPr>
                <w:kern w:val="0"/>
                <w:sz w:val="15"/>
                <w:szCs w:val="15"/>
                <w:bdr w:val="single" w:sz="4" w:space="0" w:color="auto"/>
              </w:rPr>
            </w:pPr>
            <w:r w:rsidRPr="00EA5D32">
              <w:rPr>
                <w:kern w:val="0"/>
                <w:sz w:val="15"/>
                <w:szCs w:val="15"/>
              </w:rPr>
              <w:t>⑵ 8</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区间封锁</w:t>
            </w:r>
            <w:r w:rsidRPr="00EA5D32">
              <w:rPr>
                <w:kern w:val="0"/>
                <w:sz w:val="15"/>
                <w:szCs w:val="15"/>
              </w:rPr>
              <w:t xml:space="preserve"> </w:t>
            </w:r>
            <w:r w:rsidRPr="00EA5D32">
              <w:rPr>
                <w:kern w:val="0"/>
                <w:sz w:val="15"/>
                <w:szCs w:val="15"/>
              </w:rPr>
              <w:t>。</w:t>
            </w:r>
          </w:p>
          <w:p w14:paraId="4E43A09B"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13754695" w14:textId="77777777" w:rsidR="001407A3" w:rsidRPr="00EA5D32" w:rsidRDefault="001407A3" w:rsidP="008873D9">
            <w:pPr>
              <w:rPr>
                <w:kern w:val="0"/>
                <w:sz w:val="15"/>
                <w:szCs w:val="15"/>
              </w:rPr>
            </w:pPr>
            <w:r w:rsidRPr="00EA5D32">
              <w:rPr>
                <w:kern w:val="0"/>
                <w:sz w:val="15"/>
                <w:szCs w:val="15"/>
              </w:rPr>
              <w:t xml:space="preserve">⑷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52187AA" w14:textId="77777777" w:rsidR="001407A3" w:rsidRPr="00EA5D32" w:rsidRDefault="001407A3" w:rsidP="008873D9">
            <w:pPr>
              <w:widowControl/>
              <w:rPr>
                <w:kern w:val="0"/>
                <w:sz w:val="15"/>
                <w:szCs w:val="15"/>
              </w:rPr>
            </w:pPr>
            <w:r w:rsidRPr="00EA5D32">
              <w:rPr>
                <w:kern w:val="0"/>
                <w:sz w:val="15"/>
                <w:szCs w:val="15"/>
              </w:rPr>
              <w:t>二、</w:t>
            </w:r>
            <w:r w:rsidRPr="00EA5D32">
              <w:rPr>
                <w:kern w:val="0"/>
                <w:sz w:val="15"/>
                <w:szCs w:val="15"/>
              </w:rPr>
              <w:t>⑴ DX-7792</w:t>
            </w:r>
            <w:r w:rsidRPr="00EA5D32">
              <w:rPr>
                <w:kern w:val="0"/>
                <w:sz w:val="15"/>
                <w:szCs w:val="15"/>
              </w:rPr>
              <w:t>号，</w:t>
            </w:r>
            <w:r w:rsidRPr="00EA5D32">
              <w:rPr>
                <w:kern w:val="0"/>
                <w:sz w:val="15"/>
                <w:szCs w:val="15"/>
              </w:rPr>
              <w:t xml:space="preserve"> 8</w:t>
            </w:r>
            <w:r w:rsidRPr="00EA5D32">
              <w:rPr>
                <w:kern w:val="0"/>
                <w:sz w:val="15"/>
                <w:szCs w:val="15"/>
              </w:rPr>
              <w:t>：</w:t>
            </w:r>
            <w:r w:rsidRPr="00EA5D32">
              <w:rPr>
                <w:kern w:val="0"/>
                <w:sz w:val="15"/>
                <w:szCs w:val="15"/>
              </w:rPr>
              <w:t>02</w:t>
            </w:r>
            <w:r w:rsidRPr="00EA5D32">
              <w:rPr>
                <w:kern w:val="0"/>
                <w:sz w:val="15"/>
                <w:szCs w:val="15"/>
              </w:rPr>
              <w:t>发令。</w:t>
            </w:r>
          </w:p>
          <w:p w14:paraId="425E4DD0" w14:textId="77777777" w:rsidR="001407A3" w:rsidRPr="00EA5D32" w:rsidRDefault="001407A3" w:rsidP="008873D9">
            <w:pPr>
              <w:widowControl/>
              <w:rPr>
                <w:kern w:val="0"/>
                <w:sz w:val="15"/>
                <w:szCs w:val="15"/>
                <w:bdr w:val="single" w:sz="4" w:space="0" w:color="auto"/>
              </w:rPr>
            </w:pPr>
            <w:r w:rsidRPr="00EA5D32">
              <w:rPr>
                <w:kern w:val="0"/>
                <w:sz w:val="15"/>
                <w:szCs w:val="15"/>
              </w:rPr>
              <w:t>⑵ 8</w:t>
            </w:r>
            <w:r w:rsidRPr="00EA5D32">
              <w:rPr>
                <w:kern w:val="0"/>
                <w:sz w:val="15"/>
                <w:szCs w:val="15"/>
              </w:rPr>
              <w:t>：</w:t>
            </w:r>
            <w:r w:rsidRPr="00EA5D32">
              <w:rPr>
                <w:kern w:val="0"/>
                <w:sz w:val="15"/>
                <w:szCs w:val="15"/>
              </w:rPr>
              <w:t>02</w:t>
            </w:r>
            <w:r w:rsidRPr="00EA5D32">
              <w:rPr>
                <w:kern w:val="0"/>
                <w:sz w:val="15"/>
                <w:szCs w:val="15"/>
              </w:rPr>
              <w:t>至</w:t>
            </w: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停电。</w:t>
            </w:r>
          </w:p>
          <w:p w14:paraId="36DC0239"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 XXX</w:t>
            </w:r>
          </w:p>
          <w:p w14:paraId="314E207F" w14:textId="77777777" w:rsidR="001407A3" w:rsidRPr="00EA5D32" w:rsidRDefault="001407A3" w:rsidP="008873D9">
            <w:pPr>
              <w:rPr>
                <w:kern w:val="0"/>
                <w:sz w:val="15"/>
                <w:szCs w:val="15"/>
              </w:rPr>
            </w:pPr>
            <w:r w:rsidRPr="00EA5D32">
              <w:rPr>
                <w:kern w:val="0"/>
                <w:sz w:val="15"/>
                <w:szCs w:val="15"/>
              </w:rPr>
              <w:t xml:space="preserve">⑷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D416F2C" w14:textId="77777777" w:rsidR="001407A3" w:rsidRPr="00EA5D32" w:rsidRDefault="001407A3" w:rsidP="008873D9">
            <w:pPr>
              <w:ind w:firstLineChars="100" w:firstLine="150"/>
              <w:rPr>
                <w:kern w:val="0"/>
                <w:sz w:val="15"/>
                <w:szCs w:val="15"/>
              </w:rPr>
            </w:pPr>
          </w:p>
        </w:tc>
        <w:tc>
          <w:tcPr>
            <w:tcW w:w="816" w:type="dxa"/>
            <w:vAlign w:val="center"/>
          </w:tcPr>
          <w:p w14:paraId="7252A5F3" w14:textId="77777777" w:rsidR="001407A3" w:rsidRPr="00EA5D32" w:rsidRDefault="001407A3" w:rsidP="008873D9">
            <w:pP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67B5599B" w14:textId="77777777" w:rsidR="001407A3" w:rsidRPr="00EA5D32" w:rsidRDefault="001407A3" w:rsidP="008873D9">
            <w:pPr>
              <w:rPr>
                <w:kern w:val="0"/>
                <w:sz w:val="15"/>
                <w:szCs w:val="15"/>
              </w:rPr>
            </w:pP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 xml:space="preserve">　</w:t>
            </w:r>
          </w:p>
        </w:tc>
        <w:tc>
          <w:tcPr>
            <w:tcW w:w="2544" w:type="dxa"/>
            <w:vAlign w:val="center"/>
          </w:tcPr>
          <w:p w14:paraId="333B72BD"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施工完毕，</w:t>
            </w:r>
            <w:r w:rsidRPr="00EA5D32">
              <w:rPr>
                <w:kern w:val="0"/>
                <w:sz w:val="15"/>
                <w:szCs w:val="15"/>
              </w:rPr>
              <w:t>57002</w:t>
            </w:r>
            <w:r w:rsidRPr="00EA5D32">
              <w:rPr>
                <w:kern w:val="0"/>
                <w:sz w:val="15"/>
                <w:szCs w:val="15"/>
              </w:rPr>
              <w:t>次已整列到达</w:t>
            </w:r>
            <w:r w:rsidRPr="00EA5D32">
              <w:rPr>
                <w:kern w:val="0"/>
                <w:sz w:val="15"/>
                <w:szCs w:val="15"/>
              </w:rPr>
              <w:t>XX</w:t>
            </w:r>
            <w:r w:rsidRPr="00EA5D32">
              <w:rPr>
                <w:kern w:val="0"/>
                <w:sz w:val="15"/>
                <w:szCs w:val="15"/>
              </w:rPr>
              <w:t>站，请求开通</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区间（上、下行线）恢复设备正常使用，同时</w:t>
            </w:r>
            <w:r w:rsidRPr="00EA5D32">
              <w:rPr>
                <w:kern w:val="0"/>
                <w:sz w:val="15"/>
                <w:szCs w:val="15"/>
              </w:rPr>
              <w:t>XX</w:t>
            </w:r>
            <w:r w:rsidRPr="00EA5D32">
              <w:rPr>
                <w:kern w:val="0"/>
                <w:sz w:val="15"/>
                <w:szCs w:val="15"/>
              </w:rPr>
              <w:t>供电臂（上、下行、垂直）恢复供电。</w:t>
            </w:r>
          </w:p>
          <w:p w14:paraId="0AAD97ED"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40AA1BB7"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58F6134C"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 XXX</w:t>
            </w:r>
          </w:p>
        </w:tc>
        <w:tc>
          <w:tcPr>
            <w:tcW w:w="2625" w:type="dxa"/>
            <w:vAlign w:val="center"/>
          </w:tcPr>
          <w:p w14:paraId="734F1FF3" w14:textId="77777777" w:rsidR="001407A3" w:rsidRPr="00EA5D32" w:rsidRDefault="001407A3" w:rsidP="008873D9">
            <w:pPr>
              <w:widowControl/>
              <w:rPr>
                <w:kern w:val="0"/>
                <w:sz w:val="15"/>
                <w:szCs w:val="15"/>
              </w:rPr>
            </w:pPr>
            <w:r w:rsidRPr="00EA5D32">
              <w:rPr>
                <w:kern w:val="0"/>
                <w:sz w:val="15"/>
                <w:szCs w:val="15"/>
              </w:rPr>
              <w:t>一、</w:t>
            </w:r>
            <w:r w:rsidRPr="00EA5D32">
              <w:rPr>
                <w:kern w:val="0"/>
                <w:sz w:val="15"/>
                <w:szCs w:val="15"/>
              </w:rPr>
              <w:t>⑴ DX-7793</w:t>
            </w:r>
            <w:r w:rsidRPr="00EA5D32">
              <w:rPr>
                <w:kern w:val="0"/>
                <w:sz w:val="15"/>
                <w:szCs w:val="15"/>
              </w:rPr>
              <w:t>，</w:t>
            </w:r>
            <w:r w:rsidRPr="00EA5D32">
              <w:rPr>
                <w:kern w:val="0"/>
                <w:sz w:val="15"/>
                <w:szCs w:val="15"/>
              </w:rPr>
              <w:t xml:space="preserve"> 9:02</w:t>
            </w:r>
            <w:r w:rsidRPr="00EA5D32">
              <w:rPr>
                <w:kern w:val="0"/>
                <w:sz w:val="15"/>
                <w:szCs w:val="15"/>
              </w:rPr>
              <w:t>区间开通。</w:t>
            </w:r>
          </w:p>
          <w:p w14:paraId="3D89A936"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52D40E0"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41EBD6D"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p w14:paraId="7A55AF39" w14:textId="77777777" w:rsidR="001407A3" w:rsidRPr="00EA5D32" w:rsidRDefault="001407A3" w:rsidP="008873D9">
            <w:pPr>
              <w:widowControl/>
              <w:rPr>
                <w:kern w:val="0"/>
                <w:sz w:val="15"/>
                <w:szCs w:val="15"/>
              </w:rPr>
            </w:pPr>
            <w:r w:rsidRPr="00EA5D32">
              <w:rPr>
                <w:kern w:val="0"/>
                <w:sz w:val="15"/>
                <w:szCs w:val="15"/>
              </w:rPr>
              <w:t>二、</w:t>
            </w:r>
            <w:r w:rsidRPr="00EA5D32">
              <w:rPr>
                <w:kern w:val="0"/>
                <w:sz w:val="15"/>
                <w:szCs w:val="15"/>
              </w:rPr>
              <w:t>⑴ DX-7794</w:t>
            </w:r>
            <w:r w:rsidRPr="00EA5D32">
              <w:rPr>
                <w:kern w:val="0"/>
                <w:sz w:val="15"/>
                <w:szCs w:val="15"/>
              </w:rPr>
              <w:t>，</w:t>
            </w:r>
            <w:r w:rsidRPr="00EA5D32">
              <w:rPr>
                <w:kern w:val="0"/>
                <w:sz w:val="15"/>
                <w:szCs w:val="15"/>
              </w:rPr>
              <w:t>9</w:t>
            </w:r>
            <w:r w:rsidRPr="00EA5D32">
              <w:rPr>
                <w:kern w:val="0"/>
                <w:sz w:val="15"/>
                <w:szCs w:val="15"/>
              </w:rPr>
              <w:t>：</w:t>
            </w:r>
            <w:r w:rsidRPr="00EA5D32">
              <w:rPr>
                <w:kern w:val="0"/>
                <w:sz w:val="15"/>
                <w:szCs w:val="15"/>
              </w:rPr>
              <w:t>02</w:t>
            </w:r>
            <w:r w:rsidRPr="00EA5D32">
              <w:rPr>
                <w:kern w:val="0"/>
                <w:sz w:val="15"/>
                <w:szCs w:val="15"/>
              </w:rPr>
              <w:t>分恢复供电。</w:t>
            </w:r>
          </w:p>
          <w:p w14:paraId="4430197D"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044EACF3"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594DA644" w14:textId="77777777" w:rsidR="001407A3" w:rsidRPr="00EA5D32" w:rsidRDefault="001407A3" w:rsidP="008873D9">
            <w:pPr>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 XXX</w:t>
            </w:r>
          </w:p>
        </w:tc>
        <w:tc>
          <w:tcPr>
            <w:tcW w:w="972" w:type="dxa"/>
            <w:vAlign w:val="center"/>
          </w:tcPr>
          <w:p w14:paraId="12F05D31" w14:textId="77777777" w:rsidR="001407A3" w:rsidRPr="00EA5D32" w:rsidRDefault="001407A3" w:rsidP="008873D9">
            <w:pPr>
              <w:spacing w:line="0" w:lineRule="atLeast"/>
              <w:rPr>
                <w:kern w:val="0"/>
                <w:sz w:val="15"/>
                <w:szCs w:val="15"/>
              </w:rPr>
            </w:pPr>
          </w:p>
          <w:p w14:paraId="2A33D627" w14:textId="77777777" w:rsidR="001407A3" w:rsidRPr="00EA5D32" w:rsidRDefault="001407A3" w:rsidP="008873D9">
            <w:pPr>
              <w:spacing w:line="0" w:lineRule="atLeast"/>
              <w:rPr>
                <w:kern w:val="0"/>
                <w:sz w:val="15"/>
                <w:szCs w:val="15"/>
              </w:rPr>
            </w:pPr>
            <w:r w:rsidRPr="00EA5D32">
              <w:rPr>
                <w:kern w:val="0"/>
                <w:sz w:val="15"/>
                <w:szCs w:val="15"/>
              </w:rPr>
              <w:t>（注：</w:t>
            </w:r>
          </w:p>
          <w:p w14:paraId="21AB563C" w14:textId="77777777" w:rsidR="001407A3" w:rsidRPr="00EA5D32" w:rsidRDefault="001407A3" w:rsidP="008873D9">
            <w:pPr>
              <w:spacing w:line="0" w:lineRule="atLeast"/>
              <w:rPr>
                <w:kern w:val="0"/>
                <w:sz w:val="15"/>
                <w:szCs w:val="15"/>
              </w:rPr>
            </w:pPr>
            <w:r w:rsidRPr="00EA5D32">
              <w:rPr>
                <w:kern w:val="0"/>
                <w:sz w:val="15"/>
                <w:szCs w:val="15"/>
              </w:rPr>
              <w:t>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4517FAE3" w14:textId="77777777" w:rsidR="001407A3" w:rsidRPr="00EA5D32" w:rsidRDefault="001407A3" w:rsidP="008873D9">
            <w:pPr>
              <w:spacing w:line="0" w:lineRule="atLeast"/>
              <w:rPr>
                <w:kern w:val="0"/>
                <w:sz w:val="15"/>
                <w:szCs w:val="15"/>
              </w:rPr>
            </w:pPr>
            <w:r w:rsidRPr="00EA5D32">
              <w:rPr>
                <w:kern w:val="0"/>
                <w:sz w:val="15"/>
                <w:szCs w:val="15"/>
              </w:rPr>
              <w:t>驻站联络员：</w:t>
            </w:r>
            <w:r w:rsidRPr="00EA5D32">
              <w:rPr>
                <w:kern w:val="0"/>
                <w:sz w:val="15"/>
                <w:szCs w:val="15"/>
              </w:rPr>
              <w:t>XXX</w:t>
            </w:r>
          </w:p>
          <w:p w14:paraId="4400AE0E" w14:textId="77777777" w:rsidR="001407A3" w:rsidRPr="00EA5D32" w:rsidRDefault="001407A3" w:rsidP="008873D9">
            <w:pPr>
              <w:spacing w:line="0" w:lineRule="atLeast"/>
              <w:rPr>
                <w:kern w:val="0"/>
                <w:sz w:val="15"/>
                <w:szCs w:val="15"/>
              </w:rPr>
            </w:pPr>
            <w:r w:rsidRPr="00EA5D32">
              <w:rPr>
                <w:kern w:val="0"/>
                <w:sz w:val="15"/>
                <w:szCs w:val="15"/>
              </w:rPr>
              <w:t>段</w:t>
            </w:r>
            <w:r w:rsidRPr="00EA5D32">
              <w:rPr>
                <w:kern w:val="0"/>
                <w:sz w:val="15"/>
                <w:szCs w:val="15"/>
              </w:rPr>
              <w:t>XXX</w:t>
            </w:r>
          </w:p>
          <w:p w14:paraId="692235E3" w14:textId="77777777" w:rsidR="001407A3" w:rsidRPr="00EA5D32" w:rsidRDefault="001407A3" w:rsidP="008873D9">
            <w:pPr>
              <w:spacing w:line="0" w:lineRule="atLeast"/>
              <w:rPr>
                <w:sz w:val="15"/>
                <w:szCs w:val="15"/>
              </w:rPr>
            </w:pPr>
          </w:p>
        </w:tc>
      </w:tr>
    </w:tbl>
    <w:p w14:paraId="4946370A" w14:textId="77777777" w:rsidR="001407A3" w:rsidRPr="00EA5D32" w:rsidRDefault="001407A3" w:rsidP="001407A3">
      <w:pPr>
        <w:rPr>
          <w:rFonts w:eastAsia="仿宋_GB2312"/>
          <w:b/>
          <w:sz w:val="24"/>
        </w:rPr>
      </w:pPr>
    </w:p>
    <w:p w14:paraId="25BA634F" w14:textId="77777777" w:rsidR="001407A3" w:rsidRPr="00EA5D32" w:rsidRDefault="001407A3" w:rsidP="001407A3">
      <w:pPr>
        <w:rPr>
          <w:rFonts w:eastAsia="仿宋_GB2312"/>
          <w:b/>
          <w:sz w:val="24"/>
        </w:rPr>
      </w:pPr>
    </w:p>
    <w:p w14:paraId="7A809E05" w14:textId="77777777" w:rsidR="001407A3" w:rsidRPr="00EA5D32" w:rsidRDefault="001407A3" w:rsidP="001407A3">
      <w:pPr>
        <w:rPr>
          <w:rFonts w:eastAsia="仿宋_GB2312"/>
          <w:b/>
          <w:sz w:val="24"/>
        </w:rPr>
      </w:pPr>
    </w:p>
    <w:p w14:paraId="333B1B3B" w14:textId="77777777" w:rsidR="001407A3" w:rsidRPr="00EA5D32" w:rsidRDefault="001407A3" w:rsidP="001407A3">
      <w:pPr>
        <w:rPr>
          <w:rFonts w:eastAsia="仿宋_GB2312"/>
          <w:b/>
          <w:sz w:val="24"/>
        </w:rPr>
      </w:pPr>
    </w:p>
    <w:p w14:paraId="7D90722F" w14:textId="77777777" w:rsidR="001407A3" w:rsidRPr="00EA5D32" w:rsidRDefault="001407A3" w:rsidP="001407A3">
      <w:pPr>
        <w:rPr>
          <w:rFonts w:eastAsia="仿宋_GB2312"/>
          <w:b/>
          <w:sz w:val="24"/>
        </w:rPr>
      </w:pPr>
      <w:r w:rsidRPr="00EA5D32">
        <w:rPr>
          <w:rFonts w:eastAsia="仿宋_GB2312"/>
          <w:b/>
          <w:sz w:val="24"/>
        </w:rPr>
        <w:t>2.</w:t>
      </w:r>
      <w:r w:rsidRPr="00EA5D32">
        <w:rPr>
          <w:rFonts w:eastAsia="仿宋_GB2312"/>
          <w:b/>
          <w:sz w:val="24"/>
        </w:rPr>
        <w:t>工</w:t>
      </w:r>
      <w:proofErr w:type="gramStart"/>
      <w:r w:rsidRPr="00EA5D32">
        <w:rPr>
          <w:rFonts w:eastAsia="仿宋_GB2312"/>
          <w:b/>
          <w:sz w:val="24"/>
        </w:rPr>
        <w:t>务</w:t>
      </w:r>
      <w:proofErr w:type="gramEnd"/>
      <w:r w:rsidRPr="00EA5D32">
        <w:rPr>
          <w:rFonts w:eastAsia="仿宋_GB2312"/>
          <w:b/>
          <w:sz w:val="24"/>
        </w:rPr>
        <w:t>施工</w:t>
      </w:r>
      <w:proofErr w:type="gramStart"/>
      <w:r w:rsidRPr="00EA5D32">
        <w:rPr>
          <w:rFonts w:eastAsia="仿宋_GB2312"/>
          <w:b/>
          <w:sz w:val="24"/>
        </w:rPr>
        <w:t>登销记填</w:t>
      </w:r>
      <w:proofErr w:type="gramEnd"/>
      <w:r w:rsidRPr="00EA5D32">
        <w:rPr>
          <w:rFonts w:eastAsia="仿宋_GB2312"/>
          <w:b/>
          <w:sz w:val="24"/>
        </w:rPr>
        <w:t>记格式（供电配合、逐级提速）</w:t>
      </w:r>
    </w:p>
    <w:p w14:paraId="2979676B" w14:textId="77777777" w:rsidR="001407A3" w:rsidRPr="00EA5D32" w:rsidRDefault="001407A3" w:rsidP="001407A3">
      <w:pPr>
        <w:jc w:val="center"/>
        <w:rPr>
          <w:rFonts w:eastAsia="仿宋_GB2312"/>
          <w:b/>
          <w:sz w:val="24"/>
        </w:rPr>
      </w:pPr>
      <w:r w:rsidRPr="00EA5D32">
        <w:rPr>
          <w:rFonts w:eastAsia="方正大黑简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b/>
          <w:sz w:val="32"/>
          <w:szCs w:val="32"/>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4080" w:type="dxa"/>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18"/>
        <w:gridCol w:w="588"/>
        <w:gridCol w:w="560"/>
        <w:gridCol w:w="2814"/>
        <w:gridCol w:w="658"/>
        <w:gridCol w:w="1986"/>
        <w:gridCol w:w="928"/>
        <w:gridCol w:w="3093"/>
        <w:gridCol w:w="2103"/>
        <w:gridCol w:w="832"/>
      </w:tblGrid>
      <w:tr w:rsidR="001407A3" w:rsidRPr="00EA5D32" w14:paraId="08A9E0EC" w14:textId="77777777" w:rsidTr="008873D9">
        <w:trPr>
          <w:trHeight w:val="242"/>
          <w:tblHeader/>
        </w:trPr>
        <w:tc>
          <w:tcPr>
            <w:tcW w:w="5138" w:type="dxa"/>
            <w:gridSpan w:val="5"/>
            <w:vAlign w:val="center"/>
          </w:tcPr>
          <w:p w14:paraId="31812E8B" w14:textId="77777777" w:rsidR="001407A3" w:rsidRPr="00EA5D32" w:rsidRDefault="001407A3" w:rsidP="008873D9">
            <w:pPr>
              <w:spacing w:line="240" w:lineRule="exact"/>
              <w:jc w:val="center"/>
              <w:rPr>
                <w:sz w:val="15"/>
                <w:szCs w:val="15"/>
              </w:rPr>
            </w:pPr>
            <w:r w:rsidRPr="00EA5D32">
              <w:rPr>
                <w:sz w:val="15"/>
                <w:szCs w:val="15"/>
              </w:rPr>
              <w:t>请求施工（慢行及封锁）登记</w:t>
            </w:r>
          </w:p>
        </w:tc>
        <w:tc>
          <w:tcPr>
            <w:tcW w:w="1986" w:type="dxa"/>
            <w:vAlign w:val="center"/>
          </w:tcPr>
          <w:p w14:paraId="43E34697" w14:textId="77777777" w:rsidR="001407A3" w:rsidRPr="00EA5D32" w:rsidRDefault="001407A3" w:rsidP="008873D9">
            <w:pPr>
              <w:spacing w:line="240" w:lineRule="exact"/>
              <w:jc w:val="center"/>
              <w:rPr>
                <w:sz w:val="15"/>
                <w:szCs w:val="15"/>
              </w:rPr>
            </w:pPr>
            <w:r w:rsidRPr="00EA5D32">
              <w:rPr>
                <w:sz w:val="15"/>
                <w:szCs w:val="15"/>
              </w:rPr>
              <w:t>承认施工</w:t>
            </w:r>
          </w:p>
        </w:tc>
        <w:tc>
          <w:tcPr>
            <w:tcW w:w="4021" w:type="dxa"/>
            <w:gridSpan w:val="2"/>
            <w:vAlign w:val="center"/>
          </w:tcPr>
          <w:p w14:paraId="0117DC43" w14:textId="77777777" w:rsidR="001407A3" w:rsidRPr="00EA5D32" w:rsidRDefault="001407A3" w:rsidP="008873D9">
            <w:pPr>
              <w:spacing w:line="240" w:lineRule="exact"/>
              <w:jc w:val="center"/>
              <w:rPr>
                <w:sz w:val="15"/>
                <w:szCs w:val="15"/>
              </w:rPr>
            </w:pPr>
            <w:r w:rsidRPr="00EA5D32">
              <w:rPr>
                <w:sz w:val="15"/>
                <w:szCs w:val="15"/>
              </w:rPr>
              <w:t>施工后开通检查确认、销记</w:t>
            </w:r>
          </w:p>
        </w:tc>
        <w:tc>
          <w:tcPr>
            <w:tcW w:w="2103" w:type="dxa"/>
            <w:vAlign w:val="center"/>
          </w:tcPr>
          <w:p w14:paraId="0B699BCF" w14:textId="77777777" w:rsidR="001407A3" w:rsidRPr="00EA5D32" w:rsidRDefault="001407A3" w:rsidP="008873D9">
            <w:pPr>
              <w:spacing w:line="240" w:lineRule="exact"/>
              <w:jc w:val="center"/>
              <w:rPr>
                <w:sz w:val="15"/>
                <w:szCs w:val="15"/>
              </w:rPr>
            </w:pPr>
            <w:r w:rsidRPr="00EA5D32">
              <w:rPr>
                <w:sz w:val="15"/>
                <w:szCs w:val="15"/>
              </w:rPr>
              <w:t>施工开通</w:t>
            </w:r>
          </w:p>
        </w:tc>
        <w:tc>
          <w:tcPr>
            <w:tcW w:w="832" w:type="dxa"/>
            <w:vAlign w:val="center"/>
          </w:tcPr>
          <w:p w14:paraId="6D8B00C8" w14:textId="77777777" w:rsidR="001407A3" w:rsidRPr="00EA5D32" w:rsidRDefault="001407A3" w:rsidP="008873D9">
            <w:pPr>
              <w:spacing w:line="240" w:lineRule="exact"/>
              <w:jc w:val="center"/>
              <w:rPr>
                <w:sz w:val="15"/>
                <w:szCs w:val="15"/>
              </w:rPr>
            </w:pPr>
            <w:r w:rsidRPr="00EA5D32">
              <w:rPr>
                <w:sz w:val="15"/>
                <w:szCs w:val="15"/>
              </w:rPr>
              <w:t>备注</w:t>
            </w:r>
          </w:p>
        </w:tc>
      </w:tr>
      <w:tr w:rsidR="001407A3" w:rsidRPr="00EA5D32" w14:paraId="0E5C1569" w14:textId="77777777" w:rsidTr="008873D9">
        <w:trPr>
          <w:trHeight w:val="1119"/>
        </w:trPr>
        <w:tc>
          <w:tcPr>
            <w:tcW w:w="518" w:type="dxa"/>
            <w:vAlign w:val="center"/>
          </w:tcPr>
          <w:p w14:paraId="78267AF3" w14:textId="77777777" w:rsidR="001407A3" w:rsidRPr="00EA5D32" w:rsidRDefault="001407A3" w:rsidP="008873D9">
            <w:pPr>
              <w:snapToGrid w:val="0"/>
              <w:rPr>
                <w:sz w:val="15"/>
                <w:szCs w:val="15"/>
              </w:rPr>
            </w:pPr>
            <w:r w:rsidRPr="00EA5D32">
              <w:rPr>
                <w:sz w:val="15"/>
                <w:szCs w:val="15"/>
              </w:rPr>
              <w:t>本月施工编号</w:t>
            </w:r>
          </w:p>
        </w:tc>
        <w:tc>
          <w:tcPr>
            <w:tcW w:w="588" w:type="dxa"/>
            <w:vAlign w:val="center"/>
          </w:tcPr>
          <w:p w14:paraId="7747A579" w14:textId="77777777" w:rsidR="001407A3" w:rsidRPr="00EA5D32" w:rsidRDefault="001407A3" w:rsidP="008873D9">
            <w:pPr>
              <w:spacing w:line="0" w:lineRule="atLeast"/>
              <w:jc w:val="center"/>
              <w:rPr>
                <w:sz w:val="15"/>
                <w:szCs w:val="15"/>
              </w:rPr>
            </w:pPr>
            <w:r w:rsidRPr="00EA5D32">
              <w:rPr>
                <w:sz w:val="15"/>
                <w:szCs w:val="15"/>
              </w:rPr>
              <w:t>施工项目</w:t>
            </w:r>
          </w:p>
        </w:tc>
        <w:tc>
          <w:tcPr>
            <w:tcW w:w="560" w:type="dxa"/>
            <w:vAlign w:val="center"/>
          </w:tcPr>
          <w:p w14:paraId="12A41410" w14:textId="77777777" w:rsidR="001407A3" w:rsidRPr="00EA5D32" w:rsidRDefault="001407A3" w:rsidP="008873D9">
            <w:pPr>
              <w:snapToGrid w:val="0"/>
              <w:jc w:val="center"/>
              <w:rPr>
                <w:sz w:val="15"/>
                <w:szCs w:val="15"/>
              </w:rPr>
            </w:pPr>
            <w:r w:rsidRPr="00EA5D32">
              <w:rPr>
                <w:sz w:val="15"/>
                <w:szCs w:val="15"/>
              </w:rPr>
              <w:t>月日时分</w:t>
            </w:r>
          </w:p>
        </w:tc>
        <w:tc>
          <w:tcPr>
            <w:tcW w:w="2814" w:type="dxa"/>
            <w:vAlign w:val="center"/>
          </w:tcPr>
          <w:p w14:paraId="3BA25C17"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影响使用范围（需要的慢行或封锁条件</w:t>
            </w:r>
            <w:r w:rsidRPr="00EA5D32">
              <w:rPr>
                <w:sz w:val="15"/>
                <w:szCs w:val="15"/>
              </w:rPr>
              <w:t>)</w:t>
            </w:r>
          </w:p>
          <w:p w14:paraId="5EB3B39F"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2EFECFBA"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0073DACE"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658" w:type="dxa"/>
            <w:vAlign w:val="center"/>
          </w:tcPr>
          <w:p w14:paraId="779DC834" w14:textId="77777777" w:rsidR="001407A3" w:rsidRPr="00EA5D32" w:rsidRDefault="001407A3" w:rsidP="008873D9">
            <w:pPr>
              <w:snapToGrid w:val="0"/>
              <w:jc w:val="center"/>
              <w:rPr>
                <w:sz w:val="15"/>
                <w:szCs w:val="15"/>
              </w:rPr>
            </w:pPr>
            <w:r w:rsidRPr="00EA5D32">
              <w:rPr>
                <w:sz w:val="15"/>
                <w:szCs w:val="15"/>
              </w:rPr>
              <w:t>所需</w:t>
            </w:r>
          </w:p>
          <w:p w14:paraId="7B167C02" w14:textId="77777777" w:rsidR="001407A3" w:rsidRPr="00EA5D32" w:rsidRDefault="001407A3" w:rsidP="008873D9">
            <w:pPr>
              <w:snapToGrid w:val="0"/>
              <w:jc w:val="center"/>
              <w:rPr>
                <w:sz w:val="15"/>
                <w:szCs w:val="15"/>
              </w:rPr>
            </w:pPr>
            <w:r w:rsidRPr="00EA5D32">
              <w:rPr>
                <w:sz w:val="15"/>
                <w:szCs w:val="15"/>
              </w:rPr>
              <w:t>时间</w:t>
            </w:r>
          </w:p>
        </w:tc>
        <w:tc>
          <w:tcPr>
            <w:tcW w:w="1986" w:type="dxa"/>
            <w:vAlign w:val="center"/>
          </w:tcPr>
          <w:p w14:paraId="28A04D8B"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命令号及发令时间</w:t>
            </w:r>
          </w:p>
          <w:p w14:paraId="28CB87DE"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慢行及封锁起止时间</w:t>
            </w:r>
          </w:p>
          <w:p w14:paraId="2328163C"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车站值班员签名</w:t>
            </w:r>
          </w:p>
          <w:p w14:paraId="53E9B351"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施工负责人签名</w:t>
            </w:r>
          </w:p>
        </w:tc>
        <w:tc>
          <w:tcPr>
            <w:tcW w:w="928" w:type="dxa"/>
            <w:vAlign w:val="center"/>
          </w:tcPr>
          <w:p w14:paraId="47911B1E" w14:textId="77777777" w:rsidR="001407A3" w:rsidRPr="00EA5D32" w:rsidRDefault="001407A3" w:rsidP="008873D9">
            <w:pPr>
              <w:snapToGrid w:val="0"/>
              <w:jc w:val="center"/>
              <w:rPr>
                <w:sz w:val="15"/>
                <w:szCs w:val="15"/>
              </w:rPr>
            </w:pPr>
            <w:r w:rsidRPr="00EA5D32">
              <w:rPr>
                <w:sz w:val="15"/>
                <w:szCs w:val="15"/>
              </w:rPr>
              <w:t>月日时分</w:t>
            </w:r>
          </w:p>
        </w:tc>
        <w:tc>
          <w:tcPr>
            <w:tcW w:w="3093" w:type="dxa"/>
            <w:vAlign w:val="center"/>
          </w:tcPr>
          <w:p w14:paraId="24CA2EEF"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恢复使用范围和条件（开通后恢复常速确认</w:t>
            </w:r>
            <w:r w:rsidRPr="00EA5D32">
              <w:rPr>
                <w:sz w:val="15"/>
                <w:szCs w:val="15"/>
              </w:rPr>
              <w:t>)</w:t>
            </w:r>
          </w:p>
          <w:p w14:paraId="7B7742EA"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294EFEC6"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5690BDD5"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2103" w:type="dxa"/>
            <w:vAlign w:val="center"/>
          </w:tcPr>
          <w:p w14:paraId="09CF6E4C"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开通（恢复常速）命令号及开通时间</w:t>
            </w:r>
          </w:p>
          <w:p w14:paraId="75C70BE2"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701FD8BB"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10CA730D"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832" w:type="dxa"/>
            <w:vAlign w:val="center"/>
          </w:tcPr>
          <w:p w14:paraId="41AC699A" w14:textId="77777777" w:rsidR="001407A3" w:rsidRPr="00EA5D32" w:rsidRDefault="001407A3" w:rsidP="008873D9">
            <w:pPr>
              <w:snapToGrid w:val="0"/>
              <w:rPr>
                <w:sz w:val="15"/>
                <w:szCs w:val="15"/>
              </w:rPr>
            </w:pPr>
          </w:p>
        </w:tc>
      </w:tr>
      <w:tr w:rsidR="001407A3" w:rsidRPr="00EA5D32" w14:paraId="46692BC0" w14:textId="77777777" w:rsidTr="00911F56">
        <w:trPr>
          <w:trHeight w:val="2524"/>
        </w:trPr>
        <w:tc>
          <w:tcPr>
            <w:tcW w:w="518" w:type="dxa"/>
            <w:tcBorders>
              <w:right w:val="single" w:sz="4" w:space="0" w:color="auto"/>
            </w:tcBorders>
            <w:vAlign w:val="center"/>
          </w:tcPr>
          <w:p w14:paraId="7DAE1629" w14:textId="77777777" w:rsidR="001407A3" w:rsidRPr="00EA5D32" w:rsidRDefault="001407A3" w:rsidP="008873D9">
            <w:pPr>
              <w:jc w:val="center"/>
              <w:rPr>
                <w:kern w:val="0"/>
                <w:sz w:val="15"/>
                <w:szCs w:val="15"/>
              </w:rPr>
            </w:pPr>
            <w:r w:rsidRPr="00EA5D32">
              <w:rPr>
                <w:kern w:val="0"/>
                <w:sz w:val="15"/>
                <w:szCs w:val="15"/>
              </w:rPr>
              <w:t>9033</w:t>
            </w:r>
          </w:p>
          <w:p w14:paraId="1A952BDE" w14:textId="77777777" w:rsidR="001407A3" w:rsidRPr="00EA5D32" w:rsidRDefault="001407A3" w:rsidP="008873D9">
            <w:pPr>
              <w:jc w:val="center"/>
              <w:rPr>
                <w:kern w:val="0"/>
                <w:sz w:val="15"/>
                <w:szCs w:val="15"/>
              </w:rPr>
            </w:pPr>
          </w:p>
        </w:tc>
        <w:tc>
          <w:tcPr>
            <w:tcW w:w="588" w:type="dxa"/>
            <w:tcBorders>
              <w:left w:val="single" w:sz="4" w:space="0" w:color="auto"/>
              <w:right w:val="single" w:sz="4" w:space="0" w:color="auto"/>
            </w:tcBorders>
            <w:vAlign w:val="center"/>
          </w:tcPr>
          <w:p w14:paraId="67C0989F" w14:textId="77777777" w:rsidR="001407A3" w:rsidRPr="00EA5D32" w:rsidRDefault="001407A3" w:rsidP="008873D9">
            <w:pPr>
              <w:widowControl/>
              <w:spacing w:line="160" w:lineRule="exact"/>
              <w:rPr>
                <w:kern w:val="0"/>
                <w:sz w:val="15"/>
                <w:szCs w:val="15"/>
              </w:rPr>
            </w:pPr>
            <w:r w:rsidRPr="00EA5D32">
              <w:rPr>
                <w:kern w:val="0"/>
                <w:sz w:val="15"/>
                <w:szCs w:val="15"/>
              </w:rPr>
              <w:t>大机捣固施工</w:t>
            </w:r>
          </w:p>
        </w:tc>
        <w:tc>
          <w:tcPr>
            <w:tcW w:w="560" w:type="dxa"/>
            <w:tcBorders>
              <w:left w:val="single" w:sz="4" w:space="0" w:color="auto"/>
            </w:tcBorders>
            <w:vAlign w:val="center"/>
          </w:tcPr>
          <w:p w14:paraId="62ABF5B5" w14:textId="77777777" w:rsidR="001407A3" w:rsidRPr="00EA5D32" w:rsidRDefault="001407A3" w:rsidP="008873D9">
            <w:pPr>
              <w:spacing w:line="160" w:lineRule="exact"/>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r w:rsidRPr="00EA5D32">
              <w:rPr>
                <w:kern w:val="0"/>
                <w:sz w:val="15"/>
                <w:szCs w:val="15"/>
              </w:rPr>
              <w:t>3</w:t>
            </w:r>
            <w:r w:rsidRPr="00EA5D32">
              <w:rPr>
                <w:kern w:val="0"/>
                <w:sz w:val="15"/>
                <w:szCs w:val="15"/>
              </w:rPr>
              <w:t>：</w:t>
            </w:r>
            <w:r w:rsidRPr="00EA5D32">
              <w:rPr>
                <w:kern w:val="0"/>
                <w:sz w:val="15"/>
                <w:szCs w:val="15"/>
              </w:rPr>
              <w:t>40</w:t>
            </w:r>
          </w:p>
        </w:tc>
        <w:tc>
          <w:tcPr>
            <w:tcW w:w="2814" w:type="dxa"/>
            <w:vAlign w:val="center"/>
          </w:tcPr>
          <w:p w14:paraId="79FE1ACF"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proofErr w:type="gramStart"/>
            <w:r w:rsidRPr="00EA5D32">
              <w:rPr>
                <w:kern w:val="0"/>
                <w:sz w:val="15"/>
                <w:szCs w:val="15"/>
              </w:rPr>
              <w:t>日施工</w:t>
            </w:r>
            <w:proofErr w:type="gramEnd"/>
            <w:r w:rsidRPr="00EA5D32">
              <w:rPr>
                <w:kern w:val="0"/>
                <w:sz w:val="15"/>
                <w:szCs w:val="15"/>
              </w:rPr>
              <w:t>日计划，</w:t>
            </w:r>
            <w:r w:rsidRPr="00EA5D32">
              <w:rPr>
                <w:kern w:val="0"/>
                <w:sz w:val="15"/>
                <w:szCs w:val="15"/>
              </w:rPr>
              <w:t>XX</w:t>
            </w:r>
            <w:r w:rsidRPr="00EA5D32">
              <w:rPr>
                <w:kern w:val="0"/>
                <w:sz w:val="15"/>
                <w:szCs w:val="15"/>
              </w:rPr>
              <w:t>工务段在</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站间上行线</w:t>
            </w:r>
            <w:smartTag w:uri="urn:schemas-microsoft-com:office:smarttags" w:element="chmetcnv">
              <w:smartTagPr>
                <w:attr w:name="TCSC" w:val="0"/>
                <w:attr w:name="NumberType" w:val="1"/>
                <w:attr w:name="Negative" w:val="False"/>
                <w:attr w:name="HasSpace" w:val="False"/>
                <w:attr w:name="SourceValue" w:val="329"/>
                <w:attr w:name="UnitName" w:val="km"/>
              </w:smartTagPr>
              <w:r w:rsidRPr="00EA5D32">
                <w:rPr>
                  <w:kern w:val="0"/>
                  <w:sz w:val="15"/>
                  <w:szCs w:val="15"/>
                </w:rPr>
                <w:t>329km</w:t>
              </w:r>
            </w:smartTag>
            <w:r w:rsidRPr="00EA5D32">
              <w:rPr>
                <w:kern w:val="0"/>
                <w:sz w:val="15"/>
                <w:szCs w:val="15"/>
              </w:rPr>
              <w:t>+</w:t>
            </w:r>
            <w:smartTag w:uri="urn:schemas-microsoft-com:office:smarttags" w:element="chmetcnv">
              <w:smartTagPr>
                <w:attr w:name="TCSC" w:val="0"/>
                <w:attr w:name="NumberType" w:val="1"/>
                <w:attr w:name="Negative" w:val="False"/>
                <w:attr w:name="HasSpace" w:val="False"/>
                <w:attr w:name="SourceValue" w:val="0"/>
                <w:attr w:name="UnitName" w:val="m"/>
              </w:smartTagPr>
              <w:r w:rsidRPr="00EA5D32">
                <w:rPr>
                  <w:kern w:val="0"/>
                  <w:sz w:val="15"/>
                  <w:szCs w:val="15"/>
                </w:rPr>
                <w:t>00m</w:t>
              </w:r>
            </w:smartTag>
            <w:r w:rsidRPr="00EA5D32">
              <w:rPr>
                <w:kern w:val="0"/>
                <w:sz w:val="15"/>
                <w:szCs w:val="15"/>
              </w:rPr>
              <w:t>至</w:t>
            </w:r>
            <w:smartTag w:uri="urn:schemas-microsoft-com:office:smarttags" w:element="chmetcnv">
              <w:smartTagPr>
                <w:attr w:name="TCSC" w:val="0"/>
                <w:attr w:name="NumberType" w:val="1"/>
                <w:attr w:name="Negative" w:val="False"/>
                <w:attr w:name="HasSpace" w:val="False"/>
                <w:attr w:name="SourceValue" w:val="333"/>
                <w:attr w:name="UnitName" w:val="km"/>
              </w:smartTagPr>
              <w:r w:rsidRPr="00EA5D32">
                <w:rPr>
                  <w:kern w:val="0"/>
                  <w:sz w:val="15"/>
                  <w:szCs w:val="15"/>
                </w:rPr>
                <w:t>333km</w:t>
              </w:r>
            </w:smartTag>
            <w:r w:rsidRPr="00EA5D32">
              <w:rPr>
                <w:kern w:val="0"/>
                <w:sz w:val="15"/>
                <w:szCs w:val="15"/>
              </w:rPr>
              <w:t>+X</w:t>
            </w:r>
            <w:smartTag w:uri="urn:schemas-microsoft-com:office:smarttags" w:element="chmetcnv">
              <w:smartTagPr>
                <w:attr w:name="TCSC" w:val="0"/>
                <w:attr w:name="NumberType" w:val="1"/>
                <w:attr w:name="Negative" w:val="False"/>
                <w:attr w:name="HasSpace" w:val="False"/>
                <w:attr w:name="SourceValue" w:val="0"/>
                <w:attr w:name="UnitName" w:val="m"/>
              </w:smartTagPr>
              <w:r w:rsidRPr="00EA5D32">
                <w:rPr>
                  <w:kern w:val="0"/>
                  <w:sz w:val="15"/>
                  <w:szCs w:val="15"/>
                </w:rPr>
                <w:t>00m</w:t>
              </w:r>
            </w:smartTag>
            <w:r w:rsidRPr="00EA5D32">
              <w:rPr>
                <w:kern w:val="0"/>
                <w:sz w:val="15"/>
                <w:szCs w:val="15"/>
              </w:rPr>
              <w:t>处进行大机捣固施工，请求封锁</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站间上行线，</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间加开组合路用列车进入封锁区间</w:t>
            </w:r>
            <w:r w:rsidR="004B25CB" w:rsidRPr="00EA5D32">
              <w:rPr>
                <w:kern w:val="0"/>
                <w:sz w:val="15"/>
                <w:szCs w:val="15"/>
              </w:rPr>
              <w:t>，</w:t>
            </w:r>
            <w:r w:rsidRPr="00EA5D32">
              <w:rPr>
                <w:kern w:val="0"/>
                <w:sz w:val="15"/>
                <w:szCs w:val="15"/>
              </w:rPr>
              <w:t>施工完毕后返回</w:t>
            </w:r>
            <w:r w:rsidRPr="00EA5D32">
              <w:rPr>
                <w:kern w:val="0"/>
                <w:sz w:val="15"/>
                <w:szCs w:val="15"/>
              </w:rPr>
              <w:t>XX</w:t>
            </w:r>
            <w:r w:rsidRPr="00EA5D32">
              <w:rPr>
                <w:kern w:val="0"/>
                <w:sz w:val="15"/>
                <w:szCs w:val="15"/>
              </w:rPr>
              <w:t>站。</w:t>
            </w:r>
          </w:p>
          <w:p w14:paraId="24577348"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49EE633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596097C2"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58" w:type="dxa"/>
            <w:vAlign w:val="center"/>
          </w:tcPr>
          <w:p w14:paraId="69AACD75" w14:textId="77777777" w:rsidR="001407A3" w:rsidRPr="00EA5D32" w:rsidRDefault="001407A3" w:rsidP="008873D9">
            <w:pPr>
              <w:spacing w:line="160" w:lineRule="exact"/>
              <w:rPr>
                <w:kern w:val="0"/>
                <w:sz w:val="15"/>
                <w:szCs w:val="15"/>
              </w:rPr>
            </w:pPr>
            <w:r w:rsidRPr="00EA5D32">
              <w:rPr>
                <w:kern w:val="0"/>
                <w:sz w:val="15"/>
                <w:szCs w:val="15"/>
              </w:rPr>
              <w:t>180</w:t>
            </w:r>
          </w:p>
          <w:p w14:paraId="5898F57E" w14:textId="77777777" w:rsidR="001407A3" w:rsidRPr="00EA5D32" w:rsidRDefault="001407A3" w:rsidP="008873D9">
            <w:pPr>
              <w:spacing w:line="160" w:lineRule="exact"/>
              <w:rPr>
                <w:kern w:val="0"/>
                <w:sz w:val="15"/>
                <w:szCs w:val="15"/>
              </w:rPr>
            </w:pPr>
            <w:r w:rsidRPr="00EA5D32">
              <w:rPr>
                <w:kern w:val="0"/>
                <w:sz w:val="15"/>
                <w:szCs w:val="15"/>
              </w:rPr>
              <w:t>分钟</w:t>
            </w:r>
          </w:p>
        </w:tc>
        <w:tc>
          <w:tcPr>
            <w:tcW w:w="1986" w:type="dxa"/>
            <w:vAlign w:val="center"/>
          </w:tcPr>
          <w:p w14:paraId="7F0EC381"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DX-7713</w:t>
            </w:r>
            <w:r w:rsidRPr="00EA5D32">
              <w:rPr>
                <w:kern w:val="0"/>
                <w:sz w:val="15"/>
                <w:szCs w:val="15"/>
              </w:rPr>
              <w:t>号，</w:t>
            </w:r>
            <w:r w:rsidRPr="00EA5D32">
              <w:rPr>
                <w:kern w:val="0"/>
                <w:sz w:val="15"/>
                <w:szCs w:val="15"/>
              </w:rPr>
              <w:t>4</w:t>
            </w:r>
            <w:r w:rsidRPr="00EA5D32">
              <w:rPr>
                <w:kern w:val="0"/>
                <w:sz w:val="15"/>
                <w:szCs w:val="15"/>
              </w:rPr>
              <w:t>：</w:t>
            </w:r>
            <w:r w:rsidRPr="00EA5D32">
              <w:rPr>
                <w:kern w:val="0"/>
                <w:sz w:val="15"/>
                <w:szCs w:val="15"/>
              </w:rPr>
              <w:t>18</w:t>
            </w:r>
            <w:r w:rsidRPr="00EA5D32">
              <w:rPr>
                <w:kern w:val="0"/>
                <w:sz w:val="15"/>
                <w:szCs w:val="15"/>
              </w:rPr>
              <w:t>发令。</w:t>
            </w:r>
          </w:p>
          <w:p w14:paraId="746F18CE"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20</w:t>
            </w:r>
            <w:r w:rsidRPr="00EA5D32">
              <w:rPr>
                <w:kern w:val="0"/>
                <w:sz w:val="15"/>
                <w:szCs w:val="15"/>
              </w:rPr>
              <w:t>至</w:t>
            </w:r>
            <w:r w:rsidRPr="00EA5D32">
              <w:rPr>
                <w:kern w:val="0"/>
                <w:sz w:val="15"/>
                <w:szCs w:val="15"/>
              </w:rPr>
              <w:t>7</w:t>
            </w:r>
            <w:r w:rsidRPr="00EA5D32">
              <w:rPr>
                <w:kern w:val="0"/>
                <w:sz w:val="15"/>
                <w:szCs w:val="15"/>
              </w:rPr>
              <w:t>：</w:t>
            </w:r>
            <w:r w:rsidRPr="00EA5D32">
              <w:rPr>
                <w:kern w:val="0"/>
                <w:sz w:val="15"/>
                <w:szCs w:val="15"/>
              </w:rPr>
              <w:t>20</w:t>
            </w:r>
            <w:r w:rsidRPr="00EA5D32">
              <w:rPr>
                <w:kern w:val="0"/>
                <w:sz w:val="15"/>
                <w:szCs w:val="15"/>
              </w:rPr>
              <w:t>区间封锁。</w:t>
            </w:r>
          </w:p>
          <w:p w14:paraId="65179B3B"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55AB252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1BC8F7A" w14:textId="77777777" w:rsidR="001407A3" w:rsidRPr="00EA5D32" w:rsidRDefault="001407A3" w:rsidP="008873D9">
            <w:pPr>
              <w:widowControl/>
              <w:snapToGrid w:val="0"/>
              <w:ind w:firstLineChars="50" w:firstLine="75"/>
              <w:rPr>
                <w:kern w:val="0"/>
                <w:sz w:val="15"/>
                <w:szCs w:val="15"/>
              </w:rPr>
            </w:pPr>
          </w:p>
        </w:tc>
        <w:tc>
          <w:tcPr>
            <w:tcW w:w="928" w:type="dxa"/>
            <w:vAlign w:val="center"/>
          </w:tcPr>
          <w:p w14:paraId="59D8F40A" w14:textId="77777777" w:rsidR="001407A3" w:rsidRPr="00EA5D32" w:rsidRDefault="001407A3" w:rsidP="008873D9">
            <w:pPr>
              <w:spacing w:line="160" w:lineRule="exact"/>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p>
          <w:p w14:paraId="731710BA" w14:textId="77777777" w:rsidR="001407A3" w:rsidRPr="00EA5D32" w:rsidRDefault="001407A3" w:rsidP="008873D9">
            <w:pPr>
              <w:spacing w:line="160" w:lineRule="exact"/>
              <w:rPr>
                <w:kern w:val="0"/>
                <w:sz w:val="15"/>
                <w:szCs w:val="15"/>
              </w:rPr>
            </w:pPr>
            <w:r w:rsidRPr="00EA5D32">
              <w:rPr>
                <w:kern w:val="0"/>
                <w:sz w:val="15"/>
                <w:szCs w:val="15"/>
              </w:rPr>
              <w:t>7</w:t>
            </w:r>
            <w:r w:rsidRPr="00EA5D32">
              <w:rPr>
                <w:kern w:val="0"/>
                <w:sz w:val="15"/>
                <w:szCs w:val="15"/>
              </w:rPr>
              <w:t>：</w:t>
            </w:r>
            <w:r w:rsidRPr="00EA5D32">
              <w:rPr>
                <w:kern w:val="0"/>
                <w:sz w:val="15"/>
                <w:szCs w:val="15"/>
              </w:rPr>
              <w:t>15</w:t>
            </w:r>
          </w:p>
        </w:tc>
        <w:tc>
          <w:tcPr>
            <w:tcW w:w="3093" w:type="dxa"/>
            <w:vAlign w:val="center"/>
          </w:tcPr>
          <w:p w14:paraId="56E99B6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施工完毕，</w:t>
            </w:r>
            <w:r w:rsidRPr="00EA5D32">
              <w:rPr>
                <w:kern w:val="0"/>
                <w:sz w:val="15"/>
                <w:szCs w:val="15"/>
              </w:rPr>
              <w:t>57001</w:t>
            </w:r>
            <w:r w:rsidRPr="00EA5D32">
              <w:rPr>
                <w:kern w:val="0"/>
                <w:sz w:val="15"/>
                <w:szCs w:val="15"/>
              </w:rPr>
              <w:t>次已整列到达</w:t>
            </w:r>
            <w:r w:rsidRPr="00EA5D32">
              <w:rPr>
                <w:kern w:val="0"/>
                <w:sz w:val="15"/>
                <w:szCs w:val="15"/>
              </w:rPr>
              <w:t>XX</w:t>
            </w:r>
            <w:r w:rsidRPr="00EA5D32">
              <w:rPr>
                <w:kern w:val="0"/>
                <w:sz w:val="15"/>
                <w:szCs w:val="15"/>
              </w:rPr>
              <w:t>站，请求开通</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区间上行线，</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站间上行线</w:t>
            </w:r>
            <w:smartTag w:uri="urn:schemas-microsoft-com:office:smarttags" w:element="chmetcnv">
              <w:smartTagPr>
                <w:attr w:name="TCSC" w:val="0"/>
                <w:attr w:name="NumberType" w:val="1"/>
                <w:attr w:name="Negative" w:val="False"/>
                <w:attr w:name="HasSpace" w:val="False"/>
                <w:attr w:name="SourceValue" w:val="329"/>
                <w:attr w:name="UnitName" w:val="km"/>
              </w:smartTagPr>
              <w:r w:rsidRPr="00EA5D32">
                <w:rPr>
                  <w:kern w:val="0"/>
                  <w:sz w:val="15"/>
                  <w:szCs w:val="15"/>
                </w:rPr>
                <w:t>329km</w:t>
              </w:r>
            </w:smartTag>
            <w:r w:rsidRPr="00EA5D32">
              <w:rPr>
                <w:kern w:val="0"/>
                <w:sz w:val="15"/>
                <w:szCs w:val="15"/>
              </w:rPr>
              <w:t>+</w:t>
            </w:r>
            <w:smartTag w:uri="urn:schemas-microsoft-com:office:smarttags" w:element="chmetcnv">
              <w:smartTagPr>
                <w:attr w:name="TCSC" w:val="0"/>
                <w:attr w:name="NumberType" w:val="1"/>
                <w:attr w:name="Negative" w:val="False"/>
                <w:attr w:name="HasSpace" w:val="False"/>
                <w:attr w:name="SourceValue" w:val="0"/>
                <w:attr w:name="UnitName" w:val="m"/>
              </w:smartTagPr>
              <w:r w:rsidRPr="00EA5D32">
                <w:rPr>
                  <w:kern w:val="0"/>
                  <w:sz w:val="15"/>
                  <w:szCs w:val="15"/>
                </w:rPr>
                <w:t>00m</w:t>
              </w:r>
            </w:smartTag>
            <w:r w:rsidRPr="00EA5D32">
              <w:rPr>
                <w:kern w:val="0"/>
                <w:sz w:val="15"/>
                <w:szCs w:val="15"/>
              </w:rPr>
              <w:t>至</w:t>
            </w:r>
            <w:smartTag w:uri="urn:schemas-microsoft-com:office:smarttags" w:element="chmetcnv">
              <w:smartTagPr>
                <w:attr w:name="TCSC" w:val="0"/>
                <w:attr w:name="NumberType" w:val="1"/>
                <w:attr w:name="Negative" w:val="False"/>
                <w:attr w:name="HasSpace" w:val="False"/>
                <w:attr w:name="SourceValue" w:val="333"/>
                <w:attr w:name="UnitName" w:val="km"/>
              </w:smartTagPr>
              <w:r w:rsidRPr="00EA5D32">
                <w:rPr>
                  <w:kern w:val="0"/>
                  <w:sz w:val="15"/>
                  <w:szCs w:val="15"/>
                </w:rPr>
                <w:t>333km</w:t>
              </w:r>
            </w:smartTag>
            <w:r w:rsidRPr="00EA5D32">
              <w:rPr>
                <w:kern w:val="0"/>
                <w:sz w:val="15"/>
                <w:szCs w:val="15"/>
              </w:rPr>
              <w:t>+X</w:t>
            </w:r>
            <w:smartTag w:uri="urn:schemas-microsoft-com:office:smarttags" w:element="chmetcnv">
              <w:smartTagPr>
                <w:attr w:name="TCSC" w:val="0"/>
                <w:attr w:name="NumberType" w:val="1"/>
                <w:attr w:name="Negative" w:val="False"/>
                <w:attr w:name="HasSpace" w:val="False"/>
                <w:attr w:name="SourceValue" w:val="0"/>
                <w:attr w:name="UnitName" w:val="m"/>
              </w:smartTagPr>
              <w:r w:rsidRPr="00EA5D32">
                <w:rPr>
                  <w:kern w:val="0"/>
                  <w:sz w:val="15"/>
                  <w:szCs w:val="15"/>
                </w:rPr>
                <w:t>00m</w:t>
              </w:r>
            </w:smartTag>
            <w:r w:rsidRPr="00EA5D32">
              <w:rPr>
                <w:kern w:val="0"/>
                <w:sz w:val="15"/>
                <w:szCs w:val="15"/>
              </w:rPr>
              <w:t>处首列限速</w:t>
            </w:r>
            <w:r w:rsidR="001C22DC" w:rsidRPr="00EA5D32">
              <w:rPr>
                <w:rFonts w:hint="eastAsia"/>
                <w:kern w:val="0"/>
                <w:sz w:val="15"/>
                <w:szCs w:val="15"/>
              </w:rPr>
              <w:t>3</w:t>
            </w:r>
            <w:r w:rsidRPr="00EA5D32">
              <w:rPr>
                <w:kern w:val="0"/>
                <w:sz w:val="15"/>
                <w:szCs w:val="15"/>
              </w:rPr>
              <w:t>5km/h</w:t>
            </w:r>
            <w:r w:rsidR="006A15CE" w:rsidRPr="00EA5D32">
              <w:rPr>
                <w:rFonts w:hint="eastAsia"/>
                <w:kern w:val="0"/>
                <w:sz w:val="15"/>
                <w:szCs w:val="15"/>
              </w:rPr>
              <w:t>，</w:t>
            </w:r>
            <w:r w:rsidRPr="00EA5D32">
              <w:rPr>
                <w:kern w:val="0"/>
                <w:sz w:val="15"/>
                <w:szCs w:val="15"/>
              </w:rPr>
              <w:t>7</w:t>
            </w:r>
            <w:r w:rsidRPr="00EA5D32">
              <w:rPr>
                <w:kern w:val="0"/>
                <w:sz w:val="15"/>
                <w:szCs w:val="15"/>
              </w:rPr>
              <w:t>：</w:t>
            </w:r>
            <w:r w:rsidRPr="00EA5D32">
              <w:rPr>
                <w:kern w:val="0"/>
                <w:sz w:val="15"/>
                <w:szCs w:val="15"/>
              </w:rPr>
              <w:t>20-</w:t>
            </w:r>
            <w:r w:rsidR="001C22DC" w:rsidRPr="00EA5D32">
              <w:rPr>
                <w:rFonts w:hint="eastAsia"/>
                <w:kern w:val="0"/>
                <w:sz w:val="15"/>
                <w:szCs w:val="15"/>
              </w:rPr>
              <w:t>11</w:t>
            </w:r>
            <w:r w:rsidRPr="00EA5D32">
              <w:rPr>
                <w:kern w:val="0"/>
                <w:sz w:val="15"/>
                <w:szCs w:val="15"/>
              </w:rPr>
              <w:t>：</w:t>
            </w:r>
            <w:r w:rsidRPr="00EA5D32">
              <w:rPr>
                <w:kern w:val="0"/>
                <w:sz w:val="15"/>
                <w:szCs w:val="15"/>
              </w:rPr>
              <w:t>20</w:t>
            </w:r>
            <w:r w:rsidRPr="00EA5D32">
              <w:rPr>
                <w:kern w:val="0"/>
                <w:sz w:val="15"/>
                <w:szCs w:val="15"/>
              </w:rPr>
              <w:t>限速</w:t>
            </w:r>
            <w:r w:rsidRPr="00EA5D32">
              <w:rPr>
                <w:kern w:val="0"/>
                <w:sz w:val="15"/>
                <w:szCs w:val="15"/>
              </w:rPr>
              <w:t>45 km/h</w:t>
            </w:r>
            <w:r w:rsidRPr="00EA5D32">
              <w:rPr>
                <w:kern w:val="0"/>
                <w:sz w:val="15"/>
                <w:szCs w:val="15"/>
              </w:rPr>
              <w:t>，</w:t>
            </w:r>
            <w:r w:rsidR="001C22DC" w:rsidRPr="00EA5D32">
              <w:rPr>
                <w:rFonts w:hint="eastAsia"/>
                <w:kern w:val="0"/>
                <w:sz w:val="15"/>
                <w:szCs w:val="15"/>
              </w:rPr>
              <w:t>11</w:t>
            </w:r>
            <w:r w:rsidRPr="00EA5D32">
              <w:rPr>
                <w:kern w:val="0"/>
                <w:sz w:val="15"/>
                <w:szCs w:val="15"/>
              </w:rPr>
              <w:t>：</w:t>
            </w:r>
            <w:r w:rsidRPr="00EA5D32">
              <w:rPr>
                <w:kern w:val="0"/>
                <w:sz w:val="15"/>
                <w:szCs w:val="15"/>
              </w:rPr>
              <w:t>20</w:t>
            </w:r>
            <w:r w:rsidR="001C22DC" w:rsidRPr="00EA5D32">
              <w:rPr>
                <w:rFonts w:hint="eastAsia"/>
                <w:kern w:val="0"/>
                <w:sz w:val="15"/>
                <w:szCs w:val="15"/>
              </w:rPr>
              <w:t>起至另有通知时止</w:t>
            </w:r>
            <w:r w:rsidRPr="00EA5D32">
              <w:rPr>
                <w:kern w:val="0"/>
                <w:sz w:val="15"/>
                <w:szCs w:val="15"/>
              </w:rPr>
              <w:t>限速</w:t>
            </w:r>
            <w:smartTag w:uri="urn:schemas-microsoft-com:office:smarttags" w:element="chmetcnv">
              <w:smartTagPr>
                <w:attr w:name="TCSC" w:val="0"/>
                <w:attr w:name="NumberType" w:val="1"/>
                <w:attr w:name="Negative" w:val="False"/>
                <w:attr w:name="HasSpace" w:val="False"/>
                <w:attr w:name="SourceValue" w:val="80"/>
                <w:attr w:name="UnitName" w:val="km/h"/>
              </w:smartTagPr>
              <w:r w:rsidRPr="00EA5D32">
                <w:rPr>
                  <w:kern w:val="0"/>
                  <w:sz w:val="15"/>
                  <w:szCs w:val="15"/>
                </w:rPr>
                <w:t>80km/h</w:t>
              </w:r>
            </w:smartTag>
            <w:r w:rsidRPr="00EA5D32">
              <w:rPr>
                <w:kern w:val="0"/>
                <w:sz w:val="15"/>
                <w:szCs w:val="15"/>
              </w:rPr>
              <w:t>。</w:t>
            </w:r>
          </w:p>
          <w:p w14:paraId="5AFB33DA"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72011AF1"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2F738D35"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103" w:type="dxa"/>
            <w:vAlign w:val="center"/>
          </w:tcPr>
          <w:p w14:paraId="7EFCF541"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DX-7716</w:t>
            </w:r>
            <w:r w:rsidRPr="00EA5D32">
              <w:rPr>
                <w:kern w:val="0"/>
                <w:sz w:val="15"/>
                <w:szCs w:val="15"/>
              </w:rPr>
              <w:t>号，</w:t>
            </w:r>
            <w:r w:rsidRPr="00EA5D32">
              <w:rPr>
                <w:kern w:val="0"/>
                <w:sz w:val="15"/>
                <w:szCs w:val="15"/>
              </w:rPr>
              <w:t>7</w:t>
            </w:r>
            <w:r w:rsidRPr="00EA5D32">
              <w:rPr>
                <w:kern w:val="0"/>
                <w:sz w:val="15"/>
                <w:szCs w:val="15"/>
              </w:rPr>
              <w:t>：</w:t>
            </w:r>
            <w:r w:rsidRPr="00EA5D32">
              <w:rPr>
                <w:kern w:val="0"/>
                <w:sz w:val="15"/>
                <w:szCs w:val="15"/>
              </w:rPr>
              <w:t>20</w:t>
            </w:r>
            <w:r w:rsidRPr="00EA5D32">
              <w:rPr>
                <w:kern w:val="0"/>
                <w:sz w:val="15"/>
                <w:szCs w:val="15"/>
              </w:rPr>
              <w:t>区间开通</w:t>
            </w:r>
            <w:r w:rsidR="001C22DC" w:rsidRPr="00EA5D32">
              <w:rPr>
                <w:rFonts w:hint="eastAsia"/>
                <w:kern w:val="0"/>
                <w:sz w:val="15"/>
                <w:szCs w:val="15"/>
              </w:rPr>
              <w:t>。</w:t>
            </w:r>
          </w:p>
          <w:p w14:paraId="4959B7FF"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1F4955F"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:XXX</w:t>
            </w:r>
            <w:r w:rsidRPr="00EA5D32">
              <w:rPr>
                <w:kern w:val="0"/>
                <w:sz w:val="15"/>
                <w:szCs w:val="15"/>
              </w:rPr>
              <w:t>段</w:t>
            </w:r>
            <w:r w:rsidRPr="00EA5D32">
              <w:rPr>
                <w:kern w:val="0"/>
                <w:sz w:val="15"/>
                <w:szCs w:val="15"/>
              </w:rPr>
              <w:t>XXX</w:t>
            </w:r>
          </w:p>
          <w:p w14:paraId="6F1307EB"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832" w:type="dxa"/>
            <w:vAlign w:val="center"/>
          </w:tcPr>
          <w:p w14:paraId="4823BB3B" w14:textId="77777777" w:rsidR="001407A3" w:rsidRPr="00EA5D32" w:rsidRDefault="001407A3" w:rsidP="008873D9">
            <w:pPr>
              <w:spacing w:line="0" w:lineRule="atLeast"/>
              <w:rPr>
                <w:kern w:val="0"/>
                <w:sz w:val="15"/>
                <w:szCs w:val="15"/>
              </w:rPr>
            </w:pPr>
            <w:r w:rsidRPr="00EA5D32">
              <w:rPr>
                <w:kern w:val="0"/>
                <w:sz w:val="15"/>
                <w:szCs w:val="15"/>
              </w:rPr>
              <w:t>（注：</w:t>
            </w:r>
          </w:p>
          <w:p w14:paraId="1DD29FD3" w14:textId="77777777" w:rsidR="001407A3" w:rsidRPr="00EA5D32" w:rsidRDefault="001407A3" w:rsidP="008873D9">
            <w:pPr>
              <w:spacing w:line="0" w:lineRule="atLeast"/>
              <w:rPr>
                <w:kern w:val="0"/>
                <w:sz w:val="15"/>
                <w:szCs w:val="15"/>
              </w:rPr>
            </w:pPr>
            <w:r w:rsidRPr="00EA5D32">
              <w:rPr>
                <w:kern w:val="0"/>
                <w:sz w:val="15"/>
                <w:szCs w:val="15"/>
              </w:rPr>
              <w:t>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344A2FE1" w14:textId="77777777" w:rsidR="001407A3" w:rsidRPr="00EA5D32" w:rsidRDefault="001407A3" w:rsidP="008873D9">
            <w:pPr>
              <w:spacing w:line="0" w:lineRule="atLeast"/>
              <w:rPr>
                <w:kern w:val="0"/>
                <w:sz w:val="15"/>
                <w:szCs w:val="15"/>
              </w:rPr>
            </w:pPr>
            <w:r w:rsidRPr="00EA5D32">
              <w:rPr>
                <w:kern w:val="0"/>
                <w:sz w:val="15"/>
                <w:szCs w:val="15"/>
              </w:rPr>
              <w:t>驻站联络员：</w:t>
            </w:r>
            <w:r w:rsidRPr="00EA5D32">
              <w:rPr>
                <w:kern w:val="0"/>
                <w:sz w:val="15"/>
                <w:szCs w:val="15"/>
              </w:rPr>
              <w:t>XXX</w:t>
            </w:r>
          </w:p>
          <w:p w14:paraId="1D1B967E" w14:textId="77777777" w:rsidR="001407A3" w:rsidRPr="00EA5D32" w:rsidRDefault="001407A3" w:rsidP="008873D9">
            <w:pPr>
              <w:spacing w:line="160" w:lineRule="exact"/>
              <w:rPr>
                <w:sz w:val="15"/>
                <w:szCs w:val="15"/>
              </w:rPr>
            </w:pPr>
            <w:r w:rsidRPr="00EA5D32">
              <w:rPr>
                <w:kern w:val="0"/>
                <w:sz w:val="15"/>
                <w:szCs w:val="15"/>
              </w:rPr>
              <w:t>段</w:t>
            </w:r>
            <w:r w:rsidRPr="00EA5D32">
              <w:rPr>
                <w:kern w:val="0"/>
                <w:sz w:val="15"/>
                <w:szCs w:val="15"/>
              </w:rPr>
              <w:t>XXX</w:t>
            </w:r>
          </w:p>
        </w:tc>
      </w:tr>
      <w:tr w:rsidR="001407A3" w:rsidRPr="00EA5D32" w14:paraId="22046128" w14:textId="77777777" w:rsidTr="00911F56">
        <w:trPr>
          <w:trHeight w:val="2121"/>
        </w:trPr>
        <w:tc>
          <w:tcPr>
            <w:tcW w:w="518" w:type="dxa"/>
            <w:tcBorders>
              <w:right w:val="single" w:sz="4" w:space="0" w:color="auto"/>
            </w:tcBorders>
            <w:vAlign w:val="center"/>
          </w:tcPr>
          <w:p w14:paraId="4BC045A2" w14:textId="77777777" w:rsidR="001407A3" w:rsidRPr="00EA5D32" w:rsidRDefault="001407A3" w:rsidP="008873D9">
            <w:pPr>
              <w:jc w:val="center"/>
              <w:rPr>
                <w:kern w:val="0"/>
                <w:sz w:val="15"/>
                <w:szCs w:val="15"/>
              </w:rPr>
            </w:pPr>
            <w:r w:rsidRPr="00EA5D32">
              <w:rPr>
                <w:kern w:val="0"/>
                <w:sz w:val="15"/>
                <w:szCs w:val="15"/>
              </w:rPr>
              <w:t>9033</w:t>
            </w:r>
          </w:p>
          <w:p w14:paraId="2A3C2C5F" w14:textId="77777777" w:rsidR="001407A3" w:rsidRPr="00EA5D32" w:rsidRDefault="001407A3" w:rsidP="008873D9">
            <w:pPr>
              <w:jc w:val="center"/>
              <w:rPr>
                <w:kern w:val="0"/>
                <w:sz w:val="15"/>
                <w:szCs w:val="15"/>
              </w:rPr>
            </w:pPr>
          </w:p>
        </w:tc>
        <w:tc>
          <w:tcPr>
            <w:tcW w:w="588" w:type="dxa"/>
            <w:tcBorders>
              <w:left w:val="single" w:sz="4" w:space="0" w:color="auto"/>
              <w:right w:val="single" w:sz="4" w:space="0" w:color="auto"/>
            </w:tcBorders>
            <w:vAlign w:val="center"/>
          </w:tcPr>
          <w:p w14:paraId="617F0E27" w14:textId="77777777" w:rsidR="001407A3" w:rsidRPr="00EA5D32" w:rsidRDefault="001407A3" w:rsidP="008873D9">
            <w:pPr>
              <w:widowControl/>
              <w:spacing w:line="160" w:lineRule="exact"/>
              <w:rPr>
                <w:kern w:val="0"/>
                <w:sz w:val="15"/>
                <w:szCs w:val="15"/>
              </w:rPr>
            </w:pPr>
            <w:r w:rsidRPr="00EA5D32">
              <w:rPr>
                <w:kern w:val="0"/>
                <w:sz w:val="15"/>
                <w:szCs w:val="15"/>
              </w:rPr>
              <w:t>大机捣固配合</w:t>
            </w:r>
          </w:p>
          <w:p w14:paraId="624EDF9C" w14:textId="77777777" w:rsidR="001407A3" w:rsidRPr="00EA5D32" w:rsidRDefault="001407A3" w:rsidP="008873D9">
            <w:pPr>
              <w:widowControl/>
              <w:spacing w:line="160" w:lineRule="exact"/>
              <w:rPr>
                <w:kern w:val="0"/>
                <w:sz w:val="15"/>
                <w:szCs w:val="15"/>
              </w:rPr>
            </w:pPr>
            <w:r w:rsidRPr="00EA5D32">
              <w:rPr>
                <w:kern w:val="0"/>
                <w:sz w:val="15"/>
                <w:szCs w:val="15"/>
              </w:rPr>
              <w:t>施工</w:t>
            </w:r>
          </w:p>
        </w:tc>
        <w:tc>
          <w:tcPr>
            <w:tcW w:w="560" w:type="dxa"/>
            <w:tcBorders>
              <w:left w:val="single" w:sz="4" w:space="0" w:color="auto"/>
            </w:tcBorders>
            <w:vAlign w:val="center"/>
          </w:tcPr>
          <w:p w14:paraId="06E53DAA" w14:textId="77777777" w:rsidR="001407A3" w:rsidRPr="00EA5D32" w:rsidRDefault="001407A3" w:rsidP="008873D9">
            <w:pPr>
              <w:spacing w:line="160" w:lineRule="exact"/>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r w:rsidRPr="00EA5D32">
              <w:rPr>
                <w:kern w:val="0"/>
                <w:sz w:val="15"/>
                <w:szCs w:val="15"/>
              </w:rPr>
              <w:t>5</w:t>
            </w:r>
            <w:r w:rsidRPr="00EA5D32">
              <w:rPr>
                <w:kern w:val="0"/>
                <w:sz w:val="15"/>
                <w:szCs w:val="15"/>
              </w:rPr>
              <w:t>：</w:t>
            </w:r>
            <w:r w:rsidRPr="00EA5D32">
              <w:rPr>
                <w:kern w:val="0"/>
                <w:sz w:val="15"/>
                <w:szCs w:val="15"/>
              </w:rPr>
              <w:t>40</w:t>
            </w:r>
          </w:p>
        </w:tc>
        <w:tc>
          <w:tcPr>
            <w:tcW w:w="2814" w:type="dxa"/>
            <w:vAlign w:val="center"/>
          </w:tcPr>
          <w:p w14:paraId="237B5C01"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6</w:t>
            </w:r>
            <w:r w:rsidRPr="00EA5D32">
              <w:rPr>
                <w:kern w:val="0"/>
                <w:sz w:val="15"/>
                <w:szCs w:val="15"/>
              </w:rPr>
              <w:t>：</w:t>
            </w:r>
            <w:r w:rsidRPr="00EA5D32">
              <w:rPr>
                <w:kern w:val="0"/>
                <w:sz w:val="15"/>
                <w:szCs w:val="15"/>
              </w:rPr>
              <w:t>20</w:t>
            </w:r>
            <w:r w:rsidRPr="00EA5D32">
              <w:rPr>
                <w:kern w:val="0"/>
                <w:sz w:val="15"/>
                <w:szCs w:val="15"/>
              </w:rPr>
              <w:t>至</w:t>
            </w:r>
            <w:r w:rsidRPr="00EA5D32">
              <w:rPr>
                <w:kern w:val="0"/>
                <w:sz w:val="15"/>
                <w:szCs w:val="15"/>
              </w:rPr>
              <w:t>7</w:t>
            </w:r>
            <w:r w:rsidRPr="00EA5D32">
              <w:rPr>
                <w:kern w:val="0"/>
                <w:sz w:val="15"/>
                <w:szCs w:val="15"/>
              </w:rPr>
              <w:t>：</w:t>
            </w:r>
            <w:r w:rsidRPr="00EA5D32">
              <w:rPr>
                <w:kern w:val="0"/>
                <w:sz w:val="15"/>
                <w:szCs w:val="15"/>
              </w:rPr>
              <w:t>20</w:t>
            </w:r>
            <w:r w:rsidRPr="00EA5D32">
              <w:rPr>
                <w:kern w:val="0"/>
                <w:sz w:val="15"/>
                <w:szCs w:val="15"/>
              </w:rPr>
              <w:t>分请求</w:t>
            </w:r>
            <w:r w:rsidRPr="00EA5D32">
              <w:rPr>
                <w:kern w:val="0"/>
                <w:sz w:val="15"/>
                <w:szCs w:val="15"/>
              </w:rPr>
              <w:t>XX</w:t>
            </w:r>
            <w:r w:rsidRPr="00EA5D32">
              <w:rPr>
                <w:kern w:val="0"/>
                <w:sz w:val="15"/>
                <w:szCs w:val="15"/>
              </w:rPr>
              <w:t>供电臂上行线停电</w:t>
            </w:r>
            <w:r w:rsidRPr="00EA5D32">
              <w:rPr>
                <w:kern w:val="0"/>
                <w:sz w:val="15"/>
                <w:szCs w:val="15"/>
              </w:rPr>
              <w:t>60</w:t>
            </w:r>
            <w:r w:rsidRPr="00EA5D32">
              <w:rPr>
                <w:kern w:val="0"/>
                <w:sz w:val="15"/>
                <w:szCs w:val="15"/>
              </w:rPr>
              <w:t>分钟，进行配合施工。</w:t>
            </w:r>
          </w:p>
          <w:p w14:paraId="4E85638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E476790"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445CEA6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58" w:type="dxa"/>
            <w:vAlign w:val="center"/>
          </w:tcPr>
          <w:p w14:paraId="3B98A12C" w14:textId="77777777" w:rsidR="001407A3" w:rsidRPr="00EA5D32" w:rsidRDefault="001407A3" w:rsidP="008873D9">
            <w:pPr>
              <w:widowControl/>
              <w:spacing w:line="160" w:lineRule="exact"/>
              <w:rPr>
                <w:kern w:val="0"/>
                <w:sz w:val="15"/>
                <w:szCs w:val="15"/>
              </w:rPr>
            </w:pPr>
            <w:r w:rsidRPr="00EA5D32">
              <w:rPr>
                <w:kern w:val="0"/>
                <w:sz w:val="15"/>
                <w:szCs w:val="15"/>
              </w:rPr>
              <w:t>60</w:t>
            </w:r>
          </w:p>
          <w:p w14:paraId="696BDA37" w14:textId="77777777" w:rsidR="001407A3" w:rsidRPr="00EA5D32" w:rsidRDefault="001407A3" w:rsidP="008873D9">
            <w:pPr>
              <w:widowControl/>
              <w:spacing w:line="160" w:lineRule="exact"/>
              <w:rPr>
                <w:kern w:val="0"/>
                <w:sz w:val="15"/>
                <w:szCs w:val="15"/>
              </w:rPr>
            </w:pPr>
            <w:r w:rsidRPr="00EA5D32">
              <w:rPr>
                <w:kern w:val="0"/>
                <w:sz w:val="15"/>
                <w:szCs w:val="15"/>
              </w:rPr>
              <w:t>分钟</w:t>
            </w:r>
          </w:p>
        </w:tc>
        <w:tc>
          <w:tcPr>
            <w:tcW w:w="1986" w:type="dxa"/>
            <w:vAlign w:val="center"/>
          </w:tcPr>
          <w:p w14:paraId="699F69E3" w14:textId="77777777" w:rsidR="001407A3" w:rsidRPr="00EA5D32" w:rsidRDefault="001407A3" w:rsidP="008873D9">
            <w:pPr>
              <w:widowControl/>
              <w:rPr>
                <w:kern w:val="0"/>
                <w:sz w:val="15"/>
                <w:szCs w:val="15"/>
              </w:rPr>
            </w:pPr>
            <w:r w:rsidRPr="00EA5D32">
              <w:rPr>
                <w:kern w:val="0"/>
                <w:sz w:val="15"/>
                <w:szCs w:val="15"/>
              </w:rPr>
              <w:t>⑴ DX-7714</w:t>
            </w:r>
            <w:r w:rsidRPr="00EA5D32">
              <w:rPr>
                <w:kern w:val="0"/>
                <w:sz w:val="15"/>
                <w:szCs w:val="15"/>
              </w:rPr>
              <w:t>号，</w:t>
            </w:r>
            <w:r w:rsidRPr="00EA5D32">
              <w:rPr>
                <w:kern w:val="0"/>
                <w:sz w:val="15"/>
                <w:szCs w:val="15"/>
              </w:rPr>
              <w:t>6</w:t>
            </w:r>
            <w:r w:rsidRPr="00EA5D32">
              <w:rPr>
                <w:kern w:val="0"/>
                <w:sz w:val="15"/>
                <w:szCs w:val="15"/>
              </w:rPr>
              <w:t>：</w:t>
            </w:r>
            <w:r w:rsidRPr="00EA5D32">
              <w:rPr>
                <w:kern w:val="0"/>
                <w:sz w:val="15"/>
                <w:szCs w:val="15"/>
              </w:rPr>
              <w:t>17</w:t>
            </w:r>
            <w:r w:rsidRPr="00EA5D32">
              <w:rPr>
                <w:kern w:val="0"/>
                <w:sz w:val="15"/>
                <w:szCs w:val="15"/>
              </w:rPr>
              <w:t>发令。</w:t>
            </w:r>
          </w:p>
          <w:p w14:paraId="23AE179D" w14:textId="77777777" w:rsidR="001407A3" w:rsidRPr="00EA5D32" w:rsidRDefault="001407A3" w:rsidP="008873D9">
            <w:pPr>
              <w:widowControl/>
              <w:rPr>
                <w:kern w:val="0"/>
                <w:sz w:val="15"/>
                <w:szCs w:val="15"/>
              </w:rPr>
            </w:pPr>
            <w:r w:rsidRPr="00EA5D32">
              <w:rPr>
                <w:kern w:val="0"/>
                <w:sz w:val="15"/>
                <w:szCs w:val="15"/>
              </w:rPr>
              <w:t>⑵ 6</w:t>
            </w:r>
            <w:r w:rsidRPr="00EA5D32">
              <w:rPr>
                <w:kern w:val="0"/>
                <w:sz w:val="15"/>
                <w:szCs w:val="15"/>
              </w:rPr>
              <w:t>：</w:t>
            </w:r>
            <w:r w:rsidRPr="00EA5D32">
              <w:rPr>
                <w:kern w:val="0"/>
                <w:sz w:val="15"/>
                <w:szCs w:val="15"/>
              </w:rPr>
              <w:t>20</w:t>
            </w:r>
            <w:r w:rsidRPr="00EA5D32">
              <w:rPr>
                <w:kern w:val="0"/>
                <w:sz w:val="15"/>
                <w:szCs w:val="15"/>
              </w:rPr>
              <w:t>至</w:t>
            </w:r>
            <w:r w:rsidRPr="00EA5D32">
              <w:rPr>
                <w:kern w:val="0"/>
                <w:sz w:val="15"/>
                <w:szCs w:val="15"/>
              </w:rPr>
              <w:t>7</w:t>
            </w:r>
            <w:r w:rsidRPr="00EA5D32">
              <w:rPr>
                <w:kern w:val="0"/>
                <w:sz w:val="15"/>
                <w:szCs w:val="15"/>
              </w:rPr>
              <w:t>：</w:t>
            </w:r>
            <w:r w:rsidRPr="00EA5D32">
              <w:rPr>
                <w:kern w:val="0"/>
                <w:sz w:val="15"/>
                <w:szCs w:val="15"/>
              </w:rPr>
              <w:t>20</w:t>
            </w:r>
            <w:r w:rsidRPr="00EA5D32">
              <w:rPr>
                <w:kern w:val="0"/>
                <w:sz w:val="15"/>
                <w:szCs w:val="15"/>
              </w:rPr>
              <w:t>分停电。</w:t>
            </w:r>
          </w:p>
          <w:p w14:paraId="68CC95F5"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0BA1D37D" w14:textId="77777777" w:rsidR="001407A3" w:rsidRPr="00EA5D32" w:rsidRDefault="001407A3" w:rsidP="008873D9">
            <w:pPr>
              <w:widowControl/>
              <w:snapToGrid w:val="0"/>
              <w:rPr>
                <w:kern w:val="0"/>
                <w:sz w:val="15"/>
                <w:szCs w:val="15"/>
              </w:rPr>
            </w:pPr>
            <w:r w:rsidRPr="00EA5D32">
              <w:rPr>
                <w:kern w:val="0"/>
                <w:sz w:val="15"/>
                <w:szCs w:val="15"/>
              </w:rPr>
              <w:t xml:space="preserve">⑷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A3B2312" w14:textId="77777777" w:rsidR="001407A3" w:rsidRPr="00EA5D32" w:rsidRDefault="001407A3" w:rsidP="008873D9">
            <w:pPr>
              <w:widowControl/>
              <w:ind w:firstLineChars="100" w:firstLine="150"/>
              <w:rPr>
                <w:kern w:val="0"/>
                <w:sz w:val="15"/>
                <w:szCs w:val="15"/>
              </w:rPr>
            </w:pPr>
          </w:p>
        </w:tc>
        <w:tc>
          <w:tcPr>
            <w:tcW w:w="928" w:type="dxa"/>
            <w:vAlign w:val="center"/>
          </w:tcPr>
          <w:p w14:paraId="29BD6061" w14:textId="77777777" w:rsidR="001407A3" w:rsidRPr="00EA5D32" w:rsidRDefault="001407A3" w:rsidP="008873D9">
            <w:pPr>
              <w:spacing w:line="160" w:lineRule="exact"/>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p>
          <w:p w14:paraId="61271FDC" w14:textId="77777777" w:rsidR="001407A3" w:rsidRPr="00EA5D32" w:rsidRDefault="001407A3" w:rsidP="008873D9">
            <w:pPr>
              <w:spacing w:line="160" w:lineRule="exact"/>
              <w:rPr>
                <w:kern w:val="0"/>
                <w:sz w:val="15"/>
                <w:szCs w:val="15"/>
              </w:rPr>
            </w:pPr>
            <w:r w:rsidRPr="00EA5D32">
              <w:rPr>
                <w:kern w:val="0"/>
                <w:sz w:val="15"/>
                <w:szCs w:val="15"/>
              </w:rPr>
              <w:t>7</w:t>
            </w:r>
            <w:r w:rsidRPr="00EA5D32">
              <w:rPr>
                <w:kern w:val="0"/>
                <w:sz w:val="15"/>
                <w:szCs w:val="15"/>
              </w:rPr>
              <w:t>：</w:t>
            </w:r>
            <w:r w:rsidRPr="00EA5D32">
              <w:rPr>
                <w:kern w:val="0"/>
                <w:sz w:val="15"/>
                <w:szCs w:val="15"/>
              </w:rPr>
              <w:t>17</w:t>
            </w:r>
          </w:p>
        </w:tc>
        <w:tc>
          <w:tcPr>
            <w:tcW w:w="3093" w:type="dxa"/>
            <w:vAlign w:val="center"/>
          </w:tcPr>
          <w:p w14:paraId="34FE24B9"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大机捣固配合施工完毕，请求</w:t>
            </w:r>
            <w:r w:rsidRPr="00EA5D32">
              <w:rPr>
                <w:kern w:val="0"/>
                <w:sz w:val="15"/>
                <w:szCs w:val="15"/>
              </w:rPr>
              <w:t>XX</w:t>
            </w:r>
            <w:r w:rsidRPr="00EA5D32">
              <w:rPr>
                <w:kern w:val="0"/>
                <w:sz w:val="15"/>
                <w:szCs w:val="15"/>
              </w:rPr>
              <w:t>供电臂上行</w:t>
            </w:r>
            <w:proofErr w:type="gramStart"/>
            <w:r w:rsidRPr="00EA5D32">
              <w:rPr>
                <w:kern w:val="0"/>
                <w:sz w:val="15"/>
                <w:szCs w:val="15"/>
              </w:rPr>
              <w:t>线恢复</w:t>
            </w:r>
            <w:proofErr w:type="gramEnd"/>
            <w:r w:rsidRPr="00EA5D32">
              <w:rPr>
                <w:kern w:val="0"/>
                <w:sz w:val="15"/>
                <w:szCs w:val="15"/>
              </w:rPr>
              <w:t>供电。</w:t>
            </w:r>
          </w:p>
          <w:p w14:paraId="14D392F8"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3B9EBB2"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5E93B699"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103" w:type="dxa"/>
            <w:vAlign w:val="center"/>
          </w:tcPr>
          <w:p w14:paraId="63D0E87E"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DX-7717</w:t>
            </w:r>
            <w:r w:rsidRPr="00EA5D32">
              <w:rPr>
                <w:kern w:val="0"/>
                <w:sz w:val="15"/>
                <w:szCs w:val="15"/>
              </w:rPr>
              <w:t>号，</w:t>
            </w:r>
            <w:r w:rsidRPr="00EA5D32">
              <w:rPr>
                <w:kern w:val="0"/>
                <w:sz w:val="15"/>
                <w:szCs w:val="15"/>
              </w:rPr>
              <w:t>7</w:t>
            </w:r>
            <w:r w:rsidRPr="00EA5D32">
              <w:rPr>
                <w:kern w:val="0"/>
                <w:sz w:val="15"/>
                <w:szCs w:val="15"/>
              </w:rPr>
              <w:t>：</w:t>
            </w:r>
            <w:r w:rsidRPr="00EA5D32">
              <w:rPr>
                <w:kern w:val="0"/>
                <w:sz w:val="15"/>
                <w:szCs w:val="15"/>
              </w:rPr>
              <w:t>20</w:t>
            </w:r>
            <w:r w:rsidRPr="00EA5D32">
              <w:rPr>
                <w:kern w:val="0"/>
                <w:sz w:val="15"/>
                <w:szCs w:val="15"/>
              </w:rPr>
              <w:t>恢复供电。</w:t>
            </w:r>
          </w:p>
          <w:p w14:paraId="60740C9A"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F146030"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2BBAEF06"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832" w:type="dxa"/>
            <w:vAlign w:val="center"/>
          </w:tcPr>
          <w:p w14:paraId="3D708E00" w14:textId="77777777" w:rsidR="001407A3" w:rsidRPr="00EA5D32" w:rsidRDefault="001407A3" w:rsidP="008873D9">
            <w:pPr>
              <w:spacing w:line="160" w:lineRule="exact"/>
              <w:rPr>
                <w:sz w:val="15"/>
                <w:szCs w:val="15"/>
              </w:rPr>
            </w:pPr>
          </w:p>
        </w:tc>
      </w:tr>
    </w:tbl>
    <w:p w14:paraId="1D0FF621" w14:textId="77777777" w:rsidR="00911F56" w:rsidRPr="00EA5D32" w:rsidRDefault="00911F56" w:rsidP="001407A3">
      <w:pPr>
        <w:ind w:firstLineChars="147" w:firstLine="353"/>
        <w:rPr>
          <w:rFonts w:eastAsia="仿宋_GB2312"/>
          <w:b/>
          <w:sz w:val="24"/>
        </w:rPr>
      </w:pPr>
    </w:p>
    <w:p w14:paraId="0862051E" w14:textId="77777777" w:rsidR="001407A3" w:rsidRPr="00EA5D32" w:rsidRDefault="00911F56" w:rsidP="001407A3">
      <w:pPr>
        <w:ind w:firstLineChars="147" w:firstLine="353"/>
        <w:rPr>
          <w:rFonts w:eastAsia="仿宋_GB2312"/>
          <w:b/>
          <w:sz w:val="24"/>
        </w:rPr>
      </w:pPr>
      <w:r w:rsidRPr="00EA5D32">
        <w:rPr>
          <w:rFonts w:eastAsia="仿宋_GB2312"/>
          <w:b/>
          <w:sz w:val="24"/>
        </w:rPr>
        <w:br w:type="page"/>
      </w:r>
      <w:r w:rsidR="001407A3" w:rsidRPr="00EA5D32">
        <w:rPr>
          <w:rFonts w:eastAsia="仿宋_GB2312"/>
          <w:b/>
          <w:sz w:val="24"/>
        </w:rPr>
        <w:lastRenderedPageBreak/>
        <w:t>3.</w:t>
      </w:r>
      <w:r w:rsidR="001407A3" w:rsidRPr="00EA5D32">
        <w:rPr>
          <w:rFonts w:eastAsia="仿宋_GB2312"/>
          <w:b/>
          <w:sz w:val="24"/>
        </w:rPr>
        <w:t>电务施工</w:t>
      </w:r>
      <w:proofErr w:type="gramStart"/>
      <w:r w:rsidR="001407A3" w:rsidRPr="00EA5D32">
        <w:rPr>
          <w:rFonts w:eastAsia="仿宋_GB2312"/>
          <w:b/>
          <w:sz w:val="24"/>
        </w:rPr>
        <w:t>登销记填</w:t>
      </w:r>
      <w:proofErr w:type="gramEnd"/>
      <w:r w:rsidR="001407A3" w:rsidRPr="00EA5D32">
        <w:rPr>
          <w:rFonts w:eastAsia="仿宋_GB2312"/>
          <w:b/>
          <w:sz w:val="24"/>
        </w:rPr>
        <w:t>记格式</w:t>
      </w:r>
    </w:p>
    <w:p w14:paraId="336AFB0F" w14:textId="77777777" w:rsidR="001407A3" w:rsidRPr="00EA5D32" w:rsidRDefault="001407A3" w:rsidP="001407A3">
      <w:pPr>
        <w:spacing w:line="0" w:lineRule="atLeast"/>
        <w:jc w:val="center"/>
        <w:rPr>
          <w:b/>
          <w:sz w:val="24"/>
        </w:rPr>
      </w:pPr>
      <w:r w:rsidRPr="00EA5D32">
        <w:rPr>
          <w:b/>
          <w:sz w:val="44"/>
          <w:szCs w:val="44"/>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b/>
          <w:sz w:val="32"/>
          <w:szCs w:val="32"/>
        </w:rPr>
        <w:t xml:space="preserve"> </w:t>
      </w:r>
      <w:r w:rsidRPr="00EA5D32">
        <w:rPr>
          <w:rFonts w:eastAsia="黑体"/>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3812" w:type="dxa"/>
        <w:tblInd w:w="56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60"/>
        <w:gridCol w:w="624"/>
        <w:gridCol w:w="764"/>
        <w:gridCol w:w="2436"/>
        <w:gridCol w:w="700"/>
        <w:gridCol w:w="2299"/>
        <w:gridCol w:w="879"/>
        <w:gridCol w:w="2536"/>
        <w:gridCol w:w="2244"/>
        <w:gridCol w:w="770"/>
      </w:tblGrid>
      <w:tr w:rsidR="001407A3" w:rsidRPr="00EA5D32" w14:paraId="06E50B7B" w14:textId="77777777" w:rsidTr="008873D9">
        <w:trPr>
          <w:trHeight w:val="331"/>
        </w:trPr>
        <w:tc>
          <w:tcPr>
            <w:tcW w:w="5084" w:type="dxa"/>
            <w:gridSpan w:val="5"/>
            <w:vAlign w:val="center"/>
          </w:tcPr>
          <w:p w14:paraId="2A2E39E7"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299" w:type="dxa"/>
            <w:vAlign w:val="center"/>
          </w:tcPr>
          <w:p w14:paraId="4A702963" w14:textId="77777777" w:rsidR="001407A3" w:rsidRPr="00EA5D32" w:rsidRDefault="001407A3" w:rsidP="008873D9">
            <w:pPr>
              <w:spacing w:line="0" w:lineRule="atLeast"/>
              <w:jc w:val="center"/>
              <w:rPr>
                <w:sz w:val="15"/>
                <w:szCs w:val="15"/>
              </w:rPr>
            </w:pPr>
            <w:r w:rsidRPr="00EA5D32">
              <w:rPr>
                <w:sz w:val="15"/>
                <w:szCs w:val="15"/>
              </w:rPr>
              <w:t>承认施工</w:t>
            </w:r>
          </w:p>
        </w:tc>
        <w:tc>
          <w:tcPr>
            <w:tcW w:w="3415" w:type="dxa"/>
            <w:gridSpan w:val="2"/>
            <w:vAlign w:val="center"/>
          </w:tcPr>
          <w:p w14:paraId="4BF085F8"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2244" w:type="dxa"/>
            <w:vAlign w:val="center"/>
          </w:tcPr>
          <w:p w14:paraId="65504E1D" w14:textId="77777777" w:rsidR="001407A3" w:rsidRPr="00EA5D32" w:rsidRDefault="001407A3" w:rsidP="008873D9">
            <w:pPr>
              <w:spacing w:line="0" w:lineRule="atLeast"/>
              <w:jc w:val="center"/>
              <w:rPr>
                <w:sz w:val="15"/>
                <w:szCs w:val="15"/>
              </w:rPr>
            </w:pPr>
            <w:r w:rsidRPr="00EA5D32">
              <w:rPr>
                <w:sz w:val="15"/>
                <w:szCs w:val="15"/>
              </w:rPr>
              <w:t>施工开通</w:t>
            </w:r>
          </w:p>
        </w:tc>
        <w:tc>
          <w:tcPr>
            <w:tcW w:w="770" w:type="dxa"/>
            <w:vAlign w:val="center"/>
          </w:tcPr>
          <w:p w14:paraId="54D19244"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6B9F5475" w14:textId="77777777" w:rsidTr="008873D9">
        <w:trPr>
          <w:trHeight w:val="1312"/>
        </w:trPr>
        <w:tc>
          <w:tcPr>
            <w:tcW w:w="560" w:type="dxa"/>
            <w:vAlign w:val="center"/>
          </w:tcPr>
          <w:p w14:paraId="1BF619D2"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624" w:type="dxa"/>
            <w:vAlign w:val="center"/>
          </w:tcPr>
          <w:p w14:paraId="4B49403D" w14:textId="77777777" w:rsidR="001407A3" w:rsidRPr="00EA5D32" w:rsidRDefault="001407A3" w:rsidP="008873D9">
            <w:pPr>
              <w:spacing w:line="0" w:lineRule="atLeast"/>
              <w:jc w:val="center"/>
              <w:rPr>
                <w:sz w:val="15"/>
                <w:szCs w:val="15"/>
              </w:rPr>
            </w:pPr>
            <w:r w:rsidRPr="00EA5D32">
              <w:rPr>
                <w:sz w:val="15"/>
                <w:szCs w:val="15"/>
              </w:rPr>
              <w:t>施工项目</w:t>
            </w:r>
          </w:p>
        </w:tc>
        <w:tc>
          <w:tcPr>
            <w:tcW w:w="764" w:type="dxa"/>
            <w:vAlign w:val="center"/>
          </w:tcPr>
          <w:p w14:paraId="543251C8" w14:textId="77777777" w:rsidR="001407A3" w:rsidRPr="00EA5D32" w:rsidRDefault="001407A3" w:rsidP="008873D9">
            <w:pPr>
              <w:spacing w:line="0" w:lineRule="atLeast"/>
              <w:jc w:val="center"/>
              <w:rPr>
                <w:sz w:val="15"/>
                <w:szCs w:val="15"/>
              </w:rPr>
            </w:pPr>
            <w:r w:rsidRPr="00EA5D32">
              <w:rPr>
                <w:sz w:val="15"/>
                <w:szCs w:val="15"/>
              </w:rPr>
              <w:t>月日时分</w:t>
            </w:r>
          </w:p>
        </w:tc>
        <w:tc>
          <w:tcPr>
            <w:tcW w:w="2436" w:type="dxa"/>
            <w:vAlign w:val="center"/>
          </w:tcPr>
          <w:p w14:paraId="29783588"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影响使用范围</w:t>
            </w:r>
            <w:r w:rsidRPr="00EA5D32">
              <w:rPr>
                <w:sz w:val="15"/>
                <w:szCs w:val="15"/>
              </w:rPr>
              <w:t>(</w:t>
            </w:r>
            <w:r w:rsidRPr="00EA5D32">
              <w:rPr>
                <w:sz w:val="15"/>
                <w:szCs w:val="15"/>
              </w:rPr>
              <w:t>需要的慢行或封锁条件</w:t>
            </w:r>
            <w:r w:rsidRPr="00EA5D32">
              <w:rPr>
                <w:sz w:val="15"/>
                <w:szCs w:val="15"/>
              </w:rPr>
              <w:t>)</w:t>
            </w:r>
          </w:p>
          <w:p w14:paraId="03AA6E03"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3C4B2722"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2A29061D"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700" w:type="dxa"/>
            <w:vAlign w:val="center"/>
          </w:tcPr>
          <w:p w14:paraId="02DC5A4F" w14:textId="77777777" w:rsidR="001407A3" w:rsidRPr="00EA5D32" w:rsidRDefault="001407A3" w:rsidP="008873D9">
            <w:pPr>
              <w:spacing w:line="0" w:lineRule="atLeast"/>
              <w:jc w:val="center"/>
              <w:rPr>
                <w:sz w:val="15"/>
                <w:szCs w:val="15"/>
              </w:rPr>
            </w:pPr>
            <w:r w:rsidRPr="00EA5D32">
              <w:rPr>
                <w:sz w:val="15"/>
                <w:szCs w:val="15"/>
              </w:rPr>
              <w:t>所需时分</w:t>
            </w:r>
          </w:p>
        </w:tc>
        <w:tc>
          <w:tcPr>
            <w:tcW w:w="2299" w:type="dxa"/>
            <w:vAlign w:val="center"/>
          </w:tcPr>
          <w:p w14:paraId="5A813F05"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2B5B971C"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73C0D40D"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4793F07B"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879" w:type="dxa"/>
            <w:vAlign w:val="center"/>
          </w:tcPr>
          <w:p w14:paraId="117D7EF8" w14:textId="77777777" w:rsidR="001407A3" w:rsidRPr="00EA5D32" w:rsidRDefault="001407A3" w:rsidP="008873D9">
            <w:pPr>
              <w:spacing w:line="0" w:lineRule="atLeast"/>
              <w:jc w:val="center"/>
              <w:rPr>
                <w:sz w:val="15"/>
                <w:szCs w:val="15"/>
              </w:rPr>
            </w:pPr>
            <w:r w:rsidRPr="00EA5D32">
              <w:rPr>
                <w:sz w:val="15"/>
                <w:szCs w:val="15"/>
              </w:rPr>
              <w:t>月日时分</w:t>
            </w:r>
          </w:p>
        </w:tc>
        <w:tc>
          <w:tcPr>
            <w:tcW w:w="2536" w:type="dxa"/>
            <w:vAlign w:val="center"/>
          </w:tcPr>
          <w:p w14:paraId="167CB33B"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48F4AEAE"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6DDE37A7"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0109F7D6"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2244" w:type="dxa"/>
            <w:vAlign w:val="center"/>
          </w:tcPr>
          <w:p w14:paraId="76756B16"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w:t>
            </w:r>
            <w:r w:rsidRPr="00EA5D32">
              <w:rPr>
                <w:sz w:val="15"/>
                <w:szCs w:val="15"/>
              </w:rPr>
              <w:t>命令号及开通时间</w:t>
            </w:r>
          </w:p>
          <w:p w14:paraId="119A1A7D"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5FF6F737"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2076CF9A"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770" w:type="dxa"/>
            <w:vAlign w:val="center"/>
          </w:tcPr>
          <w:p w14:paraId="0906F987" w14:textId="77777777" w:rsidR="001407A3" w:rsidRPr="00EA5D32" w:rsidRDefault="001407A3" w:rsidP="008873D9">
            <w:pPr>
              <w:spacing w:line="0" w:lineRule="atLeast"/>
              <w:rPr>
                <w:sz w:val="15"/>
                <w:szCs w:val="15"/>
              </w:rPr>
            </w:pPr>
          </w:p>
        </w:tc>
      </w:tr>
      <w:tr w:rsidR="001407A3" w:rsidRPr="00EA5D32" w14:paraId="36ECC48C" w14:textId="77777777" w:rsidTr="008873D9">
        <w:trPr>
          <w:trHeight w:val="2019"/>
        </w:trPr>
        <w:tc>
          <w:tcPr>
            <w:tcW w:w="560" w:type="dxa"/>
            <w:vAlign w:val="center"/>
          </w:tcPr>
          <w:p w14:paraId="5A77F0FB" w14:textId="77777777" w:rsidR="001407A3" w:rsidRPr="00EA5D32" w:rsidRDefault="001407A3" w:rsidP="008873D9">
            <w:pPr>
              <w:jc w:val="center"/>
              <w:rPr>
                <w:kern w:val="0"/>
                <w:sz w:val="15"/>
                <w:szCs w:val="15"/>
              </w:rPr>
            </w:pPr>
            <w:r w:rsidRPr="00EA5D32">
              <w:rPr>
                <w:kern w:val="0"/>
                <w:sz w:val="15"/>
                <w:szCs w:val="15"/>
              </w:rPr>
              <w:t>9034</w:t>
            </w:r>
          </w:p>
          <w:p w14:paraId="4664BD5A" w14:textId="77777777" w:rsidR="001407A3" w:rsidRPr="00EA5D32" w:rsidRDefault="001407A3" w:rsidP="008873D9">
            <w:pPr>
              <w:jc w:val="center"/>
              <w:rPr>
                <w:kern w:val="0"/>
                <w:sz w:val="15"/>
                <w:szCs w:val="15"/>
              </w:rPr>
            </w:pPr>
          </w:p>
        </w:tc>
        <w:tc>
          <w:tcPr>
            <w:tcW w:w="624" w:type="dxa"/>
            <w:vAlign w:val="center"/>
          </w:tcPr>
          <w:p w14:paraId="21C0FC51" w14:textId="77777777" w:rsidR="001407A3" w:rsidRPr="00EA5D32" w:rsidRDefault="001407A3" w:rsidP="008873D9">
            <w:pPr>
              <w:jc w:val="center"/>
              <w:rPr>
                <w:kern w:val="0"/>
                <w:sz w:val="15"/>
                <w:szCs w:val="15"/>
              </w:rPr>
            </w:pPr>
            <w:r w:rsidRPr="00EA5D32">
              <w:rPr>
                <w:kern w:val="0"/>
                <w:sz w:val="15"/>
                <w:szCs w:val="15"/>
              </w:rPr>
              <w:t>道岔外锁闭</w:t>
            </w:r>
            <w:proofErr w:type="gramStart"/>
            <w:r w:rsidRPr="00EA5D32">
              <w:rPr>
                <w:kern w:val="0"/>
                <w:sz w:val="15"/>
                <w:szCs w:val="15"/>
              </w:rPr>
              <w:t>框施工</w:t>
            </w:r>
            <w:proofErr w:type="gramEnd"/>
          </w:p>
        </w:tc>
        <w:tc>
          <w:tcPr>
            <w:tcW w:w="764" w:type="dxa"/>
            <w:vAlign w:val="center"/>
          </w:tcPr>
          <w:p w14:paraId="039C6202"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26"/>
                <w:attr w:name="Month" w:val="3"/>
                <w:attr w:name="Year" w:val="2013"/>
              </w:smartTagPr>
              <w:r w:rsidRPr="00EA5D32">
                <w:rPr>
                  <w:kern w:val="0"/>
                  <w:sz w:val="15"/>
                  <w:szCs w:val="15"/>
                </w:rPr>
                <w:t>3</w:t>
              </w:r>
              <w:r w:rsidRPr="00EA5D32">
                <w:rPr>
                  <w:kern w:val="0"/>
                  <w:sz w:val="15"/>
                  <w:szCs w:val="15"/>
                </w:rPr>
                <w:t>月</w:t>
              </w:r>
              <w:r w:rsidRPr="00EA5D32">
                <w:rPr>
                  <w:kern w:val="0"/>
                  <w:sz w:val="15"/>
                  <w:szCs w:val="15"/>
                </w:rPr>
                <w:t>26</w:t>
              </w:r>
              <w:r w:rsidRPr="00EA5D32">
                <w:rPr>
                  <w:kern w:val="0"/>
                  <w:sz w:val="15"/>
                  <w:szCs w:val="15"/>
                </w:rPr>
                <w:t>日</w:t>
              </w:r>
            </w:smartTag>
          </w:p>
          <w:p w14:paraId="21688B25" w14:textId="77777777" w:rsidR="001407A3" w:rsidRPr="00EA5D32" w:rsidRDefault="001407A3" w:rsidP="008873D9">
            <w:pPr>
              <w:jc w:val="center"/>
              <w:rPr>
                <w:kern w:val="0"/>
                <w:sz w:val="15"/>
                <w:szCs w:val="15"/>
              </w:rPr>
            </w:pPr>
            <w:r w:rsidRPr="00EA5D32">
              <w:rPr>
                <w:kern w:val="0"/>
                <w:sz w:val="15"/>
                <w:szCs w:val="15"/>
              </w:rPr>
              <w:t>3</w:t>
            </w:r>
            <w:r w:rsidRPr="00EA5D32">
              <w:rPr>
                <w:kern w:val="0"/>
                <w:sz w:val="15"/>
                <w:szCs w:val="15"/>
              </w:rPr>
              <w:t>：</w:t>
            </w:r>
            <w:r w:rsidRPr="00EA5D32">
              <w:rPr>
                <w:kern w:val="0"/>
                <w:sz w:val="15"/>
                <w:szCs w:val="15"/>
              </w:rPr>
              <w:t>50</w:t>
            </w:r>
          </w:p>
        </w:tc>
        <w:tc>
          <w:tcPr>
            <w:tcW w:w="2436" w:type="dxa"/>
          </w:tcPr>
          <w:p w14:paraId="42AEC88F"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proofErr w:type="gramStart"/>
            <w:r w:rsidRPr="00EA5D32">
              <w:rPr>
                <w:kern w:val="0"/>
                <w:sz w:val="15"/>
                <w:szCs w:val="15"/>
              </w:rPr>
              <w:t>日施工</w:t>
            </w:r>
            <w:proofErr w:type="gramEnd"/>
            <w:r w:rsidRPr="00EA5D32">
              <w:rPr>
                <w:kern w:val="0"/>
                <w:sz w:val="15"/>
                <w:szCs w:val="15"/>
              </w:rPr>
              <w:t>日计划，</w:t>
            </w:r>
            <w:r w:rsidRPr="00EA5D32">
              <w:rPr>
                <w:kern w:val="0"/>
                <w:sz w:val="15"/>
                <w:szCs w:val="15"/>
              </w:rPr>
              <w:t>XX</w:t>
            </w:r>
            <w:r w:rsidRPr="00EA5D32">
              <w:rPr>
                <w:kern w:val="0"/>
                <w:sz w:val="15"/>
                <w:szCs w:val="15"/>
              </w:rPr>
              <w:t>电务段在</w:t>
            </w:r>
            <w:r w:rsidRPr="00EA5D32">
              <w:rPr>
                <w:kern w:val="0"/>
                <w:sz w:val="15"/>
                <w:szCs w:val="15"/>
              </w:rPr>
              <w:t>XX</w:t>
            </w:r>
            <w:r w:rsidRPr="00EA5D32">
              <w:rPr>
                <w:kern w:val="0"/>
                <w:sz w:val="15"/>
                <w:szCs w:val="15"/>
              </w:rPr>
              <w:t>站进行道岔外锁闭框施工，请求封锁</w:t>
            </w:r>
            <w:r w:rsidRPr="00EA5D32">
              <w:rPr>
                <w:kern w:val="0"/>
                <w:sz w:val="15"/>
                <w:szCs w:val="15"/>
              </w:rPr>
              <w:t>X</w:t>
            </w:r>
            <w:r w:rsidRPr="00EA5D32">
              <w:rPr>
                <w:kern w:val="0"/>
                <w:sz w:val="15"/>
                <w:szCs w:val="15"/>
              </w:rPr>
              <w:t>号、</w:t>
            </w:r>
            <w:r w:rsidRPr="00EA5D32">
              <w:rPr>
                <w:kern w:val="0"/>
                <w:sz w:val="15"/>
                <w:szCs w:val="15"/>
              </w:rPr>
              <w:t>X</w:t>
            </w:r>
            <w:r w:rsidRPr="00EA5D32">
              <w:rPr>
                <w:kern w:val="0"/>
                <w:sz w:val="15"/>
                <w:szCs w:val="15"/>
              </w:rPr>
              <w:t>号、</w:t>
            </w:r>
            <w:r w:rsidRPr="00EA5D32">
              <w:rPr>
                <w:kern w:val="0"/>
                <w:sz w:val="15"/>
                <w:szCs w:val="15"/>
              </w:rPr>
              <w:t>X</w:t>
            </w:r>
            <w:r w:rsidRPr="00EA5D32">
              <w:rPr>
                <w:kern w:val="0"/>
                <w:sz w:val="15"/>
                <w:szCs w:val="15"/>
              </w:rPr>
              <w:t>号道岔，停止全站信联</w:t>
            </w:r>
            <w:proofErr w:type="gramStart"/>
            <w:r w:rsidRPr="00EA5D32">
              <w:rPr>
                <w:kern w:val="0"/>
                <w:sz w:val="15"/>
                <w:szCs w:val="15"/>
              </w:rPr>
              <w:t>闭设备</w:t>
            </w:r>
            <w:proofErr w:type="gramEnd"/>
            <w:r w:rsidRPr="00EA5D32">
              <w:rPr>
                <w:kern w:val="0"/>
                <w:sz w:val="15"/>
                <w:szCs w:val="15"/>
              </w:rPr>
              <w:t>使用。</w:t>
            </w:r>
          </w:p>
          <w:p w14:paraId="4650DFAE"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7A1E5DD"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8FC05FD"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700" w:type="dxa"/>
            <w:vAlign w:val="center"/>
          </w:tcPr>
          <w:p w14:paraId="477E5EF3" w14:textId="77777777" w:rsidR="001407A3" w:rsidRPr="00EA5D32" w:rsidRDefault="001407A3" w:rsidP="008873D9">
            <w:pPr>
              <w:jc w:val="center"/>
              <w:rPr>
                <w:kern w:val="0"/>
                <w:sz w:val="15"/>
                <w:szCs w:val="15"/>
              </w:rPr>
            </w:pPr>
            <w:r w:rsidRPr="00EA5D32">
              <w:rPr>
                <w:kern w:val="0"/>
                <w:sz w:val="15"/>
                <w:szCs w:val="15"/>
              </w:rPr>
              <w:t>180</w:t>
            </w:r>
            <w:r w:rsidRPr="00EA5D32">
              <w:rPr>
                <w:kern w:val="0"/>
                <w:sz w:val="15"/>
                <w:szCs w:val="15"/>
              </w:rPr>
              <w:t>分钟</w:t>
            </w:r>
          </w:p>
        </w:tc>
        <w:tc>
          <w:tcPr>
            <w:tcW w:w="2299" w:type="dxa"/>
          </w:tcPr>
          <w:p w14:paraId="560D7847"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DX-7766</w:t>
            </w:r>
            <w:r w:rsidRPr="00EA5D32">
              <w:rPr>
                <w:kern w:val="0"/>
                <w:sz w:val="15"/>
                <w:szCs w:val="15"/>
              </w:rPr>
              <w:t>号，</w:t>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发令。</w:t>
            </w:r>
          </w:p>
          <w:p w14:paraId="5DCC1A20" w14:textId="77777777" w:rsidR="001407A3" w:rsidRPr="00EA5D32" w:rsidRDefault="001407A3" w:rsidP="008873D9">
            <w:pPr>
              <w:rPr>
                <w:kern w:val="0"/>
                <w:sz w:val="15"/>
                <w:szCs w:val="15"/>
                <w:bdr w:val="single" w:sz="4" w:space="0" w:color="auto"/>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4:30 </w:t>
            </w:r>
            <w:r w:rsidRPr="00EA5D32">
              <w:rPr>
                <w:kern w:val="0"/>
                <w:sz w:val="15"/>
                <w:szCs w:val="15"/>
              </w:rPr>
              <w:t>至</w:t>
            </w:r>
            <w:r w:rsidRPr="00EA5D32">
              <w:rPr>
                <w:kern w:val="0"/>
                <w:sz w:val="15"/>
                <w:szCs w:val="15"/>
              </w:rPr>
              <w:t>7:30</w:t>
            </w:r>
            <w:r w:rsidRPr="00EA5D32">
              <w:rPr>
                <w:kern w:val="0"/>
                <w:sz w:val="15"/>
                <w:szCs w:val="15"/>
              </w:rPr>
              <w:t>封锁。</w:t>
            </w:r>
          </w:p>
          <w:p w14:paraId="7A1331C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4D68F482"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4E790401" w14:textId="77777777" w:rsidR="001407A3" w:rsidRPr="00EA5D32" w:rsidRDefault="001407A3" w:rsidP="008873D9">
            <w:pPr>
              <w:ind w:firstLineChars="50" w:firstLine="75"/>
              <w:rPr>
                <w:kern w:val="0"/>
                <w:sz w:val="15"/>
                <w:szCs w:val="15"/>
              </w:rPr>
            </w:pPr>
          </w:p>
        </w:tc>
        <w:tc>
          <w:tcPr>
            <w:tcW w:w="879" w:type="dxa"/>
            <w:vAlign w:val="center"/>
          </w:tcPr>
          <w:p w14:paraId="139B7FF8"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26"/>
                <w:attr w:name="Month" w:val="3"/>
                <w:attr w:name="Year" w:val="2013"/>
              </w:smartTagPr>
              <w:r w:rsidRPr="00EA5D32">
                <w:rPr>
                  <w:kern w:val="0"/>
                  <w:sz w:val="15"/>
                  <w:szCs w:val="15"/>
                </w:rPr>
                <w:t>3</w:t>
              </w:r>
              <w:r w:rsidRPr="00EA5D32">
                <w:rPr>
                  <w:kern w:val="0"/>
                  <w:sz w:val="15"/>
                  <w:szCs w:val="15"/>
                </w:rPr>
                <w:t>月</w:t>
              </w:r>
              <w:r w:rsidRPr="00EA5D32">
                <w:rPr>
                  <w:kern w:val="0"/>
                  <w:sz w:val="15"/>
                  <w:szCs w:val="15"/>
                </w:rPr>
                <w:t>26</w:t>
              </w:r>
              <w:r w:rsidRPr="00EA5D32">
                <w:rPr>
                  <w:kern w:val="0"/>
                  <w:sz w:val="15"/>
                  <w:szCs w:val="15"/>
                </w:rPr>
                <w:t>日</w:t>
              </w:r>
            </w:smartTag>
            <w:r w:rsidRPr="00EA5D32">
              <w:rPr>
                <w:kern w:val="0"/>
                <w:sz w:val="15"/>
                <w:szCs w:val="15"/>
              </w:rPr>
              <w:t>7</w:t>
            </w:r>
            <w:r w:rsidRPr="00EA5D32">
              <w:rPr>
                <w:kern w:val="0"/>
                <w:sz w:val="15"/>
                <w:szCs w:val="15"/>
              </w:rPr>
              <w:t>：</w:t>
            </w:r>
            <w:r w:rsidRPr="00EA5D32">
              <w:rPr>
                <w:kern w:val="0"/>
                <w:sz w:val="15"/>
                <w:szCs w:val="15"/>
              </w:rPr>
              <w:t>29</w:t>
            </w:r>
          </w:p>
        </w:tc>
        <w:tc>
          <w:tcPr>
            <w:tcW w:w="2536" w:type="dxa"/>
          </w:tcPr>
          <w:p w14:paraId="4F890C42"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施工完毕，请求开通</w:t>
            </w:r>
            <w:r w:rsidRPr="00EA5D32">
              <w:rPr>
                <w:kern w:val="0"/>
                <w:sz w:val="15"/>
                <w:szCs w:val="15"/>
              </w:rPr>
              <w:t>X</w:t>
            </w:r>
            <w:r w:rsidRPr="00EA5D32">
              <w:rPr>
                <w:kern w:val="0"/>
                <w:sz w:val="15"/>
                <w:szCs w:val="15"/>
              </w:rPr>
              <w:t>站</w:t>
            </w:r>
            <w:r w:rsidRPr="00EA5D32">
              <w:rPr>
                <w:kern w:val="0"/>
                <w:sz w:val="15"/>
                <w:szCs w:val="15"/>
              </w:rPr>
              <w:t>X</w:t>
            </w:r>
            <w:r w:rsidRPr="00EA5D32">
              <w:rPr>
                <w:kern w:val="0"/>
                <w:sz w:val="15"/>
                <w:szCs w:val="15"/>
              </w:rPr>
              <w:t>号、</w:t>
            </w:r>
            <w:r w:rsidRPr="00EA5D32">
              <w:rPr>
                <w:kern w:val="0"/>
                <w:sz w:val="15"/>
                <w:szCs w:val="15"/>
              </w:rPr>
              <w:t>X</w:t>
            </w:r>
            <w:r w:rsidRPr="00EA5D32">
              <w:rPr>
                <w:kern w:val="0"/>
                <w:sz w:val="15"/>
                <w:szCs w:val="15"/>
              </w:rPr>
              <w:t>号、</w:t>
            </w:r>
            <w:r w:rsidRPr="00EA5D32">
              <w:rPr>
                <w:kern w:val="0"/>
                <w:sz w:val="15"/>
                <w:szCs w:val="15"/>
              </w:rPr>
              <w:t>X</w:t>
            </w:r>
            <w:r w:rsidRPr="00EA5D32">
              <w:rPr>
                <w:kern w:val="0"/>
                <w:sz w:val="15"/>
                <w:szCs w:val="15"/>
              </w:rPr>
              <w:t>号道岔，恢复全站信、联、</w:t>
            </w:r>
            <w:proofErr w:type="gramStart"/>
            <w:r w:rsidRPr="00EA5D32">
              <w:rPr>
                <w:kern w:val="0"/>
                <w:sz w:val="15"/>
                <w:szCs w:val="15"/>
              </w:rPr>
              <w:t>闭设备</w:t>
            </w:r>
            <w:proofErr w:type="gramEnd"/>
            <w:r w:rsidRPr="00EA5D32">
              <w:rPr>
                <w:kern w:val="0"/>
                <w:sz w:val="15"/>
                <w:szCs w:val="15"/>
              </w:rPr>
              <w:t>使用。</w:t>
            </w:r>
          </w:p>
          <w:p w14:paraId="57A81E89"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7A8507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3F232E15"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244" w:type="dxa"/>
          </w:tcPr>
          <w:p w14:paraId="43ABC175" w14:textId="77777777" w:rsidR="001407A3" w:rsidRPr="00EA5D32" w:rsidRDefault="001407A3" w:rsidP="008873D9">
            <w:pPr>
              <w:widowControl/>
              <w:rPr>
                <w:kern w:val="0"/>
                <w:sz w:val="15"/>
                <w:szCs w:val="15"/>
                <w:bdr w:val="single" w:sz="4" w:space="0" w:color="auto"/>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DX-7781</w:t>
            </w:r>
            <w:r w:rsidRPr="00EA5D32">
              <w:rPr>
                <w:kern w:val="0"/>
                <w:sz w:val="15"/>
                <w:szCs w:val="15"/>
              </w:rPr>
              <w:t>号，</w:t>
            </w:r>
            <w:r w:rsidRPr="00EA5D32">
              <w:rPr>
                <w:kern w:val="0"/>
                <w:sz w:val="15"/>
                <w:szCs w:val="15"/>
              </w:rPr>
              <w:t>7</w:t>
            </w:r>
            <w:r w:rsidRPr="00EA5D32">
              <w:rPr>
                <w:kern w:val="0"/>
                <w:sz w:val="15"/>
                <w:szCs w:val="15"/>
              </w:rPr>
              <w:t>：</w:t>
            </w:r>
            <w:r w:rsidRPr="00EA5D32">
              <w:rPr>
                <w:kern w:val="0"/>
                <w:sz w:val="15"/>
                <w:szCs w:val="15"/>
              </w:rPr>
              <w:t>30</w:t>
            </w:r>
            <w:r w:rsidRPr="00EA5D32">
              <w:rPr>
                <w:kern w:val="0"/>
                <w:sz w:val="15"/>
                <w:szCs w:val="15"/>
              </w:rPr>
              <w:t>分开通。</w:t>
            </w:r>
          </w:p>
          <w:p w14:paraId="2F29799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529CE99"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FE7A764"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770" w:type="dxa"/>
            <w:vAlign w:val="center"/>
          </w:tcPr>
          <w:p w14:paraId="450D58B5" w14:textId="77777777" w:rsidR="001407A3" w:rsidRPr="00EA5D32" w:rsidRDefault="001407A3" w:rsidP="008873D9">
            <w:pPr>
              <w:spacing w:line="0" w:lineRule="atLeast"/>
              <w:jc w:val="center"/>
              <w:rPr>
                <w:kern w:val="0"/>
                <w:sz w:val="15"/>
                <w:szCs w:val="15"/>
              </w:rPr>
            </w:pPr>
            <w:r w:rsidRPr="00EA5D32">
              <w:rPr>
                <w:kern w:val="0"/>
                <w:sz w:val="15"/>
                <w:szCs w:val="15"/>
              </w:rPr>
              <w:t>(</w:t>
            </w:r>
            <w:r w:rsidRPr="00EA5D32">
              <w:rPr>
                <w:kern w:val="0"/>
                <w:sz w:val="15"/>
                <w:szCs w:val="15"/>
              </w:rPr>
              <w:t>注：</w:t>
            </w:r>
          </w:p>
          <w:p w14:paraId="2C10E621" w14:textId="77777777" w:rsidR="001407A3" w:rsidRPr="00EA5D32" w:rsidRDefault="001407A3" w:rsidP="008873D9">
            <w:pPr>
              <w:spacing w:line="0" w:lineRule="atLeast"/>
              <w:jc w:val="center"/>
              <w:rPr>
                <w:kern w:val="0"/>
                <w:sz w:val="15"/>
                <w:szCs w:val="15"/>
              </w:rPr>
            </w:pPr>
            <w:r w:rsidRPr="00EA5D32">
              <w:rPr>
                <w:kern w:val="0"/>
                <w:sz w:val="15"/>
                <w:szCs w:val="15"/>
              </w:rPr>
              <w:t>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1F5959AE" w14:textId="77777777" w:rsidR="001407A3" w:rsidRPr="00EA5D32" w:rsidRDefault="001407A3" w:rsidP="008873D9">
            <w:pPr>
              <w:spacing w:line="0" w:lineRule="atLeast"/>
              <w:jc w:val="center"/>
              <w:rPr>
                <w:kern w:val="0"/>
                <w:sz w:val="15"/>
                <w:szCs w:val="15"/>
              </w:rPr>
            </w:pPr>
            <w:r w:rsidRPr="00EA5D32">
              <w:rPr>
                <w:kern w:val="0"/>
                <w:sz w:val="15"/>
                <w:szCs w:val="15"/>
              </w:rPr>
              <w:t>驻站联络员：</w:t>
            </w:r>
            <w:r w:rsidRPr="00EA5D32">
              <w:rPr>
                <w:kern w:val="0"/>
                <w:sz w:val="15"/>
                <w:szCs w:val="15"/>
              </w:rPr>
              <w:t>XXX</w:t>
            </w:r>
          </w:p>
          <w:p w14:paraId="41D22BF2" w14:textId="77777777" w:rsidR="001407A3" w:rsidRPr="00EA5D32" w:rsidRDefault="001407A3" w:rsidP="008873D9">
            <w:pPr>
              <w:spacing w:line="0" w:lineRule="atLeast"/>
              <w:rPr>
                <w:sz w:val="15"/>
                <w:szCs w:val="15"/>
              </w:rPr>
            </w:pPr>
            <w:r w:rsidRPr="00EA5D32">
              <w:rPr>
                <w:kern w:val="0"/>
                <w:sz w:val="15"/>
                <w:szCs w:val="15"/>
              </w:rPr>
              <w:t>段</w:t>
            </w:r>
            <w:r w:rsidRPr="00EA5D32">
              <w:rPr>
                <w:kern w:val="0"/>
                <w:sz w:val="15"/>
                <w:szCs w:val="15"/>
              </w:rPr>
              <w:t>XXX</w:t>
            </w:r>
          </w:p>
        </w:tc>
      </w:tr>
      <w:tr w:rsidR="001407A3" w:rsidRPr="00EA5D32" w14:paraId="72B37961" w14:textId="77777777" w:rsidTr="008873D9">
        <w:trPr>
          <w:trHeight w:val="2039"/>
        </w:trPr>
        <w:tc>
          <w:tcPr>
            <w:tcW w:w="560" w:type="dxa"/>
            <w:vAlign w:val="center"/>
          </w:tcPr>
          <w:p w14:paraId="343CFC56" w14:textId="77777777" w:rsidR="001407A3" w:rsidRPr="00EA5D32" w:rsidRDefault="001407A3" w:rsidP="008873D9">
            <w:pPr>
              <w:jc w:val="center"/>
              <w:rPr>
                <w:kern w:val="0"/>
                <w:sz w:val="15"/>
                <w:szCs w:val="15"/>
              </w:rPr>
            </w:pPr>
            <w:r w:rsidRPr="00EA5D32">
              <w:rPr>
                <w:kern w:val="0"/>
                <w:sz w:val="15"/>
                <w:szCs w:val="15"/>
              </w:rPr>
              <w:t>9034</w:t>
            </w:r>
          </w:p>
          <w:p w14:paraId="22A9420A" w14:textId="77777777" w:rsidR="001407A3" w:rsidRPr="00EA5D32" w:rsidRDefault="001407A3" w:rsidP="008873D9">
            <w:pPr>
              <w:widowControl/>
              <w:spacing w:line="20" w:lineRule="exact"/>
              <w:jc w:val="center"/>
              <w:rPr>
                <w:kern w:val="0"/>
                <w:sz w:val="15"/>
                <w:szCs w:val="15"/>
              </w:rPr>
            </w:pPr>
          </w:p>
        </w:tc>
        <w:tc>
          <w:tcPr>
            <w:tcW w:w="624" w:type="dxa"/>
            <w:vAlign w:val="center"/>
          </w:tcPr>
          <w:p w14:paraId="52574875" w14:textId="77777777" w:rsidR="001407A3" w:rsidRPr="00EA5D32" w:rsidRDefault="00AE46E6" w:rsidP="008873D9">
            <w:pPr>
              <w:jc w:val="center"/>
              <w:rPr>
                <w:kern w:val="0"/>
                <w:sz w:val="15"/>
                <w:szCs w:val="15"/>
              </w:rPr>
            </w:pPr>
            <w:proofErr w:type="gramStart"/>
            <w:r w:rsidRPr="00EA5D32">
              <w:rPr>
                <w:rFonts w:hint="eastAsia"/>
                <w:kern w:val="0"/>
                <w:sz w:val="15"/>
                <w:szCs w:val="15"/>
              </w:rPr>
              <w:t>联锁</w:t>
            </w:r>
            <w:proofErr w:type="gramEnd"/>
            <w:r w:rsidR="001407A3" w:rsidRPr="00EA5D32">
              <w:rPr>
                <w:kern w:val="0"/>
                <w:sz w:val="15"/>
                <w:szCs w:val="15"/>
              </w:rPr>
              <w:t>试验</w:t>
            </w:r>
          </w:p>
        </w:tc>
        <w:tc>
          <w:tcPr>
            <w:tcW w:w="764" w:type="dxa"/>
            <w:vAlign w:val="center"/>
          </w:tcPr>
          <w:p w14:paraId="79838DA3"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26"/>
                <w:attr w:name="Month" w:val="3"/>
                <w:attr w:name="Year" w:val="2013"/>
              </w:smartTagPr>
              <w:r w:rsidRPr="00EA5D32">
                <w:rPr>
                  <w:kern w:val="0"/>
                  <w:sz w:val="15"/>
                  <w:szCs w:val="15"/>
                </w:rPr>
                <w:t>3</w:t>
              </w:r>
              <w:r w:rsidRPr="00EA5D32">
                <w:rPr>
                  <w:kern w:val="0"/>
                  <w:sz w:val="15"/>
                  <w:szCs w:val="15"/>
                </w:rPr>
                <w:t>月</w:t>
              </w:r>
              <w:r w:rsidRPr="00EA5D32">
                <w:rPr>
                  <w:kern w:val="0"/>
                  <w:sz w:val="15"/>
                  <w:szCs w:val="15"/>
                </w:rPr>
                <w:t>26</w:t>
              </w:r>
              <w:r w:rsidRPr="00EA5D32">
                <w:rPr>
                  <w:kern w:val="0"/>
                  <w:sz w:val="15"/>
                  <w:szCs w:val="15"/>
                </w:rPr>
                <w:t>日</w:t>
              </w:r>
            </w:smartTag>
            <w:r w:rsidRPr="00EA5D32">
              <w:rPr>
                <w:kern w:val="0"/>
                <w:sz w:val="15"/>
                <w:szCs w:val="15"/>
              </w:rPr>
              <w:t>6</w:t>
            </w:r>
            <w:r w:rsidRPr="00EA5D32">
              <w:rPr>
                <w:kern w:val="0"/>
                <w:sz w:val="15"/>
                <w:szCs w:val="15"/>
              </w:rPr>
              <w:t>：</w:t>
            </w:r>
            <w:r w:rsidRPr="00EA5D32">
              <w:rPr>
                <w:kern w:val="0"/>
                <w:sz w:val="15"/>
                <w:szCs w:val="15"/>
              </w:rPr>
              <w:t>58</w:t>
            </w:r>
          </w:p>
        </w:tc>
        <w:tc>
          <w:tcPr>
            <w:tcW w:w="2436" w:type="dxa"/>
          </w:tcPr>
          <w:p w14:paraId="46DD9DF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proofErr w:type="gramStart"/>
            <w:r w:rsidRPr="00EA5D32">
              <w:rPr>
                <w:kern w:val="0"/>
                <w:sz w:val="15"/>
                <w:szCs w:val="15"/>
              </w:rPr>
              <w:t>日施工</w:t>
            </w:r>
            <w:proofErr w:type="gramEnd"/>
            <w:r w:rsidRPr="00EA5D32">
              <w:rPr>
                <w:kern w:val="0"/>
                <w:sz w:val="15"/>
                <w:szCs w:val="15"/>
              </w:rPr>
              <w:t>日计划，</w:t>
            </w:r>
            <w:r w:rsidRPr="00EA5D32">
              <w:rPr>
                <w:kern w:val="0"/>
                <w:sz w:val="15"/>
                <w:szCs w:val="15"/>
              </w:rPr>
              <w:t>XX</w:t>
            </w:r>
            <w:r w:rsidRPr="00EA5D32">
              <w:rPr>
                <w:kern w:val="0"/>
                <w:sz w:val="15"/>
                <w:szCs w:val="15"/>
              </w:rPr>
              <w:t>电务段在</w:t>
            </w:r>
            <w:r w:rsidRPr="00EA5D32">
              <w:rPr>
                <w:kern w:val="0"/>
                <w:sz w:val="15"/>
                <w:szCs w:val="15"/>
              </w:rPr>
              <w:t>XX</w:t>
            </w:r>
            <w:r w:rsidRPr="00EA5D32">
              <w:rPr>
                <w:kern w:val="0"/>
                <w:sz w:val="15"/>
                <w:szCs w:val="15"/>
              </w:rPr>
              <w:t>站进行道岔外锁闭框施工，请求施工结束前</w:t>
            </w:r>
            <w:r w:rsidRPr="00EA5D32">
              <w:rPr>
                <w:kern w:val="0"/>
                <w:sz w:val="15"/>
                <w:szCs w:val="15"/>
              </w:rPr>
              <w:t>30</w:t>
            </w:r>
            <w:r w:rsidRPr="00EA5D32">
              <w:rPr>
                <w:kern w:val="0"/>
                <w:sz w:val="15"/>
                <w:szCs w:val="15"/>
              </w:rPr>
              <w:t>分钟停止</w:t>
            </w:r>
            <w:r w:rsidRPr="00EA5D32">
              <w:rPr>
                <w:kern w:val="0"/>
                <w:sz w:val="15"/>
                <w:szCs w:val="15"/>
              </w:rPr>
              <w:t>XX</w:t>
            </w:r>
            <w:r w:rsidRPr="00EA5D32">
              <w:rPr>
                <w:kern w:val="0"/>
                <w:sz w:val="15"/>
                <w:szCs w:val="15"/>
              </w:rPr>
              <w:t>站全站接发列车和调车作业，由</w:t>
            </w:r>
            <w:r w:rsidRPr="00EA5D32">
              <w:rPr>
                <w:kern w:val="0"/>
                <w:sz w:val="15"/>
                <w:szCs w:val="15"/>
              </w:rPr>
              <w:t>XX</w:t>
            </w:r>
            <w:r w:rsidRPr="00EA5D32">
              <w:rPr>
                <w:kern w:val="0"/>
                <w:sz w:val="15"/>
                <w:szCs w:val="15"/>
              </w:rPr>
              <w:t>电务段进行</w:t>
            </w:r>
            <w:proofErr w:type="gramStart"/>
            <w:r w:rsidRPr="00EA5D32">
              <w:rPr>
                <w:kern w:val="0"/>
                <w:sz w:val="15"/>
                <w:szCs w:val="15"/>
              </w:rPr>
              <w:t>联锁</w:t>
            </w:r>
            <w:proofErr w:type="gramEnd"/>
            <w:r w:rsidRPr="00EA5D32">
              <w:rPr>
                <w:kern w:val="0"/>
                <w:sz w:val="15"/>
                <w:szCs w:val="15"/>
              </w:rPr>
              <w:t>试验。</w:t>
            </w:r>
          </w:p>
          <w:p w14:paraId="3F01574F"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17F37FC"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 xml:space="preserve">XXX </w:t>
            </w:r>
          </w:p>
          <w:p w14:paraId="7893808E"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700" w:type="dxa"/>
            <w:vAlign w:val="center"/>
          </w:tcPr>
          <w:p w14:paraId="4DB7C8C3" w14:textId="77777777" w:rsidR="001407A3" w:rsidRPr="00EA5D32" w:rsidRDefault="001407A3" w:rsidP="008873D9">
            <w:pPr>
              <w:jc w:val="center"/>
              <w:rPr>
                <w:kern w:val="0"/>
                <w:sz w:val="15"/>
                <w:szCs w:val="15"/>
              </w:rPr>
            </w:pPr>
            <w:r w:rsidRPr="00EA5D32">
              <w:rPr>
                <w:kern w:val="0"/>
                <w:sz w:val="15"/>
                <w:szCs w:val="15"/>
              </w:rPr>
              <w:t>30</w:t>
            </w:r>
          </w:p>
          <w:p w14:paraId="1E9DC060" w14:textId="77777777" w:rsidR="001407A3" w:rsidRPr="00EA5D32" w:rsidRDefault="001407A3" w:rsidP="008873D9">
            <w:pPr>
              <w:jc w:val="center"/>
              <w:rPr>
                <w:kern w:val="0"/>
                <w:sz w:val="15"/>
                <w:szCs w:val="15"/>
              </w:rPr>
            </w:pPr>
            <w:r w:rsidRPr="00EA5D32">
              <w:rPr>
                <w:kern w:val="0"/>
                <w:sz w:val="15"/>
                <w:szCs w:val="15"/>
              </w:rPr>
              <w:t>分钟</w:t>
            </w:r>
          </w:p>
        </w:tc>
        <w:tc>
          <w:tcPr>
            <w:tcW w:w="2299" w:type="dxa"/>
          </w:tcPr>
          <w:p w14:paraId="24E9ED0E"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DX-7767</w:t>
            </w:r>
            <w:r w:rsidRPr="00EA5D32">
              <w:rPr>
                <w:kern w:val="0"/>
                <w:sz w:val="15"/>
                <w:szCs w:val="15"/>
              </w:rPr>
              <w:t>号，</w:t>
            </w:r>
            <w:r w:rsidRPr="00EA5D32">
              <w:rPr>
                <w:kern w:val="0"/>
                <w:sz w:val="15"/>
                <w:szCs w:val="15"/>
              </w:rPr>
              <w:t xml:space="preserve"> 6</w:t>
            </w:r>
            <w:r w:rsidRPr="00EA5D32">
              <w:rPr>
                <w:kern w:val="0"/>
                <w:sz w:val="15"/>
                <w:szCs w:val="15"/>
              </w:rPr>
              <w:t>：</w:t>
            </w:r>
            <w:r w:rsidRPr="00EA5D32">
              <w:rPr>
                <w:kern w:val="0"/>
                <w:sz w:val="15"/>
                <w:szCs w:val="15"/>
              </w:rPr>
              <w:t>59</w:t>
            </w:r>
            <w:r w:rsidRPr="00EA5D32">
              <w:rPr>
                <w:kern w:val="0"/>
                <w:sz w:val="15"/>
                <w:szCs w:val="15"/>
              </w:rPr>
              <w:t>发令。</w:t>
            </w:r>
          </w:p>
          <w:p w14:paraId="3D38052F" w14:textId="77777777" w:rsidR="001407A3" w:rsidRPr="00EA5D32" w:rsidRDefault="001407A3" w:rsidP="008873D9">
            <w:pPr>
              <w:widowControl/>
              <w:rPr>
                <w:kern w:val="0"/>
                <w:sz w:val="15"/>
                <w:szCs w:val="15"/>
                <w:bdr w:val="single" w:sz="4" w:space="0" w:color="auto"/>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7</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7</w:t>
            </w:r>
            <w:r w:rsidRPr="00EA5D32">
              <w:rPr>
                <w:kern w:val="0"/>
                <w:sz w:val="15"/>
                <w:szCs w:val="15"/>
              </w:rPr>
              <w:t>：</w:t>
            </w:r>
            <w:r w:rsidRPr="00EA5D32">
              <w:rPr>
                <w:kern w:val="0"/>
                <w:sz w:val="15"/>
                <w:szCs w:val="15"/>
              </w:rPr>
              <w:t>30</w:t>
            </w:r>
            <w:r w:rsidRPr="00EA5D32">
              <w:rPr>
                <w:kern w:val="0"/>
                <w:sz w:val="15"/>
                <w:szCs w:val="15"/>
              </w:rPr>
              <w:t>。</w:t>
            </w:r>
          </w:p>
          <w:p w14:paraId="292BA069"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9B5A8CD"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9196CFC" w14:textId="77777777" w:rsidR="001407A3" w:rsidRPr="00EA5D32" w:rsidRDefault="001407A3" w:rsidP="008873D9">
            <w:pPr>
              <w:widowControl/>
              <w:ind w:firstLineChars="50" w:firstLine="75"/>
              <w:jc w:val="left"/>
              <w:rPr>
                <w:kern w:val="0"/>
                <w:sz w:val="15"/>
                <w:szCs w:val="15"/>
              </w:rPr>
            </w:pPr>
          </w:p>
        </w:tc>
        <w:tc>
          <w:tcPr>
            <w:tcW w:w="879" w:type="dxa"/>
            <w:vAlign w:val="center"/>
          </w:tcPr>
          <w:p w14:paraId="7F76AEF9"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26"/>
                <w:attr w:name="Month" w:val="3"/>
                <w:attr w:name="Year" w:val="2013"/>
              </w:smartTagPr>
              <w:r w:rsidRPr="00EA5D32">
                <w:rPr>
                  <w:kern w:val="0"/>
                  <w:sz w:val="15"/>
                  <w:szCs w:val="15"/>
                </w:rPr>
                <w:t>3</w:t>
              </w:r>
              <w:r w:rsidRPr="00EA5D32">
                <w:rPr>
                  <w:kern w:val="0"/>
                  <w:sz w:val="15"/>
                  <w:szCs w:val="15"/>
                </w:rPr>
                <w:t>月</w:t>
              </w:r>
              <w:r w:rsidRPr="00EA5D32">
                <w:rPr>
                  <w:kern w:val="0"/>
                  <w:sz w:val="15"/>
                  <w:szCs w:val="15"/>
                </w:rPr>
                <w:t>26</w:t>
              </w:r>
              <w:r w:rsidRPr="00EA5D32">
                <w:rPr>
                  <w:kern w:val="0"/>
                  <w:sz w:val="15"/>
                  <w:szCs w:val="15"/>
                </w:rPr>
                <w:t>日</w:t>
              </w:r>
            </w:smartTag>
            <w:r w:rsidRPr="00EA5D32">
              <w:rPr>
                <w:kern w:val="0"/>
                <w:sz w:val="15"/>
                <w:szCs w:val="15"/>
              </w:rPr>
              <w:t>7</w:t>
            </w:r>
            <w:r w:rsidRPr="00EA5D32">
              <w:rPr>
                <w:kern w:val="0"/>
                <w:sz w:val="15"/>
                <w:szCs w:val="15"/>
              </w:rPr>
              <w:t>：</w:t>
            </w:r>
            <w:r w:rsidRPr="00EA5D32">
              <w:rPr>
                <w:kern w:val="0"/>
                <w:sz w:val="15"/>
                <w:szCs w:val="15"/>
              </w:rPr>
              <w:t>28</w:t>
            </w:r>
          </w:p>
        </w:tc>
        <w:tc>
          <w:tcPr>
            <w:tcW w:w="2536" w:type="dxa"/>
          </w:tcPr>
          <w:p w14:paraId="072385D7"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w:t>
            </w:r>
            <w:proofErr w:type="gramStart"/>
            <w:r w:rsidRPr="00EA5D32">
              <w:rPr>
                <w:kern w:val="0"/>
                <w:sz w:val="15"/>
                <w:szCs w:val="15"/>
              </w:rPr>
              <w:t>联锁</w:t>
            </w:r>
            <w:proofErr w:type="gramEnd"/>
            <w:r w:rsidRPr="00EA5D32">
              <w:rPr>
                <w:kern w:val="0"/>
                <w:sz w:val="15"/>
                <w:szCs w:val="15"/>
              </w:rPr>
              <w:t>试验完毕，设备试验良好，恢复正常使用，请求恢复</w:t>
            </w:r>
            <w:r w:rsidRPr="00EA5D32">
              <w:rPr>
                <w:kern w:val="0"/>
                <w:sz w:val="15"/>
                <w:szCs w:val="15"/>
              </w:rPr>
              <w:t>XX</w:t>
            </w:r>
            <w:r w:rsidRPr="00EA5D32">
              <w:rPr>
                <w:kern w:val="0"/>
                <w:sz w:val="15"/>
                <w:szCs w:val="15"/>
              </w:rPr>
              <w:t>站接发列车及调车作业。</w:t>
            </w:r>
          </w:p>
          <w:p w14:paraId="78D2347C"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3347FC5"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01672D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244" w:type="dxa"/>
          </w:tcPr>
          <w:p w14:paraId="783FBC5A"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DX-7780</w:t>
            </w:r>
            <w:r w:rsidRPr="00EA5D32">
              <w:rPr>
                <w:kern w:val="0"/>
                <w:sz w:val="15"/>
                <w:szCs w:val="15"/>
              </w:rPr>
              <w:t>号，</w:t>
            </w:r>
            <w:r w:rsidRPr="00EA5D32">
              <w:rPr>
                <w:kern w:val="0"/>
                <w:sz w:val="15"/>
                <w:szCs w:val="15"/>
              </w:rPr>
              <w:t>7</w:t>
            </w:r>
            <w:r w:rsidRPr="00EA5D32">
              <w:rPr>
                <w:kern w:val="0"/>
                <w:sz w:val="15"/>
                <w:szCs w:val="15"/>
              </w:rPr>
              <w:t>：</w:t>
            </w:r>
            <w:r w:rsidRPr="00EA5D32">
              <w:rPr>
                <w:kern w:val="0"/>
                <w:sz w:val="15"/>
                <w:szCs w:val="15"/>
              </w:rPr>
              <w:t>29</w:t>
            </w:r>
            <w:r w:rsidRPr="00EA5D32">
              <w:rPr>
                <w:kern w:val="0"/>
                <w:sz w:val="15"/>
                <w:szCs w:val="15"/>
              </w:rPr>
              <w:t>。</w:t>
            </w:r>
          </w:p>
          <w:p w14:paraId="4029AF46"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A35EB2C"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218BA930" w14:textId="77777777" w:rsidR="001407A3" w:rsidRPr="00EA5D32" w:rsidRDefault="001407A3" w:rsidP="008873D9">
            <w:pPr>
              <w:widowControl/>
              <w:jc w:val="lef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770" w:type="dxa"/>
            <w:vAlign w:val="center"/>
          </w:tcPr>
          <w:p w14:paraId="05E664BE" w14:textId="77777777" w:rsidR="001407A3" w:rsidRPr="00EA5D32" w:rsidRDefault="001407A3" w:rsidP="008873D9">
            <w:pPr>
              <w:spacing w:line="20" w:lineRule="exact"/>
              <w:rPr>
                <w:sz w:val="15"/>
                <w:szCs w:val="15"/>
              </w:rPr>
            </w:pPr>
          </w:p>
        </w:tc>
      </w:tr>
    </w:tbl>
    <w:p w14:paraId="6A446C75" w14:textId="77777777" w:rsidR="001407A3" w:rsidRPr="00EA5D32" w:rsidRDefault="001407A3" w:rsidP="001407A3">
      <w:pPr>
        <w:spacing w:line="0" w:lineRule="atLeast"/>
        <w:ind w:firstLineChars="49" w:firstLine="118"/>
        <w:rPr>
          <w:rFonts w:eastAsia="仿宋_GB2312"/>
          <w:b/>
          <w:sz w:val="24"/>
        </w:rPr>
      </w:pPr>
    </w:p>
    <w:p w14:paraId="5E01A5D6" w14:textId="77777777" w:rsidR="001407A3" w:rsidRPr="00EA5D32" w:rsidRDefault="001407A3" w:rsidP="001407A3">
      <w:pPr>
        <w:spacing w:line="0" w:lineRule="atLeast"/>
        <w:ind w:firstLineChars="49" w:firstLine="118"/>
        <w:rPr>
          <w:rFonts w:eastAsia="仿宋_GB2312"/>
          <w:b/>
          <w:sz w:val="24"/>
        </w:rPr>
      </w:pPr>
    </w:p>
    <w:p w14:paraId="0043DAB6" w14:textId="77777777" w:rsidR="001407A3" w:rsidRPr="00EA5D32" w:rsidRDefault="001407A3" w:rsidP="001407A3">
      <w:pPr>
        <w:spacing w:line="0" w:lineRule="atLeast"/>
        <w:ind w:firstLineChars="49" w:firstLine="118"/>
        <w:rPr>
          <w:rFonts w:eastAsia="仿宋_GB2312"/>
          <w:b/>
          <w:sz w:val="24"/>
        </w:rPr>
      </w:pPr>
    </w:p>
    <w:p w14:paraId="462A3509" w14:textId="77777777" w:rsidR="001407A3" w:rsidRPr="00EA5D32" w:rsidRDefault="001407A3" w:rsidP="001407A3">
      <w:pPr>
        <w:spacing w:line="0" w:lineRule="atLeast"/>
        <w:ind w:firstLineChars="49" w:firstLine="118"/>
        <w:rPr>
          <w:rFonts w:eastAsia="仿宋_GB2312"/>
          <w:b/>
          <w:sz w:val="24"/>
        </w:rPr>
      </w:pPr>
    </w:p>
    <w:p w14:paraId="5C416798" w14:textId="77777777" w:rsidR="001407A3" w:rsidRPr="00EA5D32" w:rsidRDefault="001407A3" w:rsidP="001407A3">
      <w:pPr>
        <w:spacing w:line="0" w:lineRule="atLeast"/>
        <w:ind w:firstLineChars="98" w:firstLine="235"/>
        <w:rPr>
          <w:rFonts w:eastAsia="仿宋_GB2312"/>
          <w:b/>
          <w:sz w:val="24"/>
        </w:rPr>
      </w:pPr>
      <w:r w:rsidRPr="00EA5D32">
        <w:rPr>
          <w:rFonts w:eastAsia="仿宋_GB2312"/>
          <w:b/>
          <w:sz w:val="24"/>
        </w:rPr>
        <w:lastRenderedPageBreak/>
        <w:t>4.</w:t>
      </w:r>
      <w:r w:rsidRPr="00EA5D32">
        <w:rPr>
          <w:rFonts w:eastAsia="仿宋_GB2312"/>
          <w:b/>
          <w:sz w:val="24"/>
        </w:rPr>
        <w:t>施工延</w:t>
      </w:r>
      <w:proofErr w:type="gramStart"/>
      <w:r w:rsidRPr="00EA5D32">
        <w:rPr>
          <w:rFonts w:eastAsia="仿宋_GB2312"/>
          <w:b/>
          <w:sz w:val="24"/>
        </w:rPr>
        <w:t>点登销</w:t>
      </w:r>
      <w:proofErr w:type="gramEnd"/>
      <w:r w:rsidRPr="00EA5D32">
        <w:rPr>
          <w:rFonts w:eastAsia="仿宋_GB2312"/>
          <w:b/>
          <w:sz w:val="24"/>
        </w:rPr>
        <w:t>记格式</w:t>
      </w:r>
    </w:p>
    <w:p w14:paraId="54302BD4" w14:textId="77777777" w:rsidR="001407A3" w:rsidRPr="00EA5D32" w:rsidRDefault="001407A3" w:rsidP="001407A3">
      <w:pPr>
        <w:spacing w:line="0" w:lineRule="atLeast"/>
        <w:jc w:val="center"/>
        <w:rPr>
          <w:b/>
          <w:sz w:val="24"/>
        </w:rPr>
      </w:pPr>
      <w:r w:rsidRPr="00EA5D32">
        <w:rPr>
          <w:rFonts w:eastAsia="方正大黑简体"/>
          <w:sz w:val="32"/>
          <w:szCs w:val="32"/>
        </w:rPr>
        <w:t xml:space="preserve">                         </w:t>
      </w:r>
      <w:r w:rsidRPr="00EA5D32">
        <w:rPr>
          <w:rFonts w:eastAsia="黑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b/>
          <w:sz w:val="32"/>
          <w:szCs w:val="32"/>
        </w:rPr>
        <w:t xml:space="preserve"> </w:t>
      </w:r>
      <w:r w:rsidRPr="00EA5D32">
        <w:rPr>
          <w:rFonts w:eastAsia="黑体"/>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4140" w:type="dxa"/>
        <w:tblInd w:w="39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728"/>
        <w:gridCol w:w="616"/>
        <w:gridCol w:w="644"/>
        <w:gridCol w:w="2296"/>
        <w:gridCol w:w="678"/>
        <w:gridCol w:w="2667"/>
        <w:gridCol w:w="675"/>
        <w:gridCol w:w="2415"/>
        <w:gridCol w:w="2553"/>
        <w:gridCol w:w="868"/>
      </w:tblGrid>
      <w:tr w:rsidR="001407A3" w:rsidRPr="00EA5D32" w14:paraId="0079A734" w14:textId="77777777" w:rsidTr="008873D9">
        <w:trPr>
          <w:trHeight w:val="391"/>
        </w:trPr>
        <w:tc>
          <w:tcPr>
            <w:tcW w:w="4962" w:type="dxa"/>
            <w:gridSpan w:val="5"/>
            <w:vAlign w:val="center"/>
          </w:tcPr>
          <w:p w14:paraId="570E3649"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667" w:type="dxa"/>
            <w:vAlign w:val="center"/>
          </w:tcPr>
          <w:p w14:paraId="5745794B" w14:textId="77777777" w:rsidR="001407A3" w:rsidRPr="00EA5D32" w:rsidRDefault="001407A3" w:rsidP="008873D9">
            <w:pPr>
              <w:spacing w:line="0" w:lineRule="atLeast"/>
              <w:jc w:val="center"/>
              <w:rPr>
                <w:sz w:val="15"/>
                <w:szCs w:val="15"/>
              </w:rPr>
            </w:pPr>
            <w:r w:rsidRPr="00EA5D32">
              <w:rPr>
                <w:sz w:val="15"/>
                <w:szCs w:val="15"/>
              </w:rPr>
              <w:t>承认施工</w:t>
            </w:r>
          </w:p>
        </w:tc>
        <w:tc>
          <w:tcPr>
            <w:tcW w:w="3090" w:type="dxa"/>
            <w:gridSpan w:val="2"/>
            <w:vAlign w:val="center"/>
          </w:tcPr>
          <w:p w14:paraId="1F4B05DE"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2553" w:type="dxa"/>
            <w:vAlign w:val="center"/>
          </w:tcPr>
          <w:p w14:paraId="1C2CE467" w14:textId="77777777" w:rsidR="001407A3" w:rsidRPr="00EA5D32" w:rsidRDefault="001407A3" w:rsidP="008873D9">
            <w:pPr>
              <w:spacing w:line="0" w:lineRule="atLeast"/>
              <w:jc w:val="center"/>
              <w:rPr>
                <w:sz w:val="15"/>
                <w:szCs w:val="15"/>
              </w:rPr>
            </w:pPr>
            <w:r w:rsidRPr="00EA5D32">
              <w:rPr>
                <w:sz w:val="15"/>
                <w:szCs w:val="15"/>
              </w:rPr>
              <w:t>施工开通</w:t>
            </w:r>
          </w:p>
        </w:tc>
        <w:tc>
          <w:tcPr>
            <w:tcW w:w="868" w:type="dxa"/>
            <w:vAlign w:val="center"/>
          </w:tcPr>
          <w:p w14:paraId="0142F33A"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1AE3DBF8" w14:textId="77777777" w:rsidTr="008873D9">
        <w:trPr>
          <w:trHeight w:val="1326"/>
        </w:trPr>
        <w:tc>
          <w:tcPr>
            <w:tcW w:w="728" w:type="dxa"/>
            <w:vAlign w:val="center"/>
          </w:tcPr>
          <w:p w14:paraId="56103308"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616" w:type="dxa"/>
            <w:vAlign w:val="center"/>
          </w:tcPr>
          <w:p w14:paraId="4682A7A3" w14:textId="77777777" w:rsidR="001407A3" w:rsidRPr="00EA5D32" w:rsidRDefault="001407A3" w:rsidP="008873D9">
            <w:pPr>
              <w:spacing w:line="0" w:lineRule="atLeast"/>
              <w:jc w:val="center"/>
              <w:rPr>
                <w:sz w:val="15"/>
                <w:szCs w:val="15"/>
              </w:rPr>
            </w:pPr>
            <w:r w:rsidRPr="00EA5D32">
              <w:rPr>
                <w:sz w:val="15"/>
                <w:szCs w:val="15"/>
              </w:rPr>
              <w:t>施工项目</w:t>
            </w:r>
          </w:p>
        </w:tc>
        <w:tc>
          <w:tcPr>
            <w:tcW w:w="644" w:type="dxa"/>
            <w:vAlign w:val="center"/>
          </w:tcPr>
          <w:p w14:paraId="1D65EEC2" w14:textId="77777777" w:rsidR="001407A3" w:rsidRPr="00EA5D32" w:rsidRDefault="001407A3" w:rsidP="008873D9">
            <w:pPr>
              <w:spacing w:line="0" w:lineRule="atLeast"/>
              <w:jc w:val="center"/>
              <w:rPr>
                <w:sz w:val="15"/>
                <w:szCs w:val="15"/>
              </w:rPr>
            </w:pPr>
            <w:r w:rsidRPr="00EA5D32">
              <w:rPr>
                <w:sz w:val="15"/>
                <w:szCs w:val="15"/>
              </w:rPr>
              <w:t>月日时分</w:t>
            </w:r>
          </w:p>
        </w:tc>
        <w:tc>
          <w:tcPr>
            <w:tcW w:w="2296" w:type="dxa"/>
            <w:vAlign w:val="center"/>
          </w:tcPr>
          <w:p w14:paraId="6A855A72"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18EBBCAE"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26B21CF4"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1A0D89E5"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678" w:type="dxa"/>
            <w:vAlign w:val="center"/>
          </w:tcPr>
          <w:p w14:paraId="146FD416" w14:textId="77777777" w:rsidR="001407A3" w:rsidRPr="00EA5D32" w:rsidRDefault="001407A3" w:rsidP="008873D9">
            <w:pPr>
              <w:spacing w:line="0" w:lineRule="atLeast"/>
              <w:jc w:val="center"/>
              <w:rPr>
                <w:sz w:val="15"/>
                <w:szCs w:val="15"/>
              </w:rPr>
            </w:pPr>
            <w:r w:rsidRPr="00EA5D32">
              <w:rPr>
                <w:sz w:val="15"/>
                <w:szCs w:val="15"/>
              </w:rPr>
              <w:t>所需时分</w:t>
            </w:r>
          </w:p>
        </w:tc>
        <w:tc>
          <w:tcPr>
            <w:tcW w:w="2667" w:type="dxa"/>
            <w:vAlign w:val="center"/>
          </w:tcPr>
          <w:p w14:paraId="212804D2"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174DA1F1"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184A5021"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75F0B097"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675" w:type="dxa"/>
            <w:vAlign w:val="center"/>
          </w:tcPr>
          <w:p w14:paraId="2DB3904F" w14:textId="77777777" w:rsidR="001407A3" w:rsidRPr="00EA5D32" w:rsidRDefault="001407A3" w:rsidP="008873D9">
            <w:pPr>
              <w:spacing w:line="0" w:lineRule="atLeast"/>
              <w:jc w:val="center"/>
              <w:rPr>
                <w:sz w:val="15"/>
                <w:szCs w:val="15"/>
              </w:rPr>
            </w:pPr>
            <w:r w:rsidRPr="00EA5D32">
              <w:rPr>
                <w:sz w:val="15"/>
                <w:szCs w:val="15"/>
              </w:rPr>
              <w:t>月日时分</w:t>
            </w:r>
          </w:p>
        </w:tc>
        <w:tc>
          <w:tcPr>
            <w:tcW w:w="2415" w:type="dxa"/>
            <w:vAlign w:val="center"/>
          </w:tcPr>
          <w:p w14:paraId="5CB3FF7D"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005D419F"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14AB10C2"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01AEAB76"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2553" w:type="dxa"/>
            <w:vAlign w:val="center"/>
          </w:tcPr>
          <w:p w14:paraId="24F48C91"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 xml:space="preserve">) </w:t>
            </w:r>
            <w:r w:rsidRPr="00EA5D32">
              <w:rPr>
                <w:sz w:val="15"/>
                <w:szCs w:val="15"/>
              </w:rPr>
              <w:t>命令号及开通时间</w:t>
            </w:r>
          </w:p>
          <w:p w14:paraId="54C15347"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17A49B15"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20DE2CFA"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868" w:type="dxa"/>
            <w:vAlign w:val="center"/>
          </w:tcPr>
          <w:p w14:paraId="06703D14" w14:textId="77777777" w:rsidR="001407A3" w:rsidRPr="00EA5D32" w:rsidRDefault="001407A3" w:rsidP="008873D9">
            <w:pPr>
              <w:spacing w:line="0" w:lineRule="atLeast"/>
              <w:rPr>
                <w:sz w:val="15"/>
                <w:szCs w:val="15"/>
              </w:rPr>
            </w:pPr>
          </w:p>
        </w:tc>
      </w:tr>
      <w:tr w:rsidR="001407A3" w:rsidRPr="00EA5D32" w14:paraId="4D644C21" w14:textId="77777777" w:rsidTr="008873D9">
        <w:trPr>
          <w:trHeight w:val="1821"/>
        </w:trPr>
        <w:tc>
          <w:tcPr>
            <w:tcW w:w="728" w:type="dxa"/>
            <w:vAlign w:val="center"/>
          </w:tcPr>
          <w:p w14:paraId="327A794F" w14:textId="77777777" w:rsidR="001407A3" w:rsidRPr="00EA5D32" w:rsidRDefault="001407A3" w:rsidP="008873D9">
            <w:pPr>
              <w:widowControl/>
              <w:jc w:val="center"/>
              <w:rPr>
                <w:kern w:val="0"/>
                <w:sz w:val="15"/>
                <w:szCs w:val="15"/>
              </w:rPr>
            </w:pPr>
            <w:r w:rsidRPr="00EA5D32">
              <w:rPr>
                <w:kern w:val="0"/>
                <w:sz w:val="15"/>
                <w:szCs w:val="15"/>
              </w:rPr>
              <w:t>9035</w:t>
            </w:r>
          </w:p>
          <w:p w14:paraId="1F8C98BA" w14:textId="77777777" w:rsidR="001407A3" w:rsidRPr="00EA5D32" w:rsidRDefault="001407A3" w:rsidP="008873D9">
            <w:pPr>
              <w:widowControl/>
              <w:jc w:val="center"/>
              <w:rPr>
                <w:kern w:val="0"/>
                <w:sz w:val="15"/>
                <w:szCs w:val="15"/>
              </w:rPr>
            </w:pPr>
          </w:p>
        </w:tc>
        <w:tc>
          <w:tcPr>
            <w:tcW w:w="616" w:type="dxa"/>
            <w:vAlign w:val="center"/>
          </w:tcPr>
          <w:p w14:paraId="6FCBE6EB" w14:textId="77777777" w:rsidR="001407A3" w:rsidRPr="00EA5D32" w:rsidRDefault="001407A3" w:rsidP="008873D9">
            <w:pPr>
              <w:jc w:val="center"/>
              <w:rPr>
                <w:kern w:val="0"/>
                <w:sz w:val="15"/>
                <w:szCs w:val="15"/>
              </w:rPr>
            </w:pPr>
            <w:r w:rsidRPr="00EA5D32">
              <w:rPr>
                <w:kern w:val="0"/>
                <w:sz w:val="15"/>
                <w:szCs w:val="15"/>
              </w:rPr>
              <w:t>新线整治</w:t>
            </w:r>
          </w:p>
        </w:tc>
        <w:tc>
          <w:tcPr>
            <w:tcW w:w="644" w:type="dxa"/>
            <w:vAlign w:val="center"/>
          </w:tcPr>
          <w:p w14:paraId="7C66ACEB"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0A04B4C7" w14:textId="77777777" w:rsidR="001407A3" w:rsidRPr="00EA5D32" w:rsidRDefault="001407A3" w:rsidP="008873D9">
            <w:pPr>
              <w:jc w:val="center"/>
              <w:rPr>
                <w:kern w:val="0"/>
                <w:sz w:val="15"/>
                <w:szCs w:val="15"/>
              </w:rPr>
            </w:pPr>
            <w:r w:rsidRPr="00EA5D32">
              <w:rPr>
                <w:kern w:val="0"/>
                <w:sz w:val="15"/>
                <w:szCs w:val="15"/>
              </w:rPr>
              <w:t>7</w:t>
            </w:r>
            <w:r w:rsidRPr="00EA5D32">
              <w:rPr>
                <w:kern w:val="0"/>
                <w:sz w:val="15"/>
                <w:szCs w:val="15"/>
              </w:rPr>
              <w:t>：</w:t>
            </w:r>
            <w:r w:rsidRPr="00EA5D32">
              <w:rPr>
                <w:kern w:val="0"/>
                <w:sz w:val="15"/>
                <w:szCs w:val="15"/>
              </w:rPr>
              <w:t>20</w:t>
            </w:r>
          </w:p>
        </w:tc>
        <w:tc>
          <w:tcPr>
            <w:tcW w:w="2296" w:type="dxa"/>
          </w:tcPr>
          <w:p w14:paraId="7197DE14" w14:textId="77777777" w:rsidR="001407A3" w:rsidRPr="00EA5D32" w:rsidRDefault="001407A3" w:rsidP="008873D9">
            <w:pPr>
              <w:widowControl/>
              <w:snapToGrid w:val="0"/>
              <w:rPr>
                <w:kern w:val="0"/>
                <w:sz w:val="15"/>
                <w:szCs w:val="15"/>
              </w:rPr>
            </w:pPr>
            <w:r w:rsidRPr="00EA5D32">
              <w:rPr>
                <w:kern w:val="0"/>
                <w:sz w:val="15"/>
                <w:szCs w:val="15"/>
              </w:rPr>
              <w:t xml:space="preserve">⑴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proofErr w:type="gramStart"/>
            <w:r w:rsidRPr="00EA5D32">
              <w:rPr>
                <w:kern w:val="0"/>
                <w:sz w:val="15"/>
                <w:szCs w:val="15"/>
              </w:rPr>
              <w:t>日施工</w:t>
            </w:r>
            <w:proofErr w:type="gramEnd"/>
            <w:r w:rsidRPr="00EA5D32">
              <w:rPr>
                <w:kern w:val="0"/>
                <w:sz w:val="15"/>
                <w:szCs w:val="15"/>
              </w:rPr>
              <w:t>日计划，</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站间进行新线整治施工，请求封锁</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区间（上、下行线），</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间（上、下行线）加开路用列车</w:t>
            </w:r>
            <w:r w:rsidR="004B25CB" w:rsidRPr="00EA5D32">
              <w:rPr>
                <w:kern w:val="0"/>
                <w:sz w:val="15"/>
                <w:szCs w:val="15"/>
              </w:rPr>
              <w:t>，</w:t>
            </w:r>
            <w:r w:rsidRPr="00EA5D32">
              <w:rPr>
                <w:kern w:val="0"/>
                <w:sz w:val="15"/>
                <w:szCs w:val="15"/>
              </w:rPr>
              <w:t>施工完毕后返回</w:t>
            </w:r>
            <w:r w:rsidRPr="00EA5D32">
              <w:rPr>
                <w:kern w:val="0"/>
                <w:sz w:val="15"/>
                <w:szCs w:val="15"/>
              </w:rPr>
              <w:t>XX</w:t>
            </w:r>
            <w:r w:rsidRPr="00EA5D32">
              <w:rPr>
                <w:kern w:val="0"/>
                <w:sz w:val="15"/>
                <w:szCs w:val="15"/>
              </w:rPr>
              <w:t>站。</w:t>
            </w:r>
            <w:r w:rsidRPr="00EA5D32">
              <w:rPr>
                <w:kern w:val="0"/>
                <w:sz w:val="15"/>
                <w:szCs w:val="15"/>
              </w:rPr>
              <w:t xml:space="preserve"> XX</w:t>
            </w:r>
            <w:r w:rsidRPr="00EA5D32">
              <w:rPr>
                <w:kern w:val="0"/>
                <w:sz w:val="15"/>
                <w:szCs w:val="15"/>
              </w:rPr>
              <w:t>供电臂（上、下行、垂直）同步停电</w:t>
            </w:r>
            <w:r w:rsidRPr="00EA5D32">
              <w:rPr>
                <w:rFonts w:eastAsia="MS Mincho"/>
                <w:kern w:val="0"/>
                <w:sz w:val="15"/>
                <w:szCs w:val="15"/>
              </w:rPr>
              <w:t>｡</w:t>
            </w:r>
          </w:p>
          <w:p w14:paraId="6A2F9069" w14:textId="77777777" w:rsidR="001407A3" w:rsidRPr="00EA5D32" w:rsidRDefault="001407A3" w:rsidP="008873D9">
            <w:pPr>
              <w:widowControl/>
              <w:snapToGrid w:val="0"/>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DC402C2" w14:textId="77777777" w:rsidR="001407A3" w:rsidRPr="00EA5D32" w:rsidRDefault="001407A3" w:rsidP="008873D9">
            <w:pPr>
              <w:widowControl/>
              <w:snapToGrid w:val="0"/>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 xml:space="preserve">XXX  </w:t>
            </w:r>
          </w:p>
          <w:p w14:paraId="23AA948F"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78" w:type="dxa"/>
            <w:vAlign w:val="center"/>
          </w:tcPr>
          <w:p w14:paraId="621201BF" w14:textId="77777777" w:rsidR="001407A3" w:rsidRPr="00EA5D32" w:rsidRDefault="001407A3" w:rsidP="008873D9">
            <w:pPr>
              <w:snapToGrid w:val="0"/>
              <w:spacing w:line="160" w:lineRule="exact"/>
              <w:jc w:val="center"/>
              <w:rPr>
                <w:kern w:val="0"/>
                <w:sz w:val="15"/>
                <w:szCs w:val="15"/>
              </w:rPr>
            </w:pPr>
            <w:r w:rsidRPr="00EA5D32">
              <w:rPr>
                <w:kern w:val="0"/>
                <w:sz w:val="15"/>
                <w:szCs w:val="15"/>
              </w:rPr>
              <w:t>60</w:t>
            </w:r>
          </w:p>
          <w:p w14:paraId="67D9E762" w14:textId="77777777" w:rsidR="001407A3" w:rsidRPr="00EA5D32" w:rsidRDefault="001407A3" w:rsidP="008873D9">
            <w:pPr>
              <w:snapToGrid w:val="0"/>
              <w:spacing w:line="160" w:lineRule="exact"/>
              <w:jc w:val="center"/>
              <w:rPr>
                <w:kern w:val="0"/>
                <w:sz w:val="15"/>
                <w:szCs w:val="15"/>
              </w:rPr>
            </w:pPr>
            <w:r w:rsidRPr="00EA5D32">
              <w:rPr>
                <w:kern w:val="0"/>
                <w:sz w:val="15"/>
                <w:szCs w:val="15"/>
              </w:rPr>
              <w:t>分钟</w:t>
            </w:r>
          </w:p>
        </w:tc>
        <w:tc>
          <w:tcPr>
            <w:tcW w:w="2667" w:type="dxa"/>
          </w:tcPr>
          <w:p w14:paraId="2D8E8321" w14:textId="77777777" w:rsidR="001407A3" w:rsidRPr="00EA5D32" w:rsidRDefault="001407A3" w:rsidP="008873D9">
            <w:pPr>
              <w:widowControl/>
              <w:snapToGrid w:val="0"/>
              <w:rPr>
                <w:kern w:val="0"/>
                <w:sz w:val="15"/>
                <w:szCs w:val="15"/>
              </w:rPr>
            </w:pPr>
            <w:r w:rsidRPr="00EA5D32">
              <w:rPr>
                <w:kern w:val="0"/>
                <w:sz w:val="15"/>
                <w:szCs w:val="15"/>
              </w:rPr>
              <w:t>一、</w:t>
            </w:r>
            <w:r w:rsidRPr="00EA5D32">
              <w:rPr>
                <w:kern w:val="0"/>
                <w:sz w:val="15"/>
                <w:szCs w:val="15"/>
              </w:rPr>
              <w:t>⑴ DX-7791</w:t>
            </w:r>
            <w:r w:rsidRPr="00EA5D32">
              <w:rPr>
                <w:kern w:val="0"/>
                <w:sz w:val="15"/>
                <w:szCs w:val="15"/>
              </w:rPr>
              <w:t>号，</w:t>
            </w:r>
            <w:r w:rsidRPr="00EA5D32">
              <w:rPr>
                <w:kern w:val="0"/>
                <w:sz w:val="15"/>
                <w:szCs w:val="15"/>
              </w:rPr>
              <w:t>7</w:t>
            </w:r>
            <w:r w:rsidRPr="00EA5D32">
              <w:rPr>
                <w:kern w:val="0"/>
                <w:sz w:val="15"/>
                <w:szCs w:val="15"/>
              </w:rPr>
              <w:t>：</w:t>
            </w:r>
            <w:r w:rsidRPr="00EA5D32">
              <w:rPr>
                <w:kern w:val="0"/>
                <w:sz w:val="15"/>
                <w:szCs w:val="15"/>
              </w:rPr>
              <w:t>58</w:t>
            </w:r>
            <w:r w:rsidRPr="00EA5D32">
              <w:rPr>
                <w:kern w:val="0"/>
                <w:sz w:val="15"/>
                <w:szCs w:val="15"/>
              </w:rPr>
              <w:t>发令。</w:t>
            </w:r>
          </w:p>
          <w:p w14:paraId="4F494B60" w14:textId="77777777" w:rsidR="001407A3" w:rsidRPr="00EA5D32" w:rsidRDefault="001407A3" w:rsidP="008873D9">
            <w:pPr>
              <w:widowControl/>
              <w:snapToGrid w:val="0"/>
              <w:spacing w:line="200" w:lineRule="exact"/>
              <w:rPr>
                <w:kern w:val="0"/>
                <w:sz w:val="15"/>
                <w:szCs w:val="15"/>
              </w:rPr>
            </w:pPr>
            <w:r w:rsidRPr="00EA5D32">
              <w:rPr>
                <w:kern w:val="0"/>
                <w:sz w:val="15"/>
                <w:szCs w:val="15"/>
              </w:rPr>
              <w:t>⑵ 8</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区间封锁。</w:t>
            </w:r>
          </w:p>
          <w:p w14:paraId="49DD792B" w14:textId="77777777" w:rsidR="001407A3" w:rsidRPr="00EA5D32" w:rsidRDefault="001407A3" w:rsidP="008873D9">
            <w:pPr>
              <w:widowControl/>
              <w:snapToGrid w:val="0"/>
              <w:spacing w:line="200" w:lineRule="exact"/>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507E318C"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43FBA47" w14:textId="77777777" w:rsidR="001407A3" w:rsidRPr="00EA5D32" w:rsidRDefault="001407A3" w:rsidP="008873D9">
            <w:pPr>
              <w:widowControl/>
              <w:snapToGrid w:val="0"/>
              <w:spacing w:line="200" w:lineRule="exact"/>
              <w:rPr>
                <w:kern w:val="0"/>
                <w:sz w:val="15"/>
                <w:szCs w:val="15"/>
              </w:rPr>
            </w:pPr>
          </w:p>
          <w:p w14:paraId="6BD9F747" w14:textId="77777777" w:rsidR="001407A3" w:rsidRPr="00EA5D32" w:rsidRDefault="001407A3" w:rsidP="008873D9">
            <w:pPr>
              <w:widowControl/>
              <w:snapToGrid w:val="0"/>
              <w:spacing w:line="200" w:lineRule="exact"/>
              <w:rPr>
                <w:kern w:val="0"/>
                <w:sz w:val="15"/>
                <w:szCs w:val="15"/>
              </w:rPr>
            </w:pPr>
            <w:r w:rsidRPr="00EA5D32">
              <w:rPr>
                <w:kern w:val="0"/>
                <w:sz w:val="15"/>
                <w:szCs w:val="15"/>
              </w:rPr>
              <w:t>二、</w:t>
            </w:r>
            <w:r w:rsidRPr="00EA5D32">
              <w:rPr>
                <w:kern w:val="0"/>
                <w:sz w:val="15"/>
                <w:szCs w:val="15"/>
              </w:rPr>
              <w:t>⑴ DX-7792</w:t>
            </w:r>
            <w:r w:rsidRPr="00EA5D32">
              <w:rPr>
                <w:kern w:val="0"/>
                <w:sz w:val="15"/>
                <w:szCs w:val="15"/>
              </w:rPr>
              <w:t>号，</w:t>
            </w:r>
            <w:r w:rsidRPr="00EA5D32">
              <w:rPr>
                <w:kern w:val="0"/>
                <w:sz w:val="15"/>
                <w:szCs w:val="15"/>
              </w:rPr>
              <w:t xml:space="preserve"> 7</w:t>
            </w:r>
            <w:r w:rsidRPr="00EA5D32">
              <w:rPr>
                <w:kern w:val="0"/>
                <w:sz w:val="15"/>
                <w:szCs w:val="15"/>
              </w:rPr>
              <w:t>：</w:t>
            </w:r>
            <w:r w:rsidRPr="00EA5D32">
              <w:rPr>
                <w:kern w:val="0"/>
                <w:sz w:val="15"/>
                <w:szCs w:val="15"/>
              </w:rPr>
              <w:t>59</w:t>
            </w:r>
            <w:r w:rsidRPr="00EA5D32">
              <w:rPr>
                <w:kern w:val="0"/>
                <w:sz w:val="15"/>
                <w:szCs w:val="15"/>
              </w:rPr>
              <w:t>发令。</w:t>
            </w:r>
          </w:p>
          <w:p w14:paraId="23F0558E" w14:textId="77777777" w:rsidR="001407A3" w:rsidRPr="00EA5D32" w:rsidRDefault="001407A3" w:rsidP="008873D9">
            <w:pPr>
              <w:widowControl/>
              <w:snapToGrid w:val="0"/>
              <w:spacing w:line="200" w:lineRule="exact"/>
              <w:rPr>
                <w:kern w:val="0"/>
                <w:sz w:val="15"/>
                <w:szCs w:val="15"/>
                <w:bdr w:val="single" w:sz="4" w:space="0" w:color="auto"/>
              </w:rPr>
            </w:pPr>
            <w:r w:rsidRPr="00EA5D32">
              <w:rPr>
                <w:kern w:val="0"/>
                <w:sz w:val="15"/>
                <w:szCs w:val="15"/>
              </w:rPr>
              <w:t>⑵ 8</w:t>
            </w:r>
            <w:r w:rsidRPr="00EA5D32">
              <w:rPr>
                <w:kern w:val="0"/>
                <w:sz w:val="15"/>
                <w:szCs w:val="15"/>
              </w:rPr>
              <w:t>：</w:t>
            </w:r>
            <w:r w:rsidRPr="00EA5D32">
              <w:rPr>
                <w:kern w:val="0"/>
                <w:sz w:val="15"/>
                <w:szCs w:val="15"/>
              </w:rPr>
              <w:t>02</w:t>
            </w:r>
            <w:r w:rsidRPr="00EA5D32">
              <w:rPr>
                <w:kern w:val="0"/>
                <w:sz w:val="15"/>
                <w:szCs w:val="15"/>
              </w:rPr>
              <w:t>至</w:t>
            </w: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停电。</w:t>
            </w:r>
          </w:p>
          <w:p w14:paraId="560EFEAD" w14:textId="77777777" w:rsidR="001407A3" w:rsidRPr="00EA5D32" w:rsidRDefault="001407A3" w:rsidP="008873D9">
            <w:pPr>
              <w:widowControl/>
              <w:snapToGrid w:val="0"/>
              <w:spacing w:line="200" w:lineRule="exact"/>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184D27BD"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tc>
        <w:tc>
          <w:tcPr>
            <w:tcW w:w="675" w:type="dxa"/>
            <w:vAlign w:val="center"/>
          </w:tcPr>
          <w:p w14:paraId="62FA3EEC" w14:textId="77777777" w:rsidR="001407A3" w:rsidRPr="00EA5D32" w:rsidRDefault="001407A3" w:rsidP="008873D9">
            <w:pPr>
              <w:spacing w:line="160" w:lineRule="exact"/>
              <w:jc w:val="center"/>
              <w:rPr>
                <w:kern w:val="0"/>
                <w:sz w:val="15"/>
                <w:szCs w:val="15"/>
              </w:rPr>
            </w:pPr>
          </w:p>
        </w:tc>
        <w:tc>
          <w:tcPr>
            <w:tcW w:w="2415" w:type="dxa"/>
            <w:vAlign w:val="center"/>
          </w:tcPr>
          <w:p w14:paraId="354CC597" w14:textId="77777777" w:rsidR="001407A3" w:rsidRPr="00EA5D32" w:rsidRDefault="001407A3" w:rsidP="008873D9">
            <w:pPr>
              <w:widowControl/>
              <w:spacing w:line="160" w:lineRule="exact"/>
              <w:jc w:val="left"/>
              <w:rPr>
                <w:kern w:val="0"/>
                <w:sz w:val="15"/>
                <w:szCs w:val="15"/>
              </w:rPr>
            </w:pPr>
          </w:p>
        </w:tc>
        <w:tc>
          <w:tcPr>
            <w:tcW w:w="2553" w:type="dxa"/>
            <w:vAlign w:val="center"/>
          </w:tcPr>
          <w:p w14:paraId="5D45143C" w14:textId="77777777" w:rsidR="001407A3" w:rsidRPr="00EA5D32" w:rsidRDefault="001407A3" w:rsidP="008873D9">
            <w:pPr>
              <w:spacing w:line="160" w:lineRule="exact"/>
              <w:jc w:val="left"/>
              <w:rPr>
                <w:kern w:val="0"/>
                <w:sz w:val="15"/>
                <w:szCs w:val="15"/>
              </w:rPr>
            </w:pPr>
          </w:p>
        </w:tc>
        <w:tc>
          <w:tcPr>
            <w:tcW w:w="868" w:type="dxa"/>
            <w:vAlign w:val="center"/>
          </w:tcPr>
          <w:p w14:paraId="3E262E98" w14:textId="77777777" w:rsidR="001407A3" w:rsidRPr="00EA5D32" w:rsidRDefault="001407A3" w:rsidP="008873D9">
            <w:pPr>
              <w:spacing w:line="0" w:lineRule="atLeast"/>
              <w:jc w:val="center"/>
              <w:rPr>
                <w:kern w:val="0"/>
                <w:sz w:val="15"/>
                <w:szCs w:val="15"/>
              </w:rPr>
            </w:pPr>
            <w:r w:rsidRPr="00EA5D32">
              <w:rPr>
                <w:kern w:val="0"/>
                <w:sz w:val="15"/>
                <w:szCs w:val="15"/>
              </w:rPr>
              <w:t>(</w:t>
            </w:r>
            <w:r w:rsidRPr="00EA5D32">
              <w:rPr>
                <w:kern w:val="0"/>
                <w:sz w:val="15"/>
                <w:szCs w:val="15"/>
              </w:rPr>
              <w:t>注：</w:t>
            </w:r>
          </w:p>
          <w:p w14:paraId="59D64D2A" w14:textId="77777777" w:rsidR="001407A3" w:rsidRPr="00EA5D32" w:rsidRDefault="001407A3" w:rsidP="008873D9">
            <w:pPr>
              <w:spacing w:line="0" w:lineRule="atLeast"/>
              <w:jc w:val="center"/>
              <w:rPr>
                <w:kern w:val="0"/>
                <w:sz w:val="15"/>
                <w:szCs w:val="15"/>
              </w:rPr>
            </w:pPr>
            <w:r w:rsidRPr="00EA5D32">
              <w:rPr>
                <w:kern w:val="0"/>
                <w:sz w:val="15"/>
                <w:szCs w:val="15"/>
              </w:rPr>
              <w:t>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0D5B3D32" w14:textId="77777777" w:rsidR="001407A3" w:rsidRPr="00EA5D32" w:rsidRDefault="001407A3" w:rsidP="008873D9">
            <w:pPr>
              <w:spacing w:line="0" w:lineRule="atLeast"/>
              <w:jc w:val="center"/>
              <w:rPr>
                <w:kern w:val="0"/>
                <w:sz w:val="15"/>
                <w:szCs w:val="15"/>
              </w:rPr>
            </w:pPr>
            <w:r w:rsidRPr="00EA5D32">
              <w:rPr>
                <w:kern w:val="0"/>
                <w:sz w:val="15"/>
                <w:szCs w:val="15"/>
              </w:rPr>
              <w:t>驻站联络员：</w:t>
            </w:r>
            <w:r w:rsidRPr="00EA5D32">
              <w:rPr>
                <w:kern w:val="0"/>
                <w:sz w:val="15"/>
                <w:szCs w:val="15"/>
              </w:rPr>
              <w:t>XXX</w:t>
            </w:r>
          </w:p>
          <w:p w14:paraId="00476116" w14:textId="77777777" w:rsidR="001407A3" w:rsidRPr="00EA5D32" w:rsidRDefault="001407A3" w:rsidP="008873D9">
            <w:pPr>
              <w:spacing w:line="0" w:lineRule="atLeast"/>
              <w:rPr>
                <w:sz w:val="15"/>
                <w:szCs w:val="15"/>
              </w:rPr>
            </w:pPr>
            <w:r w:rsidRPr="00EA5D32">
              <w:rPr>
                <w:kern w:val="0"/>
                <w:sz w:val="15"/>
                <w:szCs w:val="15"/>
              </w:rPr>
              <w:t>段</w:t>
            </w:r>
            <w:r w:rsidRPr="00EA5D32">
              <w:rPr>
                <w:kern w:val="0"/>
                <w:sz w:val="15"/>
                <w:szCs w:val="15"/>
              </w:rPr>
              <w:t>XXX</w:t>
            </w:r>
          </w:p>
        </w:tc>
      </w:tr>
      <w:tr w:rsidR="001407A3" w:rsidRPr="00EA5D32" w14:paraId="28367B52" w14:textId="77777777" w:rsidTr="008873D9">
        <w:trPr>
          <w:trHeight w:val="2220"/>
        </w:trPr>
        <w:tc>
          <w:tcPr>
            <w:tcW w:w="728" w:type="dxa"/>
            <w:vAlign w:val="center"/>
          </w:tcPr>
          <w:p w14:paraId="1BC95E3E" w14:textId="77777777" w:rsidR="001407A3" w:rsidRPr="00EA5D32" w:rsidRDefault="001407A3" w:rsidP="008873D9">
            <w:pPr>
              <w:widowControl/>
              <w:jc w:val="center"/>
              <w:rPr>
                <w:kern w:val="0"/>
                <w:sz w:val="15"/>
                <w:szCs w:val="15"/>
              </w:rPr>
            </w:pPr>
            <w:r w:rsidRPr="00EA5D32">
              <w:rPr>
                <w:kern w:val="0"/>
                <w:sz w:val="15"/>
                <w:szCs w:val="15"/>
              </w:rPr>
              <w:t>9035</w:t>
            </w:r>
          </w:p>
        </w:tc>
        <w:tc>
          <w:tcPr>
            <w:tcW w:w="616" w:type="dxa"/>
            <w:vAlign w:val="center"/>
          </w:tcPr>
          <w:p w14:paraId="173120A1" w14:textId="77777777" w:rsidR="001407A3" w:rsidRPr="00EA5D32" w:rsidRDefault="001407A3" w:rsidP="008873D9">
            <w:pPr>
              <w:widowControl/>
              <w:snapToGrid w:val="0"/>
              <w:jc w:val="left"/>
              <w:rPr>
                <w:kern w:val="0"/>
                <w:sz w:val="15"/>
                <w:szCs w:val="15"/>
              </w:rPr>
            </w:pPr>
            <w:r w:rsidRPr="00EA5D32">
              <w:rPr>
                <w:kern w:val="0"/>
                <w:sz w:val="15"/>
                <w:szCs w:val="15"/>
              </w:rPr>
              <w:t>新线整治施工延点</w:t>
            </w:r>
          </w:p>
        </w:tc>
        <w:tc>
          <w:tcPr>
            <w:tcW w:w="644" w:type="dxa"/>
            <w:vAlign w:val="center"/>
          </w:tcPr>
          <w:p w14:paraId="52BD8B7E" w14:textId="77777777" w:rsidR="001407A3" w:rsidRPr="00EA5D32" w:rsidRDefault="001407A3" w:rsidP="008873D9">
            <w:pPr>
              <w:widowControl/>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4C9D33CB" w14:textId="77777777" w:rsidR="001407A3" w:rsidRPr="00EA5D32" w:rsidRDefault="001407A3" w:rsidP="008873D9">
            <w:pPr>
              <w:widowControl/>
              <w:jc w:val="center"/>
              <w:rPr>
                <w:kern w:val="0"/>
                <w:sz w:val="15"/>
                <w:szCs w:val="15"/>
              </w:rPr>
            </w:pPr>
            <w:r w:rsidRPr="00EA5D32">
              <w:rPr>
                <w:kern w:val="0"/>
                <w:sz w:val="15"/>
                <w:szCs w:val="15"/>
              </w:rPr>
              <w:t>8</w:t>
            </w:r>
            <w:r w:rsidRPr="00EA5D32">
              <w:rPr>
                <w:kern w:val="0"/>
                <w:sz w:val="15"/>
                <w:szCs w:val="15"/>
              </w:rPr>
              <w:t>：</w:t>
            </w:r>
            <w:r w:rsidRPr="00EA5D32">
              <w:rPr>
                <w:kern w:val="0"/>
                <w:sz w:val="15"/>
                <w:szCs w:val="15"/>
              </w:rPr>
              <w:t>20</w:t>
            </w:r>
          </w:p>
        </w:tc>
        <w:tc>
          <w:tcPr>
            <w:tcW w:w="2296" w:type="dxa"/>
          </w:tcPr>
          <w:p w14:paraId="45D8D67A" w14:textId="77777777" w:rsidR="001407A3" w:rsidRPr="00EA5D32" w:rsidRDefault="001407A3" w:rsidP="008873D9">
            <w:pPr>
              <w:widowControl/>
              <w:snapToGrid w:val="0"/>
              <w:rPr>
                <w:kern w:val="0"/>
                <w:sz w:val="15"/>
                <w:szCs w:val="15"/>
              </w:rPr>
            </w:pPr>
            <w:r w:rsidRPr="00EA5D32">
              <w:rPr>
                <w:kern w:val="0"/>
                <w:sz w:val="15"/>
                <w:szCs w:val="15"/>
              </w:rPr>
              <w:t xml:space="preserve">⑴ </w:t>
            </w:r>
            <w:r w:rsidRPr="00EA5D32">
              <w:rPr>
                <w:kern w:val="0"/>
                <w:sz w:val="15"/>
                <w:szCs w:val="15"/>
              </w:rPr>
              <w:t>因</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站间（上、下行线）进行新线整治施工不能按点完成，请求延长施工时间</w:t>
            </w:r>
            <w:r w:rsidRPr="00EA5D32">
              <w:rPr>
                <w:kern w:val="0"/>
                <w:sz w:val="15"/>
                <w:szCs w:val="15"/>
              </w:rPr>
              <w:t>; XX</w:t>
            </w:r>
            <w:r w:rsidRPr="00EA5D32">
              <w:rPr>
                <w:kern w:val="0"/>
                <w:sz w:val="15"/>
                <w:szCs w:val="15"/>
              </w:rPr>
              <w:t>供电臂（上、下行、垂直）停电时间延长</w:t>
            </w:r>
            <w:r w:rsidRPr="00EA5D32">
              <w:rPr>
                <w:kern w:val="0"/>
                <w:sz w:val="15"/>
                <w:szCs w:val="15"/>
              </w:rPr>
              <w:t>30</w:t>
            </w:r>
            <w:r w:rsidRPr="00EA5D32">
              <w:rPr>
                <w:kern w:val="0"/>
                <w:sz w:val="15"/>
                <w:szCs w:val="15"/>
              </w:rPr>
              <w:t>分钟，</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站间（上、下行线）加开轨道车推迟</w:t>
            </w:r>
            <w:r w:rsidRPr="00EA5D32">
              <w:rPr>
                <w:kern w:val="0"/>
                <w:sz w:val="15"/>
                <w:szCs w:val="15"/>
              </w:rPr>
              <w:t>30</w:t>
            </w:r>
            <w:r w:rsidRPr="00EA5D32">
              <w:rPr>
                <w:kern w:val="0"/>
                <w:sz w:val="15"/>
                <w:szCs w:val="15"/>
              </w:rPr>
              <w:t>分钟到达</w:t>
            </w:r>
            <w:r w:rsidRPr="00EA5D32">
              <w:rPr>
                <w:kern w:val="0"/>
                <w:sz w:val="15"/>
                <w:szCs w:val="15"/>
              </w:rPr>
              <w:t>XX</w:t>
            </w:r>
            <w:r w:rsidRPr="00EA5D32">
              <w:rPr>
                <w:kern w:val="0"/>
                <w:sz w:val="15"/>
                <w:szCs w:val="15"/>
              </w:rPr>
              <w:t>站。</w:t>
            </w:r>
          </w:p>
          <w:p w14:paraId="2AA8D718" w14:textId="77777777" w:rsidR="001407A3" w:rsidRPr="00EA5D32" w:rsidRDefault="001407A3" w:rsidP="008873D9">
            <w:pPr>
              <w:widowControl/>
              <w:snapToGrid w:val="0"/>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A508637" w14:textId="77777777" w:rsidR="001407A3" w:rsidRPr="00EA5D32" w:rsidRDefault="001407A3" w:rsidP="008873D9">
            <w:pPr>
              <w:widowControl/>
              <w:snapToGrid w:val="0"/>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6E39C54B"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78" w:type="dxa"/>
            <w:vAlign w:val="center"/>
          </w:tcPr>
          <w:p w14:paraId="3952BBDE" w14:textId="77777777" w:rsidR="001407A3" w:rsidRPr="00EA5D32" w:rsidRDefault="001407A3" w:rsidP="008873D9">
            <w:pPr>
              <w:widowControl/>
              <w:spacing w:line="160" w:lineRule="exact"/>
              <w:jc w:val="center"/>
              <w:rPr>
                <w:kern w:val="0"/>
                <w:sz w:val="15"/>
                <w:szCs w:val="15"/>
              </w:rPr>
            </w:pPr>
            <w:r w:rsidRPr="00EA5D32">
              <w:rPr>
                <w:kern w:val="0"/>
                <w:sz w:val="15"/>
                <w:szCs w:val="15"/>
              </w:rPr>
              <w:t>30</w:t>
            </w:r>
          </w:p>
          <w:p w14:paraId="35FE0399" w14:textId="77777777" w:rsidR="001407A3" w:rsidRPr="00EA5D32" w:rsidRDefault="001407A3" w:rsidP="008873D9">
            <w:pPr>
              <w:widowControl/>
              <w:spacing w:line="160" w:lineRule="exact"/>
              <w:jc w:val="center"/>
              <w:rPr>
                <w:kern w:val="0"/>
                <w:sz w:val="15"/>
                <w:szCs w:val="15"/>
              </w:rPr>
            </w:pPr>
            <w:r w:rsidRPr="00EA5D32">
              <w:rPr>
                <w:kern w:val="0"/>
                <w:sz w:val="15"/>
                <w:szCs w:val="15"/>
              </w:rPr>
              <w:t>分钟</w:t>
            </w:r>
          </w:p>
        </w:tc>
        <w:tc>
          <w:tcPr>
            <w:tcW w:w="2667" w:type="dxa"/>
          </w:tcPr>
          <w:p w14:paraId="6CDCD727" w14:textId="77777777" w:rsidR="001407A3" w:rsidRPr="00EA5D32" w:rsidRDefault="001407A3" w:rsidP="008873D9">
            <w:pPr>
              <w:widowControl/>
              <w:spacing w:line="200" w:lineRule="exact"/>
              <w:rPr>
                <w:kern w:val="0"/>
                <w:sz w:val="15"/>
                <w:szCs w:val="15"/>
              </w:rPr>
            </w:pPr>
            <w:r w:rsidRPr="00EA5D32">
              <w:rPr>
                <w:kern w:val="0"/>
                <w:sz w:val="15"/>
                <w:szCs w:val="15"/>
              </w:rPr>
              <w:t>一、</w:t>
            </w:r>
            <w:r w:rsidRPr="00EA5D32">
              <w:rPr>
                <w:kern w:val="0"/>
                <w:sz w:val="15"/>
                <w:szCs w:val="15"/>
              </w:rPr>
              <w:t>⑴ DX-7793</w:t>
            </w:r>
            <w:r w:rsidRPr="00EA5D32">
              <w:rPr>
                <w:kern w:val="0"/>
                <w:sz w:val="15"/>
                <w:szCs w:val="15"/>
              </w:rPr>
              <w:t>号，</w:t>
            </w:r>
            <w:r w:rsidRPr="00EA5D32">
              <w:rPr>
                <w:kern w:val="0"/>
                <w:sz w:val="15"/>
                <w:szCs w:val="15"/>
              </w:rPr>
              <w:t xml:space="preserve"> 8</w:t>
            </w:r>
            <w:r w:rsidRPr="00EA5D32">
              <w:rPr>
                <w:kern w:val="0"/>
                <w:sz w:val="15"/>
                <w:szCs w:val="15"/>
              </w:rPr>
              <w:t>：</w:t>
            </w:r>
            <w:r w:rsidRPr="00EA5D32">
              <w:rPr>
                <w:kern w:val="0"/>
                <w:sz w:val="15"/>
                <w:szCs w:val="15"/>
              </w:rPr>
              <w:t>21</w:t>
            </w:r>
            <w:r w:rsidRPr="00EA5D32">
              <w:rPr>
                <w:kern w:val="0"/>
                <w:sz w:val="15"/>
                <w:szCs w:val="15"/>
              </w:rPr>
              <w:t>发令。</w:t>
            </w:r>
          </w:p>
          <w:p w14:paraId="6F36D373" w14:textId="77777777" w:rsidR="001407A3" w:rsidRPr="00EA5D32" w:rsidRDefault="001407A3" w:rsidP="008873D9">
            <w:pPr>
              <w:widowControl/>
              <w:spacing w:line="200" w:lineRule="exact"/>
              <w:rPr>
                <w:kern w:val="0"/>
                <w:sz w:val="15"/>
                <w:szCs w:val="15"/>
              </w:rPr>
            </w:pPr>
            <w:r w:rsidRPr="00EA5D32">
              <w:rPr>
                <w:kern w:val="0"/>
                <w:sz w:val="15"/>
                <w:szCs w:val="15"/>
              </w:rPr>
              <w:t xml:space="preserve">⑵ </w:t>
            </w:r>
            <w:r w:rsidRPr="00EA5D32">
              <w:rPr>
                <w:kern w:val="0"/>
                <w:sz w:val="15"/>
                <w:szCs w:val="15"/>
              </w:rPr>
              <w:t>封锁时间延长至</w:t>
            </w:r>
            <w:r w:rsidRPr="00EA5D32">
              <w:rPr>
                <w:kern w:val="0"/>
                <w:sz w:val="15"/>
                <w:szCs w:val="15"/>
              </w:rPr>
              <w:t>9</w:t>
            </w:r>
            <w:r w:rsidRPr="00EA5D32">
              <w:rPr>
                <w:kern w:val="0"/>
                <w:sz w:val="15"/>
                <w:szCs w:val="15"/>
              </w:rPr>
              <w:t>：</w:t>
            </w:r>
            <w:r w:rsidRPr="00EA5D32">
              <w:rPr>
                <w:kern w:val="0"/>
                <w:sz w:val="15"/>
                <w:szCs w:val="15"/>
              </w:rPr>
              <w:t>30</w:t>
            </w:r>
            <w:r w:rsidRPr="00EA5D32">
              <w:rPr>
                <w:kern w:val="0"/>
                <w:sz w:val="15"/>
                <w:szCs w:val="15"/>
              </w:rPr>
              <w:t>分。</w:t>
            </w:r>
          </w:p>
          <w:p w14:paraId="255ACC5A" w14:textId="77777777" w:rsidR="001407A3" w:rsidRPr="00EA5D32" w:rsidRDefault="001407A3" w:rsidP="008873D9">
            <w:pPr>
              <w:widowControl/>
              <w:spacing w:line="200" w:lineRule="exact"/>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275E6FFD" w14:textId="77777777" w:rsidR="001407A3" w:rsidRPr="00EA5D32" w:rsidRDefault="001407A3" w:rsidP="008873D9">
            <w:pPr>
              <w:widowControl/>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CFB07D6" w14:textId="77777777" w:rsidR="001407A3" w:rsidRPr="00EA5D32" w:rsidRDefault="001407A3" w:rsidP="008873D9">
            <w:pPr>
              <w:widowControl/>
              <w:spacing w:line="200" w:lineRule="exact"/>
              <w:ind w:firstLineChars="100" w:firstLine="150"/>
              <w:rPr>
                <w:kern w:val="0"/>
                <w:sz w:val="15"/>
                <w:szCs w:val="15"/>
              </w:rPr>
            </w:pPr>
          </w:p>
          <w:p w14:paraId="75688F28" w14:textId="77777777" w:rsidR="001407A3" w:rsidRPr="00EA5D32" w:rsidRDefault="001407A3" w:rsidP="008873D9">
            <w:pPr>
              <w:widowControl/>
              <w:spacing w:line="200" w:lineRule="exact"/>
              <w:rPr>
                <w:kern w:val="0"/>
                <w:sz w:val="15"/>
                <w:szCs w:val="15"/>
              </w:rPr>
            </w:pPr>
            <w:r w:rsidRPr="00EA5D32">
              <w:rPr>
                <w:kern w:val="0"/>
                <w:sz w:val="15"/>
                <w:szCs w:val="15"/>
              </w:rPr>
              <w:t>二、</w:t>
            </w:r>
            <w:r w:rsidRPr="00EA5D32">
              <w:rPr>
                <w:kern w:val="0"/>
                <w:sz w:val="15"/>
                <w:szCs w:val="15"/>
              </w:rPr>
              <w:t>⑴ DX-7794</w:t>
            </w:r>
            <w:r w:rsidRPr="00EA5D32">
              <w:rPr>
                <w:kern w:val="0"/>
                <w:sz w:val="15"/>
                <w:szCs w:val="15"/>
              </w:rPr>
              <w:t>号，</w:t>
            </w:r>
            <w:r w:rsidRPr="00EA5D32">
              <w:rPr>
                <w:kern w:val="0"/>
                <w:sz w:val="15"/>
                <w:szCs w:val="15"/>
              </w:rPr>
              <w:t xml:space="preserve"> 8</w:t>
            </w:r>
            <w:r w:rsidRPr="00EA5D32">
              <w:rPr>
                <w:kern w:val="0"/>
                <w:sz w:val="15"/>
                <w:szCs w:val="15"/>
              </w:rPr>
              <w:t>：</w:t>
            </w:r>
            <w:r w:rsidRPr="00EA5D32">
              <w:rPr>
                <w:kern w:val="0"/>
                <w:sz w:val="15"/>
                <w:szCs w:val="15"/>
              </w:rPr>
              <w:t>21</w:t>
            </w:r>
            <w:r w:rsidRPr="00EA5D32">
              <w:rPr>
                <w:kern w:val="0"/>
                <w:sz w:val="15"/>
                <w:szCs w:val="15"/>
              </w:rPr>
              <w:t>发令。</w:t>
            </w:r>
          </w:p>
          <w:p w14:paraId="4748D975" w14:textId="77777777" w:rsidR="001407A3" w:rsidRPr="00EA5D32" w:rsidRDefault="001407A3" w:rsidP="008873D9">
            <w:pPr>
              <w:widowControl/>
              <w:spacing w:line="200" w:lineRule="exact"/>
              <w:rPr>
                <w:kern w:val="0"/>
                <w:sz w:val="15"/>
                <w:szCs w:val="15"/>
              </w:rPr>
            </w:pPr>
            <w:r w:rsidRPr="00EA5D32">
              <w:rPr>
                <w:kern w:val="0"/>
                <w:sz w:val="15"/>
                <w:szCs w:val="15"/>
              </w:rPr>
              <w:t>⑵ XX</w:t>
            </w:r>
            <w:r w:rsidRPr="00EA5D32">
              <w:rPr>
                <w:kern w:val="0"/>
                <w:sz w:val="15"/>
                <w:szCs w:val="15"/>
              </w:rPr>
              <w:t>供电臂（上、下行、垂直）停电延长至</w:t>
            </w:r>
            <w:r w:rsidRPr="00EA5D32">
              <w:rPr>
                <w:kern w:val="0"/>
                <w:sz w:val="15"/>
                <w:szCs w:val="15"/>
              </w:rPr>
              <w:t>9</w:t>
            </w:r>
            <w:r w:rsidRPr="00EA5D32">
              <w:rPr>
                <w:kern w:val="0"/>
                <w:sz w:val="15"/>
                <w:szCs w:val="15"/>
              </w:rPr>
              <w:t>：</w:t>
            </w:r>
            <w:r w:rsidRPr="00EA5D32">
              <w:rPr>
                <w:kern w:val="0"/>
                <w:sz w:val="15"/>
                <w:szCs w:val="15"/>
              </w:rPr>
              <w:t>30</w:t>
            </w:r>
            <w:r w:rsidRPr="00EA5D32">
              <w:rPr>
                <w:kern w:val="0"/>
                <w:sz w:val="15"/>
                <w:szCs w:val="15"/>
              </w:rPr>
              <w:t>。</w:t>
            </w:r>
          </w:p>
          <w:p w14:paraId="50CB34F2" w14:textId="77777777" w:rsidR="001407A3" w:rsidRPr="00EA5D32" w:rsidRDefault="001407A3" w:rsidP="008873D9">
            <w:pPr>
              <w:widowControl/>
              <w:spacing w:line="200" w:lineRule="exact"/>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1EBB00C8" w14:textId="77777777" w:rsidR="001407A3" w:rsidRPr="00EA5D32" w:rsidRDefault="001407A3" w:rsidP="008873D9">
            <w:pPr>
              <w:widowControl/>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tc>
        <w:tc>
          <w:tcPr>
            <w:tcW w:w="675" w:type="dxa"/>
            <w:vAlign w:val="center"/>
          </w:tcPr>
          <w:p w14:paraId="0719BC78"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016009D6" w14:textId="77777777" w:rsidR="001407A3" w:rsidRPr="00EA5D32" w:rsidRDefault="001407A3" w:rsidP="008873D9">
            <w:pPr>
              <w:jc w:val="center"/>
              <w:rPr>
                <w:kern w:val="0"/>
                <w:sz w:val="15"/>
                <w:szCs w:val="15"/>
              </w:rPr>
            </w:pPr>
            <w:r w:rsidRPr="00EA5D32">
              <w:rPr>
                <w:kern w:val="0"/>
                <w:sz w:val="15"/>
                <w:szCs w:val="15"/>
              </w:rPr>
              <w:t>9</w:t>
            </w:r>
            <w:r w:rsidRPr="00EA5D32">
              <w:rPr>
                <w:kern w:val="0"/>
                <w:sz w:val="15"/>
                <w:szCs w:val="15"/>
              </w:rPr>
              <w:t>：</w:t>
            </w:r>
            <w:r w:rsidRPr="00EA5D32">
              <w:rPr>
                <w:kern w:val="0"/>
                <w:sz w:val="15"/>
                <w:szCs w:val="15"/>
              </w:rPr>
              <w:t>28</w:t>
            </w:r>
            <w:r w:rsidRPr="00EA5D32">
              <w:rPr>
                <w:kern w:val="0"/>
                <w:sz w:val="15"/>
                <w:szCs w:val="15"/>
              </w:rPr>
              <w:t xml:space="preserve">　</w:t>
            </w:r>
          </w:p>
        </w:tc>
        <w:tc>
          <w:tcPr>
            <w:tcW w:w="2415" w:type="dxa"/>
          </w:tcPr>
          <w:p w14:paraId="5C65F9BB"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施工完毕，</w:t>
            </w:r>
            <w:r w:rsidRPr="00EA5D32">
              <w:rPr>
                <w:kern w:val="0"/>
                <w:sz w:val="15"/>
                <w:szCs w:val="15"/>
              </w:rPr>
              <w:t>57002</w:t>
            </w:r>
            <w:r w:rsidRPr="00EA5D32">
              <w:rPr>
                <w:kern w:val="0"/>
                <w:sz w:val="15"/>
                <w:szCs w:val="15"/>
              </w:rPr>
              <w:t>次已整列到达</w:t>
            </w:r>
            <w:r w:rsidRPr="00EA5D32">
              <w:rPr>
                <w:kern w:val="0"/>
                <w:sz w:val="15"/>
                <w:szCs w:val="15"/>
              </w:rPr>
              <w:t>XX</w:t>
            </w:r>
            <w:r w:rsidRPr="00EA5D32">
              <w:rPr>
                <w:kern w:val="0"/>
                <w:sz w:val="15"/>
                <w:szCs w:val="15"/>
              </w:rPr>
              <w:t>站，请求开通</w:t>
            </w:r>
            <w:r w:rsidRPr="00EA5D32">
              <w:rPr>
                <w:kern w:val="0"/>
                <w:sz w:val="15"/>
                <w:szCs w:val="15"/>
              </w:rPr>
              <w:t>XX</w:t>
            </w:r>
            <w:r w:rsidRPr="00EA5D32">
              <w:rPr>
                <w:kern w:val="0"/>
                <w:sz w:val="15"/>
                <w:szCs w:val="15"/>
              </w:rPr>
              <w:t>至</w:t>
            </w:r>
            <w:r w:rsidRPr="00EA5D32">
              <w:rPr>
                <w:kern w:val="0"/>
                <w:sz w:val="15"/>
                <w:szCs w:val="15"/>
              </w:rPr>
              <w:t>XX</w:t>
            </w:r>
            <w:r w:rsidRPr="00EA5D32">
              <w:rPr>
                <w:kern w:val="0"/>
                <w:sz w:val="15"/>
                <w:szCs w:val="15"/>
              </w:rPr>
              <w:t>区间（上、下行线），同时</w:t>
            </w:r>
            <w:r w:rsidRPr="00EA5D32">
              <w:rPr>
                <w:kern w:val="0"/>
                <w:sz w:val="15"/>
                <w:szCs w:val="15"/>
              </w:rPr>
              <w:t>XX</w:t>
            </w:r>
            <w:r w:rsidRPr="00EA5D32">
              <w:rPr>
                <w:kern w:val="0"/>
                <w:sz w:val="15"/>
                <w:szCs w:val="15"/>
              </w:rPr>
              <w:t>供电臂（上、下行、垂直）恢复供电。</w:t>
            </w:r>
          </w:p>
          <w:p w14:paraId="4F2A7478"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AC2F65D"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4720E4D"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553" w:type="dxa"/>
          </w:tcPr>
          <w:p w14:paraId="769B6282" w14:textId="77777777" w:rsidR="001407A3" w:rsidRPr="00EA5D32" w:rsidRDefault="001407A3" w:rsidP="008873D9">
            <w:pPr>
              <w:widowControl/>
              <w:spacing w:line="200" w:lineRule="exact"/>
              <w:rPr>
                <w:kern w:val="0"/>
                <w:sz w:val="15"/>
                <w:szCs w:val="15"/>
                <w:bdr w:val="single" w:sz="4" w:space="0" w:color="auto"/>
              </w:rPr>
            </w:pPr>
            <w:r w:rsidRPr="00EA5D32">
              <w:rPr>
                <w:kern w:val="0"/>
                <w:sz w:val="15"/>
                <w:szCs w:val="15"/>
              </w:rPr>
              <w:t>一、</w:t>
            </w:r>
            <w:r w:rsidRPr="00EA5D32">
              <w:rPr>
                <w:kern w:val="0"/>
                <w:sz w:val="15"/>
                <w:szCs w:val="15"/>
              </w:rPr>
              <w:t>⑴ DX-7795</w:t>
            </w:r>
            <w:r w:rsidRPr="00EA5D32">
              <w:rPr>
                <w:kern w:val="0"/>
                <w:sz w:val="15"/>
                <w:szCs w:val="15"/>
              </w:rPr>
              <w:t>，</w:t>
            </w:r>
            <w:r w:rsidRPr="00EA5D32">
              <w:rPr>
                <w:kern w:val="0"/>
                <w:sz w:val="15"/>
                <w:szCs w:val="15"/>
              </w:rPr>
              <w:t>9</w:t>
            </w:r>
            <w:r w:rsidRPr="00EA5D32">
              <w:rPr>
                <w:kern w:val="0"/>
                <w:sz w:val="15"/>
                <w:szCs w:val="15"/>
              </w:rPr>
              <w:t>：</w:t>
            </w:r>
            <w:r w:rsidRPr="00EA5D32">
              <w:rPr>
                <w:kern w:val="0"/>
                <w:sz w:val="15"/>
                <w:szCs w:val="15"/>
              </w:rPr>
              <w:t>30</w:t>
            </w:r>
            <w:r w:rsidRPr="00EA5D32">
              <w:rPr>
                <w:kern w:val="0"/>
                <w:sz w:val="15"/>
                <w:szCs w:val="15"/>
              </w:rPr>
              <w:t>区间开通。</w:t>
            </w:r>
          </w:p>
          <w:p w14:paraId="421EFA74" w14:textId="77777777" w:rsidR="001407A3" w:rsidRPr="00EA5D32" w:rsidRDefault="001407A3" w:rsidP="008873D9">
            <w:pPr>
              <w:widowControl/>
              <w:spacing w:line="200" w:lineRule="exact"/>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97B1D44" w14:textId="77777777" w:rsidR="001407A3" w:rsidRPr="00EA5D32" w:rsidRDefault="001407A3" w:rsidP="008873D9">
            <w:pPr>
              <w:widowControl/>
              <w:spacing w:line="200" w:lineRule="exact"/>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431E8D79" w14:textId="77777777" w:rsidR="001407A3" w:rsidRPr="00EA5D32" w:rsidRDefault="001407A3" w:rsidP="008873D9">
            <w:pPr>
              <w:widowControl/>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62637A6" w14:textId="77777777" w:rsidR="001407A3" w:rsidRPr="00EA5D32" w:rsidRDefault="001407A3" w:rsidP="008873D9">
            <w:pPr>
              <w:widowControl/>
              <w:spacing w:line="200" w:lineRule="exact"/>
              <w:rPr>
                <w:kern w:val="0"/>
                <w:sz w:val="15"/>
                <w:szCs w:val="15"/>
              </w:rPr>
            </w:pPr>
          </w:p>
          <w:p w14:paraId="033182DF" w14:textId="77777777" w:rsidR="001407A3" w:rsidRPr="00EA5D32" w:rsidRDefault="001407A3" w:rsidP="008873D9">
            <w:pPr>
              <w:widowControl/>
              <w:spacing w:line="200" w:lineRule="exact"/>
              <w:rPr>
                <w:kern w:val="0"/>
                <w:sz w:val="15"/>
                <w:szCs w:val="15"/>
                <w:bdr w:val="single" w:sz="4" w:space="0" w:color="auto"/>
              </w:rPr>
            </w:pPr>
            <w:r w:rsidRPr="00EA5D32">
              <w:rPr>
                <w:kern w:val="0"/>
                <w:sz w:val="15"/>
                <w:szCs w:val="15"/>
              </w:rPr>
              <w:t>二、</w:t>
            </w:r>
            <w:r w:rsidRPr="00EA5D32">
              <w:rPr>
                <w:kern w:val="0"/>
                <w:sz w:val="15"/>
                <w:szCs w:val="15"/>
              </w:rPr>
              <w:t>⑴ DX-7796</w:t>
            </w:r>
            <w:r w:rsidRPr="00EA5D32">
              <w:rPr>
                <w:kern w:val="0"/>
                <w:sz w:val="15"/>
                <w:szCs w:val="15"/>
              </w:rPr>
              <w:t>，</w:t>
            </w:r>
            <w:r w:rsidRPr="00EA5D32">
              <w:rPr>
                <w:kern w:val="0"/>
                <w:sz w:val="15"/>
                <w:szCs w:val="15"/>
              </w:rPr>
              <w:t>9</w:t>
            </w:r>
            <w:r w:rsidRPr="00EA5D32">
              <w:rPr>
                <w:kern w:val="0"/>
                <w:sz w:val="15"/>
                <w:szCs w:val="15"/>
              </w:rPr>
              <w:t>：</w:t>
            </w:r>
            <w:r w:rsidRPr="00EA5D32">
              <w:rPr>
                <w:kern w:val="0"/>
                <w:sz w:val="15"/>
                <w:szCs w:val="15"/>
              </w:rPr>
              <w:t>30</w:t>
            </w:r>
            <w:r w:rsidRPr="00EA5D32">
              <w:rPr>
                <w:kern w:val="0"/>
                <w:sz w:val="15"/>
                <w:szCs w:val="15"/>
              </w:rPr>
              <w:t>恢复供电。</w:t>
            </w:r>
          </w:p>
          <w:p w14:paraId="1D7654E5" w14:textId="77777777" w:rsidR="001407A3" w:rsidRPr="00EA5D32" w:rsidRDefault="001407A3" w:rsidP="008873D9">
            <w:pPr>
              <w:widowControl/>
              <w:spacing w:line="200" w:lineRule="exact"/>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FA38B4A" w14:textId="77777777" w:rsidR="001407A3" w:rsidRPr="00EA5D32" w:rsidRDefault="001407A3" w:rsidP="008873D9">
            <w:pPr>
              <w:spacing w:line="200" w:lineRule="exact"/>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20238C46" w14:textId="77777777" w:rsidR="001407A3" w:rsidRPr="00EA5D32" w:rsidRDefault="001407A3" w:rsidP="008873D9">
            <w:pPr>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EC90C9C" w14:textId="77777777" w:rsidR="001407A3" w:rsidRPr="00EA5D32" w:rsidRDefault="001407A3" w:rsidP="008873D9">
            <w:pPr>
              <w:spacing w:line="200" w:lineRule="exact"/>
              <w:rPr>
                <w:kern w:val="0"/>
                <w:sz w:val="15"/>
                <w:szCs w:val="15"/>
              </w:rPr>
            </w:pPr>
          </w:p>
          <w:p w14:paraId="51F57278" w14:textId="77777777" w:rsidR="001407A3" w:rsidRPr="00EA5D32" w:rsidRDefault="001407A3" w:rsidP="008873D9">
            <w:pPr>
              <w:spacing w:line="200" w:lineRule="exact"/>
              <w:rPr>
                <w:kern w:val="0"/>
                <w:sz w:val="15"/>
                <w:szCs w:val="15"/>
              </w:rPr>
            </w:pPr>
          </w:p>
        </w:tc>
        <w:tc>
          <w:tcPr>
            <w:tcW w:w="868" w:type="dxa"/>
            <w:vAlign w:val="center"/>
          </w:tcPr>
          <w:p w14:paraId="50354F77" w14:textId="77777777" w:rsidR="001407A3" w:rsidRPr="00EA5D32" w:rsidRDefault="001407A3" w:rsidP="008873D9">
            <w:pPr>
              <w:spacing w:line="0" w:lineRule="atLeast"/>
              <w:rPr>
                <w:sz w:val="15"/>
                <w:szCs w:val="15"/>
              </w:rPr>
            </w:pPr>
          </w:p>
        </w:tc>
      </w:tr>
    </w:tbl>
    <w:p w14:paraId="4D25D2A1" w14:textId="77777777" w:rsidR="001407A3" w:rsidRPr="00EA5D32" w:rsidRDefault="001407A3" w:rsidP="001407A3">
      <w:pPr>
        <w:spacing w:line="0" w:lineRule="atLeast"/>
        <w:ind w:leftChars="201" w:left="422" w:firstLine="2"/>
        <w:rPr>
          <w:rFonts w:eastAsia="仿宋_GB2312"/>
          <w:szCs w:val="21"/>
        </w:rPr>
      </w:pPr>
      <w:r w:rsidRPr="00EA5D32">
        <w:rPr>
          <w:rFonts w:eastAsia="仿宋_GB2312"/>
          <w:szCs w:val="21"/>
        </w:rPr>
        <w:t>注：</w:t>
      </w:r>
      <w:r w:rsidRPr="00EA5D32">
        <w:rPr>
          <w:rFonts w:eastAsia="仿宋_GB2312"/>
          <w:szCs w:val="21"/>
        </w:rPr>
        <w:t>1</w:t>
      </w:r>
      <w:r w:rsidRPr="00EA5D32">
        <w:rPr>
          <w:rFonts w:eastAsia="仿宋_GB2312"/>
          <w:szCs w:val="21"/>
        </w:rPr>
        <w:t>、请求延点时，对受影响的设备和需延长的时间在登记中应予以注明。</w:t>
      </w:r>
    </w:p>
    <w:p w14:paraId="3F0E3C29" w14:textId="77777777" w:rsidR="001407A3" w:rsidRPr="00EA5D32" w:rsidRDefault="001407A3" w:rsidP="001407A3">
      <w:pPr>
        <w:spacing w:line="0" w:lineRule="atLeast"/>
        <w:ind w:leftChars="201" w:left="422" w:firstLine="2"/>
        <w:rPr>
          <w:rFonts w:eastAsia="仿宋_GB2312"/>
          <w:szCs w:val="21"/>
        </w:rPr>
      </w:pPr>
      <w:r w:rsidRPr="00EA5D32">
        <w:rPr>
          <w:rFonts w:eastAsia="仿宋_GB2312"/>
          <w:szCs w:val="21"/>
        </w:rPr>
        <w:t>2</w:t>
      </w:r>
      <w:r w:rsidRPr="00EA5D32">
        <w:rPr>
          <w:rFonts w:eastAsia="仿宋_GB2312"/>
          <w:szCs w:val="21"/>
        </w:rPr>
        <w:t>、销记时施工以延</w:t>
      </w:r>
      <w:proofErr w:type="gramStart"/>
      <w:r w:rsidRPr="00EA5D32">
        <w:rPr>
          <w:rFonts w:eastAsia="仿宋_GB2312"/>
          <w:szCs w:val="21"/>
        </w:rPr>
        <w:t>点施工</w:t>
      </w:r>
      <w:proofErr w:type="gramEnd"/>
      <w:r w:rsidRPr="00EA5D32">
        <w:rPr>
          <w:rFonts w:eastAsia="仿宋_GB2312"/>
          <w:szCs w:val="21"/>
        </w:rPr>
        <w:t>结束后的调度命令销记开通。</w:t>
      </w:r>
    </w:p>
    <w:p w14:paraId="2026CA49" w14:textId="77777777" w:rsidR="001407A3" w:rsidRPr="00EA5D32" w:rsidRDefault="001407A3" w:rsidP="001407A3">
      <w:pPr>
        <w:spacing w:line="0" w:lineRule="atLeast"/>
        <w:ind w:leftChars="201" w:left="422" w:firstLine="2"/>
        <w:rPr>
          <w:rFonts w:eastAsia="仿宋_GB2312"/>
          <w:b/>
          <w:sz w:val="24"/>
        </w:rPr>
      </w:pPr>
    </w:p>
    <w:p w14:paraId="0B2B20C0" w14:textId="77777777" w:rsidR="001407A3" w:rsidRPr="00EA5D32" w:rsidRDefault="001407A3" w:rsidP="001407A3">
      <w:pPr>
        <w:spacing w:line="0" w:lineRule="atLeast"/>
        <w:ind w:firstLineChars="49" w:firstLine="118"/>
        <w:rPr>
          <w:rFonts w:eastAsia="仿宋_GB2312"/>
          <w:b/>
          <w:sz w:val="24"/>
        </w:rPr>
      </w:pPr>
      <w:r w:rsidRPr="00EA5D32">
        <w:rPr>
          <w:rFonts w:eastAsia="仿宋_GB2312"/>
          <w:b/>
          <w:sz w:val="24"/>
        </w:rPr>
        <w:t>5.</w:t>
      </w:r>
      <w:r w:rsidRPr="00EA5D32">
        <w:rPr>
          <w:rFonts w:eastAsia="仿宋_GB2312"/>
          <w:b/>
          <w:sz w:val="24"/>
        </w:rPr>
        <w:t>由车站安排进行的</w:t>
      </w:r>
      <w:proofErr w:type="gramStart"/>
      <w:r w:rsidRPr="00EA5D32">
        <w:rPr>
          <w:rFonts w:eastAsia="仿宋_GB2312"/>
          <w:b/>
          <w:sz w:val="24"/>
        </w:rPr>
        <w:t>施工登销记</w:t>
      </w:r>
      <w:proofErr w:type="gramEnd"/>
      <w:r w:rsidRPr="00EA5D32">
        <w:rPr>
          <w:rFonts w:eastAsia="仿宋_GB2312"/>
          <w:b/>
          <w:sz w:val="24"/>
        </w:rPr>
        <w:t>格式</w:t>
      </w:r>
    </w:p>
    <w:p w14:paraId="10940B24" w14:textId="77777777" w:rsidR="001407A3" w:rsidRPr="00EA5D32" w:rsidRDefault="001407A3" w:rsidP="001407A3">
      <w:pPr>
        <w:spacing w:line="0" w:lineRule="atLeast"/>
        <w:ind w:firstLineChars="1650" w:firstLine="5280"/>
        <w:rPr>
          <w:b/>
          <w:sz w:val="24"/>
        </w:rPr>
      </w:pP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b/>
          <w:sz w:val="32"/>
          <w:szCs w:val="32"/>
        </w:rPr>
        <w:t xml:space="preserve"> </w:t>
      </w:r>
      <w:r w:rsidRPr="00EA5D32">
        <w:rPr>
          <w:b/>
          <w:sz w:val="32"/>
          <w:szCs w:val="32"/>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3888" w:type="dxa"/>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16"/>
        <w:gridCol w:w="779"/>
        <w:gridCol w:w="961"/>
        <w:gridCol w:w="1934"/>
        <w:gridCol w:w="765"/>
        <w:gridCol w:w="1999"/>
        <w:gridCol w:w="940"/>
        <w:gridCol w:w="2748"/>
        <w:gridCol w:w="2465"/>
        <w:gridCol w:w="781"/>
      </w:tblGrid>
      <w:tr w:rsidR="001407A3" w:rsidRPr="00EA5D32" w14:paraId="0EB061BF" w14:textId="77777777" w:rsidTr="008873D9">
        <w:trPr>
          <w:trHeight w:val="391"/>
        </w:trPr>
        <w:tc>
          <w:tcPr>
            <w:tcW w:w="4955" w:type="dxa"/>
            <w:gridSpan w:val="5"/>
            <w:vAlign w:val="center"/>
          </w:tcPr>
          <w:p w14:paraId="1A7C300F"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1999" w:type="dxa"/>
            <w:vAlign w:val="center"/>
          </w:tcPr>
          <w:p w14:paraId="294C69F8" w14:textId="77777777" w:rsidR="001407A3" w:rsidRPr="00EA5D32" w:rsidRDefault="001407A3" w:rsidP="008873D9">
            <w:pPr>
              <w:spacing w:line="0" w:lineRule="atLeast"/>
              <w:jc w:val="center"/>
              <w:rPr>
                <w:sz w:val="15"/>
                <w:szCs w:val="15"/>
              </w:rPr>
            </w:pPr>
            <w:r w:rsidRPr="00EA5D32">
              <w:rPr>
                <w:sz w:val="15"/>
                <w:szCs w:val="15"/>
              </w:rPr>
              <w:t>承认施工</w:t>
            </w:r>
          </w:p>
        </w:tc>
        <w:tc>
          <w:tcPr>
            <w:tcW w:w="3688" w:type="dxa"/>
            <w:gridSpan w:val="2"/>
            <w:vAlign w:val="center"/>
          </w:tcPr>
          <w:p w14:paraId="738A239C"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2465" w:type="dxa"/>
            <w:vAlign w:val="center"/>
          </w:tcPr>
          <w:p w14:paraId="158513AE" w14:textId="77777777" w:rsidR="001407A3" w:rsidRPr="00EA5D32" w:rsidRDefault="001407A3" w:rsidP="008873D9">
            <w:pPr>
              <w:spacing w:line="0" w:lineRule="atLeast"/>
              <w:jc w:val="center"/>
              <w:rPr>
                <w:sz w:val="15"/>
                <w:szCs w:val="15"/>
              </w:rPr>
            </w:pPr>
            <w:r w:rsidRPr="00EA5D32">
              <w:rPr>
                <w:sz w:val="15"/>
                <w:szCs w:val="15"/>
              </w:rPr>
              <w:t>施工开通</w:t>
            </w:r>
          </w:p>
        </w:tc>
        <w:tc>
          <w:tcPr>
            <w:tcW w:w="781" w:type="dxa"/>
            <w:vAlign w:val="center"/>
          </w:tcPr>
          <w:p w14:paraId="2D50C55E"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09893FF9" w14:textId="77777777" w:rsidTr="008873D9">
        <w:trPr>
          <w:trHeight w:val="1480"/>
        </w:trPr>
        <w:tc>
          <w:tcPr>
            <w:tcW w:w="516" w:type="dxa"/>
            <w:vAlign w:val="center"/>
          </w:tcPr>
          <w:p w14:paraId="1FA29183"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779" w:type="dxa"/>
            <w:vAlign w:val="center"/>
          </w:tcPr>
          <w:p w14:paraId="3AB5201D" w14:textId="77777777" w:rsidR="001407A3" w:rsidRPr="00EA5D32" w:rsidRDefault="001407A3" w:rsidP="008873D9">
            <w:pPr>
              <w:spacing w:line="0" w:lineRule="atLeast"/>
              <w:jc w:val="center"/>
              <w:rPr>
                <w:sz w:val="15"/>
                <w:szCs w:val="15"/>
              </w:rPr>
            </w:pPr>
            <w:r w:rsidRPr="00EA5D32">
              <w:rPr>
                <w:sz w:val="15"/>
                <w:szCs w:val="15"/>
              </w:rPr>
              <w:t>施工项目</w:t>
            </w:r>
          </w:p>
        </w:tc>
        <w:tc>
          <w:tcPr>
            <w:tcW w:w="961" w:type="dxa"/>
            <w:vAlign w:val="center"/>
          </w:tcPr>
          <w:p w14:paraId="519DC3FD" w14:textId="77777777" w:rsidR="001407A3" w:rsidRPr="00EA5D32" w:rsidRDefault="001407A3" w:rsidP="008873D9">
            <w:pPr>
              <w:spacing w:line="0" w:lineRule="atLeast"/>
              <w:jc w:val="center"/>
              <w:rPr>
                <w:sz w:val="15"/>
                <w:szCs w:val="15"/>
              </w:rPr>
            </w:pPr>
            <w:r w:rsidRPr="00EA5D32">
              <w:rPr>
                <w:sz w:val="15"/>
                <w:szCs w:val="15"/>
              </w:rPr>
              <w:t>月日时分</w:t>
            </w:r>
          </w:p>
        </w:tc>
        <w:tc>
          <w:tcPr>
            <w:tcW w:w="1934" w:type="dxa"/>
            <w:vAlign w:val="center"/>
          </w:tcPr>
          <w:p w14:paraId="2C749761"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0FE02F3F"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2681308C"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4530283A"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765" w:type="dxa"/>
            <w:vAlign w:val="center"/>
          </w:tcPr>
          <w:p w14:paraId="638409D7" w14:textId="77777777" w:rsidR="001407A3" w:rsidRPr="00EA5D32" w:rsidRDefault="001407A3" w:rsidP="008873D9">
            <w:pPr>
              <w:spacing w:line="0" w:lineRule="atLeast"/>
              <w:jc w:val="center"/>
              <w:rPr>
                <w:sz w:val="15"/>
                <w:szCs w:val="15"/>
              </w:rPr>
            </w:pPr>
            <w:r w:rsidRPr="00EA5D32">
              <w:rPr>
                <w:sz w:val="15"/>
                <w:szCs w:val="15"/>
              </w:rPr>
              <w:t>所需时分</w:t>
            </w:r>
          </w:p>
        </w:tc>
        <w:tc>
          <w:tcPr>
            <w:tcW w:w="1999" w:type="dxa"/>
            <w:vAlign w:val="center"/>
          </w:tcPr>
          <w:p w14:paraId="5B7A75F7"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040C5E0D"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6980B99D"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0A5DB247"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940" w:type="dxa"/>
            <w:vAlign w:val="center"/>
          </w:tcPr>
          <w:p w14:paraId="478CF308" w14:textId="77777777" w:rsidR="001407A3" w:rsidRPr="00EA5D32" w:rsidRDefault="001407A3" w:rsidP="008873D9">
            <w:pPr>
              <w:spacing w:line="0" w:lineRule="atLeast"/>
              <w:jc w:val="center"/>
              <w:rPr>
                <w:sz w:val="15"/>
                <w:szCs w:val="15"/>
              </w:rPr>
            </w:pPr>
            <w:r w:rsidRPr="00EA5D32">
              <w:rPr>
                <w:sz w:val="15"/>
                <w:szCs w:val="15"/>
              </w:rPr>
              <w:t>月日时分</w:t>
            </w:r>
          </w:p>
        </w:tc>
        <w:tc>
          <w:tcPr>
            <w:tcW w:w="2748" w:type="dxa"/>
            <w:vAlign w:val="center"/>
          </w:tcPr>
          <w:p w14:paraId="05545E50"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10B2E5D4"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3A27A36C"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1DB542EC"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2465" w:type="dxa"/>
            <w:vAlign w:val="center"/>
          </w:tcPr>
          <w:p w14:paraId="4DD525A9"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 xml:space="preserve">) </w:t>
            </w:r>
            <w:r w:rsidRPr="00EA5D32">
              <w:rPr>
                <w:sz w:val="15"/>
                <w:szCs w:val="15"/>
              </w:rPr>
              <w:t>命令号及开通时间</w:t>
            </w:r>
          </w:p>
          <w:p w14:paraId="05129AA4"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35C33BAD"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1DD53B3C"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781" w:type="dxa"/>
            <w:vAlign w:val="center"/>
          </w:tcPr>
          <w:p w14:paraId="184E290B" w14:textId="77777777" w:rsidR="001407A3" w:rsidRPr="00EA5D32" w:rsidRDefault="001407A3" w:rsidP="008873D9">
            <w:pPr>
              <w:spacing w:line="0" w:lineRule="atLeast"/>
              <w:rPr>
                <w:sz w:val="15"/>
                <w:szCs w:val="15"/>
              </w:rPr>
            </w:pPr>
          </w:p>
        </w:tc>
      </w:tr>
      <w:tr w:rsidR="001407A3" w:rsidRPr="00EA5D32" w14:paraId="2E6BE703" w14:textId="77777777" w:rsidTr="008873D9">
        <w:trPr>
          <w:trHeight w:val="4373"/>
        </w:trPr>
        <w:tc>
          <w:tcPr>
            <w:tcW w:w="516" w:type="dxa"/>
            <w:vAlign w:val="center"/>
          </w:tcPr>
          <w:p w14:paraId="7167F70A" w14:textId="77777777" w:rsidR="001407A3" w:rsidRPr="00EA5D32" w:rsidRDefault="001407A3" w:rsidP="008873D9">
            <w:pPr>
              <w:widowControl/>
              <w:jc w:val="center"/>
              <w:rPr>
                <w:kern w:val="0"/>
                <w:sz w:val="15"/>
                <w:szCs w:val="15"/>
              </w:rPr>
            </w:pPr>
            <w:r w:rsidRPr="00EA5D32">
              <w:rPr>
                <w:kern w:val="0"/>
                <w:sz w:val="15"/>
                <w:szCs w:val="15"/>
              </w:rPr>
              <w:t>9036</w:t>
            </w:r>
          </w:p>
        </w:tc>
        <w:tc>
          <w:tcPr>
            <w:tcW w:w="779" w:type="dxa"/>
            <w:vAlign w:val="center"/>
          </w:tcPr>
          <w:p w14:paraId="3C7D34B1" w14:textId="77777777" w:rsidR="001407A3" w:rsidRPr="00EA5D32" w:rsidRDefault="001407A3" w:rsidP="008873D9">
            <w:pPr>
              <w:rPr>
                <w:kern w:val="0"/>
                <w:sz w:val="15"/>
                <w:szCs w:val="15"/>
              </w:rPr>
            </w:pPr>
            <w:r w:rsidRPr="00EA5D32">
              <w:rPr>
                <w:kern w:val="0"/>
                <w:sz w:val="15"/>
                <w:szCs w:val="15"/>
              </w:rPr>
              <w:t>线路整治</w:t>
            </w:r>
          </w:p>
        </w:tc>
        <w:tc>
          <w:tcPr>
            <w:tcW w:w="961" w:type="dxa"/>
            <w:vAlign w:val="center"/>
          </w:tcPr>
          <w:p w14:paraId="2A5B4018"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09B6B1BD" w14:textId="77777777" w:rsidR="001407A3" w:rsidRPr="00EA5D32" w:rsidRDefault="001407A3" w:rsidP="008873D9">
            <w:pPr>
              <w:jc w:val="center"/>
              <w:rPr>
                <w:kern w:val="0"/>
                <w:sz w:val="15"/>
                <w:szCs w:val="15"/>
              </w:rPr>
            </w:pPr>
            <w:r w:rsidRPr="00EA5D32">
              <w:rPr>
                <w:kern w:val="0"/>
                <w:sz w:val="15"/>
                <w:szCs w:val="15"/>
              </w:rPr>
              <w:t>7</w:t>
            </w:r>
            <w:r w:rsidRPr="00EA5D32">
              <w:rPr>
                <w:kern w:val="0"/>
                <w:sz w:val="15"/>
                <w:szCs w:val="15"/>
              </w:rPr>
              <w:t>：</w:t>
            </w:r>
            <w:r w:rsidRPr="00EA5D32">
              <w:rPr>
                <w:kern w:val="0"/>
                <w:sz w:val="15"/>
                <w:szCs w:val="15"/>
              </w:rPr>
              <w:t>20</w:t>
            </w:r>
          </w:p>
        </w:tc>
        <w:tc>
          <w:tcPr>
            <w:tcW w:w="1934" w:type="dxa"/>
            <w:vAlign w:val="center"/>
          </w:tcPr>
          <w:p w14:paraId="40CD4B0B" w14:textId="77777777" w:rsidR="001407A3" w:rsidRPr="00EA5D32" w:rsidRDefault="001407A3" w:rsidP="008873D9">
            <w:pPr>
              <w:widowControl/>
              <w:jc w:val="left"/>
              <w:rPr>
                <w:kern w:val="0"/>
                <w:sz w:val="15"/>
                <w:szCs w:val="15"/>
              </w:rPr>
            </w:pPr>
            <w:r w:rsidRPr="00EA5D32">
              <w:rPr>
                <w:kern w:val="0"/>
                <w:sz w:val="15"/>
                <w:szCs w:val="15"/>
              </w:rPr>
              <w:t xml:space="preserve">⑴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日施工计划，</w:t>
            </w:r>
            <w:r w:rsidRPr="00EA5D32">
              <w:rPr>
                <w:kern w:val="0"/>
                <w:sz w:val="15"/>
                <w:szCs w:val="15"/>
              </w:rPr>
              <w:t>XX</w:t>
            </w:r>
            <w:r w:rsidRPr="00EA5D32">
              <w:rPr>
                <w:kern w:val="0"/>
                <w:sz w:val="15"/>
                <w:szCs w:val="15"/>
              </w:rPr>
              <w:t>工务段在</w:t>
            </w:r>
            <w:r w:rsidRPr="00EA5D32">
              <w:rPr>
                <w:kern w:val="0"/>
                <w:sz w:val="15"/>
                <w:szCs w:val="15"/>
              </w:rPr>
              <w:t>XX</w:t>
            </w:r>
            <w:proofErr w:type="gramStart"/>
            <w:r w:rsidRPr="00EA5D32">
              <w:rPr>
                <w:kern w:val="0"/>
                <w:sz w:val="15"/>
                <w:szCs w:val="15"/>
              </w:rPr>
              <w:t>站货</w:t>
            </w:r>
            <w:r w:rsidRPr="00EA5D32">
              <w:rPr>
                <w:kern w:val="0"/>
                <w:sz w:val="15"/>
                <w:szCs w:val="15"/>
              </w:rPr>
              <w:t>1</w:t>
            </w:r>
            <w:r w:rsidRPr="00EA5D32">
              <w:rPr>
                <w:kern w:val="0"/>
                <w:sz w:val="15"/>
                <w:szCs w:val="15"/>
              </w:rPr>
              <w:t>线</w:t>
            </w:r>
            <w:proofErr w:type="gramEnd"/>
            <w:r w:rsidRPr="00EA5D32">
              <w:rPr>
                <w:kern w:val="0"/>
                <w:sz w:val="15"/>
                <w:szCs w:val="15"/>
              </w:rPr>
              <w:t>进行线路整治施工，请求封锁</w:t>
            </w:r>
            <w:r w:rsidRPr="00EA5D32">
              <w:rPr>
                <w:kern w:val="0"/>
                <w:sz w:val="15"/>
                <w:szCs w:val="15"/>
              </w:rPr>
              <w:t>XX</w:t>
            </w:r>
            <w:proofErr w:type="gramStart"/>
            <w:r w:rsidRPr="00EA5D32">
              <w:rPr>
                <w:kern w:val="0"/>
                <w:sz w:val="15"/>
                <w:szCs w:val="15"/>
              </w:rPr>
              <w:t>站货</w:t>
            </w:r>
            <w:r w:rsidRPr="00EA5D32">
              <w:rPr>
                <w:kern w:val="0"/>
                <w:sz w:val="15"/>
                <w:szCs w:val="15"/>
              </w:rPr>
              <w:t>1</w:t>
            </w:r>
            <w:r w:rsidRPr="00EA5D32">
              <w:rPr>
                <w:kern w:val="0"/>
                <w:sz w:val="15"/>
                <w:szCs w:val="15"/>
              </w:rPr>
              <w:t>线</w:t>
            </w:r>
            <w:proofErr w:type="gramEnd"/>
            <w:r w:rsidRPr="00EA5D32">
              <w:rPr>
                <w:kern w:val="0"/>
                <w:sz w:val="15"/>
                <w:szCs w:val="15"/>
              </w:rPr>
              <w:t>。</w:t>
            </w:r>
          </w:p>
          <w:p w14:paraId="1EC4C55B"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7DD3FE29"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48CA5D62" w14:textId="77777777" w:rsidR="001407A3" w:rsidRPr="00EA5D32" w:rsidRDefault="001407A3" w:rsidP="008873D9">
            <w:pPr>
              <w:widowControl/>
              <w:jc w:val="left"/>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p w14:paraId="166D676C" w14:textId="77777777" w:rsidR="001407A3" w:rsidRPr="00EA5D32" w:rsidRDefault="001407A3" w:rsidP="008873D9">
            <w:pPr>
              <w:widowControl/>
              <w:jc w:val="left"/>
              <w:rPr>
                <w:kern w:val="0"/>
                <w:sz w:val="15"/>
                <w:szCs w:val="15"/>
              </w:rPr>
            </w:pPr>
          </w:p>
        </w:tc>
        <w:tc>
          <w:tcPr>
            <w:tcW w:w="765" w:type="dxa"/>
            <w:vAlign w:val="center"/>
          </w:tcPr>
          <w:p w14:paraId="7E256682" w14:textId="77777777" w:rsidR="001407A3" w:rsidRPr="00EA5D32" w:rsidRDefault="001407A3" w:rsidP="008873D9">
            <w:pPr>
              <w:jc w:val="center"/>
              <w:rPr>
                <w:kern w:val="0"/>
                <w:sz w:val="15"/>
                <w:szCs w:val="15"/>
              </w:rPr>
            </w:pPr>
            <w:r w:rsidRPr="00EA5D32">
              <w:rPr>
                <w:kern w:val="0"/>
                <w:sz w:val="15"/>
                <w:szCs w:val="15"/>
              </w:rPr>
              <w:t>60</w:t>
            </w:r>
          </w:p>
          <w:p w14:paraId="7BDA85FB" w14:textId="77777777" w:rsidR="001407A3" w:rsidRPr="00EA5D32" w:rsidRDefault="001407A3" w:rsidP="008873D9">
            <w:pPr>
              <w:jc w:val="center"/>
              <w:rPr>
                <w:kern w:val="0"/>
                <w:sz w:val="15"/>
                <w:szCs w:val="15"/>
              </w:rPr>
            </w:pPr>
            <w:r w:rsidRPr="00EA5D32">
              <w:rPr>
                <w:kern w:val="0"/>
                <w:sz w:val="15"/>
                <w:szCs w:val="15"/>
              </w:rPr>
              <w:t>分钟</w:t>
            </w:r>
          </w:p>
        </w:tc>
        <w:tc>
          <w:tcPr>
            <w:tcW w:w="1999" w:type="dxa"/>
            <w:vAlign w:val="center"/>
          </w:tcPr>
          <w:p w14:paraId="0952D8A9"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列车调度员</w:t>
            </w:r>
            <w:r w:rsidRPr="00EA5D32">
              <w:rPr>
                <w:kern w:val="0"/>
                <w:sz w:val="15"/>
                <w:szCs w:val="15"/>
              </w:rPr>
              <w:t>XXX</w:t>
            </w:r>
            <w:r w:rsidRPr="00EA5D32">
              <w:rPr>
                <w:kern w:val="0"/>
                <w:sz w:val="15"/>
                <w:szCs w:val="15"/>
              </w:rPr>
              <w:t>于</w:t>
            </w:r>
            <w:r w:rsidRPr="00EA5D32">
              <w:rPr>
                <w:kern w:val="0"/>
                <w:sz w:val="15"/>
                <w:szCs w:val="15"/>
              </w:rPr>
              <w:t>X</w:t>
            </w:r>
            <w:r w:rsidRPr="00EA5D32">
              <w:rPr>
                <w:kern w:val="0"/>
                <w:sz w:val="15"/>
                <w:szCs w:val="15"/>
              </w:rPr>
              <w:t>点</w:t>
            </w:r>
            <w:r w:rsidRPr="00EA5D32">
              <w:rPr>
                <w:kern w:val="0"/>
                <w:sz w:val="15"/>
                <w:szCs w:val="15"/>
              </w:rPr>
              <w:t>X</w:t>
            </w:r>
            <w:r w:rsidRPr="00EA5D32">
              <w:rPr>
                <w:kern w:val="0"/>
                <w:sz w:val="15"/>
                <w:szCs w:val="15"/>
              </w:rPr>
              <w:t>分口头同意。</w:t>
            </w:r>
          </w:p>
          <w:p w14:paraId="4A4E8337" w14:textId="77777777" w:rsidR="001407A3" w:rsidRPr="00EA5D32" w:rsidRDefault="001407A3" w:rsidP="008873D9">
            <w:pPr>
              <w:widowControl/>
              <w:rPr>
                <w:kern w:val="0"/>
                <w:sz w:val="15"/>
                <w:szCs w:val="15"/>
              </w:rPr>
            </w:pPr>
            <w:r w:rsidRPr="00EA5D32">
              <w:rPr>
                <w:kern w:val="0"/>
                <w:sz w:val="15"/>
                <w:szCs w:val="15"/>
              </w:rPr>
              <w:t>⑵ 9</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10</w:t>
            </w:r>
            <w:r w:rsidRPr="00EA5D32">
              <w:rPr>
                <w:kern w:val="0"/>
                <w:sz w:val="15"/>
                <w:szCs w:val="15"/>
              </w:rPr>
              <w:t>：</w:t>
            </w:r>
            <w:r w:rsidRPr="00EA5D32">
              <w:rPr>
                <w:kern w:val="0"/>
                <w:sz w:val="15"/>
                <w:szCs w:val="15"/>
              </w:rPr>
              <w:t>00</w:t>
            </w:r>
            <w:r w:rsidRPr="00EA5D32">
              <w:rPr>
                <w:kern w:val="0"/>
                <w:sz w:val="15"/>
                <w:szCs w:val="15"/>
              </w:rPr>
              <w:t>分封锁。</w:t>
            </w:r>
          </w:p>
          <w:p w14:paraId="410CBB2F"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2075CAA0" w14:textId="77777777" w:rsidR="001407A3" w:rsidRPr="00EA5D32" w:rsidRDefault="001407A3" w:rsidP="008873D9">
            <w:pPr>
              <w:widowControl/>
              <w:spacing w:line="200" w:lineRule="exact"/>
              <w:rPr>
                <w:kern w:val="0"/>
                <w:sz w:val="15"/>
                <w:szCs w:val="15"/>
              </w:rPr>
            </w:pPr>
            <w:r w:rsidRPr="00EA5D32">
              <w:rPr>
                <w:kern w:val="0"/>
                <w:sz w:val="15"/>
                <w:szCs w:val="15"/>
              </w:rPr>
              <w:t xml:space="preserve">⑷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tc>
        <w:tc>
          <w:tcPr>
            <w:tcW w:w="940" w:type="dxa"/>
            <w:vAlign w:val="center"/>
          </w:tcPr>
          <w:p w14:paraId="61EB19B7"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p>
          <w:p w14:paraId="13466729" w14:textId="77777777" w:rsidR="001407A3" w:rsidRPr="00EA5D32" w:rsidRDefault="001407A3" w:rsidP="008873D9">
            <w:pPr>
              <w:jc w:val="center"/>
              <w:rPr>
                <w:kern w:val="0"/>
                <w:sz w:val="15"/>
                <w:szCs w:val="15"/>
              </w:rPr>
            </w:pPr>
            <w:r w:rsidRPr="00EA5D32">
              <w:rPr>
                <w:kern w:val="0"/>
                <w:sz w:val="15"/>
                <w:szCs w:val="15"/>
              </w:rPr>
              <w:t>9</w:t>
            </w:r>
            <w:r w:rsidRPr="00EA5D32">
              <w:rPr>
                <w:kern w:val="0"/>
                <w:sz w:val="15"/>
                <w:szCs w:val="15"/>
              </w:rPr>
              <w:t>：</w:t>
            </w:r>
            <w:r w:rsidRPr="00EA5D32">
              <w:rPr>
                <w:kern w:val="0"/>
                <w:sz w:val="15"/>
                <w:szCs w:val="15"/>
              </w:rPr>
              <w:t>35</w:t>
            </w:r>
            <w:r w:rsidRPr="00EA5D32">
              <w:rPr>
                <w:kern w:val="0"/>
                <w:sz w:val="15"/>
                <w:szCs w:val="15"/>
              </w:rPr>
              <w:t xml:space="preserve">　</w:t>
            </w:r>
          </w:p>
        </w:tc>
        <w:tc>
          <w:tcPr>
            <w:tcW w:w="2748" w:type="dxa"/>
            <w:vAlign w:val="center"/>
          </w:tcPr>
          <w:p w14:paraId="0EF05608" w14:textId="77777777" w:rsidR="001407A3" w:rsidRPr="00EA5D32" w:rsidRDefault="001407A3" w:rsidP="008873D9">
            <w:pPr>
              <w:widowControl/>
              <w:jc w:val="left"/>
              <w:rPr>
                <w:kern w:val="0"/>
                <w:sz w:val="15"/>
                <w:szCs w:val="15"/>
              </w:rPr>
            </w:pPr>
            <w:r w:rsidRPr="00EA5D32">
              <w:rPr>
                <w:kern w:val="0"/>
                <w:sz w:val="15"/>
                <w:szCs w:val="15"/>
              </w:rPr>
              <w:t xml:space="preserve">⑴ </w:t>
            </w:r>
            <w:r w:rsidRPr="00EA5D32">
              <w:rPr>
                <w:kern w:val="0"/>
                <w:sz w:val="15"/>
                <w:szCs w:val="15"/>
              </w:rPr>
              <w:t>线路整治施工完毕，请求开通</w:t>
            </w:r>
            <w:r w:rsidRPr="00EA5D32">
              <w:rPr>
                <w:kern w:val="0"/>
                <w:sz w:val="15"/>
                <w:szCs w:val="15"/>
              </w:rPr>
              <w:t>XX</w:t>
            </w:r>
            <w:proofErr w:type="gramStart"/>
            <w:r w:rsidRPr="00EA5D32">
              <w:rPr>
                <w:kern w:val="0"/>
                <w:sz w:val="15"/>
                <w:szCs w:val="15"/>
              </w:rPr>
              <w:t>站货</w:t>
            </w:r>
            <w:r w:rsidRPr="00EA5D32">
              <w:rPr>
                <w:kern w:val="0"/>
                <w:sz w:val="15"/>
                <w:szCs w:val="15"/>
              </w:rPr>
              <w:t>1</w:t>
            </w:r>
            <w:r w:rsidRPr="00EA5D32">
              <w:rPr>
                <w:kern w:val="0"/>
                <w:sz w:val="15"/>
                <w:szCs w:val="15"/>
              </w:rPr>
              <w:t>线</w:t>
            </w:r>
            <w:proofErr w:type="gramEnd"/>
            <w:r w:rsidRPr="00EA5D32">
              <w:rPr>
                <w:kern w:val="0"/>
                <w:sz w:val="15"/>
                <w:szCs w:val="15"/>
              </w:rPr>
              <w:t>，</w:t>
            </w:r>
            <w:proofErr w:type="gramStart"/>
            <w:r w:rsidRPr="00EA5D32">
              <w:rPr>
                <w:kern w:val="0"/>
                <w:sz w:val="15"/>
                <w:szCs w:val="15"/>
              </w:rPr>
              <w:t>不</w:t>
            </w:r>
            <w:proofErr w:type="gramEnd"/>
            <w:r w:rsidRPr="00EA5D32">
              <w:rPr>
                <w:kern w:val="0"/>
                <w:sz w:val="15"/>
                <w:szCs w:val="15"/>
              </w:rPr>
              <w:t>限速。</w:t>
            </w:r>
          </w:p>
          <w:p w14:paraId="352124FB" w14:textId="77777777" w:rsidR="001407A3" w:rsidRPr="00EA5D32" w:rsidRDefault="001407A3" w:rsidP="008873D9">
            <w:pPr>
              <w:widowControl/>
              <w:jc w:val="left"/>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394943D" w14:textId="77777777" w:rsidR="001407A3" w:rsidRPr="00EA5D32" w:rsidRDefault="001407A3" w:rsidP="008873D9">
            <w:pPr>
              <w:widowControl/>
              <w:jc w:val="left"/>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607C6F3" w14:textId="77777777" w:rsidR="001407A3" w:rsidRPr="00EA5D32" w:rsidRDefault="001407A3" w:rsidP="008873D9">
            <w:pPr>
              <w:widowControl/>
              <w:jc w:val="left"/>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p w14:paraId="73680322" w14:textId="77777777" w:rsidR="001407A3" w:rsidRPr="00EA5D32" w:rsidRDefault="001407A3" w:rsidP="008873D9">
            <w:pPr>
              <w:widowControl/>
              <w:jc w:val="left"/>
              <w:rPr>
                <w:kern w:val="0"/>
                <w:sz w:val="15"/>
                <w:szCs w:val="15"/>
              </w:rPr>
            </w:pPr>
          </w:p>
        </w:tc>
        <w:tc>
          <w:tcPr>
            <w:tcW w:w="2465" w:type="dxa"/>
            <w:vAlign w:val="center"/>
          </w:tcPr>
          <w:p w14:paraId="784D2BA8" w14:textId="77777777" w:rsidR="001407A3" w:rsidRPr="00EA5D32" w:rsidRDefault="001407A3" w:rsidP="008873D9">
            <w:pPr>
              <w:widowControl/>
              <w:rPr>
                <w:kern w:val="0"/>
                <w:sz w:val="15"/>
                <w:szCs w:val="15"/>
                <w:bdr w:val="single" w:sz="4" w:space="0" w:color="auto"/>
              </w:rPr>
            </w:pPr>
            <w:r w:rsidRPr="00EA5D32">
              <w:rPr>
                <w:kern w:val="0"/>
                <w:sz w:val="15"/>
                <w:szCs w:val="15"/>
              </w:rPr>
              <w:t>⑴ X</w:t>
            </w:r>
            <w:r w:rsidRPr="00EA5D32">
              <w:rPr>
                <w:kern w:val="0"/>
                <w:sz w:val="15"/>
                <w:szCs w:val="15"/>
              </w:rPr>
              <w:t>点</w:t>
            </w:r>
            <w:r w:rsidRPr="00EA5D32">
              <w:rPr>
                <w:kern w:val="0"/>
                <w:sz w:val="15"/>
                <w:szCs w:val="15"/>
              </w:rPr>
              <w:t>X</w:t>
            </w:r>
            <w:proofErr w:type="gramStart"/>
            <w:r w:rsidRPr="00EA5D32">
              <w:rPr>
                <w:kern w:val="0"/>
                <w:sz w:val="15"/>
                <w:szCs w:val="15"/>
              </w:rPr>
              <w:t>分通知</w:t>
            </w:r>
            <w:proofErr w:type="gramEnd"/>
            <w:r w:rsidRPr="00EA5D32">
              <w:rPr>
                <w:kern w:val="0"/>
                <w:sz w:val="15"/>
                <w:szCs w:val="15"/>
              </w:rPr>
              <w:t>列车调度员</w:t>
            </w:r>
            <w:r w:rsidRPr="00EA5D32">
              <w:rPr>
                <w:kern w:val="0"/>
                <w:sz w:val="15"/>
                <w:szCs w:val="15"/>
              </w:rPr>
              <w:t>XXX</w:t>
            </w:r>
            <w:r w:rsidRPr="00EA5D32">
              <w:rPr>
                <w:kern w:val="0"/>
                <w:sz w:val="15"/>
                <w:szCs w:val="15"/>
              </w:rPr>
              <w:t>。</w:t>
            </w:r>
          </w:p>
          <w:p w14:paraId="4390B30F"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1321700"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9A91898"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p w14:paraId="07213E89" w14:textId="77777777" w:rsidR="001407A3" w:rsidRPr="00EA5D32" w:rsidRDefault="001407A3" w:rsidP="008873D9">
            <w:pPr>
              <w:rPr>
                <w:kern w:val="0"/>
                <w:sz w:val="15"/>
                <w:szCs w:val="15"/>
              </w:rPr>
            </w:pPr>
          </w:p>
        </w:tc>
        <w:tc>
          <w:tcPr>
            <w:tcW w:w="781" w:type="dxa"/>
            <w:vAlign w:val="center"/>
          </w:tcPr>
          <w:p w14:paraId="2168D3E8" w14:textId="77777777" w:rsidR="001407A3" w:rsidRPr="00EA5D32" w:rsidRDefault="001407A3" w:rsidP="008873D9">
            <w:pPr>
              <w:spacing w:line="0" w:lineRule="atLeast"/>
              <w:jc w:val="center"/>
              <w:rPr>
                <w:kern w:val="0"/>
                <w:sz w:val="15"/>
                <w:szCs w:val="15"/>
              </w:rPr>
            </w:pPr>
            <w:r w:rsidRPr="00EA5D32">
              <w:rPr>
                <w:kern w:val="0"/>
                <w:sz w:val="15"/>
                <w:szCs w:val="15"/>
              </w:rPr>
              <w:t>(</w:t>
            </w:r>
            <w:r w:rsidRPr="00EA5D32">
              <w:rPr>
                <w:kern w:val="0"/>
                <w:sz w:val="15"/>
                <w:szCs w:val="15"/>
              </w:rPr>
              <w:t>注：</w:t>
            </w:r>
          </w:p>
          <w:p w14:paraId="4D961F5B" w14:textId="77777777" w:rsidR="001407A3" w:rsidRPr="00EA5D32" w:rsidRDefault="001407A3" w:rsidP="008873D9">
            <w:pPr>
              <w:spacing w:line="0" w:lineRule="atLeast"/>
              <w:jc w:val="center"/>
              <w:rPr>
                <w:kern w:val="0"/>
                <w:sz w:val="15"/>
                <w:szCs w:val="15"/>
              </w:rPr>
            </w:pPr>
            <w:r w:rsidRPr="00EA5D32">
              <w:rPr>
                <w:kern w:val="0"/>
                <w:sz w:val="15"/>
                <w:szCs w:val="15"/>
              </w:rPr>
              <w:t>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133DC91E" w14:textId="77777777" w:rsidR="001407A3" w:rsidRPr="00EA5D32" w:rsidRDefault="001407A3" w:rsidP="008873D9">
            <w:pPr>
              <w:spacing w:line="0" w:lineRule="atLeast"/>
              <w:jc w:val="center"/>
              <w:rPr>
                <w:kern w:val="0"/>
                <w:sz w:val="15"/>
                <w:szCs w:val="15"/>
              </w:rPr>
            </w:pPr>
            <w:r w:rsidRPr="00EA5D32">
              <w:rPr>
                <w:kern w:val="0"/>
                <w:sz w:val="15"/>
                <w:szCs w:val="15"/>
              </w:rPr>
              <w:t>驻站联络员：</w:t>
            </w:r>
            <w:r w:rsidRPr="00EA5D32">
              <w:rPr>
                <w:kern w:val="0"/>
                <w:sz w:val="15"/>
                <w:szCs w:val="15"/>
              </w:rPr>
              <w:t>XXX</w:t>
            </w:r>
          </w:p>
          <w:p w14:paraId="44593C52" w14:textId="77777777" w:rsidR="001407A3" w:rsidRPr="00EA5D32" w:rsidRDefault="001407A3" w:rsidP="008873D9">
            <w:pPr>
              <w:spacing w:line="0" w:lineRule="atLeast"/>
              <w:rPr>
                <w:sz w:val="15"/>
                <w:szCs w:val="15"/>
              </w:rPr>
            </w:pPr>
            <w:r w:rsidRPr="00EA5D32">
              <w:rPr>
                <w:kern w:val="0"/>
                <w:sz w:val="15"/>
                <w:szCs w:val="15"/>
              </w:rPr>
              <w:t>段</w:t>
            </w:r>
            <w:r w:rsidRPr="00EA5D32">
              <w:rPr>
                <w:kern w:val="0"/>
                <w:sz w:val="15"/>
                <w:szCs w:val="15"/>
              </w:rPr>
              <w:t>XXX</w:t>
            </w:r>
          </w:p>
        </w:tc>
      </w:tr>
    </w:tbl>
    <w:p w14:paraId="7C8A3407" w14:textId="77777777" w:rsidR="001407A3" w:rsidRPr="00EA5D32" w:rsidRDefault="001407A3" w:rsidP="001407A3"/>
    <w:p w14:paraId="5CFAFDDB" w14:textId="77777777" w:rsidR="001407A3" w:rsidRPr="00EA5D32" w:rsidRDefault="001407A3" w:rsidP="001407A3"/>
    <w:p w14:paraId="23E9AA94" w14:textId="77777777" w:rsidR="001407A3" w:rsidRPr="00EA5D32" w:rsidRDefault="001407A3" w:rsidP="001407A3"/>
    <w:p w14:paraId="5641B872" w14:textId="77777777" w:rsidR="001407A3" w:rsidRPr="00EA5D32" w:rsidRDefault="001407A3" w:rsidP="001407A3">
      <w:pPr>
        <w:rPr>
          <w:rFonts w:eastAsia="仿宋_GB2312"/>
          <w:b/>
          <w:sz w:val="24"/>
        </w:rPr>
      </w:pPr>
      <w:r w:rsidRPr="00EA5D32">
        <w:rPr>
          <w:rFonts w:eastAsia="仿宋_GB2312"/>
          <w:b/>
          <w:sz w:val="28"/>
          <w:szCs w:val="28"/>
        </w:rPr>
        <w:t>二、综合维修</w:t>
      </w:r>
      <w:proofErr w:type="gramStart"/>
      <w:r w:rsidRPr="00EA5D32">
        <w:rPr>
          <w:rFonts w:eastAsia="仿宋_GB2312"/>
          <w:b/>
          <w:sz w:val="28"/>
          <w:szCs w:val="28"/>
        </w:rPr>
        <w:t>登销记填</w:t>
      </w:r>
      <w:proofErr w:type="gramEnd"/>
      <w:r w:rsidRPr="00EA5D32">
        <w:rPr>
          <w:rFonts w:eastAsia="仿宋_GB2312"/>
          <w:b/>
          <w:sz w:val="28"/>
          <w:szCs w:val="28"/>
        </w:rPr>
        <w:t>记格式（</w:t>
      </w:r>
      <w:r w:rsidRPr="00EA5D32">
        <w:rPr>
          <w:rFonts w:eastAsia="仿宋_GB2312"/>
          <w:b/>
          <w:sz w:val="28"/>
          <w:szCs w:val="28"/>
        </w:rPr>
        <w:t>1.</w:t>
      </w:r>
      <w:r w:rsidRPr="00EA5D32">
        <w:rPr>
          <w:rFonts w:eastAsia="仿宋_GB2312"/>
          <w:b/>
          <w:sz w:val="28"/>
          <w:szCs w:val="28"/>
        </w:rPr>
        <w:t>由列车调度员安排时）</w:t>
      </w:r>
    </w:p>
    <w:p w14:paraId="324DCE99" w14:textId="77777777" w:rsidR="001407A3" w:rsidRPr="00EA5D32" w:rsidRDefault="001407A3" w:rsidP="001407A3">
      <w:pPr>
        <w:spacing w:line="0" w:lineRule="atLeast"/>
        <w:jc w:val="center"/>
        <w:rPr>
          <w:b/>
          <w:sz w:val="24"/>
        </w:rPr>
      </w:pPr>
      <w:r w:rsidRPr="00EA5D32">
        <w:rPr>
          <w:rFonts w:eastAsia="方正大黑简体"/>
          <w:sz w:val="32"/>
          <w:szCs w:val="32"/>
        </w:rPr>
        <w:t xml:space="preserve">                         </w:t>
      </w:r>
      <w:r w:rsidRPr="00EA5D32">
        <w:rPr>
          <w:rFonts w:eastAsia="黑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b/>
          <w:sz w:val="32"/>
          <w:szCs w:val="32"/>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4262" w:type="dxa"/>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546"/>
        <w:gridCol w:w="560"/>
        <w:gridCol w:w="854"/>
        <w:gridCol w:w="2702"/>
        <w:gridCol w:w="658"/>
        <w:gridCol w:w="2200"/>
        <w:gridCol w:w="945"/>
        <w:gridCol w:w="2835"/>
        <w:gridCol w:w="2415"/>
        <w:gridCol w:w="547"/>
      </w:tblGrid>
      <w:tr w:rsidR="001407A3" w:rsidRPr="00EA5D32" w14:paraId="39532CEF" w14:textId="77777777" w:rsidTr="008873D9">
        <w:trPr>
          <w:trHeight w:val="391"/>
          <w:tblHeader/>
        </w:trPr>
        <w:tc>
          <w:tcPr>
            <w:tcW w:w="5320" w:type="dxa"/>
            <w:gridSpan w:val="5"/>
            <w:vAlign w:val="center"/>
          </w:tcPr>
          <w:p w14:paraId="6DFB8D9C"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200" w:type="dxa"/>
            <w:vAlign w:val="center"/>
          </w:tcPr>
          <w:p w14:paraId="66748531" w14:textId="77777777" w:rsidR="001407A3" w:rsidRPr="00EA5D32" w:rsidRDefault="001407A3" w:rsidP="008873D9">
            <w:pPr>
              <w:spacing w:line="0" w:lineRule="atLeast"/>
              <w:jc w:val="center"/>
              <w:rPr>
                <w:sz w:val="15"/>
                <w:szCs w:val="15"/>
              </w:rPr>
            </w:pPr>
            <w:r w:rsidRPr="00EA5D32">
              <w:rPr>
                <w:sz w:val="15"/>
                <w:szCs w:val="15"/>
              </w:rPr>
              <w:t>承认施工</w:t>
            </w:r>
          </w:p>
        </w:tc>
        <w:tc>
          <w:tcPr>
            <w:tcW w:w="3780" w:type="dxa"/>
            <w:gridSpan w:val="2"/>
            <w:vAlign w:val="center"/>
          </w:tcPr>
          <w:p w14:paraId="1F269BD1"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2415" w:type="dxa"/>
            <w:vAlign w:val="center"/>
          </w:tcPr>
          <w:p w14:paraId="273473CC" w14:textId="77777777" w:rsidR="001407A3" w:rsidRPr="00EA5D32" w:rsidRDefault="001407A3" w:rsidP="008873D9">
            <w:pPr>
              <w:spacing w:line="0" w:lineRule="atLeast"/>
              <w:jc w:val="center"/>
              <w:rPr>
                <w:sz w:val="15"/>
                <w:szCs w:val="15"/>
              </w:rPr>
            </w:pPr>
            <w:r w:rsidRPr="00EA5D32">
              <w:rPr>
                <w:sz w:val="15"/>
                <w:szCs w:val="15"/>
              </w:rPr>
              <w:t>施工开通</w:t>
            </w:r>
          </w:p>
        </w:tc>
        <w:tc>
          <w:tcPr>
            <w:tcW w:w="547" w:type="dxa"/>
            <w:vAlign w:val="center"/>
          </w:tcPr>
          <w:p w14:paraId="224B2EE8"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3E4873A8" w14:textId="77777777" w:rsidTr="008873D9">
        <w:tc>
          <w:tcPr>
            <w:tcW w:w="546" w:type="dxa"/>
            <w:vAlign w:val="center"/>
          </w:tcPr>
          <w:p w14:paraId="46EF9E92"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560" w:type="dxa"/>
            <w:vAlign w:val="center"/>
          </w:tcPr>
          <w:p w14:paraId="71A32765" w14:textId="77777777" w:rsidR="001407A3" w:rsidRPr="00EA5D32" w:rsidRDefault="001407A3" w:rsidP="008873D9">
            <w:pPr>
              <w:spacing w:line="0" w:lineRule="atLeast"/>
              <w:jc w:val="center"/>
              <w:rPr>
                <w:sz w:val="15"/>
                <w:szCs w:val="15"/>
              </w:rPr>
            </w:pPr>
            <w:r w:rsidRPr="00EA5D32">
              <w:rPr>
                <w:sz w:val="15"/>
                <w:szCs w:val="15"/>
              </w:rPr>
              <w:t>施工项目</w:t>
            </w:r>
          </w:p>
        </w:tc>
        <w:tc>
          <w:tcPr>
            <w:tcW w:w="854" w:type="dxa"/>
            <w:vAlign w:val="center"/>
          </w:tcPr>
          <w:p w14:paraId="1B2B3E29" w14:textId="77777777" w:rsidR="001407A3" w:rsidRPr="00EA5D32" w:rsidRDefault="001407A3" w:rsidP="008873D9">
            <w:pPr>
              <w:spacing w:line="0" w:lineRule="atLeast"/>
              <w:jc w:val="center"/>
              <w:rPr>
                <w:sz w:val="15"/>
                <w:szCs w:val="15"/>
              </w:rPr>
            </w:pPr>
            <w:r w:rsidRPr="00EA5D32">
              <w:rPr>
                <w:sz w:val="15"/>
                <w:szCs w:val="15"/>
              </w:rPr>
              <w:t>月日时分</w:t>
            </w:r>
          </w:p>
        </w:tc>
        <w:tc>
          <w:tcPr>
            <w:tcW w:w="2702" w:type="dxa"/>
            <w:vAlign w:val="center"/>
          </w:tcPr>
          <w:p w14:paraId="64FC7718"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4471C982"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5C4C4862"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7581AE5E"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658" w:type="dxa"/>
            <w:vAlign w:val="center"/>
          </w:tcPr>
          <w:p w14:paraId="0B0B3307" w14:textId="77777777" w:rsidR="001407A3" w:rsidRPr="00EA5D32" w:rsidRDefault="001407A3" w:rsidP="008873D9">
            <w:pPr>
              <w:spacing w:line="0" w:lineRule="atLeast"/>
              <w:jc w:val="center"/>
              <w:rPr>
                <w:sz w:val="15"/>
                <w:szCs w:val="15"/>
              </w:rPr>
            </w:pPr>
            <w:r w:rsidRPr="00EA5D32">
              <w:rPr>
                <w:sz w:val="15"/>
                <w:szCs w:val="15"/>
              </w:rPr>
              <w:t>所需时分</w:t>
            </w:r>
          </w:p>
        </w:tc>
        <w:tc>
          <w:tcPr>
            <w:tcW w:w="2200" w:type="dxa"/>
            <w:vAlign w:val="center"/>
          </w:tcPr>
          <w:p w14:paraId="47B15627"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7943025C"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1ABE8EB7"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1B75CFBC"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945" w:type="dxa"/>
            <w:vAlign w:val="center"/>
          </w:tcPr>
          <w:p w14:paraId="11AF1D31" w14:textId="77777777" w:rsidR="001407A3" w:rsidRPr="00EA5D32" w:rsidRDefault="001407A3" w:rsidP="008873D9">
            <w:pPr>
              <w:spacing w:line="0" w:lineRule="atLeast"/>
              <w:jc w:val="center"/>
              <w:rPr>
                <w:sz w:val="15"/>
                <w:szCs w:val="15"/>
              </w:rPr>
            </w:pPr>
            <w:r w:rsidRPr="00EA5D32">
              <w:rPr>
                <w:sz w:val="15"/>
                <w:szCs w:val="15"/>
              </w:rPr>
              <w:t>月日时分</w:t>
            </w:r>
          </w:p>
        </w:tc>
        <w:tc>
          <w:tcPr>
            <w:tcW w:w="2835" w:type="dxa"/>
            <w:vAlign w:val="center"/>
          </w:tcPr>
          <w:p w14:paraId="05FF95A1"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391BF723"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00E4D5A8"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65E53CA2"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2415" w:type="dxa"/>
            <w:vAlign w:val="center"/>
          </w:tcPr>
          <w:p w14:paraId="2654124F"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 xml:space="preserve">) </w:t>
            </w:r>
            <w:r w:rsidRPr="00EA5D32">
              <w:rPr>
                <w:sz w:val="15"/>
                <w:szCs w:val="15"/>
              </w:rPr>
              <w:t>命令号及开通时间</w:t>
            </w:r>
          </w:p>
          <w:p w14:paraId="024F1E85"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3052822C"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6858B21E"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547" w:type="dxa"/>
            <w:vAlign w:val="center"/>
          </w:tcPr>
          <w:p w14:paraId="2DB61B77" w14:textId="77777777" w:rsidR="001407A3" w:rsidRPr="00EA5D32" w:rsidRDefault="001407A3" w:rsidP="008873D9">
            <w:pPr>
              <w:spacing w:line="0" w:lineRule="atLeast"/>
              <w:rPr>
                <w:sz w:val="15"/>
                <w:szCs w:val="15"/>
              </w:rPr>
            </w:pPr>
          </w:p>
        </w:tc>
      </w:tr>
      <w:tr w:rsidR="001407A3" w:rsidRPr="00EA5D32" w14:paraId="10D06107" w14:textId="77777777" w:rsidTr="008873D9">
        <w:trPr>
          <w:trHeight w:val="1500"/>
        </w:trPr>
        <w:tc>
          <w:tcPr>
            <w:tcW w:w="546" w:type="dxa"/>
            <w:vAlign w:val="center"/>
          </w:tcPr>
          <w:p w14:paraId="7C89BC2F" w14:textId="77777777" w:rsidR="001407A3" w:rsidRPr="00EA5D32" w:rsidRDefault="001407A3" w:rsidP="008873D9">
            <w:pPr>
              <w:widowControl/>
              <w:jc w:val="center"/>
              <w:rPr>
                <w:kern w:val="0"/>
                <w:sz w:val="15"/>
                <w:szCs w:val="15"/>
              </w:rPr>
            </w:pPr>
            <w:r w:rsidRPr="00EA5D32">
              <w:rPr>
                <w:kern w:val="0"/>
                <w:sz w:val="15"/>
                <w:szCs w:val="15"/>
              </w:rPr>
              <w:t>33090</w:t>
            </w:r>
          </w:p>
        </w:tc>
        <w:tc>
          <w:tcPr>
            <w:tcW w:w="560" w:type="dxa"/>
            <w:vAlign w:val="center"/>
          </w:tcPr>
          <w:p w14:paraId="4B055434" w14:textId="77777777" w:rsidR="001407A3" w:rsidRPr="00EA5D32" w:rsidRDefault="001407A3" w:rsidP="008873D9">
            <w:pPr>
              <w:widowControl/>
              <w:jc w:val="center"/>
              <w:rPr>
                <w:kern w:val="0"/>
                <w:sz w:val="15"/>
                <w:szCs w:val="15"/>
              </w:rPr>
            </w:pPr>
            <w:r w:rsidRPr="00EA5D32">
              <w:rPr>
                <w:kern w:val="0"/>
                <w:sz w:val="15"/>
                <w:szCs w:val="15"/>
              </w:rPr>
              <w:t>供电综合维修</w:t>
            </w:r>
          </w:p>
        </w:tc>
        <w:tc>
          <w:tcPr>
            <w:tcW w:w="854" w:type="dxa"/>
            <w:vAlign w:val="center"/>
          </w:tcPr>
          <w:p w14:paraId="267C35EB" w14:textId="77777777" w:rsidR="001407A3" w:rsidRPr="00EA5D32" w:rsidRDefault="001407A3" w:rsidP="008873D9">
            <w:pPr>
              <w:widowControl/>
              <w:jc w:val="center"/>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r w:rsidRPr="00EA5D32">
              <w:rPr>
                <w:kern w:val="0"/>
                <w:sz w:val="15"/>
                <w:szCs w:val="15"/>
              </w:rPr>
              <w:br/>
              <w:t>3</w:t>
            </w:r>
            <w:r w:rsidRPr="00EA5D32">
              <w:rPr>
                <w:kern w:val="0"/>
                <w:sz w:val="15"/>
                <w:szCs w:val="15"/>
              </w:rPr>
              <w:t>：</w:t>
            </w:r>
            <w:r w:rsidRPr="00EA5D32">
              <w:rPr>
                <w:kern w:val="0"/>
                <w:sz w:val="15"/>
                <w:szCs w:val="15"/>
              </w:rPr>
              <w:t>50</w:t>
            </w:r>
          </w:p>
        </w:tc>
        <w:tc>
          <w:tcPr>
            <w:tcW w:w="2702" w:type="dxa"/>
            <w:vAlign w:val="center"/>
          </w:tcPr>
          <w:p w14:paraId="062D48D9"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日综合维修计划，</w:t>
            </w:r>
            <w:r w:rsidRPr="00EA5D32">
              <w:rPr>
                <w:kern w:val="0"/>
                <w:sz w:val="15"/>
                <w:szCs w:val="15"/>
              </w:rPr>
              <w:t>XX</w:t>
            </w:r>
            <w:r w:rsidRPr="00EA5D32">
              <w:rPr>
                <w:kern w:val="0"/>
                <w:sz w:val="15"/>
                <w:szCs w:val="15"/>
              </w:rPr>
              <w:t>供电段因在</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站间（上、下行线）进行检调隔离开关作业，请求</w:t>
            </w:r>
            <w:r w:rsidRPr="00EA5D32">
              <w:rPr>
                <w:kern w:val="0"/>
                <w:sz w:val="15"/>
                <w:szCs w:val="15"/>
              </w:rPr>
              <w:t>XX</w:t>
            </w:r>
            <w:r w:rsidRPr="00EA5D32">
              <w:rPr>
                <w:kern w:val="0"/>
                <w:sz w:val="15"/>
                <w:szCs w:val="15"/>
              </w:rPr>
              <w:t>供电臂（上、下行线）停电，</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站间（上、下行线）加开轨道车，作业完毕到</w:t>
            </w:r>
            <w:r w:rsidRPr="00EA5D32">
              <w:rPr>
                <w:kern w:val="0"/>
                <w:sz w:val="15"/>
                <w:szCs w:val="15"/>
              </w:rPr>
              <w:t>XX</w:t>
            </w:r>
            <w:r w:rsidRPr="00EA5D32">
              <w:rPr>
                <w:kern w:val="0"/>
                <w:sz w:val="15"/>
                <w:szCs w:val="15"/>
              </w:rPr>
              <w:t>站。</w:t>
            </w:r>
          </w:p>
          <w:p w14:paraId="12506375"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10442F1"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B88DD5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58" w:type="dxa"/>
            <w:vAlign w:val="center"/>
          </w:tcPr>
          <w:p w14:paraId="1C9EFDA9" w14:textId="77777777" w:rsidR="001407A3" w:rsidRPr="00EA5D32" w:rsidRDefault="001407A3" w:rsidP="008873D9">
            <w:pPr>
              <w:widowControl/>
              <w:rPr>
                <w:kern w:val="0"/>
                <w:sz w:val="15"/>
                <w:szCs w:val="15"/>
              </w:rPr>
            </w:pPr>
            <w:r w:rsidRPr="00EA5D32">
              <w:rPr>
                <w:kern w:val="0"/>
                <w:sz w:val="15"/>
                <w:szCs w:val="15"/>
              </w:rPr>
              <w:t>90</w:t>
            </w:r>
          </w:p>
          <w:p w14:paraId="1A760DB2" w14:textId="77777777" w:rsidR="001407A3" w:rsidRPr="00EA5D32" w:rsidRDefault="001407A3" w:rsidP="008873D9">
            <w:pPr>
              <w:widowControl/>
              <w:rPr>
                <w:kern w:val="0"/>
                <w:sz w:val="15"/>
                <w:szCs w:val="15"/>
              </w:rPr>
            </w:pPr>
            <w:r w:rsidRPr="00EA5D32">
              <w:rPr>
                <w:kern w:val="0"/>
                <w:sz w:val="15"/>
                <w:szCs w:val="15"/>
              </w:rPr>
              <w:t>分钟</w:t>
            </w:r>
          </w:p>
        </w:tc>
        <w:tc>
          <w:tcPr>
            <w:tcW w:w="2200" w:type="dxa"/>
            <w:vAlign w:val="center"/>
          </w:tcPr>
          <w:p w14:paraId="3DF81C36" w14:textId="77777777" w:rsidR="001407A3" w:rsidRPr="00EA5D32" w:rsidRDefault="001407A3" w:rsidP="008873D9">
            <w:pPr>
              <w:widowControl/>
              <w:snapToGrid w:val="0"/>
              <w:rPr>
                <w:kern w:val="0"/>
                <w:sz w:val="15"/>
                <w:szCs w:val="15"/>
              </w:rPr>
            </w:pPr>
            <w:r w:rsidRPr="00EA5D32">
              <w:rPr>
                <w:kern w:val="0"/>
                <w:sz w:val="15"/>
                <w:szCs w:val="15"/>
              </w:rPr>
              <w:t>一、</w:t>
            </w: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DX-7781</w:t>
            </w:r>
            <w:r w:rsidRPr="00EA5D32">
              <w:rPr>
                <w:kern w:val="0"/>
                <w:sz w:val="15"/>
                <w:szCs w:val="15"/>
              </w:rPr>
              <w:t>，</w:t>
            </w:r>
            <w:r w:rsidRPr="00EA5D32">
              <w:rPr>
                <w:kern w:val="0"/>
                <w:sz w:val="15"/>
                <w:szCs w:val="15"/>
              </w:rPr>
              <w:t>4</w:t>
            </w:r>
            <w:r w:rsidRPr="00EA5D32">
              <w:rPr>
                <w:kern w:val="0"/>
                <w:sz w:val="15"/>
                <w:szCs w:val="15"/>
              </w:rPr>
              <w:t>：</w:t>
            </w:r>
            <w:r w:rsidRPr="00EA5D32">
              <w:rPr>
                <w:kern w:val="0"/>
                <w:sz w:val="15"/>
                <w:szCs w:val="15"/>
              </w:rPr>
              <w:t>30</w:t>
            </w:r>
            <w:r w:rsidRPr="00EA5D32">
              <w:rPr>
                <w:kern w:val="0"/>
                <w:sz w:val="15"/>
                <w:szCs w:val="15"/>
              </w:rPr>
              <w:t>发令。</w:t>
            </w:r>
          </w:p>
          <w:p w14:paraId="725F2672" w14:textId="77777777" w:rsidR="001407A3" w:rsidRPr="00EA5D32" w:rsidRDefault="001407A3" w:rsidP="008873D9">
            <w:pPr>
              <w:widowControl/>
              <w:snapToGrid w:val="0"/>
              <w:rPr>
                <w:kern w:val="0"/>
                <w:sz w:val="15"/>
                <w:szCs w:val="15"/>
                <w:bdr w:val="single" w:sz="4" w:space="0" w:color="auto"/>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至</w:t>
            </w:r>
            <w:r w:rsidRPr="00EA5D32">
              <w:rPr>
                <w:kern w:val="0"/>
                <w:sz w:val="15"/>
                <w:szCs w:val="15"/>
              </w:rPr>
              <w:t>6</w:t>
            </w:r>
            <w:r w:rsidRPr="00EA5D32">
              <w:rPr>
                <w:kern w:val="0"/>
                <w:sz w:val="15"/>
                <w:szCs w:val="15"/>
              </w:rPr>
              <w:t>：</w:t>
            </w:r>
            <w:r w:rsidRPr="00EA5D32">
              <w:rPr>
                <w:kern w:val="0"/>
                <w:sz w:val="15"/>
                <w:szCs w:val="15"/>
              </w:rPr>
              <w:t>00</w:t>
            </w:r>
            <w:r w:rsidRPr="00EA5D32">
              <w:rPr>
                <w:kern w:val="0"/>
                <w:sz w:val="15"/>
                <w:szCs w:val="15"/>
              </w:rPr>
              <w:t>分。</w:t>
            </w:r>
          </w:p>
          <w:p w14:paraId="4752D3A8"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4F8EB1C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0468EF6" w14:textId="77777777" w:rsidR="001407A3" w:rsidRPr="00EA5D32" w:rsidRDefault="001407A3" w:rsidP="008873D9">
            <w:pPr>
              <w:widowControl/>
              <w:snapToGrid w:val="0"/>
              <w:rPr>
                <w:kern w:val="0"/>
                <w:sz w:val="15"/>
                <w:szCs w:val="15"/>
              </w:rPr>
            </w:pPr>
            <w:r w:rsidRPr="00EA5D32">
              <w:rPr>
                <w:kern w:val="0"/>
                <w:sz w:val="15"/>
                <w:szCs w:val="15"/>
              </w:rPr>
              <w:t>二、</w:t>
            </w: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DX-7782</w:t>
            </w:r>
            <w:r w:rsidRPr="00EA5D32">
              <w:rPr>
                <w:kern w:val="0"/>
                <w:sz w:val="15"/>
                <w:szCs w:val="15"/>
              </w:rPr>
              <w:t>，</w:t>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发令。</w:t>
            </w:r>
          </w:p>
          <w:p w14:paraId="1DE73648"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至</w:t>
            </w:r>
            <w:r w:rsidRPr="00EA5D32">
              <w:rPr>
                <w:kern w:val="0"/>
                <w:sz w:val="15"/>
                <w:szCs w:val="15"/>
              </w:rPr>
              <w:t>6</w:t>
            </w:r>
            <w:r w:rsidRPr="00EA5D32">
              <w:rPr>
                <w:kern w:val="0"/>
                <w:sz w:val="15"/>
                <w:szCs w:val="15"/>
              </w:rPr>
              <w:t>：</w:t>
            </w:r>
            <w:r w:rsidRPr="00EA5D32">
              <w:rPr>
                <w:kern w:val="0"/>
                <w:sz w:val="15"/>
                <w:szCs w:val="15"/>
              </w:rPr>
              <w:t>00</w:t>
            </w:r>
            <w:r w:rsidRPr="00EA5D32">
              <w:rPr>
                <w:kern w:val="0"/>
                <w:sz w:val="15"/>
                <w:szCs w:val="15"/>
              </w:rPr>
              <w:t>停电。</w:t>
            </w:r>
          </w:p>
          <w:p w14:paraId="4A1A238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67D0B9F1"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tc>
        <w:tc>
          <w:tcPr>
            <w:tcW w:w="945" w:type="dxa"/>
            <w:vAlign w:val="center"/>
          </w:tcPr>
          <w:p w14:paraId="4D7A4797" w14:textId="77777777" w:rsidR="001407A3" w:rsidRPr="00EA5D32" w:rsidRDefault="001407A3" w:rsidP="008873D9">
            <w:pPr>
              <w:widowControl/>
              <w:snapToGrid w:val="0"/>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p>
          <w:p w14:paraId="67193B0D" w14:textId="77777777" w:rsidR="001407A3" w:rsidRPr="00EA5D32" w:rsidRDefault="001407A3" w:rsidP="008873D9">
            <w:pPr>
              <w:widowControl/>
              <w:snapToGrid w:val="0"/>
              <w:rPr>
                <w:kern w:val="0"/>
                <w:sz w:val="15"/>
                <w:szCs w:val="15"/>
              </w:rPr>
            </w:pPr>
            <w:r w:rsidRPr="00EA5D32">
              <w:rPr>
                <w:kern w:val="0"/>
                <w:sz w:val="15"/>
                <w:szCs w:val="15"/>
              </w:rPr>
              <w:t>6</w:t>
            </w:r>
            <w:r w:rsidRPr="00EA5D32">
              <w:rPr>
                <w:kern w:val="0"/>
                <w:sz w:val="15"/>
                <w:szCs w:val="15"/>
              </w:rPr>
              <w:t>：</w:t>
            </w:r>
            <w:r w:rsidRPr="00EA5D32">
              <w:rPr>
                <w:kern w:val="0"/>
                <w:sz w:val="15"/>
                <w:szCs w:val="15"/>
              </w:rPr>
              <w:t>00</w:t>
            </w:r>
          </w:p>
        </w:tc>
        <w:tc>
          <w:tcPr>
            <w:tcW w:w="2835" w:type="dxa"/>
            <w:vAlign w:val="center"/>
          </w:tcPr>
          <w:p w14:paraId="4DFB61B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XX</w:t>
            </w:r>
            <w:r w:rsidRPr="00EA5D32">
              <w:rPr>
                <w:kern w:val="0"/>
                <w:sz w:val="15"/>
                <w:szCs w:val="15"/>
              </w:rPr>
              <w:t>次已到达</w:t>
            </w:r>
            <w:r w:rsidRPr="00EA5D32">
              <w:rPr>
                <w:kern w:val="0"/>
                <w:sz w:val="15"/>
                <w:szCs w:val="15"/>
              </w:rPr>
              <w:t>XX</w:t>
            </w:r>
            <w:r w:rsidRPr="00EA5D32">
              <w:rPr>
                <w:kern w:val="0"/>
                <w:sz w:val="15"/>
                <w:szCs w:val="15"/>
              </w:rPr>
              <w:t>站，维修作业完毕，同时请求</w:t>
            </w:r>
            <w:r w:rsidRPr="00EA5D32">
              <w:rPr>
                <w:kern w:val="0"/>
                <w:sz w:val="15"/>
                <w:szCs w:val="15"/>
              </w:rPr>
              <w:t>XX</w:t>
            </w:r>
            <w:r w:rsidRPr="00EA5D32">
              <w:rPr>
                <w:kern w:val="0"/>
                <w:sz w:val="15"/>
                <w:szCs w:val="15"/>
              </w:rPr>
              <w:t>供电臂（上、下行线）恢复供电。</w:t>
            </w:r>
          </w:p>
          <w:p w14:paraId="3FDFF328"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0D802B4A"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09095CA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415" w:type="dxa"/>
            <w:vAlign w:val="center"/>
          </w:tcPr>
          <w:p w14:paraId="4733161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DX-7783</w:t>
            </w:r>
            <w:r w:rsidRPr="00EA5D32">
              <w:rPr>
                <w:kern w:val="0"/>
                <w:sz w:val="15"/>
                <w:szCs w:val="15"/>
              </w:rPr>
              <w:t>号，</w:t>
            </w:r>
            <w:r w:rsidRPr="00EA5D32">
              <w:rPr>
                <w:kern w:val="0"/>
                <w:sz w:val="15"/>
                <w:szCs w:val="15"/>
              </w:rPr>
              <w:t>6</w:t>
            </w:r>
            <w:r w:rsidRPr="00EA5D32">
              <w:rPr>
                <w:kern w:val="0"/>
                <w:sz w:val="15"/>
                <w:szCs w:val="15"/>
              </w:rPr>
              <w:t>：</w:t>
            </w:r>
            <w:r w:rsidRPr="00EA5D32">
              <w:rPr>
                <w:kern w:val="0"/>
                <w:sz w:val="15"/>
                <w:szCs w:val="15"/>
              </w:rPr>
              <w:t>00</w:t>
            </w:r>
            <w:r w:rsidRPr="00EA5D32">
              <w:rPr>
                <w:kern w:val="0"/>
                <w:sz w:val="15"/>
                <w:szCs w:val="15"/>
              </w:rPr>
              <w:t>恢复供电。</w:t>
            </w:r>
          </w:p>
          <w:p w14:paraId="0DE2E0B3"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3D2E7ED"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5D18521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911A116" w14:textId="77777777" w:rsidR="001407A3" w:rsidRPr="00EA5D32" w:rsidRDefault="001407A3" w:rsidP="008873D9">
            <w:pPr>
              <w:widowControl/>
              <w:snapToGrid w:val="0"/>
              <w:rPr>
                <w:kern w:val="0"/>
                <w:sz w:val="15"/>
                <w:szCs w:val="15"/>
              </w:rPr>
            </w:pPr>
          </w:p>
        </w:tc>
        <w:tc>
          <w:tcPr>
            <w:tcW w:w="547" w:type="dxa"/>
            <w:vAlign w:val="center"/>
          </w:tcPr>
          <w:p w14:paraId="045D77FA" w14:textId="77777777" w:rsidR="001407A3" w:rsidRPr="00EA5D32" w:rsidRDefault="001407A3" w:rsidP="008873D9">
            <w:pPr>
              <w:spacing w:line="0" w:lineRule="atLeast"/>
              <w:rPr>
                <w:sz w:val="15"/>
                <w:szCs w:val="15"/>
              </w:rPr>
            </w:pPr>
          </w:p>
        </w:tc>
      </w:tr>
      <w:tr w:rsidR="001407A3" w:rsidRPr="00EA5D32" w14:paraId="70B60DCB" w14:textId="77777777" w:rsidTr="008873D9">
        <w:trPr>
          <w:trHeight w:val="1338"/>
        </w:trPr>
        <w:tc>
          <w:tcPr>
            <w:tcW w:w="546" w:type="dxa"/>
            <w:vAlign w:val="center"/>
          </w:tcPr>
          <w:p w14:paraId="25270DA8" w14:textId="77777777" w:rsidR="001407A3" w:rsidRPr="00EA5D32" w:rsidRDefault="001407A3" w:rsidP="008873D9">
            <w:pPr>
              <w:widowControl/>
              <w:jc w:val="center"/>
              <w:rPr>
                <w:kern w:val="0"/>
                <w:sz w:val="15"/>
                <w:szCs w:val="15"/>
              </w:rPr>
            </w:pPr>
            <w:r w:rsidRPr="00EA5D32">
              <w:rPr>
                <w:kern w:val="0"/>
                <w:sz w:val="15"/>
                <w:szCs w:val="15"/>
              </w:rPr>
              <w:t>33091</w:t>
            </w:r>
          </w:p>
        </w:tc>
        <w:tc>
          <w:tcPr>
            <w:tcW w:w="560" w:type="dxa"/>
            <w:vAlign w:val="center"/>
          </w:tcPr>
          <w:p w14:paraId="66439DC7" w14:textId="77777777" w:rsidR="001407A3" w:rsidRPr="00EA5D32" w:rsidRDefault="001407A3" w:rsidP="008873D9">
            <w:pPr>
              <w:widowControl/>
              <w:jc w:val="center"/>
              <w:rPr>
                <w:kern w:val="0"/>
                <w:sz w:val="15"/>
                <w:szCs w:val="15"/>
              </w:rPr>
            </w:pPr>
            <w:r w:rsidRPr="00EA5D32">
              <w:rPr>
                <w:kern w:val="0"/>
                <w:sz w:val="15"/>
                <w:szCs w:val="15"/>
              </w:rPr>
              <w:t>电务综合维修</w:t>
            </w:r>
          </w:p>
        </w:tc>
        <w:tc>
          <w:tcPr>
            <w:tcW w:w="854" w:type="dxa"/>
            <w:vAlign w:val="center"/>
          </w:tcPr>
          <w:p w14:paraId="4B08BA87" w14:textId="77777777" w:rsidR="001407A3" w:rsidRPr="00EA5D32" w:rsidRDefault="001407A3" w:rsidP="008873D9">
            <w:pPr>
              <w:widowControl/>
              <w:jc w:val="center"/>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r w:rsidRPr="00EA5D32">
              <w:rPr>
                <w:kern w:val="0"/>
                <w:sz w:val="15"/>
                <w:szCs w:val="15"/>
              </w:rPr>
              <w:br/>
              <w:t>3</w:t>
            </w:r>
            <w:r w:rsidRPr="00EA5D32">
              <w:rPr>
                <w:kern w:val="0"/>
                <w:sz w:val="15"/>
                <w:szCs w:val="15"/>
              </w:rPr>
              <w:t>：</w:t>
            </w:r>
            <w:r w:rsidRPr="00EA5D32">
              <w:rPr>
                <w:kern w:val="0"/>
                <w:sz w:val="15"/>
                <w:szCs w:val="15"/>
              </w:rPr>
              <w:t>50</w:t>
            </w:r>
          </w:p>
        </w:tc>
        <w:tc>
          <w:tcPr>
            <w:tcW w:w="2702" w:type="dxa"/>
            <w:vAlign w:val="center"/>
          </w:tcPr>
          <w:p w14:paraId="28E8A1B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日综合维修计划，</w:t>
            </w:r>
            <w:r w:rsidRPr="00EA5D32">
              <w:rPr>
                <w:kern w:val="0"/>
                <w:sz w:val="15"/>
                <w:szCs w:val="15"/>
              </w:rPr>
              <w:t>XX</w:t>
            </w:r>
            <w:r w:rsidRPr="00EA5D32">
              <w:rPr>
                <w:kern w:val="0"/>
                <w:sz w:val="15"/>
                <w:szCs w:val="15"/>
              </w:rPr>
              <w:t>电务段因在</w:t>
            </w:r>
            <w:r w:rsidRPr="00EA5D32">
              <w:rPr>
                <w:kern w:val="0"/>
                <w:sz w:val="15"/>
                <w:szCs w:val="15"/>
              </w:rPr>
              <w:t>XX</w:t>
            </w:r>
            <w:r w:rsidRPr="00EA5D32">
              <w:rPr>
                <w:kern w:val="0"/>
                <w:sz w:val="15"/>
                <w:szCs w:val="15"/>
              </w:rPr>
              <w:t>站</w:t>
            </w:r>
            <w:r w:rsidRPr="00EA5D32">
              <w:rPr>
                <w:kern w:val="0"/>
                <w:sz w:val="15"/>
                <w:szCs w:val="15"/>
              </w:rPr>
              <w:t>1</w:t>
            </w:r>
            <w:r w:rsidRPr="00EA5D32">
              <w:rPr>
                <w:kern w:val="0"/>
                <w:sz w:val="15"/>
                <w:szCs w:val="15"/>
              </w:rPr>
              <w:t>、</w:t>
            </w:r>
            <w:r w:rsidRPr="00EA5D32">
              <w:rPr>
                <w:kern w:val="0"/>
                <w:sz w:val="15"/>
                <w:szCs w:val="15"/>
              </w:rPr>
              <w:t>5</w:t>
            </w:r>
            <w:r w:rsidRPr="00EA5D32">
              <w:rPr>
                <w:kern w:val="0"/>
                <w:sz w:val="15"/>
                <w:szCs w:val="15"/>
              </w:rPr>
              <w:t>、</w:t>
            </w:r>
            <w:r w:rsidRPr="00EA5D32">
              <w:rPr>
                <w:kern w:val="0"/>
                <w:sz w:val="15"/>
                <w:szCs w:val="15"/>
              </w:rPr>
              <w:t>7</w:t>
            </w:r>
            <w:r w:rsidRPr="00EA5D32">
              <w:rPr>
                <w:kern w:val="0"/>
                <w:sz w:val="15"/>
                <w:szCs w:val="15"/>
              </w:rPr>
              <w:t>号道岔进行更换挤切销作业，停止</w:t>
            </w:r>
            <w:r w:rsidRPr="00EA5D32">
              <w:rPr>
                <w:kern w:val="0"/>
                <w:sz w:val="15"/>
                <w:szCs w:val="15"/>
              </w:rPr>
              <w:t>XX</w:t>
            </w:r>
            <w:r w:rsidRPr="00EA5D32">
              <w:rPr>
                <w:kern w:val="0"/>
                <w:sz w:val="15"/>
                <w:szCs w:val="15"/>
              </w:rPr>
              <w:t>站</w:t>
            </w:r>
            <w:r w:rsidRPr="00EA5D32">
              <w:rPr>
                <w:kern w:val="0"/>
                <w:sz w:val="15"/>
                <w:szCs w:val="15"/>
              </w:rPr>
              <w:t>1</w:t>
            </w:r>
            <w:r w:rsidRPr="00EA5D32">
              <w:rPr>
                <w:kern w:val="0"/>
                <w:sz w:val="15"/>
                <w:szCs w:val="15"/>
              </w:rPr>
              <w:t>、</w:t>
            </w:r>
            <w:r w:rsidRPr="00EA5D32">
              <w:rPr>
                <w:kern w:val="0"/>
                <w:sz w:val="15"/>
                <w:szCs w:val="15"/>
              </w:rPr>
              <w:t>5</w:t>
            </w:r>
            <w:r w:rsidRPr="00EA5D32">
              <w:rPr>
                <w:kern w:val="0"/>
                <w:sz w:val="15"/>
                <w:szCs w:val="15"/>
              </w:rPr>
              <w:t>、</w:t>
            </w:r>
            <w:r w:rsidRPr="00EA5D32">
              <w:rPr>
                <w:kern w:val="0"/>
                <w:sz w:val="15"/>
                <w:szCs w:val="15"/>
              </w:rPr>
              <w:t>7</w:t>
            </w:r>
            <w:r w:rsidRPr="00EA5D32">
              <w:rPr>
                <w:kern w:val="0"/>
                <w:sz w:val="15"/>
                <w:szCs w:val="15"/>
              </w:rPr>
              <w:t>号道岔接发列车及调车作业。</w:t>
            </w:r>
          </w:p>
          <w:p w14:paraId="7F90A6B1"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6B57E3DC"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25CD7006"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58" w:type="dxa"/>
            <w:vAlign w:val="center"/>
          </w:tcPr>
          <w:p w14:paraId="554F6ED2" w14:textId="77777777" w:rsidR="001407A3" w:rsidRPr="00EA5D32" w:rsidRDefault="001407A3" w:rsidP="008873D9">
            <w:pPr>
              <w:widowControl/>
              <w:rPr>
                <w:kern w:val="0"/>
                <w:sz w:val="15"/>
                <w:szCs w:val="15"/>
              </w:rPr>
            </w:pPr>
            <w:r w:rsidRPr="00EA5D32">
              <w:rPr>
                <w:kern w:val="0"/>
                <w:sz w:val="15"/>
                <w:szCs w:val="15"/>
              </w:rPr>
              <w:t>90</w:t>
            </w:r>
          </w:p>
          <w:p w14:paraId="635B438E" w14:textId="77777777" w:rsidR="001407A3" w:rsidRPr="00EA5D32" w:rsidRDefault="001407A3" w:rsidP="008873D9">
            <w:pPr>
              <w:widowControl/>
              <w:rPr>
                <w:kern w:val="0"/>
                <w:sz w:val="15"/>
                <w:szCs w:val="15"/>
              </w:rPr>
            </w:pPr>
            <w:r w:rsidRPr="00EA5D32">
              <w:rPr>
                <w:kern w:val="0"/>
                <w:sz w:val="15"/>
                <w:szCs w:val="15"/>
              </w:rPr>
              <w:t>分钟</w:t>
            </w:r>
          </w:p>
        </w:tc>
        <w:tc>
          <w:tcPr>
            <w:tcW w:w="2200" w:type="dxa"/>
            <w:vAlign w:val="center"/>
          </w:tcPr>
          <w:p w14:paraId="3F3B938D"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DX-7781</w:t>
            </w:r>
            <w:r w:rsidRPr="00EA5D32">
              <w:rPr>
                <w:kern w:val="0"/>
                <w:sz w:val="15"/>
                <w:szCs w:val="15"/>
              </w:rPr>
              <w:t>，</w:t>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发令。</w:t>
            </w:r>
          </w:p>
          <w:p w14:paraId="6B98507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至</w:t>
            </w:r>
            <w:r w:rsidRPr="00EA5D32">
              <w:rPr>
                <w:kern w:val="0"/>
                <w:sz w:val="15"/>
                <w:szCs w:val="15"/>
              </w:rPr>
              <w:t>6</w:t>
            </w:r>
            <w:r w:rsidRPr="00EA5D32">
              <w:rPr>
                <w:kern w:val="0"/>
                <w:sz w:val="15"/>
                <w:szCs w:val="15"/>
              </w:rPr>
              <w:t>：</w:t>
            </w:r>
            <w:r w:rsidRPr="00EA5D32">
              <w:rPr>
                <w:kern w:val="0"/>
                <w:sz w:val="15"/>
                <w:szCs w:val="15"/>
              </w:rPr>
              <w:t>00</w:t>
            </w:r>
            <w:r w:rsidRPr="00EA5D32">
              <w:rPr>
                <w:kern w:val="0"/>
                <w:sz w:val="15"/>
                <w:szCs w:val="15"/>
              </w:rPr>
              <w:t>分。</w:t>
            </w:r>
          </w:p>
          <w:p w14:paraId="4D534FE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102C2735"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08E8E623" w14:textId="77777777" w:rsidR="001407A3" w:rsidRPr="00EA5D32" w:rsidRDefault="001407A3" w:rsidP="008873D9">
            <w:pPr>
              <w:widowControl/>
              <w:snapToGrid w:val="0"/>
              <w:spacing w:line="200" w:lineRule="exact"/>
              <w:ind w:firstLineChars="50" w:firstLine="75"/>
              <w:rPr>
                <w:kern w:val="0"/>
                <w:sz w:val="15"/>
                <w:szCs w:val="15"/>
              </w:rPr>
            </w:pPr>
          </w:p>
        </w:tc>
        <w:tc>
          <w:tcPr>
            <w:tcW w:w="945" w:type="dxa"/>
            <w:vAlign w:val="center"/>
          </w:tcPr>
          <w:p w14:paraId="69D183EF" w14:textId="77777777" w:rsidR="001407A3" w:rsidRPr="00EA5D32" w:rsidRDefault="001407A3" w:rsidP="008873D9">
            <w:pPr>
              <w:widowControl/>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p>
          <w:p w14:paraId="25BF6302" w14:textId="77777777" w:rsidR="001407A3" w:rsidRPr="00EA5D32" w:rsidRDefault="001407A3" w:rsidP="008873D9">
            <w:pPr>
              <w:widowControl/>
              <w:rPr>
                <w:kern w:val="0"/>
                <w:sz w:val="15"/>
                <w:szCs w:val="15"/>
              </w:rPr>
            </w:pPr>
            <w:r w:rsidRPr="00EA5D32">
              <w:rPr>
                <w:kern w:val="0"/>
                <w:sz w:val="15"/>
                <w:szCs w:val="15"/>
              </w:rPr>
              <w:t>6</w:t>
            </w:r>
            <w:r w:rsidRPr="00EA5D32">
              <w:rPr>
                <w:kern w:val="0"/>
                <w:sz w:val="15"/>
                <w:szCs w:val="15"/>
              </w:rPr>
              <w:t>：</w:t>
            </w:r>
            <w:r w:rsidRPr="00EA5D32">
              <w:rPr>
                <w:kern w:val="0"/>
                <w:sz w:val="15"/>
                <w:szCs w:val="15"/>
              </w:rPr>
              <w:t>00</w:t>
            </w:r>
          </w:p>
        </w:tc>
        <w:tc>
          <w:tcPr>
            <w:tcW w:w="2835" w:type="dxa"/>
            <w:vAlign w:val="center"/>
          </w:tcPr>
          <w:p w14:paraId="3A460EE1"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维修作业完毕，恢复</w:t>
            </w:r>
            <w:r w:rsidR="00A248FA" w:rsidRPr="00EA5D32">
              <w:rPr>
                <w:kern w:val="0"/>
                <w:sz w:val="15"/>
                <w:szCs w:val="15"/>
              </w:rPr>
              <w:t>XX</w:t>
            </w:r>
            <w:r w:rsidR="00A248FA" w:rsidRPr="00EA5D32">
              <w:rPr>
                <w:kern w:val="0"/>
                <w:sz w:val="15"/>
                <w:szCs w:val="15"/>
              </w:rPr>
              <w:t>站</w:t>
            </w:r>
            <w:r w:rsidR="00A248FA" w:rsidRPr="00EA5D32">
              <w:rPr>
                <w:kern w:val="0"/>
                <w:sz w:val="15"/>
                <w:szCs w:val="15"/>
              </w:rPr>
              <w:t>1</w:t>
            </w:r>
            <w:r w:rsidR="00A248FA" w:rsidRPr="00EA5D32">
              <w:rPr>
                <w:kern w:val="0"/>
                <w:sz w:val="15"/>
                <w:szCs w:val="15"/>
              </w:rPr>
              <w:t>、</w:t>
            </w:r>
            <w:r w:rsidR="00A248FA" w:rsidRPr="00EA5D32">
              <w:rPr>
                <w:kern w:val="0"/>
                <w:sz w:val="15"/>
                <w:szCs w:val="15"/>
              </w:rPr>
              <w:t>5</w:t>
            </w:r>
            <w:r w:rsidR="00A248FA" w:rsidRPr="00EA5D32">
              <w:rPr>
                <w:kern w:val="0"/>
                <w:sz w:val="15"/>
                <w:szCs w:val="15"/>
              </w:rPr>
              <w:t>、</w:t>
            </w:r>
            <w:r w:rsidR="00A248FA" w:rsidRPr="00EA5D32">
              <w:rPr>
                <w:kern w:val="0"/>
                <w:sz w:val="15"/>
                <w:szCs w:val="15"/>
              </w:rPr>
              <w:t>7</w:t>
            </w:r>
            <w:r w:rsidR="00A248FA" w:rsidRPr="00EA5D32">
              <w:rPr>
                <w:kern w:val="0"/>
                <w:sz w:val="15"/>
                <w:szCs w:val="15"/>
              </w:rPr>
              <w:t>号道岔接发列车及调车作业</w:t>
            </w:r>
            <w:r w:rsidRPr="00EA5D32">
              <w:rPr>
                <w:kern w:val="0"/>
                <w:sz w:val="15"/>
                <w:szCs w:val="15"/>
              </w:rPr>
              <w:t>。</w:t>
            </w:r>
          </w:p>
          <w:p w14:paraId="2CB5AEB2"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50FBBE2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64BAAFB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415" w:type="dxa"/>
            <w:vAlign w:val="center"/>
          </w:tcPr>
          <w:p w14:paraId="68F2E4C0"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rFonts w:hint="eastAsia"/>
                <w:kern w:val="0"/>
                <w:sz w:val="15"/>
                <w:szCs w:val="15"/>
              </w:rPr>
              <w:t>6</w:t>
            </w:r>
            <w:r w:rsidRPr="00EA5D32">
              <w:rPr>
                <w:kern w:val="0"/>
                <w:sz w:val="15"/>
                <w:szCs w:val="15"/>
              </w:rPr>
              <w:t>：</w:t>
            </w:r>
            <w:r w:rsidRPr="00EA5D32">
              <w:rPr>
                <w:rFonts w:hint="eastAsia"/>
                <w:kern w:val="0"/>
                <w:sz w:val="15"/>
                <w:szCs w:val="15"/>
              </w:rPr>
              <w:t>0</w:t>
            </w:r>
            <w:r w:rsidRPr="00EA5D32">
              <w:rPr>
                <w:kern w:val="0"/>
                <w:sz w:val="15"/>
                <w:szCs w:val="15"/>
              </w:rPr>
              <w:t>0</w:t>
            </w:r>
            <w:r w:rsidRPr="00EA5D32">
              <w:rPr>
                <w:kern w:val="0"/>
                <w:sz w:val="15"/>
                <w:szCs w:val="15"/>
              </w:rPr>
              <w:t>开通</w:t>
            </w:r>
          </w:p>
          <w:p w14:paraId="493E9695"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01239D23" w14:textId="77777777" w:rsidR="002171BA" w:rsidRPr="00EA5D32" w:rsidRDefault="002171BA" w:rsidP="002171BA">
            <w:pPr>
              <w:widowControl/>
              <w:snapToGrid w:val="0"/>
              <w:rPr>
                <w:kern w:val="0"/>
                <w:sz w:val="15"/>
                <w:szCs w:val="15"/>
              </w:rPr>
            </w:pPr>
            <w:r w:rsidRPr="00EA5D32">
              <w:rPr>
                <w:kern w:val="0"/>
                <w:sz w:val="15"/>
                <w:szCs w:val="15"/>
              </w:rPr>
              <w:t>XXX</w:t>
            </w:r>
            <w:r w:rsidRPr="00EA5D32">
              <w:rPr>
                <w:rFonts w:hint="eastAsia"/>
                <w:kern w:val="0"/>
                <w:sz w:val="15"/>
                <w:szCs w:val="15"/>
              </w:rPr>
              <w:t>段</w:t>
            </w:r>
            <w:r w:rsidRPr="00EA5D32">
              <w:rPr>
                <w:kern w:val="0"/>
                <w:sz w:val="15"/>
                <w:szCs w:val="15"/>
              </w:rPr>
              <w:t>XXX</w:t>
            </w:r>
          </w:p>
          <w:p w14:paraId="4E4FF45F"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6C5EC43D" w14:textId="77777777" w:rsidR="002171BA" w:rsidRPr="00EA5D32" w:rsidRDefault="002171BA" w:rsidP="002171BA">
            <w:pPr>
              <w:widowControl/>
              <w:snapToGrid w:val="0"/>
              <w:rPr>
                <w:kern w:val="0"/>
                <w:sz w:val="15"/>
                <w:szCs w:val="15"/>
              </w:rPr>
            </w:pPr>
            <w:r w:rsidRPr="00EA5D32">
              <w:rPr>
                <w:kern w:val="0"/>
                <w:sz w:val="15"/>
                <w:szCs w:val="15"/>
              </w:rPr>
              <w:t>XXX</w:t>
            </w:r>
            <w:r w:rsidRPr="00EA5D32">
              <w:rPr>
                <w:kern w:val="0"/>
                <w:sz w:val="15"/>
                <w:szCs w:val="15"/>
              </w:rPr>
              <w:t>段</w:t>
            </w:r>
            <w:r w:rsidRPr="00EA5D32">
              <w:rPr>
                <w:kern w:val="0"/>
                <w:sz w:val="15"/>
                <w:szCs w:val="15"/>
              </w:rPr>
              <w:t>XXX</w:t>
            </w:r>
          </w:p>
          <w:p w14:paraId="0A9B5AC4" w14:textId="77777777" w:rsidR="001407A3"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rFonts w:ascii="宋体" w:hAnsi="宋体" w:cs="宋体" w:hint="eastAsia"/>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547" w:type="dxa"/>
            <w:vAlign w:val="center"/>
          </w:tcPr>
          <w:p w14:paraId="04F5B566" w14:textId="77777777" w:rsidR="001407A3" w:rsidRPr="00EA5D32" w:rsidRDefault="001407A3" w:rsidP="008873D9">
            <w:pPr>
              <w:spacing w:line="0" w:lineRule="atLeast"/>
              <w:rPr>
                <w:sz w:val="15"/>
                <w:szCs w:val="15"/>
              </w:rPr>
            </w:pPr>
          </w:p>
          <w:p w14:paraId="613CB343" w14:textId="77777777" w:rsidR="001407A3" w:rsidRPr="00EA5D32" w:rsidRDefault="001407A3" w:rsidP="008873D9">
            <w:pPr>
              <w:spacing w:line="0" w:lineRule="atLeast"/>
              <w:rPr>
                <w:sz w:val="15"/>
                <w:szCs w:val="15"/>
              </w:rPr>
            </w:pPr>
          </w:p>
        </w:tc>
      </w:tr>
      <w:tr w:rsidR="001407A3" w:rsidRPr="00EA5D32" w14:paraId="7FAFA925" w14:textId="77777777" w:rsidTr="008873D9">
        <w:trPr>
          <w:trHeight w:val="1760"/>
        </w:trPr>
        <w:tc>
          <w:tcPr>
            <w:tcW w:w="546" w:type="dxa"/>
            <w:vAlign w:val="center"/>
          </w:tcPr>
          <w:p w14:paraId="133C19A3" w14:textId="77777777" w:rsidR="001407A3" w:rsidRPr="00EA5D32" w:rsidRDefault="001407A3" w:rsidP="008873D9">
            <w:pPr>
              <w:widowControl/>
              <w:jc w:val="center"/>
              <w:rPr>
                <w:kern w:val="0"/>
                <w:sz w:val="15"/>
                <w:szCs w:val="15"/>
              </w:rPr>
            </w:pPr>
          </w:p>
          <w:p w14:paraId="03B0437B" w14:textId="77777777" w:rsidR="001407A3" w:rsidRPr="00EA5D32" w:rsidRDefault="001407A3" w:rsidP="008873D9">
            <w:pPr>
              <w:jc w:val="center"/>
              <w:rPr>
                <w:kern w:val="0"/>
                <w:sz w:val="15"/>
                <w:szCs w:val="15"/>
              </w:rPr>
            </w:pPr>
            <w:r w:rsidRPr="00EA5D32">
              <w:rPr>
                <w:kern w:val="0"/>
                <w:sz w:val="15"/>
                <w:szCs w:val="15"/>
              </w:rPr>
              <w:t>33092</w:t>
            </w:r>
          </w:p>
        </w:tc>
        <w:tc>
          <w:tcPr>
            <w:tcW w:w="560" w:type="dxa"/>
            <w:vAlign w:val="center"/>
          </w:tcPr>
          <w:p w14:paraId="1C19812E" w14:textId="77777777" w:rsidR="001407A3" w:rsidRPr="00EA5D32" w:rsidRDefault="001407A3" w:rsidP="008873D9">
            <w:pPr>
              <w:jc w:val="center"/>
              <w:rPr>
                <w:kern w:val="0"/>
                <w:sz w:val="15"/>
                <w:szCs w:val="15"/>
              </w:rPr>
            </w:pPr>
            <w:r w:rsidRPr="00EA5D32">
              <w:rPr>
                <w:kern w:val="0"/>
                <w:sz w:val="15"/>
                <w:szCs w:val="15"/>
              </w:rPr>
              <w:t>工</w:t>
            </w:r>
            <w:proofErr w:type="gramStart"/>
            <w:r w:rsidRPr="00EA5D32">
              <w:rPr>
                <w:kern w:val="0"/>
                <w:sz w:val="15"/>
                <w:szCs w:val="15"/>
              </w:rPr>
              <w:t>务</w:t>
            </w:r>
            <w:proofErr w:type="gramEnd"/>
            <w:r w:rsidRPr="00EA5D32">
              <w:rPr>
                <w:kern w:val="0"/>
                <w:sz w:val="15"/>
                <w:szCs w:val="15"/>
              </w:rPr>
              <w:t>综合维修</w:t>
            </w:r>
          </w:p>
        </w:tc>
        <w:tc>
          <w:tcPr>
            <w:tcW w:w="854" w:type="dxa"/>
            <w:vAlign w:val="center"/>
          </w:tcPr>
          <w:p w14:paraId="197D7DBB" w14:textId="77777777" w:rsidR="001407A3" w:rsidRPr="00EA5D32" w:rsidRDefault="001407A3" w:rsidP="008873D9">
            <w:pPr>
              <w:jc w:val="center"/>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r w:rsidRPr="00EA5D32">
              <w:rPr>
                <w:kern w:val="0"/>
                <w:sz w:val="15"/>
                <w:szCs w:val="15"/>
              </w:rPr>
              <w:br/>
              <w:t>3</w:t>
            </w:r>
            <w:r w:rsidRPr="00EA5D32">
              <w:rPr>
                <w:kern w:val="0"/>
                <w:sz w:val="15"/>
                <w:szCs w:val="15"/>
              </w:rPr>
              <w:t>：</w:t>
            </w:r>
            <w:r w:rsidRPr="00EA5D32">
              <w:rPr>
                <w:kern w:val="0"/>
                <w:sz w:val="15"/>
                <w:szCs w:val="15"/>
              </w:rPr>
              <w:t>50</w:t>
            </w:r>
          </w:p>
        </w:tc>
        <w:tc>
          <w:tcPr>
            <w:tcW w:w="2702" w:type="dxa"/>
            <w:vAlign w:val="center"/>
          </w:tcPr>
          <w:p w14:paraId="7E4D355D"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日综合维修计划，</w:t>
            </w:r>
            <w:r w:rsidRPr="00EA5D32">
              <w:rPr>
                <w:kern w:val="0"/>
                <w:sz w:val="15"/>
                <w:szCs w:val="15"/>
              </w:rPr>
              <w:t>XX</w:t>
            </w:r>
            <w:r w:rsidRPr="00EA5D32">
              <w:rPr>
                <w:kern w:val="0"/>
                <w:sz w:val="15"/>
                <w:szCs w:val="15"/>
              </w:rPr>
              <w:t>工务段因在</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站间（上、下行线）进行</w:t>
            </w:r>
            <w:proofErr w:type="gramStart"/>
            <w:r w:rsidRPr="00EA5D32">
              <w:rPr>
                <w:kern w:val="0"/>
                <w:sz w:val="15"/>
                <w:szCs w:val="15"/>
              </w:rPr>
              <w:t>线路起拨改作</w:t>
            </w:r>
            <w:proofErr w:type="gramEnd"/>
            <w:r w:rsidRPr="00EA5D32">
              <w:rPr>
                <w:kern w:val="0"/>
                <w:sz w:val="15"/>
                <w:szCs w:val="15"/>
              </w:rPr>
              <w:t>业，停止</w:t>
            </w:r>
            <w:r w:rsidRPr="00EA5D32">
              <w:rPr>
                <w:kern w:val="0"/>
                <w:sz w:val="15"/>
                <w:szCs w:val="15"/>
              </w:rPr>
              <w:t>XX</w:t>
            </w:r>
            <w:r w:rsidRPr="00EA5D32">
              <w:rPr>
                <w:kern w:val="0"/>
                <w:sz w:val="15"/>
                <w:szCs w:val="15"/>
              </w:rPr>
              <w:t>站至</w:t>
            </w:r>
            <w:r w:rsidRPr="00EA5D32">
              <w:rPr>
                <w:kern w:val="0"/>
                <w:sz w:val="15"/>
                <w:szCs w:val="15"/>
              </w:rPr>
              <w:t>XX</w:t>
            </w:r>
            <w:r w:rsidRPr="00EA5D32">
              <w:rPr>
                <w:kern w:val="0"/>
                <w:sz w:val="15"/>
                <w:szCs w:val="15"/>
              </w:rPr>
              <w:t>站间（上、下行线）接发列车及调车作业。</w:t>
            </w:r>
          </w:p>
          <w:p w14:paraId="73052718"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27B9BCBB"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B8A12E6"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58" w:type="dxa"/>
            <w:vAlign w:val="center"/>
          </w:tcPr>
          <w:p w14:paraId="1B03C78A" w14:textId="77777777" w:rsidR="001407A3" w:rsidRPr="00EA5D32" w:rsidRDefault="001407A3" w:rsidP="008873D9">
            <w:pPr>
              <w:widowControl/>
              <w:rPr>
                <w:kern w:val="0"/>
                <w:sz w:val="15"/>
                <w:szCs w:val="15"/>
              </w:rPr>
            </w:pPr>
            <w:r w:rsidRPr="00EA5D32">
              <w:rPr>
                <w:kern w:val="0"/>
                <w:sz w:val="15"/>
                <w:szCs w:val="15"/>
              </w:rPr>
              <w:t>90</w:t>
            </w:r>
          </w:p>
          <w:p w14:paraId="7B0AC5A2" w14:textId="77777777" w:rsidR="001407A3" w:rsidRPr="00EA5D32" w:rsidRDefault="001407A3" w:rsidP="008873D9">
            <w:pPr>
              <w:rPr>
                <w:kern w:val="0"/>
                <w:sz w:val="15"/>
                <w:szCs w:val="15"/>
              </w:rPr>
            </w:pPr>
            <w:r w:rsidRPr="00EA5D32">
              <w:rPr>
                <w:kern w:val="0"/>
                <w:sz w:val="15"/>
                <w:szCs w:val="15"/>
              </w:rPr>
              <w:t>分钟</w:t>
            </w:r>
          </w:p>
        </w:tc>
        <w:tc>
          <w:tcPr>
            <w:tcW w:w="2200" w:type="dxa"/>
            <w:vAlign w:val="center"/>
          </w:tcPr>
          <w:p w14:paraId="674CC326"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DX-7781</w:t>
            </w:r>
            <w:r w:rsidRPr="00EA5D32">
              <w:rPr>
                <w:kern w:val="0"/>
                <w:sz w:val="15"/>
                <w:szCs w:val="15"/>
              </w:rPr>
              <w:t>，</w:t>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发令。</w:t>
            </w:r>
          </w:p>
          <w:p w14:paraId="06E766D8"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30</w:t>
            </w:r>
            <w:r w:rsidRPr="00EA5D32">
              <w:rPr>
                <w:kern w:val="0"/>
                <w:sz w:val="15"/>
                <w:szCs w:val="15"/>
              </w:rPr>
              <w:t>至</w:t>
            </w:r>
            <w:r w:rsidRPr="00EA5D32">
              <w:rPr>
                <w:kern w:val="0"/>
                <w:sz w:val="15"/>
                <w:szCs w:val="15"/>
              </w:rPr>
              <w:t>6</w:t>
            </w:r>
            <w:r w:rsidRPr="00EA5D32">
              <w:rPr>
                <w:kern w:val="0"/>
                <w:sz w:val="15"/>
                <w:szCs w:val="15"/>
              </w:rPr>
              <w:t>：</w:t>
            </w:r>
            <w:r w:rsidRPr="00EA5D32">
              <w:rPr>
                <w:kern w:val="0"/>
                <w:sz w:val="15"/>
                <w:szCs w:val="15"/>
              </w:rPr>
              <w:t>00</w:t>
            </w:r>
            <w:r w:rsidRPr="00EA5D32">
              <w:rPr>
                <w:kern w:val="0"/>
                <w:sz w:val="15"/>
                <w:szCs w:val="15"/>
              </w:rPr>
              <w:t>分。</w:t>
            </w:r>
          </w:p>
          <w:p w14:paraId="76611E5E"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6D6FB4E"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00739C42" w14:textId="77777777" w:rsidR="001407A3" w:rsidRPr="00EA5D32" w:rsidRDefault="001407A3" w:rsidP="008873D9">
            <w:pPr>
              <w:widowControl/>
              <w:snapToGrid w:val="0"/>
              <w:spacing w:line="200" w:lineRule="exact"/>
              <w:rPr>
                <w:kern w:val="0"/>
                <w:sz w:val="15"/>
                <w:szCs w:val="15"/>
              </w:rPr>
            </w:pPr>
          </w:p>
          <w:p w14:paraId="6E3E36F0" w14:textId="77777777" w:rsidR="001407A3" w:rsidRPr="00EA5D32" w:rsidRDefault="001407A3" w:rsidP="008873D9">
            <w:pPr>
              <w:widowControl/>
              <w:snapToGrid w:val="0"/>
              <w:spacing w:line="200" w:lineRule="exact"/>
              <w:ind w:firstLineChars="50" w:firstLine="75"/>
              <w:rPr>
                <w:kern w:val="0"/>
                <w:sz w:val="15"/>
                <w:szCs w:val="15"/>
              </w:rPr>
            </w:pPr>
          </w:p>
        </w:tc>
        <w:tc>
          <w:tcPr>
            <w:tcW w:w="945" w:type="dxa"/>
            <w:vAlign w:val="center"/>
          </w:tcPr>
          <w:p w14:paraId="63CE8069" w14:textId="77777777" w:rsidR="001407A3" w:rsidRPr="00EA5D32" w:rsidRDefault="001407A3" w:rsidP="008873D9">
            <w:pPr>
              <w:widowControl/>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p>
          <w:p w14:paraId="04211ED4" w14:textId="77777777" w:rsidR="001407A3" w:rsidRPr="00EA5D32" w:rsidRDefault="001407A3" w:rsidP="008873D9">
            <w:pPr>
              <w:rPr>
                <w:kern w:val="0"/>
                <w:sz w:val="15"/>
                <w:szCs w:val="15"/>
              </w:rPr>
            </w:pPr>
            <w:r w:rsidRPr="00EA5D32">
              <w:rPr>
                <w:kern w:val="0"/>
                <w:sz w:val="15"/>
                <w:szCs w:val="15"/>
              </w:rPr>
              <w:t>6</w:t>
            </w:r>
            <w:r w:rsidRPr="00EA5D32">
              <w:rPr>
                <w:kern w:val="0"/>
                <w:sz w:val="15"/>
                <w:szCs w:val="15"/>
              </w:rPr>
              <w:t>：</w:t>
            </w:r>
            <w:r w:rsidRPr="00EA5D32">
              <w:rPr>
                <w:kern w:val="0"/>
                <w:sz w:val="15"/>
                <w:szCs w:val="15"/>
              </w:rPr>
              <w:t>00</w:t>
            </w:r>
          </w:p>
        </w:tc>
        <w:tc>
          <w:tcPr>
            <w:tcW w:w="2835" w:type="dxa"/>
            <w:vAlign w:val="center"/>
          </w:tcPr>
          <w:p w14:paraId="05A866F6"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维修作业完毕，恢复</w:t>
            </w:r>
            <w:r w:rsidR="003C4F83" w:rsidRPr="00EA5D32">
              <w:rPr>
                <w:kern w:val="0"/>
                <w:sz w:val="15"/>
                <w:szCs w:val="15"/>
              </w:rPr>
              <w:t>XX</w:t>
            </w:r>
            <w:r w:rsidR="003C4F83" w:rsidRPr="00EA5D32">
              <w:rPr>
                <w:kern w:val="0"/>
                <w:sz w:val="15"/>
                <w:szCs w:val="15"/>
              </w:rPr>
              <w:t>站至</w:t>
            </w:r>
            <w:r w:rsidR="003C4F83" w:rsidRPr="00EA5D32">
              <w:rPr>
                <w:kern w:val="0"/>
                <w:sz w:val="15"/>
                <w:szCs w:val="15"/>
              </w:rPr>
              <w:t>XX</w:t>
            </w:r>
            <w:r w:rsidR="003C4F83" w:rsidRPr="00EA5D32">
              <w:rPr>
                <w:kern w:val="0"/>
                <w:sz w:val="15"/>
                <w:szCs w:val="15"/>
              </w:rPr>
              <w:t>站间（上、下行线）接发列车及调车作业</w:t>
            </w:r>
            <w:r w:rsidR="003C4F83" w:rsidRPr="00EA5D32">
              <w:rPr>
                <w:rFonts w:hint="eastAsia"/>
                <w:kern w:val="0"/>
                <w:sz w:val="15"/>
                <w:szCs w:val="15"/>
              </w:rPr>
              <w:t>，</w:t>
            </w:r>
            <w:proofErr w:type="gramStart"/>
            <w:r w:rsidRPr="00EA5D32">
              <w:rPr>
                <w:kern w:val="0"/>
                <w:sz w:val="15"/>
                <w:szCs w:val="15"/>
              </w:rPr>
              <w:t>不</w:t>
            </w:r>
            <w:proofErr w:type="gramEnd"/>
            <w:r w:rsidRPr="00EA5D32">
              <w:rPr>
                <w:kern w:val="0"/>
                <w:sz w:val="15"/>
                <w:szCs w:val="15"/>
              </w:rPr>
              <w:t>限速。</w:t>
            </w:r>
          </w:p>
          <w:p w14:paraId="2882AAD5"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37E0817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3AD2EAF9"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415" w:type="dxa"/>
            <w:vAlign w:val="center"/>
          </w:tcPr>
          <w:p w14:paraId="488D3643" w14:textId="77777777" w:rsidR="00D038FF" w:rsidRPr="00EA5D32" w:rsidRDefault="00D038FF" w:rsidP="00D038FF">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rFonts w:hint="eastAsia"/>
                <w:kern w:val="0"/>
                <w:sz w:val="15"/>
                <w:szCs w:val="15"/>
              </w:rPr>
              <w:t>6</w:t>
            </w:r>
            <w:r w:rsidRPr="00EA5D32">
              <w:rPr>
                <w:kern w:val="0"/>
                <w:sz w:val="15"/>
                <w:szCs w:val="15"/>
              </w:rPr>
              <w:t>：</w:t>
            </w:r>
            <w:r w:rsidRPr="00EA5D32">
              <w:rPr>
                <w:rFonts w:hint="eastAsia"/>
                <w:kern w:val="0"/>
                <w:sz w:val="15"/>
                <w:szCs w:val="15"/>
              </w:rPr>
              <w:t>0</w:t>
            </w:r>
            <w:r w:rsidRPr="00EA5D32">
              <w:rPr>
                <w:kern w:val="0"/>
                <w:sz w:val="15"/>
                <w:szCs w:val="15"/>
              </w:rPr>
              <w:t>0</w:t>
            </w:r>
            <w:r w:rsidRPr="00EA5D32">
              <w:rPr>
                <w:kern w:val="0"/>
                <w:sz w:val="15"/>
                <w:szCs w:val="15"/>
              </w:rPr>
              <w:t>开通</w:t>
            </w:r>
          </w:p>
          <w:p w14:paraId="6C678014" w14:textId="77777777" w:rsidR="00D038FF" w:rsidRPr="00EA5D32" w:rsidRDefault="00D038FF" w:rsidP="00D038FF">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59A97401" w14:textId="77777777" w:rsidR="00D038FF" w:rsidRPr="00EA5D32" w:rsidRDefault="00D038FF" w:rsidP="00D038FF">
            <w:pPr>
              <w:widowControl/>
              <w:snapToGrid w:val="0"/>
              <w:rPr>
                <w:kern w:val="0"/>
                <w:sz w:val="15"/>
                <w:szCs w:val="15"/>
              </w:rPr>
            </w:pPr>
            <w:r w:rsidRPr="00EA5D32">
              <w:rPr>
                <w:kern w:val="0"/>
                <w:sz w:val="15"/>
                <w:szCs w:val="15"/>
              </w:rPr>
              <w:t>XXX</w:t>
            </w:r>
            <w:r w:rsidRPr="00EA5D32">
              <w:rPr>
                <w:rFonts w:hint="eastAsia"/>
                <w:kern w:val="0"/>
                <w:sz w:val="15"/>
                <w:szCs w:val="15"/>
              </w:rPr>
              <w:t>段</w:t>
            </w:r>
            <w:r w:rsidRPr="00EA5D32">
              <w:rPr>
                <w:kern w:val="0"/>
                <w:sz w:val="15"/>
                <w:szCs w:val="15"/>
              </w:rPr>
              <w:t>XXX</w:t>
            </w:r>
          </w:p>
          <w:p w14:paraId="54D42434" w14:textId="77777777" w:rsidR="00D038FF" w:rsidRPr="00EA5D32" w:rsidRDefault="00D038FF" w:rsidP="00D038FF">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697DB08F" w14:textId="77777777" w:rsidR="00D038FF" w:rsidRPr="00EA5D32" w:rsidRDefault="00D038FF" w:rsidP="00D038FF">
            <w:pPr>
              <w:widowControl/>
              <w:snapToGrid w:val="0"/>
              <w:rPr>
                <w:kern w:val="0"/>
                <w:sz w:val="15"/>
                <w:szCs w:val="15"/>
              </w:rPr>
            </w:pPr>
            <w:r w:rsidRPr="00EA5D32">
              <w:rPr>
                <w:kern w:val="0"/>
                <w:sz w:val="15"/>
                <w:szCs w:val="15"/>
              </w:rPr>
              <w:t>XXX</w:t>
            </w:r>
            <w:r w:rsidRPr="00EA5D32">
              <w:rPr>
                <w:kern w:val="0"/>
                <w:sz w:val="15"/>
                <w:szCs w:val="15"/>
              </w:rPr>
              <w:t>段</w:t>
            </w:r>
            <w:r w:rsidRPr="00EA5D32">
              <w:rPr>
                <w:kern w:val="0"/>
                <w:sz w:val="15"/>
                <w:szCs w:val="15"/>
              </w:rPr>
              <w:t>XXX</w:t>
            </w:r>
          </w:p>
          <w:p w14:paraId="15EB5DB4" w14:textId="77777777" w:rsidR="001407A3" w:rsidRPr="00EA5D32" w:rsidRDefault="00D038FF" w:rsidP="00D038FF">
            <w:pPr>
              <w:widowControl/>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rFonts w:ascii="宋体" w:hAnsi="宋体" w:cs="宋体" w:hint="eastAsia"/>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547" w:type="dxa"/>
            <w:vAlign w:val="center"/>
          </w:tcPr>
          <w:p w14:paraId="0176909F" w14:textId="77777777" w:rsidR="001407A3" w:rsidRPr="00EA5D32" w:rsidRDefault="001407A3" w:rsidP="008873D9">
            <w:pPr>
              <w:spacing w:line="0" w:lineRule="atLeast"/>
              <w:rPr>
                <w:sz w:val="15"/>
                <w:szCs w:val="15"/>
              </w:rPr>
            </w:pPr>
          </w:p>
          <w:p w14:paraId="3C96C927" w14:textId="77777777" w:rsidR="001407A3" w:rsidRPr="00EA5D32" w:rsidRDefault="001407A3" w:rsidP="008873D9">
            <w:pPr>
              <w:spacing w:line="0" w:lineRule="atLeast"/>
              <w:rPr>
                <w:sz w:val="15"/>
                <w:szCs w:val="15"/>
              </w:rPr>
            </w:pPr>
          </w:p>
        </w:tc>
      </w:tr>
    </w:tbl>
    <w:p w14:paraId="10F8DCCA" w14:textId="77777777" w:rsidR="001407A3" w:rsidRPr="00EA5D32" w:rsidRDefault="001407A3" w:rsidP="001407A3">
      <w:pPr>
        <w:rPr>
          <w:rFonts w:eastAsia="仿宋_GB2312"/>
          <w:b/>
          <w:sz w:val="24"/>
        </w:rPr>
      </w:pPr>
    </w:p>
    <w:p w14:paraId="363AFE09" w14:textId="77777777" w:rsidR="001407A3" w:rsidRPr="00EA5D32" w:rsidRDefault="001407A3" w:rsidP="001407A3">
      <w:pPr>
        <w:rPr>
          <w:rFonts w:eastAsia="仿宋_GB2312"/>
          <w:b/>
          <w:sz w:val="24"/>
        </w:rPr>
      </w:pPr>
    </w:p>
    <w:p w14:paraId="10307225" w14:textId="77777777" w:rsidR="001407A3" w:rsidRPr="00EA5D32" w:rsidRDefault="001407A3" w:rsidP="001407A3">
      <w:pPr>
        <w:ind w:firstLineChars="49" w:firstLine="118"/>
        <w:rPr>
          <w:rFonts w:eastAsia="仿宋_GB2312"/>
          <w:b/>
          <w:sz w:val="24"/>
        </w:rPr>
      </w:pPr>
      <w:r w:rsidRPr="00EA5D32">
        <w:rPr>
          <w:rFonts w:eastAsia="仿宋_GB2312"/>
          <w:b/>
          <w:sz w:val="24"/>
        </w:rPr>
        <w:t>2.</w:t>
      </w:r>
      <w:r w:rsidRPr="00EA5D32">
        <w:rPr>
          <w:rFonts w:eastAsia="仿宋_GB2312"/>
          <w:b/>
          <w:sz w:val="24"/>
        </w:rPr>
        <w:t>由车站安排的综合维修</w:t>
      </w:r>
      <w:proofErr w:type="gramStart"/>
      <w:r w:rsidRPr="00EA5D32">
        <w:rPr>
          <w:rFonts w:eastAsia="仿宋_GB2312"/>
          <w:b/>
          <w:sz w:val="24"/>
        </w:rPr>
        <w:t>登销记填</w:t>
      </w:r>
      <w:proofErr w:type="gramEnd"/>
      <w:r w:rsidRPr="00EA5D32">
        <w:rPr>
          <w:rFonts w:eastAsia="仿宋_GB2312"/>
          <w:b/>
          <w:sz w:val="24"/>
        </w:rPr>
        <w:t>记格式</w:t>
      </w:r>
    </w:p>
    <w:p w14:paraId="2D97A4DF" w14:textId="77777777" w:rsidR="001407A3" w:rsidRPr="00EA5D32" w:rsidRDefault="001407A3" w:rsidP="001407A3">
      <w:pPr>
        <w:spacing w:line="0" w:lineRule="atLeast"/>
        <w:ind w:firstLineChars="1600" w:firstLine="5120"/>
        <w:rPr>
          <w:b/>
          <w:sz w:val="24"/>
        </w:rPr>
      </w:pP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b/>
          <w:sz w:val="32"/>
          <w:szCs w:val="32"/>
        </w:rPr>
        <w:t xml:space="preserve">     </w:t>
      </w:r>
      <w:r w:rsidRPr="00EA5D32">
        <w:rPr>
          <w:rFonts w:eastAsia="方正大黑简体"/>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3494" w:type="dxa"/>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649"/>
        <w:gridCol w:w="526"/>
        <w:gridCol w:w="822"/>
        <w:gridCol w:w="2415"/>
        <w:gridCol w:w="525"/>
        <w:gridCol w:w="2188"/>
        <w:gridCol w:w="994"/>
        <w:gridCol w:w="2226"/>
        <w:gridCol w:w="1945"/>
        <w:gridCol w:w="1204"/>
      </w:tblGrid>
      <w:tr w:rsidR="001407A3" w:rsidRPr="00EA5D32" w14:paraId="4524C2A3" w14:textId="77777777" w:rsidTr="008873D9">
        <w:trPr>
          <w:trHeight w:val="391"/>
        </w:trPr>
        <w:tc>
          <w:tcPr>
            <w:tcW w:w="4937" w:type="dxa"/>
            <w:gridSpan w:val="5"/>
            <w:vAlign w:val="center"/>
          </w:tcPr>
          <w:p w14:paraId="2D9CD807"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188" w:type="dxa"/>
            <w:vAlign w:val="center"/>
          </w:tcPr>
          <w:p w14:paraId="75185649" w14:textId="77777777" w:rsidR="001407A3" w:rsidRPr="00EA5D32" w:rsidRDefault="001407A3" w:rsidP="008873D9">
            <w:pPr>
              <w:spacing w:line="0" w:lineRule="atLeast"/>
              <w:jc w:val="center"/>
              <w:rPr>
                <w:sz w:val="15"/>
                <w:szCs w:val="15"/>
              </w:rPr>
            </w:pPr>
            <w:r w:rsidRPr="00EA5D32">
              <w:rPr>
                <w:sz w:val="15"/>
                <w:szCs w:val="15"/>
              </w:rPr>
              <w:t>承认施工</w:t>
            </w:r>
          </w:p>
        </w:tc>
        <w:tc>
          <w:tcPr>
            <w:tcW w:w="3220" w:type="dxa"/>
            <w:gridSpan w:val="2"/>
            <w:vAlign w:val="center"/>
          </w:tcPr>
          <w:p w14:paraId="41B3353E"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1945" w:type="dxa"/>
            <w:vAlign w:val="center"/>
          </w:tcPr>
          <w:p w14:paraId="130E55C8" w14:textId="77777777" w:rsidR="001407A3" w:rsidRPr="00EA5D32" w:rsidRDefault="001407A3" w:rsidP="008873D9">
            <w:pPr>
              <w:spacing w:line="0" w:lineRule="atLeast"/>
              <w:jc w:val="center"/>
              <w:rPr>
                <w:sz w:val="15"/>
                <w:szCs w:val="15"/>
              </w:rPr>
            </w:pPr>
            <w:r w:rsidRPr="00EA5D32">
              <w:rPr>
                <w:sz w:val="15"/>
                <w:szCs w:val="15"/>
              </w:rPr>
              <w:t>施工开通</w:t>
            </w:r>
          </w:p>
        </w:tc>
        <w:tc>
          <w:tcPr>
            <w:tcW w:w="1204" w:type="dxa"/>
            <w:vAlign w:val="center"/>
          </w:tcPr>
          <w:p w14:paraId="27FD8D5C"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38106E9C" w14:textId="77777777" w:rsidTr="008873D9">
        <w:trPr>
          <w:trHeight w:val="1480"/>
        </w:trPr>
        <w:tc>
          <w:tcPr>
            <w:tcW w:w="649" w:type="dxa"/>
            <w:vAlign w:val="center"/>
          </w:tcPr>
          <w:p w14:paraId="2E4BB43E"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526" w:type="dxa"/>
            <w:vAlign w:val="center"/>
          </w:tcPr>
          <w:p w14:paraId="294E7DE0" w14:textId="77777777" w:rsidR="001407A3" w:rsidRPr="00EA5D32" w:rsidRDefault="001407A3" w:rsidP="008873D9">
            <w:pPr>
              <w:spacing w:line="0" w:lineRule="atLeast"/>
              <w:jc w:val="center"/>
              <w:rPr>
                <w:sz w:val="15"/>
                <w:szCs w:val="15"/>
              </w:rPr>
            </w:pPr>
            <w:r w:rsidRPr="00EA5D32">
              <w:rPr>
                <w:sz w:val="15"/>
                <w:szCs w:val="15"/>
              </w:rPr>
              <w:t>施工项目</w:t>
            </w:r>
          </w:p>
        </w:tc>
        <w:tc>
          <w:tcPr>
            <w:tcW w:w="822" w:type="dxa"/>
            <w:vAlign w:val="center"/>
          </w:tcPr>
          <w:p w14:paraId="433FBB90" w14:textId="77777777" w:rsidR="001407A3" w:rsidRPr="00EA5D32" w:rsidRDefault="001407A3" w:rsidP="008873D9">
            <w:pPr>
              <w:spacing w:line="0" w:lineRule="atLeast"/>
              <w:jc w:val="center"/>
              <w:rPr>
                <w:sz w:val="15"/>
                <w:szCs w:val="15"/>
              </w:rPr>
            </w:pPr>
            <w:r w:rsidRPr="00EA5D32">
              <w:rPr>
                <w:sz w:val="15"/>
                <w:szCs w:val="15"/>
              </w:rPr>
              <w:t>月日时分</w:t>
            </w:r>
          </w:p>
        </w:tc>
        <w:tc>
          <w:tcPr>
            <w:tcW w:w="2415" w:type="dxa"/>
            <w:vAlign w:val="center"/>
          </w:tcPr>
          <w:p w14:paraId="7F0B5E32"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7229B107"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447945F7"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7B7DE846"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525" w:type="dxa"/>
            <w:vAlign w:val="center"/>
          </w:tcPr>
          <w:p w14:paraId="2844B393" w14:textId="77777777" w:rsidR="001407A3" w:rsidRPr="00EA5D32" w:rsidRDefault="001407A3" w:rsidP="008873D9">
            <w:pPr>
              <w:spacing w:line="0" w:lineRule="atLeast"/>
              <w:jc w:val="center"/>
              <w:rPr>
                <w:sz w:val="15"/>
                <w:szCs w:val="15"/>
              </w:rPr>
            </w:pPr>
            <w:r w:rsidRPr="00EA5D32">
              <w:rPr>
                <w:sz w:val="15"/>
                <w:szCs w:val="15"/>
              </w:rPr>
              <w:t>所需时分</w:t>
            </w:r>
          </w:p>
        </w:tc>
        <w:tc>
          <w:tcPr>
            <w:tcW w:w="2188" w:type="dxa"/>
            <w:vAlign w:val="center"/>
          </w:tcPr>
          <w:p w14:paraId="6EA9E8D7"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0756632A"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1826FAD5"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2A71762D"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994" w:type="dxa"/>
            <w:vAlign w:val="center"/>
          </w:tcPr>
          <w:p w14:paraId="5DCF6A0C" w14:textId="77777777" w:rsidR="001407A3" w:rsidRPr="00EA5D32" w:rsidRDefault="001407A3" w:rsidP="008873D9">
            <w:pPr>
              <w:spacing w:line="0" w:lineRule="atLeast"/>
              <w:jc w:val="center"/>
              <w:rPr>
                <w:sz w:val="15"/>
                <w:szCs w:val="15"/>
              </w:rPr>
            </w:pPr>
            <w:r w:rsidRPr="00EA5D32">
              <w:rPr>
                <w:sz w:val="15"/>
                <w:szCs w:val="15"/>
              </w:rPr>
              <w:t>月日时分</w:t>
            </w:r>
          </w:p>
        </w:tc>
        <w:tc>
          <w:tcPr>
            <w:tcW w:w="2226" w:type="dxa"/>
            <w:vAlign w:val="center"/>
          </w:tcPr>
          <w:p w14:paraId="7924360F"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7D3AC645"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52D549C3"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5B7BB20D"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1945" w:type="dxa"/>
            <w:vAlign w:val="center"/>
          </w:tcPr>
          <w:p w14:paraId="336A925C"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 xml:space="preserve">) </w:t>
            </w:r>
            <w:r w:rsidRPr="00EA5D32">
              <w:rPr>
                <w:sz w:val="15"/>
                <w:szCs w:val="15"/>
              </w:rPr>
              <w:t>命令号及开通时间</w:t>
            </w:r>
          </w:p>
          <w:p w14:paraId="1A7DB402"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636F695F"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442A47A4"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1204" w:type="dxa"/>
            <w:vAlign w:val="center"/>
          </w:tcPr>
          <w:p w14:paraId="250B2829" w14:textId="77777777" w:rsidR="001407A3" w:rsidRPr="00EA5D32" w:rsidRDefault="001407A3" w:rsidP="008873D9">
            <w:pPr>
              <w:spacing w:line="0" w:lineRule="atLeast"/>
              <w:rPr>
                <w:sz w:val="15"/>
                <w:szCs w:val="15"/>
              </w:rPr>
            </w:pPr>
          </w:p>
        </w:tc>
      </w:tr>
      <w:tr w:rsidR="001407A3" w:rsidRPr="00EA5D32" w14:paraId="083812C9" w14:textId="77777777" w:rsidTr="008873D9">
        <w:trPr>
          <w:trHeight w:val="3666"/>
        </w:trPr>
        <w:tc>
          <w:tcPr>
            <w:tcW w:w="649" w:type="dxa"/>
            <w:vAlign w:val="center"/>
          </w:tcPr>
          <w:p w14:paraId="6970159C" w14:textId="77777777" w:rsidR="001407A3" w:rsidRPr="00EA5D32" w:rsidRDefault="001407A3" w:rsidP="008873D9">
            <w:pPr>
              <w:widowControl/>
              <w:jc w:val="center"/>
              <w:rPr>
                <w:kern w:val="0"/>
                <w:sz w:val="15"/>
                <w:szCs w:val="15"/>
              </w:rPr>
            </w:pPr>
            <w:r w:rsidRPr="00EA5D32">
              <w:rPr>
                <w:kern w:val="0"/>
                <w:sz w:val="15"/>
                <w:szCs w:val="15"/>
              </w:rPr>
              <w:t>33091</w:t>
            </w:r>
          </w:p>
        </w:tc>
        <w:tc>
          <w:tcPr>
            <w:tcW w:w="526" w:type="dxa"/>
            <w:vAlign w:val="center"/>
          </w:tcPr>
          <w:p w14:paraId="0BF9F1B1" w14:textId="77777777" w:rsidR="001407A3" w:rsidRPr="00EA5D32" w:rsidRDefault="001407A3" w:rsidP="008873D9">
            <w:pPr>
              <w:rPr>
                <w:kern w:val="0"/>
                <w:sz w:val="15"/>
                <w:szCs w:val="15"/>
              </w:rPr>
            </w:pPr>
            <w:r w:rsidRPr="00EA5D32">
              <w:rPr>
                <w:kern w:val="0"/>
                <w:sz w:val="15"/>
                <w:szCs w:val="15"/>
              </w:rPr>
              <w:t>工</w:t>
            </w:r>
            <w:proofErr w:type="gramStart"/>
            <w:r w:rsidRPr="00EA5D32">
              <w:rPr>
                <w:kern w:val="0"/>
                <w:sz w:val="15"/>
                <w:szCs w:val="15"/>
              </w:rPr>
              <w:t>务</w:t>
            </w:r>
            <w:proofErr w:type="gramEnd"/>
            <w:r w:rsidRPr="00EA5D32">
              <w:rPr>
                <w:kern w:val="0"/>
                <w:sz w:val="15"/>
                <w:szCs w:val="15"/>
              </w:rPr>
              <w:t>综合维修</w:t>
            </w:r>
          </w:p>
        </w:tc>
        <w:tc>
          <w:tcPr>
            <w:tcW w:w="822" w:type="dxa"/>
            <w:vAlign w:val="center"/>
          </w:tcPr>
          <w:p w14:paraId="0EB9DBFC" w14:textId="77777777" w:rsidR="001407A3" w:rsidRPr="00EA5D32" w:rsidRDefault="001407A3" w:rsidP="008873D9">
            <w:pPr>
              <w:jc w:val="cente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r w:rsidRPr="00EA5D32">
              <w:rPr>
                <w:kern w:val="0"/>
                <w:sz w:val="15"/>
                <w:szCs w:val="15"/>
              </w:rPr>
              <w:t>7</w:t>
            </w:r>
            <w:r w:rsidRPr="00EA5D32">
              <w:rPr>
                <w:kern w:val="0"/>
                <w:sz w:val="15"/>
                <w:szCs w:val="15"/>
              </w:rPr>
              <w:t>：</w:t>
            </w:r>
            <w:r w:rsidRPr="00EA5D32">
              <w:rPr>
                <w:kern w:val="0"/>
                <w:sz w:val="15"/>
                <w:szCs w:val="15"/>
              </w:rPr>
              <w:t>20</w:t>
            </w:r>
          </w:p>
        </w:tc>
        <w:tc>
          <w:tcPr>
            <w:tcW w:w="2415" w:type="dxa"/>
            <w:vAlign w:val="center"/>
          </w:tcPr>
          <w:p w14:paraId="0B390D5E" w14:textId="77777777" w:rsidR="001407A3" w:rsidRPr="00EA5D32" w:rsidRDefault="001407A3" w:rsidP="008873D9">
            <w:pPr>
              <w:widowControl/>
              <w:jc w:val="left"/>
              <w:rPr>
                <w:kern w:val="0"/>
                <w:sz w:val="15"/>
                <w:szCs w:val="15"/>
              </w:rPr>
            </w:pPr>
            <w:r w:rsidRPr="00EA5D32">
              <w:rPr>
                <w:kern w:val="0"/>
                <w:sz w:val="15"/>
                <w:szCs w:val="15"/>
              </w:rPr>
              <w:t xml:space="preserve">⑴ </w:t>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日综合维修计划，</w:t>
            </w:r>
            <w:r w:rsidRPr="00EA5D32">
              <w:rPr>
                <w:kern w:val="0"/>
                <w:sz w:val="15"/>
                <w:szCs w:val="15"/>
              </w:rPr>
              <w:t>XX</w:t>
            </w:r>
            <w:r w:rsidRPr="00EA5D32">
              <w:rPr>
                <w:kern w:val="0"/>
                <w:sz w:val="15"/>
                <w:szCs w:val="15"/>
              </w:rPr>
              <w:t>工务段在</w:t>
            </w:r>
            <w:r w:rsidRPr="00EA5D32">
              <w:rPr>
                <w:kern w:val="0"/>
                <w:sz w:val="15"/>
                <w:szCs w:val="15"/>
              </w:rPr>
              <w:t>XX</w:t>
            </w:r>
            <w:proofErr w:type="gramStart"/>
            <w:r w:rsidRPr="00EA5D32">
              <w:rPr>
                <w:kern w:val="0"/>
                <w:sz w:val="15"/>
                <w:szCs w:val="15"/>
              </w:rPr>
              <w:t>站货</w:t>
            </w:r>
            <w:r w:rsidRPr="00EA5D32">
              <w:rPr>
                <w:kern w:val="0"/>
                <w:sz w:val="15"/>
                <w:szCs w:val="15"/>
              </w:rPr>
              <w:t>1</w:t>
            </w:r>
            <w:r w:rsidRPr="00EA5D32">
              <w:rPr>
                <w:kern w:val="0"/>
                <w:sz w:val="15"/>
                <w:szCs w:val="15"/>
              </w:rPr>
              <w:t>线</w:t>
            </w:r>
            <w:proofErr w:type="gramEnd"/>
            <w:r w:rsidRPr="00EA5D32">
              <w:rPr>
                <w:kern w:val="0"/>
                <w:sz w:val="15"/>
                <w:szCs w:val="15"/>
              </w:rPr>
              <w:t>进行线路维修，</w:t>
            </w:r>
            <w:r w:rsidR="002171BA" w:rsidRPr="00EA5D32">
              <w:rPr>
                <w:rFonts w:hint="eastAsia"/>
                <w:kern w:val="0"/>
                <w:sz w:val="15"/>
                <w:szCs w:val="15"/>
              </w:rPr>
              <w:t>停止</w:t>
            </w:r>
            <w:r w:rsidRPr="00EA5D32">
              <w:rPr>
                <w:kern w:val="0"/>
                <w:sz w:val="15"/>
                <w:szCs w:val="15"/>
              </w:rPr>
              <w:t>货</w:t>
            </w:r>
            <w:r w:rsidRPr="00EA5D32">
              <w:rPr>
                <w:kern w:val="0"/>
                <w:sz w:val="15"/>
                <w:szCs w:val="15"/>
              </w:rPr>
              <w:t>1</w:t>
            </w:r>
            <w:r w:rsidRPr="00EA5D32">
              <w:rPr>
                <w:kern w:val="0"/>
                <w:sz w:val="15"/>
                <w:szCs w:val="15"/>
              </w:rPr>
              <w:t>线调车作业。</w:t>
            </w:r>
          </w:p>
          <w:p w14:paraId="26C2992E" w14:textId="77777777" w:rsidR="001407A3" w:rsidRPr="00EA5D32" w:rsidRDefault="001407A3" w:rsidP="008873D9">
            <w:pPr>
              <w:widowControl/>
              <w:jc w:val="left"/>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127B3EDF" w14:textId="77777777" w:rsidR="001407A3" w:rsidRPr="00EA5D32" w:rsidRDefault="001407A3" w:rsidP="008873D9">
            <w:pPr>
              <w:widowControl/>
              <w:jc w:val="left"/>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D27BD97" w14:textId="77777777" w:rsidR="001407A3" w:rsidRPr="00EA5D32" w:rsidRDefault="001407A3" w:rsidP="008873D9">
            <w:pPr>
              <w:widowControl/>
              <w:jc w:val="left"/>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p w14:paraId="18A115C3" w14:textId="77777777" w:rsidR="001407A3" w:rsidRPr="00EA5D32" w:rsidRDefault="001407A3" w:rsidP="008873D9">
            <w:pPr>
              <w:widowControl/>
              <w:jc w:val="left"/>
              <w:rPr>
                <w:kern w:val="0"/>
                <w:sz w:val="15"/>
                <w:szCs w:val="15"/>
              </w:rPr>
            </w:pPr>
          </w:p>
        </w:tc>
        <w:tc>
          <w:tcPr>
            <w:tcW w:w="525" w:type="dxa"/>
            <w:vAlign w:val="center"/>
          </w:tcPr>
          <w:p w14:paraId="76CC8D63" w14:textId="77777777" w:rsidR="001407A3" w:rsidRPr="00EA5D32" w:rsidRDefault="001407A3" w:rsidP="008873D9">
            <w:pPr>
              <w:jc w:val="center"/>
              <w:rPr>
                <w:kern w:val="0"/>
                <w:sz w:val="15"/>
                <w:szCs w:val="15"/>
              </w:rPr>
            </w:pPr>
            <w:r w:rsidRPr="00EA5D32">
              <w:rPr>
                <w:kern w:val="0"/>
                <w:sz w:val="15"/>
                <w:szCs w:val="15"/>
              </w:rPr>
              <w:t>60</w:t>
            </w:r>
          </w:p>
          <w:p w14:paraId="20590DF8" w14:textId="77777777" w:rsidR="001407A3" w:rsidRPr="00EA5D32" w:rsidRDefault="001407A3" w:rsidP="008873D9">
            <w:pPr>
              <w:jc w:val="center"/>
              <w:rPr>
                <w:kern w:val="0"/>
                <w:sz w:val="15"/>
                <w:szCs w:val="15"/>
              </w:rPr>
            </w:pPr>
            <w:r w:rsidRPr="00EA5D32">
              <w:rPr>
                <w:kern w:val="0"/>
                <w:sz w:val="15"/>
                <w:szCs w:val="15"/>
              </w:rPr>
              <w:t>分钟</w:t>
            </w:r>
          </w:p>
        </w:tc>
        <w:tc>
          <w:tcPr>
            <w:tcW w:w="2188" w:type="dxa"/>
            <w:vAlign w:val="center"/>
          </w:tcPr>
          <w:p w14:paraId="1379B871"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列车调度员</w:t>
            </w:r>
            <w:r w:rsidRPr="00EA5D32">
              <w:rPr>
                <w:kern w:val="0"/>
                <w:sz w:val="15"/>
                <w:szCs w:val="15"/>
              </w:rPr>
              <w:t>XX</w:t>
            </w:r>
            <w:r w:rsidRPr="00EA5D32">
              <w:rPr>
                <w:kern w:val="0"/>
                <w:sz w:val="15"/>
                <w:szCs w:val="15"/>
              </w:rPr>
              <w:t>于</w:t>
            </w:r>
            <w:r w:rsidRPr="00EA5D32">
              <w:rPr>
                <w:kern w:val="0"/>
                <w:sz w:val="15"/>
                <w:szCs w:val="15"/>
              </w:rPr>
              <w:t>X</w:t>
            </w:r>
            <w:r w:rsidRPr="00EA5D32">
              <w:rPr>
                <w:kern w:val="0"/>
                <w:sz w:val="15"/>
                <w:szCs w:val="15"/>
              </w:rPr>
              <w:t>点</w:t>
            </w:r>
            <w:r w:rsidRPr="00EA5D32">
              <w:rPr>
                <w:kern w:val="0"/>
                <w:sz w:val="15"/>
                <w:szCs w:val="15"/>
              </w:rPr>
              <w:t>X</w:t>
            </w:r>
            <w:r w:rsidRPr="00EA5D32">
              <w:rPr>
                <w:kern w:val="0"/>
                <w:sz w:val="15"/>
                <w:szCs w:val="15"/>
              </w:rPr>
              <w:t>分口头同意。</w:t>
            </w:r>
          </w:p>
          <w:p w14:paraId="3FA57642" w14:textId="77777777" w:rsidR="001407A3" w:rsidRPr="00EA5D32" w:rsidRDefault="001407A3" w:rsidP="008873D9">
            <w:pPr>
              <w:widowControl/>
              <w:rPr>
                <w:kern w:val="0"/>
                <w:sz w:val="15"/>
                <w:szCs w:val="15"/>
                <w:bdr w:val="single" w:sz="4" w:space="0" w:color="auto"/>
              </w:rPr>
            </w:pPr>
            <w:r w:rsidRPr="00EA5D32">
              <w:rPr>
                <w:kern w:val="0"/>
                <w:sz w:val="15"/>
                <w:szCs w:val="15"/>
              </w:rPr>
              <w:t>⑵ 8</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分。</w:t>
            </w:r>
          </w:p>
          <w:p w14:paraId="49B68616"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车站值班员</w:t>
            </w:r>
            <w:r w:rsidRPr="00EA5D32">
              <w:rPr>
                <w:kern w:val="0"/>
                <w:sz w:val="15"/>
                <w:szCs w:val="15"/>
              </w:rPr>
              <w:t>:XXX</w:t>
            </w:r>
          </w:p>
          <w:p w14:paraId="7A42D819"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71693CAD" w14:textId="77777777" w:rsidR="001407A3" w:rsidRPr="00EA5D32" w:rsidRDefault="001407A3" w:rsidP="008873D9">
            <w:pPr>
              <w:widowControl/>
              <w:ind w:firstLineChars="100" w:firstLine="150"/>
              <w:rPr>
                <w:kern w:val="0"/>
                <w:sz w:val="15"/>
                <w:szCs w:val="15"/>
              </w:rPr>
            </w:pPr>
          </w:p>
        </w:tc>
        <w:tc>
          <w:tcPr>
            <w:tcW w:w="994" w:type="dxa"/>
            <w:vAlign w:val="center"/>
          </w:tcPr>
          <w:p w14:paraId="6D49B3F4" w14:textId="77777777" w:rsidR="001407A3" w:rsidRPr="00EA5D32" w:rsidRDefault="001407A3" w:rsidP="008873D9">
            <w:pPr>
              <w:rPr>
                <w:kern w:val="0"/>
                <w:sz w:val="15"/>
                <w:szCs w:val="15"/>
              </w:rPr>
            </w:pPr>
            <w:smartTag w:uri="urn:schemas-microsoft-com:office:smarttags" w:element="chsdate">
              <w:smartTagPr>
                <w:attr w:name="IsROCDate" w:val="False"/>
                <w:attr w:name="IsLunarDate" w:val="False"/>
                <w:attr w:name="Day" w:val="1"/>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1</w:t>
              </w:r>
              <w:r w:rsidRPr="00EA5D32">
                <w:rPr>
                  <w:kern w:val="0"/>
                  <w:sz w:val="15"/>
                  <w:szCs w:val="15"/>
                </w:rPr>
                <w:t>日</w:t>
              </w:r>
            </w:smartTag>
            <w:r w:rsidRPr="00EA5D32">
              <w:rPr>
                <w:kern w:val="0"/>
                <w:sz w:val="15"/>
                <w:szCs w:val="15"/>
              </w:rPr>
              <w:t>9</w:t>
            </w:r>
            <w:r w:rsidRPr="00EA5D32">
              <w:rPr>
                <w:kern w:val="0"/>
                <w:sz w:val="15"/>
                <w:szCs w:val="15"/>
              </w:rPr>
              <w:t>：</w:t>
            </w:r>
            <w:r w:rsidRPr="00EA5D32">
              <w:rPr>
                <w:kern w:val="0"/>
                <w:sz w:val="15"/>
                <w:szCs w:val="15"/>
              </w:rPr>
              <w:t>00</w:t>
            </w:r>
            <w:r w:rsidRPr="00EA5D32">
              <w:rPr>
                <w:kern w:val="0"/>
                <w:sz w:val="15"/>
                <w:szCs w:val="15"/>
              </w:rPr>
              <w:t xml:space="preserve">　</w:t>
            </w:r>
          </w:p>
        </w:tc>
        <w:tc>
          <w:tcPr>
            <w:tcW w:w="2226" w:type="dxa"/>
            <w:vAlign w:val="center"/>
          </w:tcPr>
          <w:p w14:paraId="3F898244" w14:textId="77777777" w:rsidR="001407A3" w:rsidRPr="00EA5D32" w:rsidRDefault="001407A3" w:rsidP="008873D9">
            <w:pPr>
              <w:widowControl/>
              <w:rPr>
                <w:kern w:val="0"/>
                <w:sz w:val="15"/>
                <w:szCs w:val="15"/>
              </w:rPr>
            </w:pPr>
            <w:r w:rsidRPr="00EA5D32">
              <w:rPr>
                <w:kern w:val="0"/>
                <w:sz w:val="15"/>
                <w:szCs w:val="15"/>
              </w:rPr>
              <w:t xml:space="preserve">⑴ </w:t>
            </w:r>
            <w:r w:rsidRPr="00EA5D32">
              <w:rPr>
                <w:kern w:val="0"/>
                <w:sz w:val="15"/>
                <w:szCs w:val="15"/>
              </w:rPr>
              <w:t>线路维修作完毕，恢复</w:t>
            </w:r>
            <w:r w:rsidRPr="00EA5D32">
              <w:rPr>
                <w:kern w:val="0"/>
                <w:sz w:val="15"/>
                <w:szCs w:val="15"/>
              </w:rPr>
              <w:t>XX</w:t>
            </w:r>
            <w:proofErr w:type="gramStart"/>
            <w:r w:rsidRPr="00EA5D32">
              <w:rPr>
                <w:kern w:val="0"/>
                <w:sz w:val="15"/>
                <w:szCs w:val="15"/>
              </w:rPr>
              <w:t>站货</w:t>
            </w:r>
            <w:r w:rsidRPr="00EA5D32">
              <w:rPr>
                <w:kern w:val="0"/>
                <w:sz w:val="15"/>
                <w:szCs w:val="15"/>
              </w:rPr>
              <w:t>1</w:t>
            </w:r>
            <w:r w:rsidRPr="00EA5D32">
              <w:rPr>
                <w:kern w:val="0"/>
                <w:sz w:val="15"/>
                <w:szCs w:val="15"/>
              </w:rPr>
              <w:t>线</w:t>
            </w:r>
            <w:proofErr w:type="gramEnd"/>
            <w:r w:rsidRPr="00EA5D32">
              <w:rPr>
                <w:kern w:val="0"/>
                <w:sz w:val="15"/>
                <w:szCs w:val="15"/>
              </w:rPr>
              <w:t>使用，</w:t>
            </w:r>
            <w:proofErr w:type="gramStart"/>
            <w:r w:rsidRPr="00EA5D32">
              <w:rPr>
                <w:kern w:val="0"/>
                <w:sz w:val="15"/>
                <w:szCs w:val="15"/>
              </w:rPr>
              <w:t>不</w:t>
            </w:r>
            <w:proofErr w:type="gramEnd"/>
            <w:r w:rsidRPr="00EA5D32">
              <w:rPr>
                <w:kern w:val="0"/>
                <w:sz w:val="15"/>
                <w:szCs w:val="15"/>
              </w:rPr>
              <w:t>限速。</w:t>
            </w:r>
          </w:p>
          <w:p w14:paraId="19573077" w14:textId="77777777" w:rsidR="001407A3" w:rsidRPr="00EA5D32" w:rsidRDefault="001407A3" w:rsidP="008873D9">
            <w:pPr>
              <w:widowControl/>
              <w:rPr>
                <w:kern w:val="0"/>
                <w:sz w:val="15"/>
                <w:szCs w:val="15"/>
              </w:rPr>
            </w:pPr>
            <w:r w:rsidRPr="00EA5D32">
              <w:rPr>
                <w:kern w:val="0"/>
                <w:sz w:val="15"/>
                <w:szCs w:val="15"/>
              </w:rPr>
              <w:t xml:space="preserve">⑵ </w:t>
            </w:r>
            <w:r w:rsidRPr="00EA5D32">
              <w:rPr>
                <w:kern w:val="0"/>
                <w:sz w:val="15"/>
                <w:szCs w:val="15"/>
              </w:rPr>
              <w:t>施工负责人</w:t>
            </w:r>
            <w:r w:rsidRPr="00EA5D32">
              <w:rPr>
                <w:kern w:val="0"/>
                <w:sz w:val="15"/>
                <w:szCs w:val="15"/>
              </w:rPr>
              <w:t>: XXX</w:t>
            </w:r>
            <w:r w:rsidRPr="00EA5D32">
              <w:rPr>
                <w:kern w:val="0"/>
                <w:sz w:val="15"/>
                <w:szCs w:val="15"/>
              </w:rPr>
              <w:t>段</w:t>
            </w:r>
            <w:r w:rsidRPr="00EA5D32">
              <w:rPr>
                <w:kern w:val="0"/>
                <w:sz w:val="15"/>
                <w:szCs w:val="15"/>
              </w:rPr>
              <w:t>XXX</w:t>
            </w:r>
          </w:p>
          <w:p w14:paraId="40EAFCD4" w14:textId="77777777" w:rsidR="001407A3" w:rsidRPr="00EA5D32" w:rsidRDefault="001407A3" w:rsidP="008873D9">
            <w:pPr>
              <w:widowControl/>
              <w:rPr>
                <w:kern w:val="0"/>
                <w:sz w:val="15"/>
                <w:szCs w:val="15"/>
              </w:rPr>
            </w:pPr>
            <w:r w:rsidRPr="00EA5D32">
              <w:rPr>
                <w:kern w:val="0"/>
                <w:sz w:val="15"/>
                <w:szCs w:val="15"/>
              </w:rPr>
              <w:t xml:space="preserve">⑶ </w:t>
            </w:r>
            <w:r w:rsidRPr="00EA5D32">
              <w:rPr>
                <w:kern w:val="0"/>
                <w:sz w:val="15"/>
                <w:szCs w:val="15"/>
              </w:rPr>
              <w:t>设备单位检查人</w:t>
            </w:r>
            <w:r w:rsidRPr="00EA5D32">
              <w:rPr>
                <w:kern w:val="0"/>
                <w:sz w:val="15"/>
                <w:szCs w:val="15"/>
              </w:rPr>
              <w:t>: XXX</w:t>
            </w:r>
            <w:r w:rsidRPr="00EA5D32">
              <w:rPr>
                <w:kern w:val="0"/>
                <w:sz w:val="15"/>
                <w:szCs w:val="15"/>
              </w:rPr>
              <w:t>段</w:t>
            </w:r>
            <w:r w:rsidRPr="00EA5D32">
              <w:rPr>
                <w:kern w:val="0"/>
                <w:sz w:val="15"/>
                <w:szCs w:val="15"/>
              </w:rPr>
              <w:t>XXX</w:t>
            </w:r>
          </w:p>
          <w:p w14:paraId="11F22251" w14:textId="77777777" w:rsidR="001407A3" w:rsidRPr="00EA5D32" w:rsidRDefault="001407A3" w:rsidP="008873D9">
            <w:pPr>
              <w:widowControl/>
              <w:rPr>
                <w:kern w:val="0"/>
                <w:sz w:val="15"/>
                <w:szCs w:val="15"/>
              </w:rPr>
            </w:pPr>
            <w:r w:rsidRPr="00EA5D32">
              <w:rPr>
                <w:kern w:val="0"/>
                <w:sz w:val="15"/>
                <w:szCs w:val="15"/>
              </w:rPr>
              <w:t xml:space="preserve">⑷ </w:t>
            </w:r>
            <w:r w:rsidRPr="00EA5D32">
              <w:rPr>
                <w:kern w:val="0"/>
                <w:sz w:val="15"/>
                <w:szCs w:val="15"/>
              </w:rPr>
              <w:t>车站值班员</w:t>
            </w:r>
            <w:r w:rsidRPr="00EA5D32">
              <w:rPr>
                <w:kern w:val="0"/>
                <w:sz w:val="15"/>
                <w:szCs w:val="15"/>
              </w:rPr>
              <w:t>:XXX</w:t>
            </w:r>
          </w:p>
        </w:tc>
        <w:tc>
          <w:tcPr>
            <w:tcW w:w="1945" w:type="dxa"/>
            <w:vAlign w:val="center"/>
          </w:tcPr>
          <w:p w14:paraId="111B33FA"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rFonts w:hint="eastAsia"/>
                <w:kern w:val="0"/>
                <w:sz w:val="15"/>
                <w:szCs w:val="15"/>
              </w:rPr>
              <w:t>9</w:t>
            </w:r>
            <w:r w:rsidRPr="00EA5D32">
              <w:rPr>
                <w:kern w:val="0"/>
                <w:sz w:val="15"/>
                <w:szCs w:val="15"/>
              </w:rPr>
              <w:t>：</w:t>
            </w:r>
            <w:r w:rsidRPr="00EA5D32">
              <w:rPr>
                <w:rFonts w:hint="eastAsia"/>
                <w:kern w:val="0"/>
                <w:sz w:val="15"/>
                <w:szCs w:val="15"/>
              </w:rPr>
              <w:t>0</w:t>
            </w:r>
            <w:r w:rsidRPr="00EA5D32">
              <w:rPr>
                <w:kern w:val="0"/>
                <w:sz w:val="15"/>
                <w:szCs w:val="15"/>
              </w:rPr>
              <w:t>0</w:t>
            </w:r>
            <w:r w:rsidRPr="00EA5D32">
              <w:rPr>
                <w:kern w:val="0"/>
                <w:sz w:val="15"/>
                <w:szCs w:val="15"/>
              </w:rPr>
              <w:t>开通</w:t>
            </w:r>
          </w:p>
          <w:p w14:paraId="5BA5BA49"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7FE872C2" w14:textId="77777777" w:rsidR="002171BA" w:rsidRPr="00EA5D32" w:rsidRDefault="002171BA" w:rsidP="002171BA">
            <w:pPr>
              <w:widowControl/>
              <w:snapToGrid w:val="0"/>
              <w:rPr>
                <w:kern w:val="0"/>
                <w:sz w:val="15"/>
                <w:szCs w:val="15"/>
              </w:rPr>
            </w:pPr>
            <w:r w:rsidRPr="00EA5D32">
              <w:rPr>
                <w:kern w:val="0"/>
                <w:sz w:val="15"/>
                <w:szCs w:val="15"/>
              </w:rPr>
              <w:t>XXX</w:t>
            </w:r>
            <w:r w:rsidRPr="00EA5D32">
              <w:rPr>
                <w:rFonts w:hint="eastAsia"/>
                <w:kern w:val="0"/>
                <w:sz w:val="15"/>
                <w:szCs w:val="15"/>
              </w:rPr>
              <w:t>段</w:t>
            </w:r>
            <w:r w:rsidRPr="00EA5D32">
              <w:rPr>
                <w:kern w:val="0"/>
                <w:sz w:val="15"/>
                <w:szCs w:val="15"/>
              </w:rPr>
              <w:t>XXX</w:t>
            </w:r>
          </w:p>
          <w:p w14:paraId="1387806E"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5056AA7E" w14:textId="77777777" w:rsidR="002171BA" w:rsidRPr="00EA5D32" w:rsidRDefault="002171BA" w:rsidP="002171BA">
            <w:pPr>
              <w:widowControl/>
              <w:snapToGrid w:val="0"/>
              <w:rPr>
                <w:kern w:val="0"/>
                <w:sz w:val="15"/>
                <w:szCs w:val="15"/>
              </w:rPr>
            </w:pPr>
            <w:r w:rsidRPr="00EA5D32">
              <w:rPr>
                <w:kern w:val="0"/>
                <w:sz w:val="15"/>
                <w:szCs w:val="15"/>
              </w:rPr>
              <w:t>XXX</w:t>
            </w:r>
            <w:r w:rsidRPr="00EA5D32">
              <w:rPr>
                <w:kern w:val="0"/>
                <w:sz w:val="15"/>
                <w:szCs w:val="15"/>
              </w:rPr>
              <w:t>段</w:t>
            </w:r>
            <w:r w:rsidRPr="00EA5D32">
              <w:rPr>
                <w:kern w:val="0"/>
                <w:sz w:val="15"/>
                <w:szCs w:val="15"/>
              </w:rPr>
              <w:t>XXX</w:t>
            </w:r>
          </w:p>
          <w:p w14:paraId="27D775E6" w14:textId="77777777" w:rsidR="002171BA" w:rsidRPr="00EA5D32" w:rsidRDefault="002171BA" w:rsidP="002171BA">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0FD2AF08" w14:textId="77777777" w:rsidR="001407A3" w:rsidRPr="00EA5D32" w:rsidRDefault="001407A3" w:rsidP="008873D9">
            <w:pPr>
              <w:jc w:val="left"/>
              <w:rPr>
                <w:kern w:val="0"/>
                <w:sz w:val="15"/>
                <w:szCs w:val="15"/>
              </w:rPr>
            </w:pPr>
          </w:p>
        </w:tc>
        <w:tc>
          <w:tcPr>
            <w:tcW w:w="1204" w:type="dxa"/>
            <w:vAlign w:val="center"/>
          </w:tcPr>
          <w:p w14:paraId="20917B68" w14:textId="77777777" w:rsidR="001407A3" w:rsidRPr="00EA5D32" w:rsidRDefault="001407A3" w:rsidP="008873D9">
            <w:pPr>
              <w:spacing w:line="0" w:lineRule="atLeast"/>
              <w:rPr>
                <w:sz w:val="15"/>
                <w:szCs w:val="15"/>
              </w:rPr>
            </w:pPr>
          </w:p>
        </w:tc>
      </w:tr>
    </w:tbl>
    <w:p w14:paraId="6A355FDD" w14:textId="77777777" w:rsidR="001407A3" w:rsidRPr="00EA5D32" w:rsidRDefault="001407A3" w:rsidP="001407A3"/>
    <w:p w14:paraId="1CAB9FFE" w14:textId="77777777" w:rsidR="001407A3" w:rsidRPr="00EA5D32" w:rsidRDefault="001407A3" w:rsidP="001407A3"/>
    <w:p w14:paraId="7F258CAA" w14:textId="77777777" w:rsidR="001407A3" w:rsidRPr="00EA5D32" w:rsidRDefault="001407A3" w:rsidP="001407A3"/>
    <w:p w14:paraId="5E925B34" w14:textId="77777777" w:rsidR="001407A3" w:rsidRPr="00EA5D32" w:rsidRDefault="001407A3" w:rsidP="001407A3"/>
    <w:p w14:paraId="2FC1C710" w14:textId="77777777" w:rsidR="001407A3" w:rsidRPr="00EA5D32" w:rsidRDefault="001407A3" w:rsidP="001407A3"/>
    <w:p w14:paraId="37FE7D3D" w14:textId="77777777" w:rsidR="001407A3" w:rsidRPr="00EA5D32" w:rsidRDefault="001407A3" w:rsidP="001407A3"/>
    <w:p w14:paraId="3917717D" w14:textId="77777777" w:rsidR="001407A3" w:rsidRPr="00EA5D32" w:rsidRDefault="001407A3" w:rsidP="001407A3"/>
    <w:p w14:paraId="5369AA91" w14:textId="77777777" w:rsidR="001407A3" w:rsidRPr="00EA5D32" w:rsidRDefault="001407A3" w:rsidP="001407A3">
      <w:pPr>
        <w:ind w:firstLineChars="235" w:firstLine="564"/>
        <w:rPr>
          <w:rFonts w:eastAsia="仿宋_GB2312"/>
          <w:b/>
          <w:sz w:val="24"/>
        </w:rPr>
      </w:pPr>
      <w:r w:rsidRPr="00EA5D32">
        <w:rPr>
          <w:rFonts w:eastAsia="仿宋_GB2312"/>
          <w:b/>
          <w:sz w:val="24"/>
        </w:rPr>
        <w:t>三、</w:t>
      </w:r>
      <w:proofErr w:type="gramStart"/>
      <w:r w:rsidRPr="00EA5D32">
        <w:rPr>
          <w:rFonts w:eastAsia="仿宋_GB2312"/>
          <w:b/>
          <w:sz w:val="24"/>
        </w:rPr>
        <w:t>工电段</w:t>
      </w:r>
      <w:proofErr w:type="gramEnd"/>
      <w:r w:rsidRPr="00EA5D32">
        <w:rPr>
          <w:rFonts w:eastAsia="仿宋_GB2312"/>
          <w:b/>
          <w:sz w:val="24"/>
        </w:rPr>
        <w:t>施工、维修</w:t>
      </w:r>
      <w:proofErr w:type="gramStart"/>
      <w:r w:rsidRPr="00EA5D32">
        <w:rPr>
          <w:rFonts w:eastAsia="仿宋_GB2312"/>
          <w:b/>
          <w:sz w:val="24"/>
        </w:rPr>
        <w:t>登销记填</w:t>
      </w:r>
      <w:proofErr w:type="gramEnd"/>
      <w:r w:rsidRPr="00EA5D32">
        <w:rPr>
          <w:rFonts w:eastAsia="仿宋_GB2312"/>
          <w:b/>
          <w:sz w:val="24"/>
        </w:rPr>
        <w:t>记格式</w:t>
      </w:r>
    </w:p>
    <w:p w14:paraId="17C15492" w14:textId="77777777" w:rsidR="001407A3" w:rsidRPr="00EA5D32" w:rsidRDefault="001407A3" w:rsidP="001407A3">
      <w:pPr>
        <w:ind w:firstLineChars="235" w:firstLine="564"/>
        <w:rPr>
          <w:rFonts w:eastAsia="仿宋_GB2312"/>
          <w:b/>
          <w:sz w:val="24"/>
        </w:rPr>
      </w:pPr>
      <w:r w:rsidRPr="00EA5D32">
        <w:rPr>
          <w:rFonts w:eastAsia="仿宋_GB2312"/>
          <w:b/>
          <w:sz w:val="24"/>
        </w:rPr>
        <w:t>（一）</w:t>
      </w:r>
      <w:proofErr w:type="gramStart"/>
      <w:r w:rsidRPr="00EA5D32">
        <w:rPr>
          <w:rFonts w:eastAsia="仿宋_GB2312"/>
          <w:b/>
          <w:sz w:val="24"/>
        </w:rPr>
        <w:t>工电段内部</w:t>
      </w:r>
      <w:proofErr w:type="gramEnd"/>
      <w:r w:rsidRPr="00EA5D32">
        <w:rPr>
          <w:rFonts w:eastAsia="仿宋_GB2312"/>
          <w:b/>
          <w:sz w:val="24"/>
        </w:rPr>
        <w:t>多专业均作业</w:t>
      </w:r>
    </w:p>
    <w:p w14:paraId="6ED61AFC" w14:textId="77777777" w:rsidR="001407A3" w:rsidRPr="00EA5D32" w:rsidRDefault="001407A3" w:rsidP="001407A3">
      <w:pPr>
        <w:jc w:val="center"/>
        <w:rPr>
          <w:rFonts w:eastAsia="仿宋_GB2312"/>
          <w:b/>
          <w:sz w:val="24"/>
        </w:rPr>
      </w:pPr>
      <w:r w:rsidRPr="00EA5D32">
        <w:rPr>
          <w:rFonts w:eastAsia="黑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sz w:val="32"/>
          <w:szCs w:val="32"/>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3584" w:type="dxa"/>
        <w:tblInd w:w="51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16"/>
        <w:gridCol w:w="603"/>
        <w:gridCol w:w="795"/>
        <w:gridCol w:w="2909"/>
        <w:gridCol w:w="524"/>
        <w:gridCol w:w="1836"/>
        <w:gridCol w:w="882"/>
        <w:gridCol w:w="3066"/>
        <w:gridCol w:w="1763"/>
        <w:gridCol w:w="690"/>
      </w:tblGrid>
      <w:tr w:rsidR="001407A3" w:rsidRPr="00EA5D32" w14:paraId="454185B7" w14:textId="77777777" w:rsidTr="008873D9">
        <w:trPr>
          <w:trHeight w:val="242"/>
          <w:tblHeader/>
        </w:trPr>
        <w:tc>
          <w:tcPr>
            <w:tcW w:w="5347" w:type="dxa"/>
            <w:gridSpan w:val="5"/>
            <w:vAlign w:val="center"/>
          </w:tcPr>
          <w:p w14:paraId="26D62D5C" w14:textId="77777777" w:rsidR="001407A3" w:rsidRPr="00EA5D32" w:rsidRDefault="001407A3" w:rsidP="008873D9">
            <w:pPr>
              <w:spacing w:line="240" w:lineRule="exact"/>
              <w:jc w:val="center"/>
              <w:rPr>
                <w:sz w:val="15"/>
                <w:szCs w:val="15"/>
              </w:rPr>
            </w:pPr>
            <w:r w:rsidRPr="00EA5D32">
              <w:rPr>
                <w:sz w:val="15"/>
                <w:szCs w:val="15"/>
              </w:rPr>
              <w:t>请求施工（慢行及封锁）登记</w:t>
            </w:r>
          </w:p>
        </w:tc>
        <w:tc>
          <w:tcPr>
            <w:tcW w:w="1836" w:type="dxa"/>
            <w:vAlign w:val="center"/>
          </w:tcPr>
          <w:p w14:paraId="0196E6FC" w14:textId="77777777" w:rsidR="001407A3" w:rsidRPr="00EA5D32" w:rsidRDefault="001407A3" w:rsidP="008873D9">
            <w:pPr>
              <w:spacing w:line="240" w:lineRule="exact"/>
              <w:jc w:val="center"/>
              <w:rPr>
                <w:sz w:val="15"/>
                <w:szCs w:val="15"/>
              </w:rPr>
            </w:pPr>
            <w:r w:rsidRPr="00EA5D32">
              <w:rPr>
                <w:sz w:val="15"/>
                <w:szCs w:val="15"/>
              </w:rPr>
              <w:t>承认施工</w:t>
            </w:r>
          </w:p>
        </w:tc>
        <w:tc>
          <w:tcPr>
            <w:tcW w:w="3948" w:type="dxa"/>
            <w:gridSpan w:val="2"/>
            <w:vAlign w:val="center"/>
          </w:tcPr>
          <w:p w14:paraId="15280CBE" w14:textId="77777777" w:rsidR="001407A3" w:rsidRPr="00EA5D32" w:rsidRDefault="001407A3" w:rsidP="008873D9">
            <w:pPr>
              <w:spacing w:line="240" w:lineRule="exact"/>
              <w:jc w:val="center"/>
              <w:rPr>
                <w:sz w:val="15"/>
                <w:szCs w:val="15"/>
              </w:rPr>
            </w:pPr>
            <w:r w:rsidRPr="00EA5D32">
              <w:rPr>
                <w:sz w:val="15"/>
                <w:szCs w:val="15"/>
              </w:rPr>
              <w:t>施工后开通检查确认、销记</w:t>
            </w:r>
          </w:p>
        </w:tc>
        <w:tc>
          <w:tcPr>
            <w:tcW w:w="1763" w:type="dxa"/>
            <w:vAlign w:val="center"/>
          </w:tcPr>
          <w:p w14:paraId="3C7D9B88" w14:textId="77777777" w:rsidR="001407A3" w:rsidRPr="00EA5D32" w:rsidRDefault="001407A3" w:rsidP="008873D9">
            <w:pPr>
              <w:spacing w:line="240" w:lineRule="exact"/>
              <w:jc w:val="center"/>
              <w:rPr>
                <w:sz w:val="15"/>
                <w:szCs w:val="15"/>
              </w:rPr>
            </w:pPr>
            <w:r w:rsidRPr="00EA5D32">
              <w:rPr>
                <w:sz w:val="15"/>
                <w:szCs w:val="15"/>
              </w:rPr>
              <w:t>施工开通</w:t>
            </w:r>
          </w:p>
        </w:tc>
        <w:tc>
          <w:tcPr>
            <w:tcW w:w="690" w:type="dxa"/>
            <w:vAlign w:val="center"/>
          </w:tcPr>
          <w:p w14:paraId="39C492D3" w14:textId="77777777" w:rsidR="001407A3" w:rsidRPr="00EA5D32" w:rsidRDefault="001407A3" w:rsidP="008873D9">
            <w:pPr>
              <w:spacing w:line="240" w:lineRule="exact"/>
              <w:jc w:val="center"/>
              <w:rPr>
                <w:sz w:val="15"/>
                <w:szCs w:val="15"/>
              </w:rPr>
            </w:pPr>
            <w:r w:rsidRPr="00EA5D32">
              <w:rPr>
                <w:sz w:val="15"/>
                <w:szCs w:val="15"/>
              </w:rPr>
              <w:t>备注</w:t>
            </w:r>
          </w:p>
        </w:tc>
      </w:tr>
      <w:tr w:rsidR="001407A3" w:rsidRPr="00EA5D32" w14:paraId="3AB99253" w14:textId="77777777" w:rsidTr="008873D9">
        <w:trPr>
          <w:trHeight w:val="1257"/>
        </w:trPr>
        <w:tc>
          <w:tcPr>
            <w:tcW w:w="516" w:type="dxa"/>
            <w:vAlign w:val="center"/>
          </w:tcPr>
          <w:p w14:paraId="7DB387E1" w14:textId="77777777" w:rsidR="001407A3" w:rsidRPr="00EA5D32" w:rsidRDefault="001407A3" w:rsidP="008873D9">
            <w:pPr>
              <w:snapToGrid w:val="0"/>
              <w:rPr>
                <w:sz w:val="15"/>
                <w:szCs w:val="15"/>
              </w:rPr>
            </w:pPr>
            <w:r w:rsidRPr="00EA5D32">
              <w:rPr>
                <w:sz w:val="15"/>
                <w:szCs w:val="15"/>
              </w:rPr>
              <w:t>本月施工编号</w:t>
            </w:r>
          </w:p>
        </w:tc>
        <w:tc>
          <w:tcPr>
            <w:tcW w:w="603" w:type="dxa"/>
            <w:vAlign w:val="center"/>
          </w:tcPr>
          <w:p w14:paraId="6B70D11A" w14:textId="77777777" w:rsidR="001407A3" w:rsidRPr="00EA5D32" w:rsidRDefault="001407A3" w:rsidP="008873D9">
            <w:pPr>
              <w:spacing w:line="0" w:lineRule="atLeast"/>
              <w:jc w:val="center"/>
              <w:rPr>
                <w:sz w:val="15"/>
                <w:szCs w:val="15"/>
              </w:rPr>
            </w:pPr>
            <w:r w:rsidRPr="00EA5D32">
              <w:rPr>
                <w:sz w:val="15"/>
                <w:szCs w:val="15"/>
              </w:rPr>
              <w:t>施工项目</w:t>
            </w:r>
          </w:p>
        </w:tc>
        <w:tc>
          <w:tcPr>
            <w:tcW w:w="795" w:type="dxa"/>
            <w:vAlign w:val="center"/>
          </w:tcPr>
          <w:p w14:paraId="6212B0C7" w14:textId="77777777" w:rsidR="001407A3" w:rsidRPr="00EA5D32" w:rsidRDefault="001407A3" w:rsidP="008873D9">
            <w:pPr>
              <w:snapToGrid w:val="0"/>
              <w:jc w:val="center"/>
              <w:rPr>
                <w:sz w:val="15"/>
                <w:szCs w:val="15"/>
              </w:rPr>
            </w:pPr>
            <w:r w:rsidRPr="00EA5D32">
              <w:rPr>
                <w:sz w:val="15"/>
                <w:szCs w:val="15"/>
              </w:rPr>
              <w:t>月日时分</w:t>
            </w:r>
          </w:p>
        </w:tc>
        <w:tc>
          <w:tcPr>
            <w:tcW w:w="2909" w:type="dxa"/>
            <w:vAlign w:val="center"/>
          </w:tcPr>
          <w:p w14:paraId="0214B683"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影响使用范围</w:t>
            </w:r>
            <w:r w:rsidRPr="00EA5D32">
              <w:rPr>
                <w:sz w:val="15"/>
                <w:szCs w:val="15"/>
              </w:rPr>
              <w:t>(</w:t>
            </w:r>
            <w:r w:rsidRPr="00EA5D32">
              <w:rPr>
                <w:sz w:val="15"/>
                <w:szCs w:val="15"/>
              </w:rPr>
              <w:t>需要的慢行或封锁条件</w:t>
            </w:r>
            <w:r w:rsidRPr="00EA5D32">
              <w:rPr>
                <w:sz w:val="15"/>
                <w:szCs w:val="15"/>
              </w:rPr>
              <w:t>)</w:t>
            </w:r>
          </w:p>
          <w:p w14:paraId="6FAA6880"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7777D715"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4B8336A4"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524" w:type="dxa"/>
            <w:vAlign w:val="center"/>
          </w:tcPr>
          <w:p w14:paraId="03D40EB8" w14:textId="77777777" w:rsidR="001407A3" w:rsidRPr="00EA5D32" w:rsidRDefault="001407A3" w:rsidP="008873D9">
            <w:pPr>
              <w:snapToGrid w:val="0"/>
              <w:jc w:val="center"/>
              <w:rPr>
                <w:sz w:val="15"/>
                <w:szCs w:val="15"/>
              </w:rPr>
            </w:pPr>
            <w:r w:rsidRPr="00EA5D32">
              <w:rPr>
                <w:sz w:val="15"/>
                <w:szCs w:val="15"/>
              </w:rPr>
              <w:t>所需</w:t>
            </w:r>
          </w:p>
          <w:p w14:paraId="794553D9" w14:textId="77777777" w:rsidR="001407A3" w:rsidRPr="00EA5D32" w:rsidRDefault="001407A3" w:rsidP="008873D9">
            <w:pPr>
              <w:snapToGrid w:val="0"/>
              <w:jc w:val="center"/>
              <w:rPr>
                <w:sz w:val="15"/>
                <w:szCs w:val="15"/>
              </w:rPr>
            </w:pPr>
            <w:r w:rsidRPr="00EA5D32">
              <w:rPr>
                <w:sz w:val="15"/>
                <w:szCs w:val="15"/>
              </w:rPr>
              <w:t>时间</w:t>
            </w:r>
          </w:p>
        </w:tc>
        <w:tc>
          <w:tcPr>
            <w:tcW w:w="1836" w:type="dxa"/>
            <w:vAlign w:val="center"/>
          </w:tcPr>
          <w:p w14:paraId="73AEB612"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命令号及发令时间</w:t>
            </w:r>
          </w:p>
          <w:p w14:paraId="108BD5B1"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慢行及封锁起止时间</w:t>
            </w:r>
          </w:p>
          <w:p w14:paraId="5F91923C"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车站值班员签名</w:t>
            </w:r>
          </w:p>
          <w:p w14:paraId="6EA3E4B5"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施工负责人签名</w:t>
            </w:r>
          </w:p>
        </w:tc>
        <w:tc>
          <w:tcPr>
            <w:tcW w:w="882" w:type="dxa"/>
            <w:vAlign w:val="center"/>
          </w:tcPr>
          <w:p w14:paraId="2089D696" w14:textId="77777777" w:rsidR="001407A3" w:rsidRPr="00EA5D32" w:rsidRDefault="001407A3" w:rsidP="008873D9">
            <w:pPr>
              <w:snapToGrid w:val="0"/>
              <w:jc w:val="center"/>
              <w:rPr>
                <w:sz w:val="15"/>
                <w:szCs w:val="15"/>
              </w:rPr>
            </w:pPr>
            <w:r w:rsidRPr="00EA5D32">
              <w:rPr>
                <w:sz w:val="15"/>
                <w:szCs w:val="15"/>
              </w:rPr>
              <w:t>月日时分</w:t>
            </w:r>
          </w:p>
        </w:tc>
        <w:tc>
          <w:tcPr>
            <w:tcW w:w="3066" w:type="dxa"/>
            <w:vAlign w:val="center"/>
          </w:tcPr>
          <w:p w14:paraId="62FA0272"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2C3CB3F8"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2FD101CB"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003E9447"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1763" w:type="dxa"/>
            <w:vAlign w:val="center"/>
          </w:tcPr>
          <w:p w14:paraId="7BCB1EDD"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开通（恢复常速）命令号及开通时间</w:t>
            </w:r>
          </w:p>
          <w:p w14:paraId="3A6BF188"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5A1DD030"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44C89CDA"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690" w:type="dxa"/>
            <w:vAlign w:val="center"/>
          </w:tcPr>
          <w:p w14:paraId="5F3621BF" w14:textId="77777777" w:rsidR="001407A3" w:rsidRPr="00EA5D32" w:rsidRDefault="001407A3" w:rsidP="008873D9">
            <w:pPr>
              <w:snapToGrid w:val="0"/>
              <w:rPr>
                <w:sz w:val="15"/>
                <w:szCs w:val="15"/>
              </w:rPr>
            </w:pPr>
          </w:p>
        </w:tc>
      </w:tr>
      <w:tr w:rsidR="001407A3" w:rsidRPr="00EA5D32" w14:paraId="65588781" w14:textId="77777777" w:rsidTr="008873D9">
        <w:trPr>
          <w:trHeight w:val="4470"/>
        </w:trPr>
        <w:tc>
          <w:tcPr>
            <w:tcW w:w="516" w:type="dxa"/>
            <w:tcBorders>
              <w:right w:val="single" w:sz="4" w:space="0" w:color="auto"/>
            </w:tcBorders>
            <w:vAlign w:val="center"/>
          </w:tcPr>
          <w:p w14:paraId="7C2F503E" w14:textId="77777777" w:rsidR="001407A3" w:rsidRPr="00EA5D32" w:rsidRDefault="001407A3" w:rsidP="008873D9">
            <w:pPr>
              <w:jc w:val="center"/>
              <w:rPr>
                <w:kern w:val="0"/>
                <w:sz w:val="15"/>
                <w:szCs w:val="15"/>
              </w:rPr>
            </w:pPr>
            <w:r w:rsidRPr="00EA5D32">
              <w:rPr>
                <w:kern w:val="0"/>
                <w:sz w:val="15"/>
                <w:szCs w:val="15"/>
              </w:rPr>
              <w:lastRenderedPageBreak/>
              <w:t>9033</w:t>
            </w:r>
          </w:p>
          <w:p w14:paraId="3E264F69" w14:textId="77777777" w:rsidR="001407A3" w:rsidRPr="00EA5D32" w:rsidRDefault="001407A3" w:rsidP="008873D9">
            <w:pPr>
              <w:jc w:val="center"/>
              <w:rPr>
                <w:kern w:val="0"/>
                <w:sz w:val="15"/>
                <w:szCs w:val="15"/>
              </w:rPr>
            </w:pPr>
          </w:p>
        </w:tc>
        <w:tc>
          <w:tcPr>
            <w:tcW w:w="603" w:type="dxa"/>
            <w:tcBorders>
              <w:left w:val="single" w:sz="4" w:space="0" w:color="auto"/>
              <w:right w:val="single" w:sz="4" w:space="0" w:color="auto"/>
            </w:tcBorders>
            <w:vAlign w:val="center"/>
          </w:tcPr>
          <w:p w14:paraId="5EC156C5" w14:textId="77777777" w:rsidR="001407A3" w:rsidRPr="00EA5D32" w:rsidRDefault="001407A3" w:rsidP="008873D9">
            <w:pPr>
              <w:widowControl/>
              <w:spacing w:line="160" w:lineRule="exact"/>
              <w:jc w:val="center"/>
              <w:rPr>
                <w:kern w:val="0"/>
                <w:sz w:val="15"/>
                <w:szCs w:val="15"/>
              </w:rPr>
            </w:pPr>
            <w:r w:rsidRPr="00EA5D32">
              <w:rPr>
                <w:sz w:val="15"/>
                <w:szCs w:val="15"/>
              </w:rPr>
              <w:t>XXX</w:t>
            </w:r>
            <w:r w:rsidRPr="00EA5D32">
              <w:rPr>
                <w:kern w:val="0"/>
                <w:sz w:val="15"/>
                <w:szCs w:val="15"/>
              </w:rPr>
              <w:t>施工</w:t>
            </w:r>
          </w:p>
        </w:tc>
        <w:tc>
          <w:tcPr>
            <w:tcW w:w="795" w:type="dxa"/>
            <w:tcBorders>
              <w:left w:val="single" w:sz="4" w:space="0" w:color="auto"/>
            </w:tcBorders>
            <w:vAlign w:val="center"/>
          </w:tcPr>
          <w:p w14:paraId="3A2AA56C" w14:textId="77777777" w:rsidR="001407A3" w:rsidRPr="00EA5D32" w:rsidRDefault="001407A3" w:rsidP="008873D9">
            <w:pPr>
              <w:spacing w:line="160" w:lineRule="exact"/>
              <w:jc w:val="left"/>
              <w:rPr>
                <w:kern w:val="0"/>
                <w:sz w:val="15"/>
                <w:szCs w:val="15"/>
              </w:rPr>
            </w:p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r w:rsidRPr="00EA5D32">
              <w:rPr>
                <w:kern w:val="0"/>
                <w:sz w:val="15"/>
                <w:szCs w:val="15"/>
              </w:rPr>
              <w:t>14</w:t>
            </w:r>
            <w:r w:rsidRPr="00EA5D32">
              <w:rPr>
                <w:kern w:val="0"/>
                <w:sz w:val="15"/>
                <w:szCs w:val="15"/>
              </w:rPr>
              <w:t>：</w:t>
            </w:r>
            <w:r w:rsidRPr="00EA5D32">
              <w:rPr>
                <w:kern w:val="0"/>
                <w:sz w:val="15"/>
                <w:szCs w:val="15"/>
              </w:rPr>
              <w:t>20</w:t>
            </w:r>
          </w:p>
        </w:tc>
        <w:tc>
          <w:tcPr>
            <w:tcW w:w="2909" w:type="dxa"/>
          </w:tcPr>
          <w:p w14:paraId="1119029E" w14:textId="77777777" w:rsidR="001407A3" w:rsidRPr="00EA5D32" w:rsidRDefault="001407A3" w:rsidP="008873D9">
            <w:pPr>
              <w:widowControl/>
              <w:snapToGrid w:val="0"/>
              <w:rPr>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sz w:val="15"/>
                <w:szCs w:val="15"/>
              </w:rPr>
              <w:t>根据</w:t>
            </w:r>
            <w:r w:rsidRPr="00EA5D32">
              <w:rPr>
                <w:sz w:val="15"/>
                <w:szCs w:val="15"/>
              </w:rPr>
              <w:t>X</w:t>
            </w:r>
            <w:r w:rsidRPr="00EA5D32">
              <w:rPr>
                <w:sz w:val="15"/>
                <w:szCs w:val="15"/>
              </w:rPr>
              <w:t>年</w:t>
            </w:r>
            <w:r w:rsidRPr="00EA5D32">
              <w:rPr>
                <w:sz w:val="15"/>
                <w:szCs w:val="15"/>
              </w:rPr>
              <w:t>X</w:t>
            </w:r>
            <w:r w:rsidRPr="00EA5D32">
              <w:rPr>
                <w:sz w:val="15"/>
                <w:szCs w:val="15"/>
              </w:rPr>
              <w:t>月</w:t>
            </w:r>
            <w:r w:rsidRPr="00EA5D32">
              <w:rPr>
                <w:sz w:val="15"/>
                <w:szCs w:val="15"/>
              </w:rPr>
              <w:t>X</w:t>
            </w:r>
            <w:r w:rsidRPr="00EA5D32">
              <w:rPr>
                <w:sz w:val="15"/>
                <w:szCs w:val="15"/>
              </w:rPr>
              <w:t>日</w:t>
            </w:r>
            <w:r w:rsidRPr="00EA5D32">
              <w:rPr>
                <w:sz w:val="15"/>
                <w:szCs w:val="15"/>
              </w:rPr>
              <w:t>-XX</w:t>
            </w:r>
            <w:r w:rsidRPr="00EA5D32">
              <w:rPr>
                <w:sz w:val="15"/>
                <w:szCs w:val="15"/>
              </w:rPr>
              <w:t>号施工计划，</w:t>
            </w:r>
            <w:r w:rsidRPr="00EA5D32">
              <w:rPr>
                <w:sz w:val="15"/>
                <w:szCs w:val="15"/>
              </w:rPr>
              <w:t>XX</w:t>
            </w:r>
            <w:proofErr w:type="gramStart"/>
            <w:r w:rsidRPr="00EA5D32">
              <w:rPr>
                <w:sz w:val="15"/>
                <w:szCs w:val="15"/>
              </w:rPr>
              <w:t>工电段工务</w:t>
            </w:r>
            <w:proofErr w:type="gramEnd"/>
            <w:r w:rsidRPr="00EA5D32">
              <w:rPr>
                <w:sz w:val="15"/>
                <w:szCs w:val="15"/>
              </w:rPr>
              <w:t>专业、</w:t>
            </w:r>
            <w:r w:rsidRPr="00EA5D32">
              <w:rPr>
                <w:sz w:val="15"/>
                <w:szCs w:val="15"/>
              </w:rPr>
              <w:t>XX</w:t>
            </w:r>
            <w:proofErr w:type="gramStart"/>
            <w:r w:rsidRPr="00EA5D32">
              <w:rPr>
                <w:sz w:val="15"/>
                <w:szCs w:val="15"/>
              </w:rPr>
              <w:t>工电段</w:t>
            </w:r>
            <w:proofErr w:type="gramEnd"/>
            <w:r w:rsidRPr="00EA5D32">
              <w:rPr>
                <w:sz w:val="15"/>
                <w:szCs w:val="15"/>
              </w:rPr>
              <w:t>电务专业在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w:t>
            </w:r>
            <w:r w:rsidRPr="00EA5D32">
              <w:rPr>
                <w:sz w:val="15"/>
                <w:szCs w:val="15"/>
              </w:rPr>
              <w:t>(</w:t>
            </w:r>
            <w:r w:rsidRPr="00EA5D32">
              <w:rPr>
                <w:sz w:val="15"/>
                <w:szCs w:val="15"/>
              </w:rPr>
              <w:t>含</w:t>
            </w:r>
            <w:r w:rsidRPr="00EA5D32">
              <w:rPr>
                <w:sz w:val="15"/>
                <w:szCs w:val="15"/>
              </w:rPr>
              <w:t>B</w:t>
            </w:r>
            <w:r w:rsidRPr="00EA5D32">
              <w:rPr>
                <w:sz w:val="15"/>
                <w:szCs w:val="15"/>
              </w:rPr>
              <w:t>站</w:t>
            </w:r>
            <w:r w:rsidRPr="00EA5D32">
              <w:rPr>
                <w:sz w:val="15"/>
                <w:szCs w:val="15"/>
              </w:rPr>
              <w:t>)</w:t>
            </w:r>
            <w:r w:rsidRPr="00EA5D32">
              <w:rPr>
                <w:sz w:val="15"/>
                <w:szCs w:val="15"/>
              </w:rPr>
              <w:t>间</w:t>
            </w:r>
            <w:r w:rsidRPr="00EA5D32">
              <w:rPr>
                <w:sz w:val="15"/>
                <w:szCs w:val="15"/>
              </w:rPr>
              <w:t>XXXkm+XXXm-XXXkm+XXXm</w:t>
            </w:r>
            <w:r w:rsidRPr="00EA5D32">
              <w:rPr>
                <w:sz w:val="15"/>
                <w:szCs w:val="15"/>
              </w:rPr>
              <w:t>处进行</w:t>
            </w:r>
            <w:r w:rsidRPr="00EA5D32">
              <w:rPr>
                <w:sz w:val="15"/>
                <w:szCs w:val="15"/>
              </w:rPr>
              <w:t>XXX</w:t>
            </w:r>
            <w:r w:rsidRPr="00EA5D32">
              <w:rPr>
                <w:sz w:val="15"/>
                <w:szCs w:val="15"/>
              </w:rPr>
              <w:t>施工作业。</w:t>
            </w:r>
          </w:p>
          <w:p w14:paraId="07862DD6" w14:textId="77777777" w:rsidR="001407A3" w:rsidRPr="00EA5D32" w:rsidRDefault="001407A3" w:rsidP="008873D9">
            <w:pPr>
              <w:widowControl/>
              <w:snapToGrid w:val="0"/>
              <w:rPr>
                <w:sz w:val="15"/>
                <w:szCs w:val="15"/>
              </w:rPr>
            </w:pPr>
            <w:r w:rsidRPr="00EA5D32">
              <w:rPr>
                <w:sz w:val="15"/>
                <w:szCs w:val="15"/>
              </w:rPr>
              <w:t>1.XX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w:t>
            </w:r>
            <w:r w:rsidRPr="00EA5D32">
              <w:rPr>
                <w:sz w:val="15"/>
                <w:szCs w:val="15"/>
              </w:rPr>
              <w:t>XXXkm+XXXm-XXXkm+XXXm</w:t>
            </w:r>
            <w:r w:rsidRPr="00EA5D32">
              <w:rPr>
                <w:sz w:val="15"/>
                <w:szCs w:val="15"/>
              </w:rPr>
              <w:t>处进行</w:t>
            </w:r>
            <w:r w:rsidRPr="00EA5D32">
              <w:rPr>
                <w:sz w:val="15"/>
                <w:szCs w:val="15"/>
              </w:rPr>
              <w:t>XX</w:t>
            </w:r>
            <w:r w:rsidRPr="00EA5D32">
              <w:rPr>
                <w:sz w:val="15"/>
                <w:szCs w:val="15"/>
              </w:rPr>
              <w:t>施工作业</w:t>
            </w:r>
            <w:r w:rsidR="004B25CB" w:rsidRPr="00EA5D32">
              <w:rPr>
                <w:sz w:val="15"/>
                <w:szCs w:val="15"/>
              </w:rPr>
              <w:t>，</w:t>
            </w:r>
            <w:r w:rsidRPr="00EA5D32">
              <w:rPr>
                <w:sz w:val="15"/>
                <w:szCs w:val="15"/>
              </w:rPr>
              <w:t>请求封锁</w:t>
            </w:r>
            <w:r w:rsidRPr="00EA5D32">
              <w:rPr>
                <w:sz w:val="15"/>
                <w:szCs w:val="15"/>
              </w:rPr>
              <w:t>A</w:t>
            </w:r>
            <w:r w:rsidRPr="00EA5D32">
              <w:rPr>
                <w:sz w:val="15"/>
                <w:szCs w:val="15"/>
              </w:rPr>
              <w:t>站</w:t>
            </w:r>
            <w:r w:rsidRPr="00EA5D32">
              <w:rPr>
                <w:sz w:val="15"/>
                <w:szCs w:val="15"/>
              </w:rPr>
              <w:t>-B</w:t>
            </w:r>
            <w:r w:rsidRPr="00EA5D32">
              <w:rPr>
                <w:sz w:val="15"/>
                <w:szCs w:val="15"/>
              </w:rPr>
              <w:t>站间区间。</w:t>
            </w:r>
          </w:p>
          <w:p w14:paraId="41991454" w14:textId="77777777" w:rsidR="001407A3" w:rsidRPr="00EA5D32" w:rsidRDefault="001407A3" w:rsidP="008873D9">
            <w:pPr>
              <w:widowControl/>
              <w:snapToGrid w:val="0"/>
              <w:rPr>
                <w:sz w:val="15"/>
                <w:szCs w:val="15"/>
              </w:rPr>
            </w:pPr>
            <w:r w:rsidRPr="00EA5D32">
              <w:rPr>
                <w:sz w:val="15"/>
                <w:szCs w:val="15"/>
              </w:rPr>
              <w:t>2.XX</w:t>
            </w:r>
            <w:proofErr w:type="gramStart"/>
            <w:r w:rsidRPr="00EA5D32">
              <w:rPr>
                <w:sz w:val="15"/>
                <w:szCs w:val="15"/>
              </w:rPr>
              <w:t>工电段</w:t>
            </w:r>
            <w:proofErr w:type="gramEnd"/>
            <w:r w:rsidRPr="00EA5D32">
              <w:rPr>
                <w:sz w:val="15"/>
                <w:szCs w:val="15"/>
              </w:rPr>
              <w:t>电务专业：在</w:t>
            </w:r>
            <w:r w:rsidRPr="00EA5D32">
              <w:rPr>
                <w:sz w:val="15"/>
                <w:szCs w:val="15"/>
              </w:rPr>
              <w:t>B</w:t>
            </w:r>
            <w:r w:rsidRPr="00EA5D32">
              <w:rPr>
                <w:sz w:val="15"/>
                <w:szCs w:val="15"/>
              </w:rPr>
              <w:t>站进行</w:t>
            </w:r>
            <w:r w:rsidRPr="00EA5D32">
              <w:rPr>
                <w:sz w:val="15"/>
                <w:szCs w:val="15"/>
              </w:rPr>
              <w:t>XX</w:t>
            </w:r>
            <w:r w:rsidRPr="00EA5D32">
              <w:rPr>
                <w:sz w:val="15"/>
                <w:szCs w:val="15"/>
              </w:rPr>
              <w:t>作业。停止</w:t>
            </w:r>
            <w:r w:rsidRPr="00EA5D32">
              <w:rPr>
                <w:sz w:val="15"/>
                <w:szCs w:val="15"/>
              </w:rPr>
              <w:t>B</w:t>
            </w:r>
            <w:r w:rsidRPr="00EA5D32">
              <w:rPr>
                <w:sz w:val="15"/>
                <w:szCs w:val="15"/>
              </w:rPr>
              <w:t>站接发列车及调车作业。</w:t>
            </w:r>
          </w:p>
          <w:p w14:paraId="28ADAD17" w14:textId="77777777" w:rsidR="001407A3" w:rsidRPr="00EA5D32" w:rsidRDefault="001407A3" w:rsidP="008873D9">
            <w:pPr>
              <w:widowControl/>
              <w:snapToGrid w:val="0"/>
              <w:rPr>
                <w:kern w:val="0"/>
                <w:sz w:val="15"/>
                <w:szCs w:val="15"/>
              </w:rPr>
            </w:pPr>
            <w:r w:rsidRPr="00EA5D32">
              <w:rPr>
                <w:kern w:val="0"/>
                <w:sz w:val="15"/>
                <w:szCs w:val="15"/>
              </w:rPr>
              <w:t>3.</w:t>
            </w:r>
            <w:r w:rsidRPr="00EA5D32">
              <w:rPr>
                <w:sz w:val="15"/>
                <w:szCs w:val="15"/>
              </w:rPr>
              <w:t xml:space="preserve"> XX</w:t>
            </w:r>
            <w:proofErr w:type="gramStart"/>
            <w:r w:rsidRPr="00EA5D32">
              <w:rPr>
                <w:sz w:val="15"/>
                <w:szCs w:val="15"/>
              </w:rPr>
              <w:t>工电段工务</w:t>
            </w:r>
            <w:proofErr w:type="gramEnd"/>
            <w:r w:rsidRPr="00EA5D32">
              <w:rPr>
                <w:sz w:val="15"/>
                <w:szCs w:val="15"/>
              </w:rPr>
              <w:t>专业主体请点，与</w:t>
            </w:r>
            <w:r w:rsidRPr="00EA5D32">
              <w:rPr>
                <w:sz w:val="15"/>
                <w:szCs w:val="15"/>
              </w:rPr>
              <w:t>XX</w:t>
            </w:r>
            <w:proofErr w:type="gramStart"/>
            <w:r w:rsidRPr="00EA5D32">
              <w:rPr>
                <w:sz w:val="15"/>
                <w:szCs w:val="15"/>
              </w:rPr>
              <w:t>工电段</w:t>
            </w:r>
            <w:proofErr w:type="gramEnd"/>
            <w:r w:rsidRPr="00EA5D32">
              <w:rPr>
                <w:sz w:val="15"/>
                <w:szCs w:val="15"/>
              </w:rPr>
              <w:t>电务专业共用天窗，</w:t>
            </w:r>
            <w:r w:rsidRPr="00EA5D32">
              <w:rPr>
                <w:kern w:val="0"/>
                <w:sz w:val="15"/>
                <w:szCs w:val="15"/>
              </w:rPr>
              <w:t>各专业间互不干扰。</w:t>
            </w:r>
          </w:p>
          <w:p w14:paraId="29D6054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129537EF" w14:textId="77777777" w:rsidR="001407A3" w:rsidRPr="00EA5D32" w:rsidRDefault="001407A3" w:rsidP="008873D9">
            <w:pPr>
              <w:widowControl/>
              <w:snapToGrid w:val="0"/>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018F75B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设备单位检查人</w:t>
            </w:r>
            <w:r w:rsidRPr="00EA5D32">
              <w:rPr>
                <w:kern w:val="0"/>
                <w:sz w:val="15"/>
                <w:szCs w:val="15"/>
              </w:rPr>
              <w:t>:</w:t>
            </w:r>
          </w:p>
          <w:p w14:paraId="77A38F32" w14:textId="77777777" w:rsidR="001407A3" w:rsidRPr="00EA5D32" w:rsidRDefault="001407A3" w:rsidP="008873D9">
            <w:pPr>
              <w:widowControl/>
              <w:snapToGrid w:val="0"/>
              <w:ind w:firstLineChars="750" w:firstLine="1125"/>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58B96753" w14:textId="77777777" w:rsidR="001407A3" w:rsidRPr="00EA5D32" w:rsidRDefault="001407A3" w:rsidP="008873D9">
            <w:pPr>
              <w:widowControl/>
              <w:snapToGrid w:val="0"/>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5BBDD1C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524" w:type="dxa"/>
            <w:vAlign w:val="center"/>
          </w:tcPr>
          <w:p w14:paraId="1C251449" w14:textId="77777777" w:rsidR="001407A3" w:rsidRPr="00EA5D32" w:rsidRDefault="001407A3" w:rsidP="008873D9">
            <w:pPr>
              <w:spacing w:line="160" w:lineRule="exact"/>
              <w:jc w:val="center"/>
              <w:rPr>
                <w:kern w:val="0"/>
                <w:sz w:val="15"/>
                <w:szCs w:val="15"/>
              </w:rPr>
            </w:pPr>
            <w:r w:rsidRPr="00EA5D32">
              <w:rPr>
                <w:kern w:val="0"/>
                <w:sz w:val="15"/>
                <w:szCs w:val="15"/>
              </w:rPr>
              <w:t>180</w:t>
            </w:r>
          </w:p>
          <w:p w14:paraId="55880451" w14:textId="77777777" w:rsidR="001407A3" w:rsidRPr="00EA5D32" w:rsidRDefault="001407A3" w:rsidP="008873D9">
            <w:pPr>
              <w:spacing w:line="160" w:lineRule="exact"/>
              <w:jc w:val="center"/>
              <w:rPr>
                <w:kern w:val="0"/>
                <w:sz w:val="15"/>
                <w:szCs w:val="15"/>
              </w:rPr>
            </w:pPr>
            <w:r w:rsidRPr="00EA5D32">
              <w:rPr>
                <w:kern w:val="0"/>
                <w:sz w:val="15"/>
                <w:szCs w:val="15"/>
              </w:rPr>
              <w:t>分钟</w:t>
            </w:r>
          </w:p>
        </w:tc>
        <w:tc>
          <w:tcPr>
            <w:tcW w:w="1836" w:type="dxa"/>
          </w:tcPr>
          <w:p w14:paraId="5E1A826C" w14:textId="77777777" w:rsidR="001407A3" w:rsidRPr="00EA5D32" w:rsidRDefault="001407A3" w:rsidP="008873D9">
            <w:pPr>
              <w:widowControl/>
              <w:ind w:left="75" w:hangingChars="50" w:hanging="75"/>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调度命令</w:t>
            </w:r>
            <w:r w:rsidRPr="00EA5D32">
              <w:rPr>
                <w:kern w:val="0"/>
                <w:sz w:val="15"/>
                <w:szCs w:val="15"/>
              </w:rPr>
              <w:t>D101-16801</w:t>
            </w:r>
            <w:r w:rsidRPr="00EA5D32">
              <w:rPr>
                <w:kern w:val="0"/>
                <w:sz w:val="15"/>
                <w:szCs w:val="15"/>
              </w:rPr>
              <w:t>号，</w:t>
            </w:r>
            <w:r w:rsidRPr="00EA5D32">
              <w:rPr>
                <w:kern w:val="0"/>
                <w:sz w:val="15"/>
                <w:szCs w:val="15"/>
              </w:rPr>
              <w:t>15</w:t>
            </w:r>
            <w:r w:rsidRPr="00EA5D32">
              <w:rPr>
                <w:kern w:val="0"/>
                <w:sz w:val="15"/>
                <w:szCs w:val="15"/>
              </w:rPr>
              <w:t>：</w:t>
            </w:r>
            <w:r w:rsidRPr="00EA5D32">
              <w:rPr>
                <w:kern w:val="0"/>
                <w:sz w:val="15"/>
                <w:szCs w:val="15"/>
              </w:rPr>
              <w:t>00</w:t>
            </w:r>
            <w:r w:rsidRPr="00EA5D32">
              <w:rPr>
                <w:kern w:val="0"/>
                <w:sz w:val="15"/>
                <w:szCs w:val="15"/>
              </w:rPr>
              <w:t>发令。</w:t>
            </w:r>
          </w:p>
          <w:p w14:paraId="3A0A51C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15</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18</w:t>
            </w:r>
            <w:r w:rsidRPr="00EA5D32">
              <w:rPr>
                <w:kern w:val="0"/>
                <w:sz w:val="15"/>
                <w:szCs w:val="15"/>
              </w:rPr>
              <w:t>：</w:t>
            </w:r>
            <w:r w:rsidRPr="00EA5D32">
              <w:rPr>
                <w:kern w:val="0"/>
                <w:sz w:val="15"/>
                <w:szCs w:val="15"/>
              </w:rPr>
              <w:t>00</w:t>
            </w:r>
            <w:r w:rsidRPr="00EA5D32">
              <w:rPr>
                <w:kern w:val="0"/>
                <w:sz w:val="15"/>
                <w:szCs w:val="15"/>
              </w:rPr>
              <w:t>封锁。</w:t>
            </w:r>
          </w:p>
          <w:p w14:paraId="38EF683A"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537E505C"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ml:space="preserve">: </w:t>
            </w:r>
          </w:p>
          <w:p w14:paraId="2FDDCAB7"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6AB69A88"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7A533B41" w14:textId="77777777" w:rsidR="001407A3" w:rsidRPr="00EA5D32" w:rsidRDefault="001407A3" w:rsidP="008873D9">
            <w:pPr>
              <w:widowControl/>
              <w:snapToGrid w:val="0"/>
              <w:ind w:firstLineChars="50" w:firstLine="75"/>
              <w:rPr>
                <w:kern w:val="0"/>
                <w:sz w:val="15"/>
                <w:szCs w:val="15"/>
              </w:rPr>
            </w:pPr>
          </w:p>
        </w:tc>
        <w:tc>
          <w:tcPr>
            <w:tcW w:w="882" w:type="dxa"/>
            <w:vAlign w:val="center"/>
          </w:tcPr>
          <w:p w14:paraId="6615235F" w14:textId="77777777" w:rsidR="001407A3" w:rsidRPr="00EA5D32" w:rsidRDefault="001407A3" w:rsidP="008873D9">
            <w:pPr>
              <w:spacing w:line="160" w:lineRule="exact"/>
              <w:jc w:val="center"/>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p>
          <w:p w14:paraId="53FAEFF7" w14:textId="77777777" w:rsidR="001407A3" w:rsidRPr="00EA5D32" w:rsidRDefault="001407A3" w:rsidP="008873D9">
            <w:pPr>
              <w:spacing w:line="160" w:lineRule="exact"/>
              <w:jc w:val="center"/>
              <w:rPr>
                <w:kern w:val="0"/>
                <w:sz w:val="15"/>
                <w:szCs w:val="15"/>
              </w:rPr>
            </w:pPr>
            <w:r w:rsidRPr="00EA5D32">
              <w:rPr>
                <w:kern w:val="0"/>
                <w:sz w:val="15"/>
                <w:szCs w:val="15"/>
              </w:rPr>
              <w:t>17</w:t>
            </w:r>
            <w:r w:rsidRPr="00EA5D32">
              <w:rPr>
                <w:kern w:val="0"/>
                <w:sz w:val="15"/>
                <w:szCs w:val="15"/>
              </w:rPr>
              <w:t>：</w:t>
            </w:r>
            <w:r w:rsidRPr="00EA5D32">
              <w:rPr>
                <w:kern w:val="0"/>
                <w:sz w:val="15"/>
                <w:szCs w:val="15"/>
              </w:rPr>
              <w:t>55</w:t>
            </w:r>
          </w:p>
        </w:tc>
        <w:tc>
          <w:tcPr>
            <w:tcW w:w="3066" w:type="dxa"/>
          </w:tcPr>
          <w:p w14:paraId="5CD4CB9E" w14:textId="77777777" w:rsidR="001407A3" w:rsidRPr="00EA5D32" w:rsidRDefault="001407A3" w:rsidP="008873D9">
            <w:pPr>
              <w:widowControl/>
              <w:snapToGrid w:val="0"/>
              <w:rPr>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sz w:val="15"/>
                <w:szCs w:val="15"/>
              </w:rPr>
              <w:t>1.XX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w:t>
            </w:r>
            <w:r w:rsidRPr="00EA5D32">
              <w:rPr>
                <w:sz w:val="15"/>
                <w:szCs w:val="15"/>
              </w:rPr>
              <w:t>XXXkm+XXm-XXXkm+XXXm</w:t>
            </w:r>
            <w:proofErr w:type="gramStart"/>
            <w:r w:rsidRPr="00EA5D32">
              <w:rPr>
                <w:sz w:val="15"/>
                <w:szCs w:val="15"/>
              </w:rPr>
              <w:t>处进行处进行</w:t>
            </w:r>
            <w:proofErr w:type="gramEnd"/>
            <w:r w:rsidRPr="00EA5D32">
              <w:rPr>
                <w:sz w:val="15"/>
                <w:szCs w:val="15"/>
              </w:rPr>
              <w:t>XX</w:t>
            </w:r>
            <w:r w:rsidRPr="00EA5D32">
              <w:rPr>
                <w:sz w:val="15"/>
                <w:szCs w:val="15"/>
              </w:rPr>
              <w:t>施工作业完毕，人员机具已全部撤至安全地点，线路质量达到放行列车条件，请求开通</w:t>
            </w:r>
            <w:r w:rsidRPr="00EA5D32">
              <w:rPr>
                <w:sz w:val="15"/>
                <w:szCs w:val="15"/>
              </w:rPr>
              <w:t>A</w:t>
            </w:r>
            <w:r w:rsidRPr="00EA5D32">
              <w:rPr>
                <w:sz w:val="15"/>
                <w:szCs w:val="15"/>
              </w:rPr>
              <w:t>站</w:t>
            </w:r>
            <w:r w:rsidRPr="00EA5D32">
              <w:rPr>
                <w:sz w:val="15"/>
                <w:szCs w:val="15"/>
              </w:rPr>
              <w:t>-B</w:t>
            </w:r>
            <w:r w:rsidRPr="00EA5D32">
              <w:rPr>
                <w:sz w:val="15"/>
                <w:szCs w:val="15"/>
              </w:rPr>
              <w:t>站间区间，</w:t>
            </w:r>
            <w:proofErr w:type="gramStart"/>
            <w:r w:rsidRPr="00EA5D32">
              <w:rPr>
                <w:sz w:val="15"/>
                <w:szCs w:val="15"/>
              </w:rPr>
              <w:t>不</w:t>
            </w:r>
            <w:proofErr w:type="gramEnd"/>
            <w:r w:rsidRPr="00EA5D32">
              <w:rPr>
                <w:sz w:val="15"/>
                <w:szCs w:val="15"/>
              </w:rPr>
              <w:t>限速。</w:t>
            </w:r>
          </w:p>
          <w:p w14:paraId="6A945406" w14:textId="77777777" w:rsidR="001407A3" w:rsidRPr="00EA5D32" w:rsidRDefault="001407A3" w:rsidP="008873D9">
            <w:pPr>
              <w:widowControl/>
              <w:snapToGrid w:val="0"/>
              <w:ind w:firstLineChars="100" w:firstLine="150"/>
              <w:rPr>
                <w:sz w:val="15"/>
                <w:szCs w:val="15"/>
              </w:rPr>
            </w:pPr>
            <w:r w:rsidRPr="00EA5D32">
              <w:rPr>
                <w:sz w:val="15"/>
                <w:szCs w:val="15"/>
              </w:rPr>
              <w:t>2.XX</w:t>
            </w:r>
            <w:proofErr w:type="gramStart"/>
            <w:r w:rsidRPr="00EA5D32">
              <w:rPr>
                <w:sz w:val="15"/>
                <w:szCs w:val="15"/>
              </w:rPr>
              <w:t>工电段</w:t>
            </w:r>
            <w:proofErr w:type="gramEnd"/>
            <w:r w:rsidRPr="00EA5D32">
              <w:rPr>
                <w:sz w:val="15"/>
                <w:szCs w:val="15"/>
              </w:rPr>
              <w:t>电务专业在</w:t>
            </w:r>
            <w:r w:rsidRPr="00EA5D32">
              <w:rPr>
                <w:sz w:val="15"/>
                <w:szCs w:val="15"/>
              </w:rPr>
              <w:t>B</w:t>
            </w:r>
            <w:r w:rsidRPr="00EA5D32">
              <w:rPr>
                <w:sz w:val="15"/>
                <w:szCs w:val="15"/>
              </w:rPr>
              <w:t>站进行</w:t>
            </w:r>
            <w:r w:rsidRPr="00EA5D32">
              <w:rPr>
                <w:sz w:val="15"/>
                <w:szCs w:val="15"/>
              </w:rPr>
              <w:t>XX</w:t>
            </w:r>
            <w:r w:rsidRPr="00EA5D32">
              <w:rPr>
                <w:sz w:val="15"/>
                <w:szCs w:val="15"/>
              </w:rPr>
              <w:t>作业完毕，恢复</w:t>
            </w:r>
            <w:r w:rsidRPr="00EA5D32">
              <w:rPr>
                <w:sz w:val="15"/>
                <w:szCs w:val="15"/>
              </w:rPr>
              <w:t>B</w:t>
            </w:r>
            <w:r w:rsidRPr="00EA5D32">
              <w:rPr>
                <w:sz w:val="15"/>
                <w:szCs w:val="15"/>
              </w:rPr>
              <w:t>站接发列车及调车作业。</w:t>
            </w:r>
          </w:p>
          <w:p w14:paraId="57684C09"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5739D7A6" w14:textId="77777777" w:rsidR="001407A3" w:rsidRPr="00EA5D32" w:rsidRDefault="001407A3" w:rsidP="008873D9">
            <w:pPr>
              <w:widowControl/>
              <w:snapToGrid w:val="0"/>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6112E819"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2D5EFD65" w14:textId="77777777" w:rsidR="001407A3" w:rsidRPr="00EA5D32" w:rsidRDefault="001407A3" w:rsidP="00574B71">
            <w:pPr>
              <w:widowControl/>
              <w:snapToGrid w:val="0"/>
              <w:ind w:firstLineChars="900" w:firstLine="1350"/>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302BDE44"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1763" w:type="dxa"/>
          </w:tcPr>
          <w:p w14:paraId="1DFA90A0"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调度命令</w:t>
            </w:r>
            <w:r w:rsidRPr="00EA5D32">
              <w:rPr>
                <w:kern w:val="0"/>
                <w:sz w:val="15"/>
                <w:szCs w:val="15"/>
              </w:rPr>
              <w:t>D102-16802</w:t>
            </w:r>
            <w:r w:rsidRPr="00EA5D32">
              <w:rPr>
                <w:kern w:val="0"/>
                <w:sz w:val="15"/>
                <w:szCs w:val="15"/>
              </w:rPr>
              <w:t>号，</w:t>
            </w:r>
            <w:r w:rsidRPr="00EA5D32">
              <w:rPr>
                <w:kern w:val="0"/>
                <w:sz w:val="15"/>
                <w:szCs w:val="15"/>
              </w:rPr>
              <w:t>18</w:t>
            </w:r>
            <w:r w:rsidRPr="00EA5D32">
              <w:rPr>
                <w:kern w:val="0"/>
                <w:sz w:val="15"/>
                <w:szCs w:val="15"/>
              </w:rPr>
              <w:t>：</w:t>
            </w:r>
            <w:r w:rsidRPr="00EA5D32">
              <w:rPr>
                <w:kern w:val="0"/>
                <w:sz w:val="15"/>
                <w:szCs w:val="15"/>
              </w:rPr>
              <w:t>00</w:t>
            </w:r>
            <w:r w:rsidRPr="00EA5D32">
              <w:rPr>
                <w:kern w:val="0"/>
                <w:sz w:val="15"/>
                <w:szCs w:val="15"/>
              </w:rPr>
              <w:t>开通。</w:t>
            </w:r>
          </w:p>
          <w:p w14:paraId="308B0D43"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ml:space="preserve">: </w:t>
            </w:r>
          </w:p>
          <w:p w14:paraId="61889396"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4F92CFF0" w14:textId="77777777" w:rsidR="001407A3" w:rsidRPr="00EA5D32" w:rsidRDefault="001407A3" w:rsidP="008873D9">
            <w:pPr>
              <w:widowControl/>
              <w:snapToGrid w:val="0"/>
              <w:jc w:val="left"/>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4E3FF9FC"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0766238C"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746E7405"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4C65CC91"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690" w:type="dxa"/>
            <w:vAlign w:val="center"/>
          </w:tcPr>
          <w:p w14:paraId="7865AE1D" w14:textId="77777777" w:rsidR="001407A3" w:rsidRPr="00EA5D32" w:rsidRDefault="001407A3" w:rsidP="008873D9">
            <w:pPr>
              <w:spacing w:line="0" w:lineRule="atLeast"/>
              <w:rPr>
                <w:kern w:val="0"/>
                <w:sz w:val="15"/>
                <w:szCs w:val="15"/>
              </w:rPr>
            </w:pPr>
            <w:r w:rsidRPr="00EA5D32">
              <w:rPr>
                <w:kern w:val="0"/>
                <w:sz w:val="15"/>
                <w:szCs w:val="15"/>
              </w:rPr>
              <w:t>注：如为</w:t>
            </w:r>
            <w:proofErr w:type="gramStart"/>
            <w:r w:rsidRPr="00EA5D32">
              <w:rPr>
                <w:kern w:val="0"/>
                <w:sz w:val="15"/>
                <w:szCs w:val="15"/>
              </w:rPr>
              <w:t>委托登销记时</w:t>
            </w:r>
            <w:proofErr w:type="gramEnd"/>
            <w:r w:rsidRPr="00EA5D32">
              <w:rPr>
                <w:kern w:val="0"/>
                <w:sz w:val="15"/>
                <w:szCs w:val="15"/>
              </w:rPr>
              <w:t>，</w:t>
            </w:r>
            <w:proofErr w:type="gramStart"/>
            <w:r w:rsidRPr="00EA5D32">
              <w:rPr>
                <w:kern w:val="0"/>
                <w:sz w:val="15"/>
                <w:szCs w:val="15"/>
              </w:rPr>
              <w:t>此处须</w:t>
            </w:r>
            <w:proofErr w:type="gramEnd"/>
            <w:r w:rsidRPr="00EA5D32">
              <w:rPr>
                <w:kern w:val="0"/>
                <w:sz w:val="15"/>
                <w:szCs w:val="15"/>
              </w:rPr>
              <w:t>注明</w:t>
            </w:r>
          </w:p>
          <w:p w14:paraId="6FD58DC3" w14:textId="77777777" w:rsidR="001407A3" w:rsidRPr="00EA5D32" w:rsidRDefault="001407A3" w:rsidP="008873D9">
            <w:pPr>
              <w:spacing w:line="0" w:lineRule="atLeast"/>
              <w:jc w:val="center"/>
              <w:rPr>
                <w:kern w:val="0"/>
                <w:sz w:val="15"/>
                <w:szCs w:val="15"/>
              </w:rPr>
            </w:pPr>
            <w:r w:rsidRPr="00EA5D32">
              <w:rPr>
                <w:kern w:val="0"/>
                <w:sz w:val="15"/>
                <w:szCs w:val="15"/>
              </w:rPr>
              <w:t>驻站联络员：</w:t>
            </w:r>
            <w:r w:rsidRPr="00EA5D32">
              <w:rPr>
                <w:kern w:val="0"/>
                <w:sz w:val="15"/>
                <w:szCs w:val="15"/>
              </w:rPr>
              <w:t>XXX</w:t>
            </w:r>
          </w:p>
          <w:p w14:paraId="6EAC5C29" w14:textId="77777777" w:rsidR="001407A3" w:rsidRPr="00EA5D32" w:rsidRDefault="001407A3" w:rsidP="008873D9">
            <w:pPr>
              <w:spacing w:line="160" w:lineRule="exact"/>
              <w:rPr>
                <w:sz w:val="15"/>
                <w:szCs w:val="15"/>
              </w:rPr>
            </w:pPr>
            <w:proofErr w:type="gramStart"/>
            <w:r w:rsidRPr="00EA5D32">
              <w:rPr>
                <w:kern w:val="0"/>
                <w:sz w:val="15"/>
                <w:szCs w:val="15"/>
              </w:rPr>
              <w:t>工电段</w:t>
            </w:r>
            <w:proofErr w:type="gramEnd"/>
            <w:r w:rsidRPr="00EA5D32">
              <w:rPr>
                <w:kern w:val="0"/>
                <w:sz w:val="15"/>
                <w:szCs w:val="15"/>
              </w:rPr>
              <w:t>XXX</w:t>
            </w:r>
            <w:r w:rsidRPr="00EA5D32">
              <w:rPr>
                <w:kern w:val="0"/>
                <w:sz w:val="15"/>
                <w:szCs w:val="15"/>
              </w:rPr>
              <w:t>代签</w:t>
            </w:r>
          </w:p>
        </w:tc>
      </w:tr>
    </w:tbl>
    <w:p w14:paraId="10534E63" w14:textId="77777777" w:rsidR="001407A3" w:rsidRPr="00EA5D32" w:rsidRDefault="001407A3" w:rsidP="001407A3">
      <w:pPr>
        <w:rPr>
          <w:rFonts w:eastAsia="仿宋_GB2312"/>
          <w:b/>
          <w:sz w:val="24"/>
        </w:rPr>
      </w:pPr>
    </w:p>
    <w:p w14:paraId="66F2DC5E" w14:textId="77777777" w:rsidR="001407A3" w:rsidRPr="00EA5D32" w:rsidRDefault="001407A3" w:rsidP="001407A3">
      <w:pPr>
        <w:rPr>
          <w:rFonts w:eastAsia="仿宋_GB2312"/>
          <w:b/>
          <w:sz w:val="24"/>
        </w:rPr>
      </w:pPr>
    </w:p>
    <w:p w14:paraId="0DFCE907" w14:textId="77777777" w:rsidR="001407A3" w:rsidRPr="00EA5D32" w:rsidRDefault="001407A3" w:rsidP="001407A3">
      <w:pPr>
        <w:ind w:firstLineChars="176" w:firstLine="422"/>
        <w:rPr>
          <w:rFonts w:eastAsia="仿宋_GB2312"/>
          <w:b/>
          <w:sz w:val="24"/>
        </w:rPr>
      </w:pPr>
      <w:r w:rsidRPr="00EA5D32">
        <w:rPr>
          <w:rFonts w:eastAsia="仿宋_GB2312"/>
          <w:b/>
          <w:sz w:val="24"/>
        </w:rPr>
        <w:t>（二）</w:t>
      </w:r>
      <w:proofErr w:type="gramStart"/>
      <w:r w:rsidRPr="00EA5D32">
        <w:rPr>
          <w:rFonts w:eastAsia="仿宋_GB2312"/>
          <w:b/>
          <w:sz w:val="24"/>
        </w:rPr>
        <w:t>工电段工务</w:t>
      </w:r>
      <w:proofErr w:type="gramEnd"/>
      <w:r w:rsidRPr="00EA5D32">
        <w:rPr>
          <w:rFonts w:eastAsia="仿宋_GB2312"/>
          <w:b/>
          <w:sz w:val="24"/>
        </w:rPr>
        <w:t>作业需要其他段和</w:t>
      </w:r>
      <w:proofErr w:type="gramStart"/>
      <w:r w:rsidRPr="00EA5D32">
        <w:rPr>
          <w:rFonts w:eastAsia="仿宋_GB2312"/>
          <w:b/>
          <w:sz w:val="24"/>
        </w:rPr>
        <w:t>本工电段其他</w:t>
      </w:r>
      <w:proofErr w:type="gramEnd"/>
      <w:r w:rsidRPr="00EA5D32">
        <w:rPr>
          <w:rFonts w:eastAsia="仿宋_GB2312"/>
          <w:b/>
          <w:sz w:val="24"/>
        </w:rPr>
        <w:t>专业配合</w:t>
      </w:r>
    </w:p>
    <w:p w14:paraId="3A847414" w14:textId="77777777" w:rsidR="001407A3" w:rsidRPr="00EA5D32" w:rsidRDefault="001407A3" w:rsidP="001407A3">
      <w:pPr>
        <w:jc w:val="center"/>
        <w:rPr>
          <w:rFonts w:eastAsia="仿宋_GB2312"/>
          <w:b/>
          <w:sz w:val="24"/>
        </w:rPr>
      </w:pPr>
      <w:r w:rsidRPr="00EA5D32">
        <w:rPr>
          <w:rFonts w:eastAsia="黑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000973F3" w:rsidRPr="00EA5D32">
        <w:rPr>
          <w:rFonts w:eastAsia="黑体"/>
          <w:sz w:val="32"/>
          <w:szCs w:val="32"/>
        </w:rPr>
        <w:t xml:space="preserve">            </w:t>
      </w:r>
      <w:r w:rsidRPr="00EA5D32">
        <w:rPr>
          <w:rFonts w:eastAsia="黑体"/>
          <w:sz w:val="32"/>
          <w:szCs w:val="32"/>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4060" w:type="dxa"/>
        <w:tblInd w:w="51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516"/>
        <w:gridCol w:w="603"/>
        <w:gridCol w:w="795"/>
        <w:gridCol w:w="2909"/>
        <w:gridCol w:w="524"/>
        <w:gridCol w:w="2138"/>
        <w:gridCol w:w="928"/>
        <w:gridCol w:w="2912"/>
        <w:gridCol w:w="2021"/>
        <w:gridCol w:w="714"/>
      </w:tblGrid>
      <w:tr w:rsidR="001407A3" w:rsidRPr="00EA5D32" w14:paraId="0FB8D4DC" w14:textId="77777777" w:rsidTr="008873D9">
        <w:trPr>
          <w:trHeight w:val="242"/>
          <w:tblHeader/>
        </w:trPr>
        <w:tc>
          <w:tcPr>
            <w:tcW w:w="5347" w:type="dxa"/>
            <w:gridSpan w:val="5"/>
            <w:vAlign w:val="center"/>
          </w:tcPr>
          <w:p w14:paraId="0666087F" w14:textId="77777777" w:rsidR="001407A3" w:rsidRPr="00EA5D32" w:rsidRDefault="001407A3" w:rsidP="008873D9">
            <w:pPr>
              <w:spacing w:line="240" w:lineRule="exact"/>
              <w:jc w:val="center"/>
              <w:rPr>
                <w:sz w:val="15"/>
                <w:szCs w:val="15"/>
              </w:rPr>
            </w:pPr>
            <w:r w:rsidRPr="00EA5D32">
              <w:rPr>
                <w:sz w:val="15"/>
                <w:szCs w:val="15"/>
              </w:rPr>
              <w:t>请求施工（慢行及封锁）登记</w:t>
            </w:r>
          </w:p>
        </w:tc>
        <w:tc>
          <w:tcPr>
            <w:tcW w:w="2138" w:type="dxa"/>
            <w:vAlign w:val="center"/>
          </w:tcPr>
          <w:p w14:paraId="1360B2D3" w14:textId="77777777" w:rsidR="001407A3" w:rsidRPr="00EA5D32" w:rsidRDefault="001407A3" w:rsidP="008873D9">
            <w:pPr>
              <w:spacing w:line="240" w:lineRule="exact"/>
              <w:jc w:val="center"/>
              <w:rPr>
                <w:sz w:val="15"/>
                <w:szCs w:val="15"/>
              </w:rPr>
            </w:pPr>
            <w:r w:rsidRPr="00EA5D32">
              <w:rPr>
                <w:sz w:val="15"/>
                <w:szCs w:val="15"/>
              </w:rPr>
              <w:t>承认施工</w:t>
            </w:r>
          </w:p>
        </w:tc>
        <w:tc>
          <w:tcPr>
            <w:tcW w:w="3840" w:type="dxa"/>
            <w:gridSpan w:val="2"/>
            <w:vAlign w:val="center"/>
          </w:tcPr>
          <w:p w14:paraId="7FB91573" w14:textId="77777777" w:rsidR="001407A3" w:rsidRPr="00EA5D32" w:rsidRDefault="001407A3" w:rsidP="008873D9">
            <w:pPr>
              <w:spacing w:line="240" w:lineRule="exact"/>
              <w:jc w:val="center"/>
              <w:rPr>
                <w:sz w:val="15"/>
                <w:szCs w:val="15"/>
              </w:rPr>
            </w:pPr>
            <w:r w:rsidRPr="00EA5D32">
              <w:rPr>
                <w:sz w:val="15"/>
                <w:szCs w:val="15"/>
              </w:rPr>
              <w:t>施工后开通检查确认、销记</w:t>
            </w:r>
          </w:p>
        </w:tc>
        <w:tc>
          <w:tcPr>
            <w:tcW w:w="2021" w:type="dxa"/>
            <w:vAlign w:val="center"/>
          </w:tcPr>
          <w:p w14:paraId="7A78E3F2" w14:textId="77777777" w:rsidR="001407A3" w:rsidRPr="00EA5D32" w:rsidRDefault="001407A3" w:rsidP="008873D9">
            <w:pPr>
              <w:spacing w:line="240" w:lineRule="exact"/>
              <w:jc w:val="center"/>
              <w:rPr>
                <w:sz w:val="15"/>
                <w:szCs w:val="15"/>
              </w:rPr>
            </w:pPr>
            <w:r w:rsidRPr="00EA5D32">
              <w:rPr>
                <w:sz w:val="15"/>
                <w:szCs w:val="15"/>
              </w:rPr>
              <w:t>施工开通</w:t>
            </w:r>
          </w:p>
        </w:tc>
        <w:tc>
          <w:tcPr>
            <w:tcW w:w="714" w:type="dxa"/>
            <w:vAlign w:val="center"/>
          </w:tcPr>
          <w:p w14:paraId="0ACDAED5" w14:textId="77777777" w:rsidR="001407A3" w:rsidRPr="00EA5D32" w:rsidRDefault="001407A3" w:rsidP="008873D9">
            <w:pPr>
              <w:spacing w:line="240" w:lineRule="exact"/>
              <w:jc w:val="center"/>
              <w:rPr>
                <w:sz w:val="15"/>
                <w:szCs w:val="15"/>
              </w:rPr>
            </w:pPr>
            <w:r w:rsidRPr="00EA5D32">
              <w:rPr>
                <w:sz w:val="15"/>
                <w:szCs w:val="15"/>
              </w:rPr>
              <w:t>备注</w:t>
            </w:r>
          </w:p>
        </w:tc>
      </w:tr>
      <w:tr w:rsidR="001407A3" w:rsidRPr="00EA5D32" w14:paraId="72381EBE" w14:textId="77777777" w:rsidTr="008873D9">
        <w:trPr>
          <w:trHeight w:val="1043"/>
        </w:trPr>
        <w:tc>
          <w:tcPr>
            <w:tcW w:w="516" w:type="dxa"/>
            <w:vAlign w:val="center"/>
          </w:tcPr>
          <w:p w14:paraId="40CAA73B" w14:textId="77777777" w:rsidR="001407A3" w:rsidRPr="00EA5D32" w:rsidRDefault="001407A3" w:rsidP="008873D9">
            <w:pPr>
              <w:snapToGrid w:val="0"/>
              <w:rPr>
                <w:sz w:val="15"/>
                <w:szCs w:val="15"/>
              </w:rPr>
            </w:pPr>
            <w:r w:rsidRPr="00EA5D32">
              <w:rPr>
                <w:sz w:val="15"/>
                <w:szCs w:val="15"/>
              </w:rPr>
              <w:t>本月施工编号</w:t>
            </w:r>
          </w:p>
        </w:tc>
        <w:tc>
          <w:tcPr>
            <w:tcW w:w="603" w:type="dxa"/>
            <w:vAlign w:val="center"/>
          </w:tcPr>
          <w:p w14:paraId="397E5BD3" w14:textId="77777777" w:rsidR="001407A3" w:rsidRPr="00EA5D32" w:rsidRDefault="001407A3" w:rsidP="008873D9">
            <w:pPr>
              <w:spacing w:line="0" w:lineRule="atLeast"/>
              <w:jc w:val="center"/>
              <w:rPr>
                <w:sz w:val="15"/>
                <w:szCs w:val="15"/>
              </w:rPr>
            </w:pPr>
            <w:r w:rsidRPr="00EA5D32">
              <w:rPr>
                <w:sz w:val="15"/>
                <w:szCs w:val="15"/>
              </w:rPr>
              <w:t>施工项目</w:t>
            </w:r>
          </w:p>
        </w:tc>
        <w:tc>
          <w:tcPr>
            <w:tcW w:w="795" w:type="dxa"/>
            <w:vAlign w:val="center"/>
          </w:tcPr>
          <w:p w14:paraId="3F957BE1" w14:textId="77777777" w:rsidR="001407A3" w:rsidRPr="00EA5D32" w:rsidRDefault="001407A3" w:rsidP="008873D9">
            <w:pPr>
              <w:snapToGrid w:val="0"/>
              <w:jc w:val="center"/>
              <w:rPr>
                <w:sz w:val="15"/>
                <w:szCs w:val="15"/>
              </w:rPr>
            </w:pPr>
            <w:r w:rsidRPr="00EA5D32">
              <w:rPr>
                <w:sz w:val="15"/>
                <w:szCs w:val="15"/>
              </w:rPr>
              <w:t>月日时分</w:t>
            </w:r>
          </w:p>
        </w:tc>
        <w:tc>
          <w:tcPr>
            <w:tcW w:w="2909" w:type="dxa"/>
            <w:vAlign w:val="center"/>
          </w:tcPr>
          <w:p w14:paraId="64BE327D"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影响使用范围</w:t>
            </w:r>
            <w:r w:rsidRPr="00EA5D32">
              <w:rPr>
                <w:sz w:val="15"/>
                <w:szCs w:val="15"/>
              </w:rPr>
              <w:t>(</w:t>
            </w:r>
            <w:r w:rsidRPr="00EA5D32">
              <w:rPr>
                <w:sz w:val="15"/>
                <w:szCs w:val="15"/>
              </w:rPr>
              <w:t>需要的慢行或封锁条件</w:t>
            </w:r>
            <w:r w:rsidRPr="00EA5D32">
              <w:rPr>
                <w:sz w:val="15"/>
                <w:szCs w:val="15"/>
              </w:rPr>
              <w:t>)</w:t>
            </w:r>
          </w:p>
          <w:p w14:paraId="6FA3D7C0"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7B98C1A1"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2E493872"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524" w:type="dxa"/>
            <w:vAlign w:val="center"/>
          </w:tcPr>
          <w:p w14:paraId="4A074A1A" w14:textId="77777777" w:rsidR="001407A3" w:rsidRPr="00EA5D32" w:rsidRDefault="001407A3" w:rsidP="008873D9">
            <w:pPr>
              <w:snapToGrid w:val="0"/>
              <w:jc w:val="center"/>
              <w:rPr>
                <w:sz w:val="15"/>
                <w:szCs w:val="15"/>
              </w:rPr>
            </w:pPr>
            <w:r w:rsidRPr="00EA5D32">
              <w:rPr>
                <w:sz w:val="15"/>
                <w:szCs w:val="15"/>
              </w:rPr>
              <w:t>所需</w:t>
            </w:r>
          </w:p>
          <w:p w14:paraId="14B29560" w14:textId="77777777" w:rsidR="001407A3" w:rsidRPr="00EA5D32" w:rsidRDefault="001407A3" w:rsidP="008873D9">
            <w:pPr>
              <w:snapToGrid w:val="0"/>
              <w:jc w:val="center"/>
              <w:rPr>
                <w:sz w:val="15"/>
                <w:szCs w:val="15"/>
              </w:rPr>
            </w:pPr>
            <w:r w:rsidRPr="00EA5D32">
              <w:rPr>
                <w:sz w:val="15"/>
                <w:szCs w:val="15"/>
              </w:rPr>
              <w:t>时间</w:t>
            </w:r>
          </w:p>
        </w:tc>
        <w:tc>
          <w:tcPr>
            <w:tcW w:w="2138" w:type="dxa"/>
            <w:vAlign w:val="center"/>
          </w:tcPr>
          <w:p w14:paraId="221933C2"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命令号及发令时间</w:t>
            </w:r>
          </w:p>
          <w:p w14:paraId="3BE34F93"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慢行及封锁起止时间</w:t>
            </w:r>
          </w:p>
          <w:p w14:paraId="1A7099CA"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车站值班员签名</w:t>
            </w:r>
          </w:p>
          <w:p w14:paraId="6CC8969F"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施工负责人签名</w:t>
            </w:r>
          </w:p>
        </w:tc>
        <w:tc>
          <w:tcPr>
            <w:tcW w:w="928" w:type="dxa"/>
            <w:vAlign w:val="center"/>
          </w:tcPr>
          <w:p w14:paraId="66475376" w14:textId="77777777" w:rsidR="001407A3" w:rsidRPr="00EA5D32" w:rsidRDefault="001407A3" w:rsidP="008873D9">
            <w:pPr>
              <w:snapToGrid w:val="0"/>
              <w:jc w:val="center"/>
              <w:rPr>
                <w:sz w:val="15"/>
                <w:szCs w:val="15"/>
              </w:rPr>
            </w:pPr>
            <w:r w:rsidRPr="00EA5D32">
              <w:rPr>
                <w:sz w:val="15"/>
                <w:szCs w:val="15"/>
              </w:rPr>
              <w:t>月日时分</w:t>
            </w:r>
          </w:p>
        </w:tc>
        <w:tc>
          <w:tcPr>
            <w:tcW w:w="2912" w:type="dxa"/>
            <w:vAlign w:val="center"/>
          </w:tcPr>
          <w:p w14:paraId="5959BFE4"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6323687D"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606C7B5E"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3CC5BDEF"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2021" w:type="dxa"/>
            <w:vAlign w:val="center"/>
          </w:tcPr>
          <w:p w14:paraId="09144C2D"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1 \* GB2 </w:instrText>
            </w:r>
            <w:r w:rsidRPr="00EA5D32">
              <w:rPr>
                <w:sz w:val="15"/>
                <w:szCs w:val="15"/>
              </w:rPr>
              <w:fldChar w:fldCharType="separate"/>
            </w:r>
            <w:r w:rsidRPr="00EA5D32">
              <w:rPr>
                <w:sz w:val="15"/>
                <w:szCs w:val="15"/>
              </w:rPr>
              <w:t>⑴</w:t>
            </w:r>
            <w:r w:rsidRPr="00EA5D32">
              <w:rPr>
                <w:sz w:val="15"/>
                <w:szCs w:val="15"/>
              </w:rPr>
              <w:fldChar w:fldCharType="end"/>
            </w:r>
            <w:r w:rsidRPr="00EA5D32">
              <w:rPr>
                <w:sz w:val="15"/>
                <w:szCs w:val="15"/>
              </w:rPr>
              <w:t>开通（恢复常速）命令号及开通时间</w:t>
            </w:r>
          </w:p>
          <w:p w14:paraId="6ABAFF5C"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2 \* GB2 </w:instrText>
            </w:r>
            <w:r w:rsidRPr="00EA5D32">
              <w:rPr>
                <w:sz w:val="15"/>
                <w:szCs w:val="15"/>
              </w:rPr>
              <w:fldChar w:fldCharType="separate"/>
            </w:r>
            <w:r w:rsidRPr="00EA5D32">
              <w:rPr>
                <w:sz w:val="15"/>
                <w:szCs w:val="15"/>
              </w:rPr>
              <w:t>⑵</w:t>
            </w:r>
            <w:r w:rsidRPr="00EA5D32">
              <w:rPr>
                <w:sz w:val="15"/>
                <w:szCs w:val="15"/>
              </w:rPr>
              <w:fldChar w:fldCharType="end"/>
            </w:r>
            <w:r w:rsidRPr="00EA5D32">
              <w:rPr>
                <w:sz w:val="15"/>
                <w:szCs w:val="15"/>
              </w:rPr>
              <w:t>施工负责人签名</w:t>
            </w:r>
          </w:p>
          <w:p w14:paraId="22E36249"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3 \* GB2 </w:instrText>
            </w:r>
            <w:r w:rsidRPr="00EA5D32">
              <w:rPr>
                <w:sz w:val="15"/>
                <w:szCs w:val="15"/>
              </w:rPr>
              <w:fldChar w:fldCharType="separate"/>
            </w:r>
            <w:r w:rsidRPr="00EA5D32">
              <w:rPr>
                <w:sz w:val="15"/>
                <w:szCs w:val="15"/>
              </w:rPr>
              <w:t>⑶</w:t>
            </w:r>
            <w:r w:rsidRPr="00EA5D32">
              <w:rPr>
                <w:sz w:val="15"/>
                <w:szCs w:val="15"/>
              </w:rPr>
              <w:fldChar w:fldCharType="end"/>
            </w:r>
            <w:r w:rsidRPr="00EA5D32">
              <w:rPr>
                <w:sz w:val="15"/>
                <w:szCs w:val="15"/>
              </w:rPr>
              <w:t>设备单位检查人签名</w:t>
            </w:r>
          </w:p>
          <w:p w14:paraId="083E59A6" w14:textId="77777777" w:rsidR="001407A3" w:rsidRPr="00EA5D32" w:rsidRDefault="001407A3" w:rsidP="008873D9">
            <w:pPr>
              <w:snapToGrid w:val="0"/>
              <w:rPr>
                <w:sz w:val="15"/>
                <w:szCs w:val="15"/>
              </w:rPr>
            </w:pPr>
            <w:r w:rsidRPr="00EA5D32">
              <w:rPr>
                <w:sz w:val="15"/>
                <w:szCs w:val="15"/>
              </w:rPr>
              <w:fldChar w:fldCharType="begin"/>
            </w:r>
            <w:r w:rsidRPr="00EA5D32">
              <w:rPr>
                <w:sz w:val="15"/>
                <w:szCs w:val="15"/>
              </w:rPr>
              <w:instrText xml:space="preserve"> = 4 \* GB2 </w:instrText>
            </w:r>
            <w:r w:rsidRPr="00EA5D32">
              <w:rPr>
                <w:sz w:val="15"/>
                <w:szCs w:val="15"/>
              </w:rPr>
              <w:fldChar w:fldCharType="separate"/>
            </w:r>
            <w:r w:rsidRPr="00EA5D32">
              <w:rPr>
                <w:sz w:val="15"/>
                <w:szCs w:val="15"/>
              </w:rPr>
              <w:t>⑷</w:t>
            </w:r>
            <w:r w:rsidRPr="00EA5D32">
              <w:rPr>
                <w:sz w:val="15"/>
                <w:szCs w:val="15"/>
              </w:rPr>
              <w:fldChar w:fldCharType="end"/>
            </w:r>
            <w:r w:rsidRPr="00EA5D32">
              <w:rPr>
                <w:sz w:val="15"/>
                <w:szCs w:val="15"/>
              </w:rPr>
              <w:t>车站值班员签名</w:t>
            </w:r>
          </w:p>
        </w:tc>
        <w:tc>
          <w:tcPr>
            <w:tcW w:w="714" w:type="dxa"/>
            <w:vAlign w:val="center"/>
          </w:tcPr>
          <w:p w14:paraId="5B01E196" w14:textId="77777777" w:rsidR="001407A3" w:rsidRPr="00EA5D32" w:rsidRDefault="001407A3" w:rsidP="008873D9">
            <w:pPr>
              <w:snapToGrid w:val="0"/>
              <w:rPr>
                <w:sz w:val="15"/>
                <w:szCs w:val="15"/>
              </w:rPr>
            </w:pPr>
          </w:p>
        </w:tc>
      </w:tr>
      <w:tr w:rsidR="001407A3" w:rsidRPr="00EA5D32" w14:paraId="3ABBE190" w14:textId="77777777" w:rsidTr="008873D9">
        <w:trPr>
          <w:trHeight w:val="4498"/>
        </w:trPr>
        <w:tc>
          <w:tcPr>
            <w:tcW w:w="516" w:type="dxa"/>
            <w:tcBorders>
              <w:right w:val="single" w:sz="4" w:space="0" w:color="auto"/>
            </w:tcBorders>
            <w:vAlign w:val="center"/>
          </w:tcPr>
          <w:p w14:paraId="6E004466" w14:textId="77777777" w:rsidR="001407A3" w:rsidRPr="00EA5D32" w:rsidRDefault="001407A3" w:rsidP="008873D9">
            <w:pPr>
              <w:jc w:val="center"/>
              <w:rPr>
                <w:kern w:val="0"/>
                <w:sz w:val="15"/>
                <w:szCs w:val="15"/>
              </w:rPr>
            </w:pPr>
            <w:r w:rsidRPr="00EA5D32">
              <w:rPr>
                <w:kern w:val="0"/>
                <w:sz w:val="15"/>
                <w:szCs w:val="15"/>
              </w:rPr>
              <w:lastRenderedPageBreak/>
              <w:t>9033</w:t>
            </w:r>
          </w:p>
          <w:p w14:paraId="1B4CF41E" w14:textId="77777777" w:rsidR="001407A3" w:rsidRPr="00EA5D32" w:rsidRDefault="001407A3" w:rsidP="008873D9">
            <w:pPr>
              <w:jc w:val="center"/>
              <w:rPr>
                <w:kern w:val="0"/>
                <w:sz w:val="15"/>
                <w:szCs w:val="15"/>
              </w:rPr>
            </w:pPr>
          </w:p>
        </w:tc>
        <w:tc>
          <w:tcPr>
            <w:tcW w:w="603" w:type="dxa"/>
            <w:tcBorders>
              <w:left w:val="single" w:sz="4" w:space="0" w:color="auto"/>
              <w:right w:val="single" w:sz="4" w:space="0" w:color="auto"/>
            </w:tcBorders>
            <w:vAlign w:val="center"/>
          </w:tcPr>
          <w:p w14:paraId="723DEE80" w14:textId="77777777" w:rsidR="001407A3" w:rsidRPr="00EA5D32" w:rsidRDefault="001407A3" w:rsidP="008873D9">
            <w:pPr>
              <w:widowControl/>
              <w:spacing w:line="160" w:lineRule="exact"/>
              <w:jc w:val="center"/>
              <w:rPr>
                <w:kern w:val="0"/>
                <w:sz w:val="15"/>
                <w:szCs w:val="15"/>
              </w:rPr>
            </w:pPr>
            <w:r w:rsidRPr="00EA5D32">
              <w:rPr>
                <w:sz w:val="15"/>
                <w:szCs w:val="15"/>
              </w:rPr>
              <w:t xml:space="preserve">XX  </w:t>
            </w:r>
            <w:r w:rsidRPr="00EA5D32">
              <w:rPr>
                <w:kern w:val="0"/>
                <w:sz w:val="15"/>
                <w:szCs w:val="15"/>
              </w:rPr>
              <w:t>施工</w:t>
            </w:r>
          </w:p>
        </w:tc>
        <w:tc>
          <w:tcPr>
            <w:tcW w:w="795" w:type="dxa"/>
            <w:tcBorders>
              <w:left w:val="single" w:sz="4" w:space="0" w:color="auto"/>
            </w:tcBorders>
            <w:vAlign w:val="center"/>
          </w:tcPr>
          <w:p w14:paraId="4CF388E7" w14:textId="77777777" w:rsidR="001407A3" w:rsidRPr="00EA5D32" w:rsidRDefault="001407A3" w:rsidP="008873D9">
            <w:pPr>
              <w:spacing w:line="160" w:lineRule="exact"/>
              <w:jc w:val="center"/>
              <w:rPr>
                <w:kern w:val="0"/>
                <w:sz w:val="15"/>
                <w:szCs w:val="15"/>
              </w:rPr>
            </w:p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r w:rsidRPr="00EA5D32">
              <w:rPr>
                <w:kern w:val="0"/>
                <w:sz w:val="15"/>
                <w:szCs w:val="15"/>
              </w:rPr>
              <w:t>14</w:t>
            </w:r>
            <w:r w:rsidRPr="00EA5D32">
              <w:rPr>
                <w:kern w:val="0"/>
                <w:sz w:val="15"/>
                <w:szCs w:val="15"/>
              </w:rPr>
              <w:t>：</w:t>
            </w:r>
            <w:r w:rsidRPr="00EA5D32">
              <w:rPr>
                <w:kern w:val="0"/>
                <w:sz w:val="15"/>
                <w:szCs w:val="15"/>
              </w:rPr>
              <w:t>20</w:t>
            </w:r>
          </w:p>
        </w:tc>
        <w:tc>
          <w:tcPr>
            <w:tcW w:w="2909" w:type="dxa"/>
          </w:tcPr>
          <w:p w14:paraId="35D7EF0B" w14:textId="77777777" w:rsidR="001407A3" w:rsidRPr="00EA5D32" w:rsidRDefault="001407A3" w:rsidP="008873D9">
            <w:pPr>
              <w:widowControl/>
              <w:snapToGrid w:val="0"/>
              <w:rPr>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根据</w:t>
            </w:r>
            <w:r w:rsidRPr="00EA5D32">
              <w:rPr>
                <w:kern w:val="0"/>
                <w:sz w:val="15"/>
                <w:szCs w:val="15"/>
              </w:rPr>
              <w:t>X</w:t>
            </w:r>
            <w:r w:rsidRPr="00EA5D32">
              <w:rPr>
                <w:kern w:val="0"/>
                <w:sz w:val="15"/>
                <w:szCs w:val="15"/>
              </w:rPr>
              <w:t>月</w:t>
            </w:r>
            <w:r w:rsidRPr="00EA5D32">
              <w:rPr>
                <w:kern w:val="0"/>
                <w:sz w:val="15"/>
                <w:szCs w:val="15"/>
              </w:rPr>
              <w:t>X</w:t>
            </w:r>
            <w:r w:rsidRPr="00EA5D32">
              <w:rPr>
                <w:kern w:val="0"/>
                <w:sz w:val="15"/>
                <w:szCs w:val="15"/>
              </w:rPr>
              <w:t>日</w:t>
            </w:r>
            <w:r w:rsidRPr="00EA5D32">
              <w:rPr>
                <w:kern w:val="0"/>
                <w:sz w:val="15"/>
                <w:szCs w:val="15"/>
              </w:rPr>
              <w:t>X</w:t>
            </w:r>
            <w:proofErr w:type="gramStart"/>
            <w:r w:rsidRPr="00EA5D32">
              <w:rPr>
                <w:sz w:val="15"/>
                <w:szCs w:val="15"/>
              </w:rPr>
              <w:t>号施工</w:t>
            </w:r>
            <w:proofErr w:type="gramEnd"/>
            <w:r w:rsidRPr="00EA5D32">
              <w:rPr>
                <w:sz w:val="15"/>
                <w:szCs w:val="15"/>
              </w:rPr>
              <w:t>日计划，</w:t>
            </w:r>
            <w:r w:rsidRPr="00EA5D32">
              <w:rPr>
                <w:sz w:val="15"/>
                <w:szCs w:val="15"/>
              </w:rPr>
              <w:t>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w:t>
            </w:r>
            <w:r w:rsidRPr="00EA5D32">
              <w:rPr>
                <w:sz w:val="15"/>
                <w:szCs w:val="15"/>
              </w:rPr>
              <w:t>含</w:t>
            </w:r>
            <w:r w:rsidRPr="00EA5D32">
              <w:rPr>
                <w:sz w:val="15"/>
                <w:szCs w:val="15"/>
              </w:rPr>
              <w:t>A</w:t>
            </w:r>
            <w:r w:rsidRPr="00EA5D32">
              <w:rPr>
                <w:sz w:val="15"/>
                <w:szCs w:val="15"/>
              </w:rPr>
              <w:t>站</w:t>
            </w:r>
            <w:r w:rsidRPr="00EA5D32">
              <w:rPr>
                <w:sz w:val="15"/>
                <w:szCs w:val="15"/>
              </w:rPr>
              <w:t>II</w:t>
            </w:r>
            <w:r w:rsidRPr="00EA5D32">
              <w:rPr>
                <w:sz w:val="15"/>
                <w:szCs w:val="15"/>
              </w:rPr>
              <w:t>道及</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w:t>
            </w:r>
            <w:r w:rsidRPr="00EA5D32">
              <w:rPr>
                <w:sz w:val="15"/>
                <w:szCs w:val="15"/>
              </w:rPr>
              <w:t>)-B</w:t>
            </w:r>
            <w:r w:rsidRPr="00EA5D32">
              <w:rPr>
                <w:sz w:val="15"/>
                <w:szCs w:val="15"/>
              </w:rPr>
              <w:t>站间上行线</w:t>
            </w:r>
            <w:r w:rsidRPr="00EA5D32">
              <w:rPr>
                <w:sz w:val="15"/>
                <w:szCs w:val="15"/>
              </w:rPr>
              <w:t>: XXXkm+XXXm-XXXkm+XXXm</w:t>
            </w:r>
            <w:r w:rsidRPr="00EA5D32">
              <w:rPr>
                <w:sz w:val="15"/>
                <w:szCs w:val="15"/>
              </w:rPr>
              <w:t>处进行</w:t>
            </w:r>
            <w:r w:rsidRPr="00EA5D32">
              <w:rPr>
                <w:sz w:val="15"/>
                <w:szCs w:val="15"/>
              </w:rPr>
              <w:t>XX</w:t>
            </w:r>
            <w:r w:rsidRPr="00EA5D32">
              <w:rPr>
                <w:sz w:val="15"/>
                <w:szCs w:val="15"/>
              </w:rPr>
              <w:t>施工，</w:t>
            </w:r>
            <w:proofErr w:type="gramStart"/>
            <w:r w:rsidRPr="00EA5D32">
              <w:rPr>
                <w:sz w:val="15"/>
                <w:szCs w:val="15"/>
              </w:rPr>
              <w:t>点毕前</w:t>
            </w:r>
            <w:proofErr w:type="gramEnd"/>
            <w:r w:rsidRPr="00EA5D32">
              <w:rPr>
                <w:sz w:val="15"/>
                <w:szCs w:val="15"/>
              </w:rPr>
              <w:t>20</w:t>
            </w:r>
            <w:r w:rsidRPr="00EA5D32">
              <w:rPr>
                <w:sz w:val="15"/>
                <w:szCs w:val="15"/>
              </w:rPr>
              <w:t>分钟</w:t>
            </w:r>
            <w:r w:rsidRPr="00EA5D32">
              <w:rPr>
                <w:sz w:val="15"/>
                <w:szCs w:val="15"/>
              </w:rPr>
              <w:t>XX</w:t>
            </w:r>
            <w:proofErr w:type="gramStart"/>
            <w:r w:rsidRPr="00EA5D32">
              <w:rPr>
                <w:sz w:val="15"/>
                <w:szCs w:val="15"/>
              </w:rPr>
              <w:t>工电段</w:t>
            </w:r>
            <w:proofErr w:type="gramEnd"/>
            <w:r w:rsidRPr="00EA5D32">
              <w:rPr>
                <w:sz w:val="15"/>
                <w:szCs w:val="15"/>
              </w:rPr>
              <w:t>电务专业对</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号道岔进行调试。请求封锁</w:t>
            </w:r>
            <w:r w:rsidRPr="00EA5D32">
              <w:rPr>
                <w:sz w:val="15"/>
                <w:szCs w:val="15"/>
              </w:rPr>
              <w:t>A</w:t>
            </w:r>
            <w:r w:rsidRPr="00EA5D32">
              <w:rPr>
                <w:sz w:val="15"/>
                <w:szCs w:val="15"/>
              </w:rPr>
              <w:t>站</w:t>
            </w:r>
            <w:r w:rsidRPr="00EA5D32">
              <w:rPr>
                <w:sz w:val="15"/>
                <w:szCs w:val="15"/>
              </w:rPr>
              <w:t>(</w:t>
            </w:r>
            <w:r w:rsidRPr="00EA5D32">
              <w:rPr>
                <w:sz w:val="15"/>
                <w:szCs w:val="15"/>
              </w:rPr>
              <w:t>含</w:t>
            </w:r>
            <w:r w:rsidRPr="00EA5D32">
              <w:rPr>
                <w:sz w:val="15"/>
                <w:szCs w:val="15"/>
              </w:rPr>
              <w:t>A</w:t>
            </w:r>
            <w:r w:rsidRPr="00EA5D32">
              <w:rPr>
                <w:sz w:val="15"/>
                <w:szCs w:val="15"/>
              </w:rPr>
              <w:t>站</w:t>
            </w:r>
            <w:r w:rsidRPr="00EA5D32">
              <w:rPr>
                <w:sz w:val="15"/>
                <w:szCs w:val="15"/>
              </w:rPr>
              <w:t>II</w:t>
            </w:r>
            <w:r w:rsidRPr="00EA5D32">
              <w:rPr>
                <w:sz w:val="15"/>
                <w:szCs w:val="15"/>
              </w:rPr>
              <w:t>道及</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w:t>
            </w:r>
            <w:r w:rsidRPr="00EA5D32">
              <w:rPr>
                <w:sz w:val="15"/>
                <w:szCs w:val="15"/>
              </w:rPr>
              <w:t>)-B</w:t>
            </w:r>
            <w:r w:rsidRPr="00EA5D32">
              <w:rPr>
                <w:sz w:val="15"/>
                <w:szCs w:val="15"/>
              </w:rPr>
              <w:t>站间上行线；封锁时由</w:t>
            </w:r>
            <w:r w:rsidRPr="00EA5D32">
              <w:rPr>
                <w:sz w:val="15"/>
                <w:szCs w:val="15"/>
              </w:rPr>
              <w:t>A</w:t>
            </w:r>
            <w:r w:rsidRPr="00EA5D32">
              <w:rPr>
                <w:sz w:val="15"/>
                <w:szCs w:val="15"/>
              </w:rPr>
              <w:t>站加开大机作业车（</w:t>
            </w:r>
            <w:r w:rsidRPr="00EA5D32">
              <w:rPr>
                <w:sz w:val="15"/>
                <w:szCs w:val="15"/>
              </w:rPr>
              <w:t>1</w:t>
            </w:r>
            <w:r w:rsidRPr="00EA5D32">
              <w:rPr>
                <w:sz w:val="15"/>
                <w:szCs w:val="15"/>
              </w:rPr>
              <w:t>台）进入</w:t>
            </w:r>
            <w:r w:rsidRPr="00EA5D32">
              <w:rPr>
                <w:sz w:val="15"/>
                <w:szCs w:val="15"/>
              </w:rPr>
              <w:t>A</w:t>
            </w:r>
            <w:r w:rsidRPr="00EA5D32">
              <w:rPr>
                <w:sz w:val="15"/>
                <w:szCs w:val="15"/>
              </w:rPr>
              <w:t>站（</w:t>
            </w:r>
            <w:proofErr w:type="gramStart"/>
            <w:r w:rsidRPr="00EA5D32">
              <w:rPr>
                <w:sz w:val="15"/>
                <w:szCs w:val="15"/>
              </w:rPr>
              <w:t>含站</w:t>
            </w:r>
            <w:proofErr w:type="gramEnd"/>
            <w:r w:rsidRPr="00EA5D32">
              <w:rPr>
                <w:sz w:val="15"/>
                <w:szCs w:val="15"/>
              </w:rPr>
              <w:t>II</w:t>
            </w:r>
            <w:r w:rsidRPr="00EA5D32">
              <w:rPr>
                <w:sz w:val="15"/>
                <w:szCs w:val="15"/>
              </w:rPr>
              <w:t>道及</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w:t>
            </w:r>
            <w:r w:rsidRPr="00EA5D32">
              <w:rPr>
                <w:sz w:val="15"/>
                <w:szCs w:val="15"/>
              </w:rPr>
              <w:t>-B</w:t>
            </w:r>
            <w:r w:rsidRPr="00EA5D32">
              <w:rPr>
                <w:sz w:val="15"/>
                <w:szCs w:val="15"/>
              </w:rPr>
              <w:t>站区间上行线配合作业，防护点里程</w:t>
            </w:r>
            <w:r w:rsidRPr="00EA5D32">
              <w:rPr>
                <w:sz w:val="15"/>
                <w:szCs w:val="15"/>
              </w:rPr>
              <w:t>:XXXkmXXXm</w:t>
            </w:r>
            <w:r w:rsidRPr="00EA5D32">
              <w:rPr>
                <w:sz w:val="15"/>
                <w:szCs w:val="15"/>
              </w:rPr>
              <w:t>，不得越过上行线</w:t>
            </w:r>
            <w:r w:rsidRPr="00EA5D32">
              <w:rPr>
                <w:sz w:val="15"/>
                <w:szCs w:val="15"/>
              </w:rPr>
              <w:t>XXXkmXXXm</w:t>
            </w:r>
            <w:r w:rsidR="004B25CB" w:rsidRPr="00EA5D32">
              <w:rPr>
                <w:sz w:val="15"/>
                <w:szCs w:val="15"/>
              </w:rPr>
              <w:t>，</w:t>
            </w:r>
            <w:r w:rsidRPr="00EA5D32">
              <w:rPr>
                <w:sz w:val="15"/>
                <w:szCs w:val="15"/>
              </w:rPr>
              <w:t>作业完毕返回</w:t>
            </w:r>
            <w:r w:rsidRPr="00EA5D32">
              <w:rPr>
                <w:sz w:val="15"/>
                <w:szCs w:val="15"/>
              </w:rPr>
              <w:t>A</w:t>
            </w:r>
            <w:r w:rsidRPr="00EA5D32">
              <w:rPr>
                <w:sz w:val="15"/>
                <w:szCs w:val="15"/>
              </w:rPr>
              <w:t>站。</w:t>
            </w:r>
            <w:proofErr w:type="gramStart"/>
            <w:r w:rsidRPr="00EA5D32">
              <w:rPr>
                <w:sz w:val="15"/>
                <w:szCs w:val="15"/>
              </w:rPr>
              <w:t>点毕前</w:t>
            </w:r>
            <w:proofErr w:type="gramEnd"/>
            <w:r w:rsidRPr="00EA5D32">
              <w:rPr>
                <w:sz w:val="15"/>
                <w:szCs w:val="15"/>
              </w:rPr>
              <w:t>20</w:t>
            </w:r>
            <w:r w:rsidRPr="00EA5D32">
              <w:rPr>
                <w:sz w:val="15"/>
                <w:szCs w:val="15"/>
              </w:rPr>
              <w:t>分钟</w:t>
            </w:r>
            <w:r w:rsidRPr="00EA5D32">
              <w:rPr>
                <w:sz w:val="15"/>
                <w:szCs w:val="15"/>
              </w:rPr>
              <w:t>XX</w:t>
            </w:r>
            <w:proofErr w:type="gramStart"/>
            <w:r w:rsidRPr="00EA5D32">
              <w:rPr>
                <w:sz w:val="15"/>
                <w:szCs w:val="15"/>
              </w:rPr>
              <w:t>工电段</w:t>
            </w:r>
            <w:proofErr w:type="gramEnd"/>
            <w:r w:rsidRPr="00EA5D32">
              <w:rPr>
                <w:sz w:val="15"/>
                <w:szCs w:val="15"/>
              </w:rPr>
              <w:t>电务专业对</w:t>
            </w:r>
            <w:r w:rsidRPr="00EA5D32">
              <w:rPr>
                <w:sz w:val="15"/>
                <w:szCs w:val="15"/>
              </w:rPr>
              <w:t>A</w:t>
            </w:r>
            <w:r w:rsidRPr="00EA5D32">
              <w:rPr>
                <w:sz w:val="15"/>
                <w:szCs w:val="15"/>
              </w:rPr>
              <w:t>站</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号道岔进行调试，同时停止</w:t>
            </w:r>
            <w:r w:rsidRPr="00EA5D32">
              <w:rPr>
                <w:sz w:val="15"/>
                <w:szCs w:val="15"/>
              </w:rPr>
              <w:t>A</w:t>
            </w:r>
            <w:r w:rsidRPr="00EA5D32">
              <w:rPr>
                <w:sz w:val="15"/>
                <w:szCs w:val="15"/>
              </w:rPr>
              <w:t>站</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号接发列车及调车作业。</w:t>
            </w:r>
          </w:p>
          <w:p w14:paraId="37FA4CC4" w14:textId="77777777" w:rsidR="001407A3" w:rsidRPr="00EA5D32" w:rsidRDefault="001407A3" w:rsidP="008873D9">
            <w:pPr>
              <w:widowControl/>
              <w:snapToGrid w:val="0"/>
              <w:rPr>
                <w:kern w:val="0"/>
                <w:sz w:val="15"/>
                <w:szCs w:val="15"/>
              </w:rPr>
            </w:pPr>
            <w:r w:rsidRPr="00EA5D32">
              <w:rPr>
                <w:sz w:val="15"/>
                <w:szCs w:val="15"/>
              </w:rPr>
              <w:t>配合单位：</w:t>
            </w:r>
            <w:r w:rsidRPr="00EA5D32">
              <w:rPr>
                <w:sz w:val="15"/>
                <w:szCs w:val="15"/>
              </w:rPr>
              <w:t>XX</w:t>
            </w:r>
            <w:proofErr w:type="gramStart"/>
            <w:r w:rsidRPr="00EA5D32">
              <w:rPr>
                <w:sz w:val="15"/>
                <w:szCs w:val="15"/>
              </w:rPr>
              <w:t>工电段</w:t>
            </w:r>
            <w:proofErr w:type="gramEnd"/>
            <w:r w:rsidRPr="00EA5D32">
              <w:rPr>
                <w:sz w:val="15"/>
                <w:szCs w:val="15"/>
              </w:rPr>
              <w:t>电务专业，成都工务大机段，</w:t>
            </w:r>
            <w:r w:rsidRPr="00EA5D32">
              <w:rPr>
                <w:sz w:val="15"/>
                <w:szCs w:val="15"/>
              </w:rPr>
              <w:t>XX</w:t>
            </w:r>
            <w:r w:rsidRPr="00EA5D32">
              <w:rPr>
                <w:sz w:val="15"/>
                <w:szCs w:val="15"/>
              </w:rPr>
              <w:t>车务段</w:t>
            </w:r>
          </w:p>
          <w:p w14:paraId="185FD7E4"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2FEA13C1"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4204A95B" w14:textId="77777777" w:rsidR="001407A3" w:rsidRPr="00EA5D32" w:rsidRDefault="001407A3" w:rsidP="008873D9">
            <w:pPr>
              <w:widowControl/>
              <w:snapToGrid w:val="0"/>
              <w:ind w:firstLineChars="900" w:firstLine="1350"/>
              <w:rPr>
                <w:kern w:val="0"/>
                <w:sz w:val="15"/>
                <w:szCs w:val="15"/>
              </w:rPr>
            </w:pPr>
            <w:r w:rsidRPr="00EA5D32">
              <w:rPr>
                <w:sz w:val="15"/>
                <w:szCs w:val="15"/>
              </w:rPr>
              <w:t>成都工务大机段</w:t>
            </w:r>
            <w:r w:rsidRPr="00EA5D32">
              <w:rPr>
                <w:kern w:val="0"/>
                <w:sz w:val="15"/>
                <w:szCs w:val="15"/>
              </w:rPr>
              <w:t>XXX</w:t>
            </w:r>
          </w:p>
          <w:p w14:paraId="47E1E485"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524" w:type="dxa"/>
            <w:vAlign w:val="center"/>
          </w:tcPr>
          <w:p w14:paraId="4008A1B3" w14:textId="77777777" w:rsidR="001407A3" w:rsidRPr="00EA5D32" w:rsidRDefault="001407A3" w:rsidP="008873D9">
            <w:pPr>
              <w:spacing w:line="160" w:lineRule="exact"/>
              <w:jc w:val="center"/>
              <w:rPr>
                <w:kern w:val="0"/>
                <w:sz w:val="15"/>
                <w:szCs w:val="15"/>
              </w:rPr>
            </w:pPr>
            <w:r w:rsidRPr="00EA5D32">
              <w:rPr>
                <w:kern w:val="0"/>
                <w:sz w:val="15"/>
                <w:szCs w:val="15"/>
              </w:rPr>
              <w:t>180</w:t>
            </w:r>
          </w:p>
          <w:p w14:paraId="263032A3" w14:textId="77777777" w:rsidR="001407A3" w:rsidRPr="00EA5D32" w:rsidRDefault="001407A3" w:rsidP="008873D9">
            <w:pPr>
              <w:spacing w:line="160" w:lineRule="exact"/>
              <w:jc w:val="center"/>
              <w:rPr>
                <w:kern w:val="0"/>
                <w:sz w:val="15"/>
                <w:szCs w:val="15"/>
              </w:rPr>
            </w:pPr>
            <w:r w:rsidRPr="00EA5D32">
              <w:rPr>
                <w:kern w:val="0"/>
                <w:sz w:val="15"/>
                <w:szCs w:val="15"/>
              </w:rPr>
              <w:t>分钟</w:t>
            </w:r>
          </w:p>
        </w:tc>
        <w:tc>
          <w:tcPr>
            <w:tcW w:w="2138" w:type="dxa"/>
          </w:tcPr>
          <w:p w14:paraId="22134C31" w14:textId="77777777" w:rsidR="001407A3" w:rsidRPr="00EA5D32" w:rsidRDefault="001407A3" w:rsidP="008873D9">
            <w:pPr>
              <w:widowControl/>
              <w:ind w:left="75" w:hangingChars="50" w:hanging="75"/>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调度命令</w:t>
            </w:r>
            <w:r w:rsidRPr="00EA5D32">
              <w:rPr>
                <w:kern w:val="0"/>
                <w:sz w:val="15"/>
                <w:szCs w:val="15"/>
              </w:rPr>
              <w:t>D147-11016</w:t>
            </w:r>
            <w:r w:rsidRPr="00EA5D32">
              <w:rPr>
                <w:kern w:val="0"/>
                <w:sz w:val="15"/>
                <w:szCs w:val="15"/>
              </w:rPr>
              <w:t>号，</w:t>
            </w:r>
            <w:r w:rsidRPr="00EA5D32">
              <w:rPr>
                <w:kern w:val="0"/>
                <w:sz w:val="15"/>
                <w:szCs w:val="15"/>
              </w:rPr>
              <w:t>15</w:t>
            </w:r>
            <w:r w:rsidRPr="00EA5D32">
              <w:rPr>
                <w:kern w:val="0"/>
                <w:sz w:val="15"/>
                <w:szCs w:val="15"/>
              </w:rPr>
              <w:t>：</w:t>
            </w:r>
            <w:r w:rsidRPr="00EA5D32">
              <w:rPr>
                <w:kern w:val="0"/>
                <w:sz w:val="15"/>
                <w:szCs w:val="15"/>
              </w:rPr>
              <w:t>00</w:t>
            </w:r>
            <w:r w:rsidRPr="00EA5D32">
              <w:rPr>
                <w:kern w:val="0"/>
                <w:sz w:val="15"/>
                <w:szCs w:val="15"/>
              </w:rPr>
              <w:t>发令。</w:t>
            </w:r>
          </w:p>
          <w:p w14:paraId="595EB763"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15</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18</w:t>
            </w:r>
            <w:r w:rsidRPr="00EA5D32">
              <w:rPr>
                <w:kern w:val="0"/>
                <w:sz w:val="15"/>
                <w:szCs w:val="15"/>
              </w:rPr>
              <w:t>：</w:t>
            </w:r>
            <w:r w:rsidRPr="00EA5D32">
              <w:rPr>
                <w:kern w:val="0"/>
                <w:sz w:val="15"/>
                <w:szCs w:val="15"/>
              </w:rPr>
              <w:t>00</w:t>
            </w:r>
            <w:r w:rsidRPr="00EA5D32">
              <w:rPr>
                <w:kern w:val="0"/>
                <w:sz w:val="15"/>
                <w:szCs w:val="15"/>
              </w:rPr>
              <w:t>封锁。</w:t>
            </w:r>
          </w:p>
          <w:p w14:paraId="21AE24A9" w14:textId="77777777" w:rsidR="001407A3" w:rsidRPr="00EA5D32" w:rsidRDefault="001407A3" w:rsidP="008873D9">
            <w:pPr>
              <w:widowControl/>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30C13D1D" w14:textId="77777777" w:rsidR="001407A3" w:rsidRPr="00EA5D32" w:rsidRDefault="001407A3" w:rsidP="008873D9">
            <w:pPr>
              <w:widowControl/>
              <w:snapToGrid w:val="0"/>
              <w:ind w:left="900" w:hangingChars="600" w:hanging="900"/>
              <w:jc w:val="lef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00525396" w14:textId="77777777" w:rsidR="001407A3" w:rsidRPr="00EA5D32" w:rsidRDefault="001407A3" w:rsidP="008873D9">
            <w:pPr>
              <w:widowControl/>
              <w:snapToGrid w:val="0"/>
              <w:ind w:firstLineChars="400" w:firstLine="600"/>
              <w:jc w:val="left"/>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715D50FE" w14:textId="77777777" w:rsidR="001407A3" w:rsidRPr="00EA5D32" w:rsidRDefault="001407A3" w:rsidP="008873D9">
            <w:pPr>
              <w:widowControl/>
              <w:snapToGrid w:val="0"/>
              <w:ind w:firstLineChars="50" w:firstLine="75"/>
              <w:rPr>
                <w:kern w:val="0"/>
                <w:sz w:val="15"/>
                <w:szCs w:val="15"/>
              </w:rPr>
            </w:pPr>
          </w:p>
        </w:tc>
        <w:tc>
          <w:tcPr>
            <w:tcW w:w="928" w:type="dxa"/>
            <w:vAlign w:val="center"/>
          </w:tcPr>
          <w:p w14:paraId="23F926A0" w14:textId="77777777" w:rsidR="001407A3" w:rsidRPr="00EA5D32" w:rsidRDefault="001407A3" w:rsidP="008873D9">
            <w:pPr>
              <w:spacing w:line="160" w:lineRule="exact"/>
              <w:jc w:val="center"/>
              <w:rPr>
                <w:kern w:val="0"/>
                <w:sz w:val="15"/>
                <w:szCs w:val="15"/>
              </w:rPr>
            </w:pPr>
            <w:smartTag w:uri="urn:schemas-microsoft-com:office:smarttags" w:element="chsdate">
              <w:smartTagPr>
                <w:attr w:name="IsROCDate" w:val="False"/>
                <w:attr w:name="IsLunarDate" w:val="False"/>
                <w:attr w:name="Day" w:val="3"/>
                <w:attr w:name="Month" w:val="5"/>
                <w:attr w:name="Year" w:val="2013"/>
              </w:smartTagPr>
              <w:r w:rsidRPr="00EA5D32">
                <w:rPr>
                  <w:kern w:val="0"/>
                  <w:sz w:val="15"/>
                  <w:szCs w:val="15"/>
                </w:rPr>
                <w:t>5</w:t>
              </w:r>
              <w:r w:rsidRPr="00EA5D32">
                <w:rPr>
                  <w:kern w:val="0"/>
                  <w:sz w:val="15"/>
                  <w:szCs w:val="15"/>
                </w:rPr>
                <w:t>月</w:t>
              </w:r>
              <w:r w:rsidRPr="00EA5D32">
                <w:rPr>
                  <w:kern w:val="0"/>
                  <w:sz w:val="15"/>
                  <w:szCs w:val="15"/>
                </w:rPr>
                <w:t>3</w:t>
              </w:r>
              <w:r w:rsidRPr="00EA5D32">
                <w:rPr>
                  <w:kern w:val="0"/>
                  <w:sz w:val="15"/>
                  <w:szCs w:val="15"/>
                </w:rPr>
                <w:t>日</w:t>
              </w:r>
            </w:smartTag>
          </w:p>
          <w:p w14:paraId="284B7DDA" w14:textId="77777777" w:rsidR="001407A3" w:rsidRPr="00EA5D32" w:rsidRDefault="001407A3" w:rsidP="008873D9">
            <w:pPr>
              <w:spacing w:line="160" w:lineRule="exact"/>
              <w:jc w:val="center"/>
              <w:rPr>
                <w:kern w:val="0"/>
                <w:sz w:val="15"/>
                <w:szCs w:val="15"/>
              </w:rPr>
            </w:pPr>
            <w:r w:rsidRPr="00EA5D32">
              <w:rPr>
                <w:kern w:val="0"/>
                <w:sz w:val="15"/>
                <w:szCs w:val="15"/>
              </w:rPr>
              <w:t>17</w:t>
            </w:r>
            <w:r w:rsidRPr="00EA5D32">
              <w:rPr>
                <w:kern w:val="0"/>
                <w:sz w:val="15"/>
                <w:szCs w:val="15"/>
              </w:rPr>
              <w:t>：</w:t>
            </w:r>
            <w:r w:rsidRPr="00EA5D32">
              <w:rPr>
                <w:kern w:val="0"/>
                <w:sz w:val="15"/>
                <w:szCs w:val="15"/>
              </w:rPr>
              <w:t>55</w:t>
            </w:r>
          </w:p>
        </w:tc>
        <w:tc>
          <w:tcPr>
            <w:tcW w:w="2912" w:type="dxa"/>
          </w:tcPr>
          <w:p w14:paraId="7327D0BC"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sz w:val="15"/>
                <w:szCs w:val="15"/>
              </w:rPr>
              <w:t>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w:t>
            </w:r>
            <w:r w:rsidRPr="00EA5D32">
              <w:rPr>
                <w:sz w:val="15"/>
                <w:szCs w:val="15"/>
              </w:rPr>
              <w:t>含</w:t>
            </w:r>
            <w:r w:rsidRPr="00EA5D32">
              <w:rPr>
                <w:sz w:val="15"/>
                <w:szCs w:val="15"/>
              </w:rPr>
              <w:t>A</w:t>
            </w:r>
            <w:r w:rsidRPr="00EA5D32">
              <w:rPr>
                <w:sz w:val="15"/>
                <w:szCs w:val="15"/>
              </w:rPr>
              <w:t>站</w:t>
            </w:r>
            <w:r w:rsidRPr="00EA5D32">
              <w:rPr>
                <w:sz w:val="15"/>
                <w:szCs w:val="15"/>
              </w:rPr>
              <w:t>II</w:t>
            </w:r>
            <w:r w:rsidRPr="00EA5D32">
              <w:rPr>
                <w:sz w:val="15"/>
                <w:szCs w:val="15"/>
              </w:rPr>
              <w:t>道及</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w:t>
            </w:r>
            <w:r w:rsidRPr="00EA5D32">
              <w:rPr>
                <w:sz w:val="15"/>
                <w:szCs w:val="15"/>
              </w:rPr>
              <w:t>)-B</w:t>
            </w:r>
            <w:r w:rsidRPr="00EA5D32">
              <w:rPr>
                <w:sz w:val="15"/>
                <w:szCs w:val="15"/>
              </w:rPr>
              <w:t>站间上行线</w:t>
            </w:r>
            <w:r w:rsidRPr="00EA5D32">
              <w:rPr>
                <w:sz w:val="15"/>
                <w:szCs w:val="15"/>
              </w:rPr>
              <w:t>XXXkm+XXXm-XXXkm+XXXm</w:t>
            </w:r>
            <w:r w:rsidRPr="00EA5D32">
              <w:rPr>
                <w:sz w:val="15"/>
                <w:szCs w:val="15"/>
              </w:rPr>
              <w:t>处进行</w:t>
            </w:r>
            <w:r w:rsidRPr="00EA5D32">
              <w:rPr>
                <w:sz w:val="15"/>
                <w:szCs w:val="15"/>
              </w:rPr>
              <w:t>XX</w:t>
            </w:r>
            <w:r w:rsidRPr="00EA5D32">
              <w:rPr>
                <w:sz w:val="15"/>
                <w:szCs w:val="15"/>
              </w:rPr>
              <w:t>施工作业完毕，</w:t>
            </w:r>
            <w:r w:rsidRPr="00EA5D32">
              <w:rPr>
                <w:sz w:val="15"/>
                <w:szCs w:val="15"/>
              </w:rPr>
              <w:t>57002</w:t>
            </w:r>
            <w:r w:rsidRPr="00EA5D32">
              <w:rPr>
                <w:sz w:val="15"/>
                <w:szCs w:val="15"/>
              </w:rPr>
              <w:t>次施工路用列车已整列返回</w:t>
            </w:r>
            <w:r w:rsidRPr="00EA5D32">
              <w:rPr>
                <w:sz w:val="15"/>
                <w:szCs w:val="15"/>
              </w:rPr>
              <w:t>A</w:t>
            </w:r>
            <w:r w:rsidRPr="00EA5D32">
              <w:rPr>
                <w:sz w:val="15"/>
                <w:szCs w:val="15"/>
              </w:rPr>
              <w:t>站，</w:t>
            </w:r>
            <w:r w:rsidRPr="00EA5D32">
              <w:rPr>
                <w:sz w:val="15"/>
                <w:szCs w:val="15"/>
              </w:rPr>
              <w:t>XX</w:t>
            </w:r>
            <w:proofErr w:type="gramStart"/>
            <w:r w:rsidRPr="00EA5D32">
              <w:rPr>
                <w:sz w:val="15"/>
                <w:szCs w:val="15"/>
              </w:rPr>
              <w:t>工电段</w:t>
            </w:r>
            <w:proofErr w:type="gramEnd"/>
            <w:r w:rsidRPr="00EA5D32">
              <w:rPr>
                <w:sz w:val="15"/>
                <w:szCs w:val="15"/>
              </w:rPr>
              <w:t>电务专业调试完毕，人员机具已全部撤至安全地点，线路质量达到放行列车条件，请求开通</w:t>
            </w:r>
            <w:r w:rsidRPr="00EA5D32">
              <w:rPr>
                <w:sz w:val="15"/>
                <w:szCs w:val="15"/>
              </w:rPr>
              <w:t>A</w:t>
            </w:r>
            <w:r w:rsidRPr="00EA5D32">
              <w:rPr>
                <w:sz w:val="15"/>
                <w:szCs w:val="15"/>
              </w:rPr>
              <w:t>站</w:t>
            </w:r>
            <w:r w:rsidRPr="00EA5D32">
              <w:rPr>
                <w:sz w:val="15"/>
                <w:szCs w:val="15"/>
              </w:rPr>
              <w:t xml:space="preserve"> (</w:t>
            </w:r>
            <w:r w:rsidRPr="00EA5D32">
              <w:rPr>
                <w:sz w:val="15"/>
                <w:szCs w:val="15"/>
              </w:rPr>
              <w:t>含</w:t>
            </w:r>
            <w:r w:rsidRPr="00EA5D32">
              <w:rPr>
                <w:sz w:val="15"/>
                <w:szCs w:val="15"/>
              </w:rPr>
              <w:t>A</w:t>
            </w:r>
            <w:r w:rsidRPr="00EA5D32">
              <w:rPr>
                <w:sz w:val="15"/>
                <w:szCs w:val="15"/>
              </w:rPr>
              <w:t>站</w:t>
            </w:r>
            <w:r w:rsidRPr="00EA5D32">
              <w:rPr>
                <w:sz w:val="15"/>
                <w:szCs w:val="15"/>
              </w:rPr>
              <w:t>II</w:t>
            </w:r>
            <w:r w:rsidRPr="00EA5D32">
              <w:rPr>
                <w:sz w:val="15"/>
                <w:szCs w:val="15"/>
              </w:rPr>
              <w:t>道及</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号道岔</w:t>
            </w:r>
            <w:r w:rsidRPr="00EA5D32">
              <w:rPr>
                <w:sz w:val="15"/>
                <w:szCs w:val="15"/>
              </w:rPr>
              <w:t>)-B</w:t>
            </w:r>
            <w:r w:rsidRPr="00EA5D32">
              <w:rPr>
                <w:sz w:val="15"/>
                <w:szCs w:val="15"/>
              </w:rPr>
              <w:t>站间上行线，</w:t>
            </w:r>
            <w:proofErr w:type="gramStart"/>
            <w:r w:rsidRPr="00EA5D32">
              <w:rPr>
                <w:sz w:val="15"/>
                <w:szCs w:val="15"/>
              </w:rPr>
              <w:t>不</w:t>
            </w:r>
            <w:proofErr w:type="gramEnd"/>
            <w:r w:rsidRPr="00EA5D32">
              <w:rPr>
                <w:sz w:val="15"/>
                <w:szCs w:val="15"/>
              </w:rPr>
              <w:t>限速，同时恢复</w:t>
            </w:r>
            <w:r w:rsidRPr="00EA5D32">
              <w:rPr>
                <w:sz w:val="15"/>
                <w:szCs w:val="15"/>
              </w:rPr>
              <w:t>A</w:t>
            </w:r>
            <w:r w:rsidRPr="00EA5D32">
              <w:rPr>
                <w:sz w:val="15"/>
                <w:szCs w:val="15"/>
              </w:rPr>
              <w:t>站</w:t>
            </w:r>
            <w:r w:rsidRPr="00EA5D32">
              <w:rPr>
                <w:sz w:val="15"/>
                <w:szCs w:val="15"/>
              </w:rPr>
              <w:t>2</w:t>
            </w:r>
            <w:r w:rsidRPr="00EA5D32">
              <w:rPr>
                <w:sz w:val="15"/>
                <w:szCs w:val="15"/>
              </w:rPr>
              <w:t>号</w:t>
            </w:r>
            <w:r w:rsidRPr="00EA5D32">
              <w:rPr>
                <w:sz w:val="15"/>
                <w:szCs w:val="15"/>
              </w:rPr>
              <w:t>4</w:t>
            </w:r>
            <w:r w:rsidRPr="00EA5D32">
              <w:rPr>
                <w:sz w:val="15"/>
                <w:szCs w:val="15"/>
              </w:rPr>
              <w:t>号</w:t>
            </w:r>
            <w:r w:rsidRPr="00EA5D32">
              <w:rPr>
                <w:sz w:val="15"/>
                <w:szCs w:val="15"/>
              </w:rPr>
              <w:t>6</w:t>
            </w:r>
            <w:r w:rsidRPr="00EA5D32">
              <w:rPr>
                <w:sz w:val="15"/>
                <w:szCs w:val="15"/>
              </w:rPr>
              <w:t>号接发列车及调车作业。</w:t>
            </w:r>
          </w:p>
          <w:p w14:paraId="597FB382"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13165BC5"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5BCB4A5D" w14:textId="77777777" w:rsidR="001407A3" w:rsidRPr="00EA5D32" w:rsidRDefault="001407A3" w:rsidP="008873D9">
            <w:pPr>
              <w:widowControl/>
              <w:snapToGrid w:val="0"/>
              <w:ind w:firstLineChars="900" w:firstLine="1350"/>
              <w:rPr>
                <w:kern w:val="0"/>
                <w:sz w:val="15"/>
                <w:szCs w:val="15"/>
              </w:rPr>
            </w:pPr>
            <w:r w:rsidRPr="00EA5D32">
              <w:rPr>
                <w:sz w:val="15"/>
                <w:szCs w:val="15"/>
              </w:rPr>
              <w:t>成都工务大机段</w:t>
            </w:r>
            <w:r w:rsidRPr="00EA5D32">
              <w:rPr>
                <w:kern w:val="0"/>
                <w:sz w:val="15"/>
                <w:szCs w:val="15"/>
              </w:rPr>
              <w:t>XXX</w:t>
            </w:r>
          </w:p>
          <w:p w14:paraId="20F0BBA9" w14:textId="77777777" w:rsidR="001407A3" w:rsidRPr="00EA5D32" w:rsidRDefault="001407A3" w:rsidP="008873D9">
            <w:pPr>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2021" w:type="dxa"/>
          </w:tcPr>
          <w:p w14:paraId="4E5C0F1F" w14:textId="77777777" w:rsidR="001407A3" w:rsidRPr="00EA5D32" w:rsidRDefault="001407A3" w:rsidP="008873D9">
            <w:pPr>
              <w:widowControl/>
              <w:ind w:left="300" w:hangingChars="200" w:hanging="30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kern w:val="0"/>
                <w:sz w:val="15"/>
                <w:szCs w:val="15"/>
              </w:rPr>
              <w:t>⑴</w:t>
            </w:r>
            <w:r w:rsidRPr="00EA5D32">
              <w:rPr>
                <w:kern w:val="0"/>
                <w:sz w:val="15"/>
                <w:szCs w:val="15"/>
              </w:rPr>
              <w:fldChar w:fldCharType="end"/>
            </w:r>
            <w:r w:rsidRPr="00EA5D32">
              <w:rPr>
                <w:kern w:val="0"/>
                <w:sz w:val="15"/>
                <w:szCs w:val="15"/>
              </w:rPr>
              <w:t xml:space="preserve"> </w:t>
            </w:r>
            <w:r w:rsidRPr="00EA5D32">
              <w:rPr>
                <w:kern w:val="0"/>
                <w:sz w:val="15"/>
                <w:szCs w:val="15"/>
              </w:rPr>
              <w:t>调度命令</w:t>
            </w:r>
            <w:r w:rsidRPr="00EA5D32">
              <w:rPr>
                <w:kern w:val="0"/>
                <w:sz w:val="15"/>
                <w:szCs w:val="15"/>
              </w:rPr>
              <w:t>D102-11027</w:t>
            </w:r>
            <w:r w:rsidRPr="00EA5D32">
              <w:rPr>
                <w:kern w:val="0"/>
                <w:sz w:val="15"/>
                <w:szCs w:val="15"/>
              </w:rPr>
              <w:t>号，</w:t>
            </w:r>
            <w:r w:rsidRPr="00EA5D32">
              <w:rPr>
                <w:kern w:val="0"/>
                <w:sz w:val="15"/>
                <w:szCs w:val="15"/>
              </w:rPr>
              <w:t>18</w:t>
            </w:r>
            <w:r w:rsidRPr="00EA5D32">
              <w:rPr>
                <w:kern w:val="0"/>
                <w:sz w:val="15"/>
                <w:szCs w:val="15"/>
              </w:rPr>
              <w:t>：</w:t>
            </w:r>
            <w:r w:rsidRPr="00EA5D32">
              <w:rPr>
                <w:kern w:val="0"/>
                <w:sz w:val="15"/>
                <w:szCs w:val="15"/>
              </w:rPr>
              <w:t>00</w:t>
            </w:r>
            <w:r w:rsidRPr="00EA5D32">
              <w:rPr>
                <w:kern w:val="0"/>
                <w:sz w:val="15"/>
                <w:szCs w:val="15"/>
              </w:rPr>
              <w:t>开通。</w:t>
            </w:r>
          </w:p>
          <w:p w14:paraId="3CBCF21A"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37A0A11E" w14:textId="77777777" w:rsidR="001407A3" w:rsidRPr="00EA5D32" w:rsidRDefault="001407A3" w:rsidP="008873D9">
            <w:pPr>
              <w:widowControl/>
              <w:snapToGrid w:val="0"/>
              <w:rPr>
                <w:kern w:val="0"/>
                <w:sz w:val="15"/>
                <w:szCs w:val="15"/>
              </w:rPr>
            </w:pPr>
            <w:r w:rsidRPr="00EA5D32">
              <w:rPr>
                <w:kern w:val="0"/>
                <w:sz w:val="15"/>
                <w:szCs w:val="15"/>
              </w:rPr>
              <w:t xml:space="preserve"> XXX</w:t>
            </w:r>
            <w:proofErr w:type="gramStart"/>
            <w:r w:rsidRPr="00EA5D32">
              <w:rPr>
                <w:kern w:val="0"/>
                <w:sz w:val="15"/>
                <w:szCs w:val="15"/>
              </w:rPr>
              <w:t>工电段工务</w:t>
            </w:r>
            <w:proofErr w:type="gramEnd"/>
            <w:r w:rsidRPr="00EA5D32">
              <w:rPr>
                <w:kern w:val="0"/>
                <w:sz w:val="15"/>
                <w:szCs w:val="15"/>
              </w:rPr>
              <w:t>XXX</w:t>
            </w:r>
          </w:p>
          <w:p w14:paraId="2851D54A"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 xml:space="preserve">: </w:t>
            </w:r>
          </w:p>
          <w:p w14:paraId="6670461B"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7C3E6BEC" w14:textId="77777777" w:rsidR="001407A3" w:rsidRPr="00EA5D32" w:rsidRDefault="001407A3" w:rsidP="008873D9">
            <w:pPr>
              <w:widowControl/>
              <w:snapToGrid w:val="0"/>
              <w:rPr>
                <w:kern w:val="0"/>
                <w:sz w:val="15"/>
                <w:szCs w:val="15"/>
              </w:rPr>
            </w:pPr>
            <w:r w:rsidRPr="00EA5D32">
              <w:rPr>
                <w:sz w:val="15"/>
                <w:szCs w:val="15"/>
              </w:rPr>
              <w:t>成都工务大机段</w:t>
            </w:r>
            <w:r w:rsidRPr="00EA5D32">
              <w:rPr>
                <w:kern w:val="0"/>
                <w:sz w:val="15"/>
                <w:szCs w:val="15"/>
              </w:rPr>
              <w:t>XXX</w:t>
            </w:r>
          </w:p>
          <w:p w14:paraId="01BF2F14" w14:textId="77777777" w:rsidR="001407A3" w:rsidRPr="00EA5D32" w:rsidRDefault="001407A3" w:rsidP="008873D9">
            <w:pPr>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714" w:type="dxa"/>
            <w:vAlign w:val="center"/>
          </w:tcPr>
          <w:p w14:paraId="1E7DCCF0" w14:textId="77777777" w:rsidR="001407A3" w:rsidRPr="00EA5D32" w:rsidRDefault="001407A3" w:rsidP="008873D9">
            <w:pPr>
              <w:spacing w:line="0" w:lineRule="atLeast"/>
              <w:rPr>
                <w:sz w:val="15"/>
                <w:szCs w:val="15"/>
              </w:rPr>
            </w:pPr>
            <w:r w:rsidRPr="00EA5D32">
              <w:rPr>
                <w:kern w:val="0"/>
                <w:sz w:val="15"/>
                <w:szCs w:val="15"/>
              </w:rPr>
              <w:t>注：设备单位检查人项目内签名选择为</w:t>
            </w:r>
            <w:r w:rsidRPr="00EA5D32">
              <w:rPr>
                <w:kern w:val="0"/>
                <w:sz w:val="15"/>
                <w:szCs w:val="15"/>
              </w:rPr>
              <w:t>“</w:t>
            </w:r>
            <w:r w:rsidRPr="00EA5D32">
              <w:rPr>
                <w:kern w:val="0"/>
                <w:sz w:val="15"/>
                <w:szCs w:val="15"/>
              </w:rPr>
              <w:t>配合负责人</w:t>
            </w:r>
            <w:r w:rsidRPr="00EA5D32">
              <w:rPr>
                <w:kern w:val="0"/>
                <w:sz w:val="15"/>
                <w:szCs w:val="15"/>
              </w:rPr>
              <w:t>”</w:t>
            </w:r>
          </w:p>
          <w:p w14:paraId="5B2BCF48" w14:textId="77777777" w:rsidR="001407A3" w:rsidRPr="00EA5D32" w:rsidRDefault="001407A3" w:rsidP="008873D9">
            <w:pPr>
              <w:spacing w:line="160" w:lineRule="exact"/>
              <w:rPr>
                <w:sz w:val="15"/>
                <w:szCs w:val="15"/>
              </w:rPr>
            </w:pPr>
          </w:p>
        </w:tc>
      </w:tr>
    </w:tbl>
    <w:p w14:paraId="54C91413" w14:textId="77777777" w:rsidR="001407A3" w:rsidRPr="00EA5D32" w:rsidRDefault="001407A3" w:rsidP="001407A3"/>
    <w:p w14:paraId="4113F0AC" w14:textId="77777777" w:rsidR="001407A3" w:rsidRPr="00EA5D32" w:rsidRDefault="001407A3" w:rsidP="001407A3"/>
    <w:p w14:paraId="3504D32C" w14:textId="77777777" w:rsidR="001407A3" w:rsidRPr="00EA5D32" w:rsidRDefault="001407A3" w:rsidP="001407A3">
      <w:pPr>
        <w:ind w:firstLineChars="235" w:firstLine="564"/>
        <w:rPr>
          <w:rFonts w:eastAsia="仿宋_GB2312"/>
          <w:b/>
          <w:sz w:val="24"/>
        </w:rPr>
      </w:pPr>
    </w:p>
    <w:p w14:paraId="15260CEA" w14:textId="77777777" w:rsidR="001407A3" w:rsidRPr="00EA5D32" w:rsidRDefault="00EA1896" w:rsidP="001407A3">
      <w:pPr>
        <w:ind w:firstLineChars="235" w:firstLine="564"/>
        <w:rPr>
          <w:rFonts w:eastAsia="仿宋_GB2312"/>
          <w:b/>
          <w:sz w:val="24"/>
        </w:rPr>
      </w:pPr>
      <w:r w:rsidRPr="00EA5D32">
        <w:rPr>
          <w:rFonts w:eastAsia="仿宋_GB2312"/>
          <w:b/>
          <w:sz w:val="24"/>
        </w:rPr>
        <w:br w:type="page"/>
      </w:r>
      <w:r w:rsidR="001407A3" w:rsidRPr="00EA5D32">
        <w:rPr>
          <w:rFonts w:eastAsia="仿宋_GB2312"/>
          <w:b/>
          <w:sz w:val="24"/>
        </w:rPr>
        <w:lastRenderedPageBreak/>
        <w:t>（三）</w:t>
      </w:r>
      <w:proofErr w:type="gramStart"/>
      <w:r w:rsidR="001407A3" w:rsidRPr="00EA5D32">
        <w:rPr>
          <w:rFonts w:eastAsia="仿宋_GB2312"/>
          <w:b/>
          <w:sz w:val="24"/>
        </w:rPr>
        <w:t>工电段综合</w:t>
      </w:r>
      <w:proofErr w:type="gramEnd"/>
      <w:r w:rsidR="001407A3" w:rsidRPr="00EA5D32">
        <w:rPr>
          <w:rFonts w:eastAsia="仿宋_GB2312"/>
          <w:b/>
          <w:sz w:val="24"/>
        </w:rPr>
        <w:t>维修</w:t>
      </w:r>
    </w:p>
    <w:p w14:paraId="6FCA1CE2" w14:textId="77777777" w:rsidR="001407A3" w:rsidRPr="00EA5D32" w:rsidRDefault="001407A3" w:rsidP="001407A3">
      <w:pPr>
        <w:spacing w:line="0" w:lineRule="atLeast"/>
        <w:jc w:val="center"/>
        <w:rPr>
          <w:b/>
          <w:sz w:val="24"/>
        </w:rPr>
      </w:pPr>
      <w:r w:rsidRPr="00EA5D32">
        <w:rPr>
          <w:rFonts w:eastAsia="黑体"/>
          <w:sz w:val="32"/>
          <w:szCs w:val="32"/>
        </w:rPr>
        <w:t xml:space="preserve">                          </w:t>
      </w:r>
      <w:r w:rsidRPr="00EA5D32">
        <w:rPr>
          <w:rFonts w:eastAsia="黑体"/>
          <w:sz w:val="32"/>
          <w:szCs w:val="32"/>
        </w:rPr>
        <w:t>行</w:t>
      </w:r>
      <w:r w:rsidRPr="00EA5D32">
        <w:rPr>
          <w:rFonts w:eastAsia="黑体"/>
          <w:sz w:val="32"/>
          <w:szCs w:val="32"/>
        </w:rPr>
        <w:t xml:space="preserve"> </w:t>
      </w:r>
      <w:r w:rsidRPr="00EA5D32">
        <w:rPr>
          <w:rFonts w:eastAsia="黑体"/>
          <w:sz w:val="32"/>
          <w:szCs w:val="32"/>
        </w:rPr>
        <w:t>车</w:t>
      </w:r>
      <w:r w:rsidRPr="00EA5D32">
        <w:rPr>
          <w:rFonts w:eastAsia="黑体"/>
          <w:sz w:val="32"/>
          <w:szCs w:val="32"/>
        </w:rPr>
        <w:t xml:space="preserve"> </w:t>
      </w:r>
      <w:r w:rsidRPr="00EA5D32">
        <w:rPr>
          <w:rFonts w:eastAsia="黑体"/>
          <w:sz w:val="32"/>
          <w:szCs w:val="32"/>
        </w:rPr>
        <w:t>设</w:t>
      </w:r>
      <w:r w:rsidRPr="00EA5D32">
        <w:rPr>
          <w:rFonts w:eastAsia="黑体"/>
          <w:sz w:val="32"/>
          <w:szCs w:val="32"/>
        </w:rPr>
        <w:t xml:space="preserve"> </w:t>
      </w:r>
      <w:r w:rsidRPr="00EA5D32">
        <w:rPr>
          <w:rFonts w:eastAsia="黑体"/>
          <w:sz w:val="32"/>
          <w:szCs w:val="32"/>
        </w:rPr>
        <w:t>备</w:t>
      </w:r>
      <w:r w:rsidRPr="00EA5D32">
        <w:rPr>
          <w:rFonts w:eastAsia="黑体"/>
          <w:sz w:val="32"/>
          <w:szCs w:val="32"/>
        </w:rPr>
        <w:t xml:space="preserve"> </w:t>
      </w:r>
      <w:r w:rsidRPr="00EA5D32">
        <w:rPr>
          <w:rFonts w:eastAsia="黑体"/>
          <w:sz w:val="32"/>
          <w:szCs w:val="32"/>
        </w:rPr>
        <w:t>施</w:t>
      </w:r>
      <w:r w:rsidRPr="00EA5D32">
        <w:rPr>
          <w:rFonts w:eastAsia="黑体"/>
          <w:sz w:val="32"/>
          <w:szCs w:val="32"/>
        </w:rPr>
        <w:t xml:space="preserve"> </w:t>
      </w:r>
      <w:r w:rsidRPr="00EA5D32">
        <w:rPr>
          <w:rFonts w:eastAsia="黑体"/>
          <w:sz w:val="32"/>
          <w:szCs w:val="32"/>
        </w:rPr>
        <w:t>工</w:t>
      </w:r>
      <w:r w:rsidRPr="00EA5D32">
        <w:rPr>
          <w:rFonts w:eastAsia="黑体"/>
          <w:sz w:val="32"/>
          <w:szCs w:val="32"/>
        </w:rPr>
        <w:t xml:space="preserve"> </w:t>
      </w:r>
      <w:r w:rsidRPr="00EA5D32">
        <w:rPr>
          <w:rFonts w:eastAsia="黑体"/>
          <w:sz w:val="32"/>
          <w:szCs w:val="32"/>
        </w:rPr>
        <w:t>登</w:t>
      </w:r>
      <w:r w:rsidRPr="00EA5D32">
        <w:rPr>
          <w:rFonts w:eastAsia="黑体"/>
          <w:sz w:val="32"/>
          <w:szCs w:val="32"/>
        </w:rPr>
        <w:t xml:space="preserve"> </w:t>
      </w:r>
      <w:r w:rsidRPr="00EA5D32">
        <w:rPr>
          <w:rFonts w:eastAsia="黑体"/>
          <w:sz w:val="32"/>
          <w:szCs w:val="32"/>
        </w:rPr>
        <w:t>记</w:t>
      </w:r>
      <w:r w:rsidRPr="00EA5D32">
        <w:rPr>
          <w:rFonts w:eastAsia="黑体"/>
          <w:sz w:val="32"/>
          <w:szCs w:val="32"/>
        </w:rPr>
        <w:t xml:space="preserve"> </w:t>
      </w:r>
      <w:r w:rsidRPr="00EA5D32">
        <w:rPr>
          <w:rFonts w:eastAsia="黑体"/>
          <w:sz w:val="32"/>
          <w:szCs w:val="32"/>
        </w:rPr>
        <w:t>簿</w:t>
      </w:r>
      <w:r w:rsidRPr="00EA5D32">
        <w:rPr>
          <w:rFonts w:eastAsia="黑体"/>
          <w:sz w:val="32"/>
          <w:szCs w:val="32"/>
        </w:rPr>
        <w:t xml:space="preserve">               </w:t>
      </w:r>
      <w:proofErr w:type="gramStart"/>
      <w:r w:rsidRPr="00EA5D32">
        <w:rPr>
          <w:rFonts w:eastAsia="方正大黑简体"/>
          <w:sz w:val="24"/>
        </w:rPr>
        <w:t>运统</w:t>
      </w:r>
      <w:r w:rsidRPr="00EA5D32">
        <w:rPr>
          <w:rFonts w:eastAsia="方正大黑简体"/>
          <w:sz w:val="24"/>
        </w:rPr>
        <w:t>—</w:t>
      </w:r>
      <w:proofErr w:type="gramEnd"/>
      <w:r w:rsidRPr="00EA5D32">
        <w:rPr>
          <w:rFonts w:eastAsia="方正大黑简体"/>
          <w:sz w:val="24"/>
        </w:rPr>
        <w:t>46</w:t>
      </w:r>
      <w:r w:rsidRPr="00EA5D32">
        <w:rPr>
          <w:rFonts w:eastAsia="方正大黑简体"/>
          <w:sz w:val="24"/>
        </w:rPr>
        <w:t>（施工）</w:t>
      </w:r>
    </w:p>
    <w:tbl>
      <w:tblPr>
        <w:tblW w:w="13892" w:type="dxa"/>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648"/>
        <w:gridCol w:w="527"/>
        <w:gridCol w:w="822"/>
        <w:gridCol w:w="2941"/>
        <w:gridCol w:w="525"/>
        <w:gridCol w:w="2090"/>
        <w:gridCol w:w="1022"/>
        <w:gridCol w:w="2730"/>
        <w:gridCol w:w="1944"/>
        <w:gridCol w:w="643"/>
      </w:tblGrid>
      <w:tr w:rsidR="001407A3" w:rsidRPr="00EA5D32" w14:paraId="7ABE9BAD" w14:textId="77777777" w:rsidTr="008873D9">
        <w:trPr>
          <w:trHeight w:val="391"/>
          <w:tblHeader/>
        </w:trPr>
        <w:tc>
          <w:tcPr>
            <w:tcW w:w="5463" w:type="dxa"/>
            <w:gridSpan w:val="5"/>
            <w:vAlign w:val="center"/>
          </w:tcPr>
          <w:p w14:paraId="37C30CED" w14:textId="77777777" w:rsidR="001407A3" w:rsidRPr="00EA5D32" w:rsidRDefault="001407A3" w:rsidP="008873D9">
            <w:pPr>
              <w:spacing w:line="0" w:lineRule="atLeast"/>
              <w:jc w:val="center"/>
              <w:rPr>
                <w:sz w:val="15"/>
                <w:szCs w:val="15"/>
              </w:rPr>
            </w:pPr>
            <w:r w:rsidRPr="00EA5D32">
              <w:rPr>
                <w:sz w:val="15"/>
                <w:szCs w:val="15"/>
              </w:rPr>
              <w:t>请求施工（慢行及封锁）登记</w:t>
            </w:r>
          </w:p>
        </w:tc>
        <w:tc>
          <w:tcPr>
            <w:tcW w:w="2090" w:type="dxa"/>
            <w:vAlign w:val="center"/>
          </w:tcPr>
          <w:p w14:paraId="50D3BFA1" w14:textId="77777777" w:rsidR="001407A3" w:rsidRPr="00EA5D32" w:rsidRDefault="001407A3" w:rsidP="008873D9">
            <w:pPr>
              <w:spacing w:line="0" w:lineRule="atLeast"/>
              <w:jc w:val="center"/>
              <w:rPr>
                <w:sz w:val="15"/>
                <w:szCs w:val="15"/>
              </w:rPr>
            </w:pPr>
            <w:r w:rsidRPr="00EA5D32">
              <w:rPr>
                <w:sz w:val="15"/>
                <w:szCs w:val="15"/>
              </w:rPr>
              <w:t>承认施工</w:t>
            </w:r>
          </w:p>
        </w:tc>
        <w:tc>
          <w:tcPr>
            <w:tcW w:w="3752" w:type="dxa"/>
            <w:gridSpan w:val="2"/>
            <w:vAlign w:val="center"/>
          </w:tcPr>
          <w:p w14:paraId="666B7407" w14:textId="77777777" w:rsidR="001407A3" w:rsidRPr="00EA5D32" w:rsidRDefault="001407A3" w:rsidP="008873D9">
            <w:pPr>
              <w:spacing w:line="0" w:lineRule="atLeast"/>
              <w:jc w:val="center"/>
              <w:rPr>
                <w:sz w:val="15"/>
                <w:szCs w:val="15"/>
              </w:rPr>
            </w:pPr>
            <w:r w:rsidRPr="00EA5D32">
              <w:rPr>
                <w:sz w:val="15"/>
                <w:szCs w:val="15"/>
              </w:rPr>
              <w:t>施工后开通检查确认、销记</w:t>
            </w:r>
          </w:p>
        </w:tc>
        <w:tc>
          <w:tcPr>
            <w:tcW w:w="1944" w:type="dxa"/>
            <w:vAlign w:val="center"/>
          </w:tcPr>
          <w:p w14:paraId="434F2A00" w14:textId="77777777" w:rsidR="001407A3" w:rsidRPr="00EA5D32" w:rsidRDefault="001407A3" w:rsidP="008873D9">
            <w:pPr>
              <w:spacing w:line="0" w:lineRule="atLeast"/>
              <w:jc w:val="center"/>
              <w:rPr>
                <w:sz w:val="15"/>
                <w:szCs w:val="15"/>
              </w:rPr>
            </w:pPr>
            <w:r w:rsidRPr="00EA5D32">
              <w:rPr>
                <w:sz w:val="15"/>
                <w:szCs w:val="15"/>
              </w:rPr>
              <w:t>施工开通</w:t>
            </w:r>
          </w:p>
        </w:tc>
        <w:tc>
          <w:tcPr>
            <w:tcW w:w="643" w:type="dxa"/>
            <w:vAlign w:val="center"/>
          </w:tcPr>
          <w:p w14:paraId="4F0B2CB3" w14:textId="77777777" w:rsidR="001407A3" w:rsidRPr="00EA5D32" w:rsidRDefault="001407A3" w:rsidP="008873D9">
            <w:pPr>
              <w:spacing w:line="0" w:lineRule="atLeast"/>
              <w:jc w:val="center"/>
              <w:rPr>
                <w:sz w:val="15"/>
                <w:szCs w:val="15"/>
              </w:rPr>
            </w:pPr>
            <w:r w:rsidRPr="00EA5D32">
              <w:rPr>
                <w:sz w:val="15"/>
                <w:szCs w:val="15"/>
              </w:rPr>
              <w:t>备注</w:t>
            </w:r>
          </w:p>
        </w:tc>
      </w:tr>
      <w:tr w:rsidR="001407A3" w:rsidRPr="00EA5D32" w14:paraId="6D6BC90E" w14:textId="77777777" w:rsidTr="008873D9">
        <w:tc>
          <w:tcPr>
            <w:tcW w:w="648" w:type="dxa"/>
            <w:vAlign w:val="center"/>
          </w:tcPr>
          <w:p w14:paraId="7D673514" w14:textId="77777777" w:rsidR="001407A3" w:rsidRPr="00EA5D32" w:rsidRDefault="001407A3" w:rsidP="008873D9">
            <w:pPr>
              <w:spacing w:line="0" w:lineRule="atLeast"/>
              <w:jc w:val="center"/>
              <w:rPr>
                <w:sz w:val="15"/>
                <w:szCs w:val="15"/>
              </w:rPr>
            </w:pPr>
            <w:r w:rsidRPr="00EA5D32">
              <w:rPr>
                <w:sz w:val="15"/>
                <w:szCs w:val="15"/>
              </w:rPr>
              <w:t>本月施工编号</w:t>
            </w:r>
          </w:p>
        </w:tc>
        <w:tc>
          <w:tcPr>
            <w:tcW w:w="527" w:type="dxa"/>
            <w:vAlign w:val="center"/>
          </w:tcPr>
          <w:p w14:paraId="7B6C3C92" w14:textId="77777777" w:rsidR="001407A3" w:rsidRPr="00EA5D32" w:rsidRDefault="001407A3" w:rsidP="008873D9">
            <w:pPr>
              <w:spacing w:line="0" w:lineRule="atLeast"/>
              <w:jc w:val="center"/>
              <w:rPr>
                <w:sz w:val="15"/>
                <w:szCs w:val="15"/>
              </w:rPr>
            </w:pPr>
            <w:r w:rsidRPr="00EA5D32">
              <w:rPr>
                <w:sz w:val="15"/>
                <w:szCs w:val="15"/>
              </w:rPr>
              <w:t>施工项目</w:t>
            </w:r>
          </w:p>
        </w:tc>
        <w:tc>
          <w:tcPr>
            <w:tcW w:w="822" w:type="dxa"/>
            <w:vAlign w:val="center"/>
          </w:tcPr>
          <w:p w14:paraId="025C9412" w14:textId="77777777" w:rsidR="001407A3" w:rsidRPr="00EA5D32" w:rsidRDefault="001407A3" w:rsidP="008873D9">
            <w:pPr>
              <w:spacing w:line="0" w:lineRule="atLeast"/>
              <w:jc w:val="center"/>
              <w:rPr>
                <w:sz w:val="15"/>
                <w:szCs w:val="15"/>
              </w:rPr>
            </w:pPr>
            <w:r w:rsidRPr="00EA5D32">
              <w:rPr>
                <w:sz w:val="15"/>
                <w:szCs w:val="15"/>
              </w:rPr>
              <w:t>月日时分</w:t>
            </w:r>
          </w:p>
        </w:tc>
        <w:tc>
          <w:tcPr>
            <w:tcW w:w="2941" w:type="dxa"/>
            <w:vAlign w:val="center"/>
          </w:tcPr>
          <w:p w14:paraId="34A920BA" w14:textId="77777777" w:rsidR="001407A3" w:rsidRPr="00EA5D32" w:rsidRDefault="001407A3" w:rsidP="008873D9">
            <w:pPr>
              <w:spacing w:line="0" w:lineRule="atLeast"/>
              <w:rPr>
                <w:sz w:val="15"/>
                <w:szCs w:val="15"/>
              </w:rPr>
            </w:pPr>
            <w:r w:rsidRPr="00EA5D32">
              <w:rPr>
                <w:sz w:val="15"/>
                <w:szCs w:val="15"/>
              </w:rPr>
              <w:fldChar w:fldCharType="begin"/>
            </w:r>
            <w:r w:rsidRPr="00EA5D32">
              <w:rPr>
                <w:sz w:val="15"/>
                <w:szCs w:val="15"/>
              </w:rPr>
              <w:instrText>= 1 \* GB2</w:instrText>
            </w:r>
            <w:r w:rsidRPr="00EA5D32">
              <w:rPr>
                <w:sz w:val="15"/>
                <w:szCs w:val="15"/>
              </w:rPr>
              <w:fldChar w:fldCharType="separate"/>
            </w:r>
            <w:r w:rsidRPr="00EA5D32">
              <w:rPr>
                <w:noProof/>
                <w:sz w:val="15"/>
                <w:szCs w:val="15"/>
              </w:rPr>
              <w:t>⑴</w:t>
            </w:r>
            <w:r w:rsidRPr="00EA5D32">
              <w:rPr>
                <w:sz w:val="15"/>
                <w:szCs w:val="15"/>
              </w:rPr>
              <w:fldChar w:fldCharType="end"/>
            </w:r>
            <w:r w:rsidRPr="00EA5D32">
              <w:rPr>
                <w:sz w:val="15"/>
                <w:szCs w:val="15"/>
              </w:rPr>
              <w:t>影响使用范围（需要的慢行或封锁条件）</w:t>
            </w:r>
          </w:p>
          <w:p w14:paraId="57593D2A"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158C4A94"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4215CCD5"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525" w:type="dxa"/>
            <w:vAlign w:val="center"/>
          </w:tcPr>
          <w:p w14:paraId="595FE2A4" w14:textId="77777777" w:rsidR="001407A3" w:rsidRPr="00EA5D32" w:rsidRDefault="001407A3" w:rsidP="008873D9">
            <w:pPr>
              <w:spacing w:line="0" w:lineRule="atLeast"/>
              <w:jc w:val="center"/>
              <w:rPr>
                <w:sz w:val="15"/>
                <w:szCs w:val="15"/>
              </w:rPr>
            </w:pPr>
            <w:r w:rsidRPr="00EA5D32">
              <w:rPr>
                <w:sz w:val="15"/>
                <w:szCs w:val="15"/>
              </w:rPr>
              <w:t>所需时分</w:t>
            </w:r>
          </w:p>
        </w:tc>
        <w:tc>
          <w:tcPr>
            <w:tcW w:w="2090" w:type="dxa"/>
            <w:vAlign w:val="center"/>
          </w:tcPr>
          <w:p w14:paraId="4E86908F"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命令号及发令时间</w:t>
            </w:r>
          </w:p>
          <w:p w14:paraId="1B6495C5"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慢行及封锁起止时间</w:t>
            </w:r>
          </w:p>
          <w:p w14:paraId="7CD2558B"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车站值班员签名</w:t>
            </w:r>
          </w:p>
          <w:p w14:paraId="2C28B16E"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施工负责人签名</w:t>
            </w:r>
          </w:p>
        </w:tc>
        <w:tc>
          <w:tcPr>
            <w:tcW w:w="1022" w:type="dxa"/>
            <w:vAlign w:val="center"/>
          </w:tcPr>
          <w:p w14:paraId="302B8D39" w14:textId="77777777" w:rsidR="001407A3" w:rsidRPr="00EA5D32" w:rsidRDefault="001407A3" w:rsidP="008873D9">
            <w:pPr>
              <w:spacing w:line="0" w:lineRule="atLeast"/>
              <w:jc w:val="center"/>
              <w:rPr>
                <w:sz w:val="15"/>
                <w:szCs w:val="15"/>
              </w:rPr>
            </w:pPr>
            <w:r w:rsidRPr="00EA5D32">
              <w:rPr>
                <w:sz w:val="15"/>
                <w:szCs w:val="15"/>
              </w:rPr>
              <w:t>月日时分</w:t>
            </w:r>
          </w:p>
        </w:tc>
        <w:tc>
          <w:tcPr>
            <w:tcW w:w="2730" w:type="dxa"/>
            <w:vAlign w:val="center"/>
          </w:tcPr>
          <w:p w14:paraId="11D58965"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恢复使用范围和条件</w:t>
            </w:r>
            <w:r w:rsidRPr="00EA5D32">
              <w:rPr>
                <w:sz w:val="15"/>
                <w:szCs w:val="15"/>
              </w:rPr>
              <w:t>(</w:t>
            </w:r>
            <w:r w:rsidRPr="00EA5D32">
              <w:rPr>
                <w:sz w:val="15"/>
                <w:szCs w:val="15"/>
              </w:rPr>
              <w:t>开通后恢复常速确认</w:t>
            </w:r>
            <w:r w:rsidRPr="00EA5D32">
              <w:rPr>
                <w:sz w:val="15"/>
                <w:szCs w:val="15"/>
              </w:rPr>
              <w:t>)</w:t>
            </w:r>
          </w:p>
          <w:p w14:paraId="48049852"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73545734"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05A268CB"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1944" w:type="dxa"/>
            <w:vAlign w:val="center"/>
          </w:tcPr>
          <w:p w14:paraId="429AF3CF" w14:textId="77777777" w:rsidR="001407A3" w:rsidRPr="00EA5D32" w:rsidRDefault="001407A3" w:rsidP="008873D9">
            <w:pPr>
              <w:spacing w:line="0" w:lineRule="atLeast"/>
              <w:rPr>
                <w:sz w:val="15"/>
                <w:szCs w:val="15"/>
              </w:rPr>
            </w:pPr>
            <w:r w:rsidRPr="00EA5D32">
              <w:rPr>
                <w:sz w:val="15"/>
                <w:szCs w:val="15"/>
              </w:rPr>
              <w:t>(1)</w:t>
            </w:r>
            <w:r w:rsidRPr="00EA5D32">
              <w:rPr>
                <w:sz w:val="15"/>
                <w:szCs w:val="15"/>
              </w:rPr>
              <w:t>开通</w:t>
            </w:r>
            <w:r w:rsidRPr="00EA5D32">
              <w:rPr>
                <w:sz w:val="15"/>
                <w:szCs w:val="15"/>
              </w:rPr>
              <w:t>(</w:t>
            </w:r>
            <w:r w:rsidRPr="00EA5D32">
              <w:rPr>
                <w:sz w:val="15"/>
                <w:szCs w:val="15"/>
              </w:rPr>
              <w:t>恢复常速</w:t>
            </w:r>
            <w:r w:rsidRPr="00EA5D32">
              <w:rPr>
                <w:sz w:val="15"/>
                <w:szCs w:val="15"/>
              </w:rPr>
              <w:t xml:space="preserve">) </w:t>
            </w:r>
            <w:r w:rsidRPr="00EA5D32">
              <w:rPr>
                <w:sz w:val="15"/>
                <w:szCs w:val="15"/>
              </w:rPr>
              <w:t>命令号及开通时间</w:t>
            </w:r>
          </w:p>
          <w:p w14:paraId="4D8831A7" w14:textId="77777777" w:rsidR="001407A3" w:rsidRPr="00EA5D32" w:rsidRDefault="001407A3" w:rsidP="008873D9">
            <w:pPr>
              <w:spacing w:line="0" w:lineRule="atLeast"/>
              <w:rPr>
                <w:sz w:val="15"/>
                <w:szCs w:val="15"/>
              </w:rPr>
            </w:pPr>
            <w:r w:rsidRPr="00EA5D32">
              <w:rPr>
                <w:sz w:val="15"/>
                <w:szCs w:val="15"/>
              </w:rPr>
              <w:t>(2)</w:t>
            </w:r>
            <w:r w:rsidRPr="00EA5D32">
              <w:rPr>
                <w:sz w:val="15"/>
                <w:szCs w:val="15"/>
              </w:rPr>
              <w:t>施工负责人签名</w:t>
            </w:r>
          </w:p>
          <w:p w14:paraId="7CE5AB41" w14:textId="77777777" w:rsidR="001407A3" w:rsidRPr="00EA5D32" w:rsidRDefault="001407A3" w:rsidP="008873D9">
            <w:pPr>
              <w:spacing w:line="0" w:lineRule="atLeast"/>
              <w:rPr>
                <w:sz w:val="15"/>
                <w:szCs w:val="15"/>
              </w:rPr>
            </w:pPr>
            <w:r w:rsidRPr="00EA5D32">
              <w:rPr>
                <w:sz w:val="15"/>
                <w:szCs w:val="15"/>
              </w:rPr>
              <w:t>(3)</w:t>
            </w:r>
            <w:r w:rsidRPr="00EA5D32">
              <w:rPr>
                <w:sz w:val="15"/>
                <w:szCs w:val="15"/>
              </w:rPr>
              <w:t>设备单位检查人签名</w:t>
            </w:r>
          </w:p>
          <w:p w14:paraId="11E7E9C8" w14:textId="77777777" w:rsidR="001407A3" w:rsidRPr="00EA5D32" w:rsidRDefault="001407A3" w:rsidP="008873D9">
            <w:pPr>
              <w:spacing w:line="0" w:lineRule="atLeast"/>
              <w:rPr>
                <w:sz w:val="15"/>
                <w:szCs w:val="15"/>
              </w:rPr>
            </w:pPr>
            <w:r w:rsidRPr="00EA5D32">
              <w:rPr>
                <w:sz w:val="15"/>
                <w:szCs w:val="15"/>
              </w:rPr>
              <w:t>(4)</w:t>
            </w:r>
            <w:r w:rsidRPr="00EA5D32">
              <w:rPr>
                <w:sz w:val="15"/>
                <w:szCs w:val="15"/>
              </w:rPr>
              <w:t>车站值班员签名</w:t>
            </w:r>
          </w:p>
        </w:tc>
        <w:tc>
          <w:tcPr>
            <w:tcW w:w="643" w:type="dxa"/>
            <w:vAlign w:val="center"/>
          </w:tcPr>
          <w:p w14:paraId="0900593A" w14:textId="77777777" w:rsidR="001407A3" w:rsidRPr="00EA5D32" w:rsidRDefault="001407A3" w:rsidP="008873D9">
            <w:pPr>
              <w:spacing w:line="0" w:lineRule="atLeast"/>
              <w:rPr>
                <w:sz w:val="15"/>
                <w:szCs w:val="15"/>
              </w:rPr>
            </w:pPr>
          </w:p>
        </w:tc>
      </w:tr>
      <w:tr w:rsidR="001407A3" w:rsidRPr="00EA5D32" w14:paraId="7D320C7A" w14:textId="77777777" w:rsidTr="008873D9">
        <w:trPr>
          <w:trHeight w:val="5211"/>
        </w:trPr>
        <w:tc>
          <w:tcPr>
            <w:tcW w:w="648" w:type="dxa"/>
            <w:vAlign w:val="center"/>
          </w:tcPr>
          <w:p w14:paraId="5B0D06C2" w14:textId="77777777" w:rsidR="001407A3" w:rsidRPr="00EA5D32" w:rsidRDefault="001407A3" w:rsidP="008873D9">
            <w:pPr>
              <w:widowControl/>
              <w:jc w:val="center"/>
              <w:rPr>
                <w:kern w:val="0"/>
                <w:sz w:val="15"/>
                <w:szCs w:val="15"/>
              </w:rPr>
            </w:pPr>
            <w:r w:rsidRPr="00EA5D32">
              <w:rPr>
                <w:kern w:val="0"/>
                <w:sz w:val="15"/>
                <w:szCs w:val="15"/>
              </w:rPr>
              <w:t>33090</w:t>
            </w:r>
          </w:p>
        </w:tc>
        <w:tc>
          <w:tcPr>
            <w:tcW w:w="527" w:type="dxa"/>
            <w:vAlign w:val="center"/>
          </w:tcPr>
          <w:p w14:paraId="1DC9373E" w14:textId="77777777" w:rsidR="001407A3" w:rsidRPr="00EA5D32" w:rsidRDefault="001407A3" w:rsidP="008873D9">
            <w:pPr>
              <w:widowControl/>
              <w:ind w:firstLineChars="50" w:firstLine="75"/>
              <w:jc w:val="left"/>
              <w:rPr>
                <w:kern w:val="0"/>
                <w:sz w:val="15"/>
                <w:szCs w:val="15"/>
              </w:rPr>
            </w:pPr>
            <w:r w:rsidRPr="00EA5D32">
              <w:rPr>
                <w:kern w:val="0"/>
                <w:sz w:val="15"/>
                <w:szCs w:val="15"/>
              </w:rPr>
              <w:t>XX</w:t>
            </w:r>
            <w:r w:rsidRPr="00EA5D32">
              <w:rPr>
                <w:kern w:val="0"/>
                <w:sz w:val="15"/>
                <w:szCs w:val="15"/>
              </w:rPr>
              <w:t>维修</w:t>
            </w:r>
          </w:p>
        </w:tc>
        <w:tc>
          <w:tcPr>
            <w:tcW w:w="822" w:type="dxa"/>
            <w:vAlign w:val="center"/>
          </w:tcPr>
          <w:p w14:paraId="4B58F52D" w14:textId="77777777" w:rsidR="001407A3" w:rsidRPr="00EA5D32" w:rsidRDefault="001407A3" w:rsidP="008873D9">
            <w:pPr>
              <w:widowControl/>
              <w:jc w:val="center"/>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r w:rsidRPr="00EA5D32">
              <w:rPr>
                <w:kern w:val="0"/>
                <w:sz w:val="15"/>
                <w:szCs w:val="15"/>
              </w:rPr>
              <w:br/>
              <w:t>3</w:t>
            </w:r>
            <w:r w:rsidRPr="00EA5D32">
              <w:rPr>
                <w:kern w:val="0"/>
                <w:sz w:val="15"/>
                <w:szCs w:val="15"/>
              </w:rPr>
              <w:t>：</w:t>
            </w:r>
            <w:r w:rsidRPr="00EA5D32">
              <w:rPr>
                <w:kern w:val="0"/>
                <w:sz w:val="15"/>
                <w:szCs w:val="15"/>
              </w:rPr>
              <w:t>20</w:t>
            </w:r>
          </w:p>
        </w:tc>
        <w:tc>
          <w:tcPr>
            <w:tcW w:w="2941" w:type="dxa"/>
          </w:tcPr>
          <w:p w14:paraId="2EC2AD45" w14:textId="77777777" w:rsidR="001407A3" w:rsidRPr="00EA5D32" w:rsidRDefault="001407A3" w:rsidP="008873D9">
            <w:pPr>
              <w:widowControl/>
              <w:snapToGrid w:val="0"/>
              <w:rPr>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sz w:val="15"/>
                <w:szCs w:val="15"/>
              </w:rPr>
              <w:t>根据</w:t>
            </w:r>
            <w:r w:rsidRPr="00EA5D32">
              <w:rPr>
                <w:sz w:val="15"/>
                <w:szCs w:val="15"/>
              </w:rPr>
              <w:t>XX</w:t>
            </w:r>
            <w:r w:rsidRPr="00EA5D32">
              <w:rPr>
                <w:sz w:val="15"/>
                <w:szCs w:val="15"/>
              </w:rPr>
              <w:t>年</w:t>
            </w:r>
            <w:r w:rsidRPr="00EA5D32">
              <w:rPr>
                <w:sz w:val="15"/>
                <w:szCs w:val="15"/>
              </w:rPr>
              <w:t>X</w:t>
            </w:r>
            <w:r w:rsidRPr="00EA5D32">
              <w:rPr>
                <w:sz w:val="15"/>
                <w:szCs w:val="15"/>
              </w:rPr>
              <w:t>月</w:t>
            </w:r>
            <w:r w:rsidRPr="00EA5D32">
              <w:rPr>
                <w:sz w:val="15"/>
                <w:szCs w:val="15"/>
              </w:rPr>
              <w:t>X</w:t>
            </w:r>
            <w:r w:rsidRPr="00EA5D32">
              <w:rPr>
                <w:sz w:val="15"/>
                <w:szCs w:val="15"/>
              </w:rPr>
              <w:t>日</w:t>
            </w:r>
            <w:r w:rsidRPr="00EA5D32">
              <w:rPr>
                <w:sz w:val="15"/>
                <w:szCs w:val="15"/>
              </w:rPr>
              <w:t>-XXX</w:t>
            </w:r>
            <w:r w:rsidRPr="00EA5D32">
              <w:rPr>
                <w:sz w:val="15"/>
                <w:szCs w:val="15"/>
              </w:rPr>
              <w:t>号维修计划，</w:t>
            </w:r>
            <w:r w:rsidRPr="00EA5D32">
              <w:rPr>
                <w:sz w:val="15"/>
                <w:szCs w:val="15"/>
              </w:rPr>
              <w:t>XX</w:t>
            </w:r>
            <w:proofErr w:type="gramStart"/>
            <w:r w:rsidRPr="00EA5D32">
              <w:rPr>
                <w:sz w:val="15"/>
                <w:szCs w:val="15"/>
              </w:rPr>
              <w:t>工电段工务</w:t>
            </w:r>
            <w:proofErr w:type="gramEnd"/>
            <w:r w:rsidRPr="00EA5D32">
              <w:rPr>
                <w:sz w:val="15"/>
                <w:szCs w:val="15"/>
              </w:rPr>
              <w:t>专业、</w:t>
            </w:r>
            <w:r w:rsidRPr="00EA5D32">
              <w:rPr>
                <w:sz w:val="15"/>
                <w:szCs w:val="15"/>
              </w:rPr>
              <w:t>XX</w:t>
            </w:r>
            <w:proofErr w:type="gramStart"/>
            <w:r w:rsidRPr="00EA5D32">
              <w:rPr>
                <w:sz w:val="15"/>
                <w:szCs w:val="15"/>
              </w:rPr>
              <w:t>工电段</w:t>
            </w:r>
            <w:proofErr w:type="gramEnd"/>
            <w:r w:rsidRPr="00EA5D32">
              <w:rPr>
                <w:sz w:val="15"/>
                <w:szCs w:val="15"/>
              </w:rPr>
              <w:t>电务专业在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站间上行线</w:t>
            </w:r>
            <w:r w:rsidRPr="00EA5D32">
              <w:rPr>
                <w:sz w:val="15"/>
                <w:szCs w:val="15"/>
              </w:rPr>
              <w:t>XXXkm+XXXm-XXXkm+XXXm</w:t>
            </w:r>
            <w:r w:rsidR="004B25CB" w:rsidRPr="00EA5D32">
              <w:rPr>
                <w:sz w:val="15"/>
                <w:szCs w:val="15"/>
              </w:rPr>
              <w:t>，</w:t>
            </w:r>
            <w:r w:rsidRPr="00EA5D32">
              <w:rPr>
                <w:sz w:val="15"/>
                <w:szCs w:val="15"/>
              </w:rPr>
              <w:t>下行线</w:t>
            </w:r>
            <w:r w:rsidRPr="00EA5D32">
              <w:rPr>
                <w:sz w:val="15"/>
                <w:szCs w:val="15"/>
              </w:rPr>
              <w:t>XXXkm+XXXm-XXXkm+XXXm</w:t>
            </w:r>
            <w:r w:rsidRPr="00EA5D32">
              <w:rPr>
                <w:sz w:val="15"/>
                <w:szCs w:val="15"/>
              </w:rPr>
              <w:t>处，进行</w:t>
            </w:r>
            <w:r w:rsidRPr="00EA5D32">
              <w:rPr>
                <w:sz w:val="15"/>
                <w:szCs w:val="15"/>
              </w:rPr>
              <w:t>XX</w:t>
            </w:r>
            <w:r w:rsidRPr="00EA5D32">
              <w:rPr>
                <w:sz w:val="15"/>
                <w:szCs w:val="15"/>
              </w:rPr>
              <w:t>维修作业。</w:t>
            </w:r>
          </w:p>
          <w:p w14:paraId="7D7DF572" w14:textId="77777777" w:rsidR="001407A3" w:rsidRPr="00EA5D32" w:rsidRDefault="001407A3" w:rsidP="008873D9">
            <w:pPr>
              <w:widowControl/>
              <w:snapToGrid w:val="0"/>
              <w:rPr>
                <w:sz w:val="15"/>
                <w:szCs w:val="15"/>
              </w:rPr>
            </w:pPr>
            <w:r w:rsidRPr="00EA5D32">
              <w:rPr>
                <w:sz w:val="15"/>
                <w:szCs w:val="15"/>
              </w:rPr>
              <w:t>1.XX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站间上行线</w:t>
            </w:r>
            <w:r w:rsidRPr="00EA5D32">
              <w:rPr>
                <w:sz w:val="15"/>
                <w:szCs w:val="15"/>
              </w:rPr>
              <w:t>XXXkm+XXXm-XXXkm+XXXm</w:t>
            </w:r>
            <w:r w:rsidRPr="00EA5D32">
              <w:rPr>
                <w:sz w:val="15"/>
                <w:szCs w:val="15"/>
              </w:rPr>
              <w:t>处进行</w:t>
            </w:r>
            <w:r w:rsidRPr="00EA5D32">
              <w:rPr>
                <w:sz w:val="15"/>
                <w:szCs w:val="15"/>
              </w:rPr>
              <w:t>XX</w:t>
            </w:r>
            <w:r w:rsidRPr="00EA5D32">
              <w:rPr>
                <w:sz w:val="15"/>
                <w:szCs w:val="15"/>
              </w:rPr>
              <w:t>维修作业，请求停止</w:t>
            </w:r>
            <w:r w:rsidRPr="00EA5D32">
              <w:rPr>
                <w:sz w:val="15"/>
                <w:szCs w:val="15"/>
              </w:rPr>
              <w:t>A</w:t>
            </w:r>
            <w:r w:rsidRPr="00EA5D32">
              <w:rPr>
                <w:sz w:val="15"/>
                <w:szCs w:val="15"/>
              </w:rPr>
              <w:t>站</w:t>
            </w:r>
            <w:r w:rsidRPr="00EA5D32">
              <w:rPr>
                <w:sz w:val="15"/>
                <w:szCs w:val="15"/>
              </w:rPr>
              <w:t>-B</w:t>
            </w:r>
            <w:r w:rsidRPr="00EA5D32">
              <w:rPr>
                <w:sz w:val="15"/>
                <w:szCs w:val="15"/>
              </w:rPr>
              <w:t>站间上行线接发列车及调车作业。</w:t>
            </w:r>
          </w:p>
          <w:p w14:paraId="643E1E42" w14:textId="77777777" w:rsidR="001407A3" w:rsidRPr="00EA5D32" w:rsidRDefault="001407A3" w:rsidP="008873D9">
            <w:pPr>
              <w:widowControl/>
              <w:snapToGrid w:val="0"/>
              <w:rPr>
                <w:sz w:val="15"/>
                <w:szCs w:val="15"/>
              </w:rPr>
            </w:pPr>
            <w:r w:rsidRPr="00EA5D32">
              <w:rPr>
                <w:sz w:val="15"/>
                <w:szCs w:val="15"/>
              </w:rPr>
              <w:t>2.XX</w:t>
            </w:r>
            <w:proofErr w:type="gramStart"/>
            <w:r w:rsidRPr="00EA5D32">
              <w:rPr>
                <w:sz w:val="15"/>
                <w:szCs w:val="15"/>
              </w:rPr>
              <w:t>工电段</w:t>
            </w:r>
            <w:proofErr w:type="gramEnd"/>
            <w:r w:rsidRPr="00EA5D32">
              <w:rPr>
                <w:sz w:val="15"/>
                <w:szCs w:val="15"/>
              </w:rPr>
              <w:t>电务专业在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站间下行线</w:t>
            </w:r>
            <w:r w:rsidRPr="00EA5D32">
              <w:rPr>
                <w:sz w:val="15"/>
                <w:szCs w:val="15"/>
              </w:rPr>
              <w:t>XXXkm+XXXm-XXXkm+XXXm</w:t>
            </w:r>
            <w:r w:rsidRPr="00EA5D32">
              <w:rPr>
                <w:sz w:val="15"/>
                <w:szCs w:val="15"/>
              </w:rPr>
              <w:t>进行</w:t>
            </w:r>
            <w:r w:rsidRPr="00EA5D32">
              <w:rPr>
                <w:sz w:val="15"/>
                <w:szCs w:val="15"/>
              </w:rPr>
              <w:t>XX</w:t>
            </w:r>
            <w:r w:rsidRPr="00EA5D32">
              <w:rPr>
                <w:sz w:val="15"/>
                <w:szCs w:val="15"/>
              </w:rPr>
              <w:t>维修作业，请求停止</w:t>
            </w:r>
            <w:r w:rsidRPr="00EA5D32">
              <w:rPr>
                <w:sz w:val="15"/>
                <w:szCs w:val="15"/>
              </w:rPr>
              <w:t>A</w:t>
            </w:r>
            <w:r w:rsidRPr="00EA5D32">
              <w:rPr>
                <w:sz w:val="15"/>
                <w:szCs w:val="15"/>
              </w:rPr>
              <w:t>站</w:t>
            </w:r>
            <w:r w:rsidRPr="00EA5D32">
              <w:rPr>
                <w:sz w:val="15"/>
                <w:szCs w:val="15"/>
              </w:rPr>
              <w:t>-B</w:t>
            </w:r>
            <w:r w:rsidRPr="00EA5D32">
              <w:rPr>
                <w:sz w:val="15"/>
                <w:szCs w:val="15"/>
              </w:rPr>
              <w:t>站间下行线接发列车及调车作业。</w:t>
            </w:r>
          </w:p>
          <w:p w14:paraId="3E1BAFF4" w14:textId="77777777" w:rsidR="001407A3" w:rsidRPr="00EA5D32" w:rsidRDefault="001407A3" w:rsidP="008873D9">
            <w:pPr>
              <w:widowControl/>
              <w:snapToGrid w:val="0"/>
              <w:rPr>
                <w:kern w:val="0"/>
                <w:sz w:val="15"/>
                <w:szCs w:val="15"/>
              </w:rPr>
            </w:pPr>
            <w:r w:rsidRPr="00EA5D32">
              <w:rPr>
                <w:kern w:val="0"/>
                <w:sz w:val="15"/>
                <w:szCs w:val="15"/>
              </w:rPr>
              <w:t>3.</w:t>
            </w:r>
            <w:r w:rsidRPr="00EA5D32">
              <w:rPr>
                <w:sz w:val="15"/>
                <w:szCs w:val="15"/>
              </w:rPr>
              <w:t>XX</w:t>
            </w:r>
            <w:proofErr w:type="gramStart"/>
            <w:r w:rsidRPr="00EA5D32">
              <w:rPr>
                <w:sz w:val="15"/>
                <w:szCs w:val="15"/>
              </w:rPr>
              <w:t>工电段工务</w:t>
            </w:r>
            <w:proofErr w:type="gramEnd"/>
            <w:r w:rsidRPr="00EA5D32">
              <w:rPr>
                <w:sz w:val="15"/>
                <w:szCs w:val="15"/>
              </w:rPr>
              <w:t>专业主体请点，与</w:t>
            </w:r>
            <w:r w:rsidRPr="00EA5D32">
              <w:rPr>
                <w:sz w:val="15"/>
                <w:szCs w:val="15"/>
              </w:rPr>
              <w:t>XX</w:t>
            </w:r>
            <w:proofErr w:type="gramStart"/>
            <w:r w:rsidRPr="00EA5D32">
              <w:rPr>
                <w:sz w:val="15"/>
                <w:szCs w:val="15"/>
              </w:rPr>
              <w:t>工电段</w:t>
            </w:r>
            <w:proofErr w:type="gramEnd"/>
            <w:r w:rsidRPr="00EA5D32">
              <w:rPr>
                <w:sz w:val="15"/>
                <w:szCs w:val="15"/>
              </w:rPr>
              <w:t>电务专业共用天窗，</w:t>
            </w:r>
            <w:r w:rsidRPr="00EA5D32">
              <w:rPr>
                <w:kern w:val="0"/>
                <w:sz w:val="15"/>
                <w:szCs w:val="15"/>
              </w:rPr>
              <w:t>各专业间互不干扰。</w:t>
            </w:r>
          </w:p>
          <w:p w14:paraId="473A05A6"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17F77B43" w14:textId="77777777" w:rsidR="001407A3" w:rsidRPr="00EA5D32" w:rsidRDefault="001407A3" w:rsidP="008873D9">
            <w:pPr>
              <w:widowControl/>
              <w:snapToGrid w:val="0"/>
              <w:spacing w:line="200" w:lineRule="exact"/>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0C407789"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20366D1B" w14:textId="77777777" w:rsidR="001407A3" w:rsidRPr="00EA5D32" w:rsidRDefault="001407A3" w:rsidP="008873D9">
            <w:pPr>
              <w:widowControl/>
              <w:snapToGrid w:val="0"/>
              <w:spacing w:line="200" w:lineRule="exact"/>
              <w:ind w:firstLineChars="750" w:firstLine="1125"/>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63047056" w14:textId="77777777" w:rsidR="001407A3" w:rsidRPr="00EA5D32" w:rsidRDefault="001407A3" w:rsidP="008873D9">
            <w:pPr>
              <w:widowControl/>
              <w:snapToGrid w:val="0"/>
              <w:spacing w:line="200" w:lineRule="exact"/>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3C5670AE"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525" w:type="dxa"/>
            <w:vAlign w:val="center"/>
          </w:tcPr>
          <w:p w14:paraId="5B2D8A17" w14:textId="77777777" w:rsidR="001407A3" w:rsidRPr="00EA5D32" w:rsidRDefault="001407A3" w:rsidP="008873D9">
            <w:pPr>
              <w:widowControl/>
              <w:jc w:val="center"/>
              <w:rPr>
                <w:kern w:val="0"/>
                <w:sz w:val="15"/>
                <w:szCs w:val="15"/>
              </w:rPr>
            </w:pPr>
            <w:r w:rsidRPr="00EA5D32">
              <w:rPr>
                <w:kern w:val="0"/>
                <w:sz w:val="15"/>
                <w:szCs w:val="15"/>
              </w:rPr>
              <w:t>90</w:t>
            </w:r>
          </w:p>
          <w:p w14:paraId="7D178E1C" w14:textId="77777777" w:rsidR="001407A3" w:rsidRPr="00EA5D32" w:rsidRDefault="001407A3" w:rsidP="008873D9">
            <w:pPr>
              <w:widowControl/>
              <w:jc w:val="center"/>
              <w:rPr>
                <w:kern w:val="0"/>
                <w:sz w:val="15"/>
                <w:szCs w:val="15"/>
              </w:rPr>
            </w:pPr>
            <w:r w:rsidRPr="00EA5D32">
              <w:rPr>
                <w:kern w:val="0"/>
                <w:sz w:val="15"/>
                <w:szCs w:val="15"/>
              </w:rPr>
              <w:t>分钟</w:t>
            </w:r>
          </w:p>
        </w:tc>
        <w:tc>
          <w:tcPr>
            <w:tcW w:w="2090" w:type="dxa"/>
          </w:tcPr>
          <w:p w14:paraId="0BB3CEBF"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 xml:space="preserve"> D41-26802</w:t>
            </w:r>
            <w:r w:rsidRPr="00EA5D32">
              <w:rPr>
                <w:kern w:val="0"/>
                <w:sz w:val="15"/>
                <w:szCs w:val="15"/>
              </w:rPr>
              <w:t>，</w:t>
            </w:r>
            <w:r w:rsidRPr="00EA5D32">
              <w:rPr>
                <w:kern w:val="0"/>
                <w:sz w:val="15"/>
                <w:szCs w:val="15"/>
              </w:rPr>
              <w:t>4</w:t>
            </w:r>
            <w:r w:rsidRPr="00EA5D32">
              <w:rPr>
                <w:kern w:val="0"/>
                <w:sz w:val="15"/>
                <w:szCs w:val="15"/>
              </w:rPr>
              <w:t>：</w:t>
            </w:r>
            <w:r w:rsidRPr="00EA5D32">
              <w:rPr>
                <w:kern w:val="0"/>
                <w:sz w:val="15"/>
                <w:szCs w:val="15"/>
              </w:rPr>
              <w:t>00</w:t>
            </w:r>
            <w:r w:rsidRPr="00EA5D32">
              <w:rPr>
                <w:kern w:val="0"/>
                <w:sz w:val="15"/>
                <w:szCs w:val="15"/>
              </w:rPr>
              <w:t>发令。</w:t>
            </w:r>
          </w:p>
          <w:p w14:paraId="0C0F318F" w14:textId="77777777" w:rsidR="001407A3" w:rsidRPr="00EA5D32" w:rsidRDefault="001407A3" w:rsidP="008873D9">
            <w:pPr>
              <w:widowControl/>
              <w:snapToGrid w:val="0"/>
              <w:rPr>
                <w:kern w:val="0"/>
                <w:sz w:val="15"/>
                <w:szCs w:val="15"/>
                <w:bdr w:val="single" w:sz="4" w:space="0" w:color="auto"/>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4</w:t>
            </w:r>
            <w:r w:rsidRPr="00EA5D32">
              <w:rPr>
                <w:kern w:val="0"/>
                <w:sz w:val="15"/>
                <w:szCs w:val="15"/>
              </w:rPr>
              <w:t>：</w:t>
            </w:r>
            <w:r w:rsidRPr="00EA5D32">
              <w:rPr>
                <w:kern w:val="0"/>
                <w:sz w:val="15"/>
                <w:szCs w:val="15"/>
              </w:rPr>
              <w:t>00</w:t>
            </w:r>
            <w:r w:rsidRPr="00EA5D32">
              <w:rPr>
                <w:kern w:val="0"/>
                <w:sz w:val="15"/>
                <w:szCs w:val="15"/>
              </w:rPr>
              <w:t>至</w:t>
            </w:r>
            <w:r w:rsidRPr="00EA5D32">
              <w:rPr>
                <w:kern w:val="0"/>
                <w:sz w:val="15"/>
                <w:szCs w:val="15"/>
              </w:rPr>
              <w:t>5</w:t>
            </w:r>
            <w:r w:rsidRPr="00EA5D32">
              <w:rPr>
                <w:kern w:val="0"/>
                <w:sz w:val="15"/>
                <w:szCs w:val="15"/>
              </w:rPr>
              <w:t>：</w:t>
            </w:r>
            <w:r w:rsidRPr="00EA5D32">
              <w:rPr>
                <w:kern w:val="0"/>
                <w:sz w:val="15"/>
                <w:szCs w:val="15"/>
              </w:rPr>
              <w:t>30</w:t>
            </w:r>
            <w:r w:rsidRPr="00EA5D32">
              <w:rPr>
                <w:kern w:val="0"/>
                <w:sz w:val="15"/>
                <w:szCs w:val="15"/>
              </w:rPr>
              <w:t>分。</w:t>
            </w:r>
          </w:p>
          <w:p w14:paraId="3DECE8F5"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44B1C6B6"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7321076F" w14:textId="77777777" w:rsidR="001407A3" w:rsidRPr="00EA5D32" w:rsidRDefault="001407A3" w:rsidP="008873D9">
            <w:pPr>
              <w:widowControl/>
              <w:snapToGrid w:val="0"/>
              <w:spacing w:line="200" w:lineRule="exact"/>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55272CED" w14:textId="77777777" w:rsidR="001407A3" w:rsidRPr="00EA5D32" w:rsidRDefault="001407A3" w:rsidP="008873D9">
            <w:pPr>
              <w:widowControl/>
              <w:snapToGrid w:val="0"/>
              <w:spacing w:line="200" w:lineRule="exact"/>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5AF366D3" w14:textId="77777777" w:rsidR="001407A3" w:rsidRPr="00EA5D32" w:rsidRDefault="001407A3" w:rsidP="008873D9">
            <w:pPr>
              <w:widowControl/>
              <w:snapToGrid w:val="0"/>
              <w:spacing w:line="200" w:lineRule="exact"/>
              <w:rPr>
                <w:kern w:val="0"/>
                <w:sz w:val="15"/>
                <w:szCs w:val="15"/>
              </w:rPr>
            </w:pPr>
          </w:p>
          <w:p w14:paraId="46BC879D" w14:textId="77777777" w:rsidR="001407A3" w:rsidRPr="00EA5D32" w:rsidRDefault="001407A3" w:rsidP="008873D9">
            <w:pPr>
              <w:widowControl/>
              <w:snapToGrid w:val="0"/>
              <w:spacing w:line="200" w:lineRule="exact"/>
              <w:ind w:firstLineChars="1000" w:firstLine="1500"/>
              <w:rPr>
                <w:kern w:val="0"/>
                <w:sz w:val="15"/>
                <w:szCs w:val="15"/>
              </w:rPr>
            </w:pPr>
          </w:p>
        </w:tc>
        <w:tc>
          <w:tcPr>
            <w:tcW w:w="1022" w:type="dxa"/>
            <w:vAlign w:val="center"/>
          </w:tcPr>
          <w:p w14:paraId="49AB7F81" w14:textId="77777777" w:rsidR="001407A3" w:rsidRPr="00EA5D32" w:rsidRDefault="001407A3" w:rsidP="008873D9">
            <w:pPr>
              <w:widowControl/>
              <w:snapToGrid w:val="0"/>
              <w:jc w:val="center"/>
              <w:rPr>
                <w:kern w:val="0"/>
                <w:sz w:val="15"/>
                <w:szCs w:val="15"/>
              </w:rPr>
            </w:pPr>
            <w:smartTag w:uri="urn:schemas-microsoft-com:office:smarttags" w:element="chsdate">
              <w:smartTagPr>
                <w:attr w:name="Year" w:val="2013"/>
                <w:attr w:name="Month" w:val="5"/>
                <w:attr w:name="Day" w:val="16"/>
                <w:attr w:name="IsLunarDate" w:val="False"/>
                <w:attr w:name="IsROCDate" w:val="False"/>
              </w:smartTagPr>
              <w:r w:rsidRPr="00EA5D32">
                <w:rPr>
                  <w:kern w:val="0"/>
                  <w:sz w:val="15"/>
                  <w:szCs w:val="15"/>
                </w:rPr>
                <w:t>5</w:t>
              </w:r>
              <w:r w:rsidRPr="00EA5D32">
                <w:rPr>
                  <w:kern w:val="0"/>
                  <w:sz w:val="15"/>
                  <w:szCs w:val="15"/>
                </w:rPr>
                <w:t>月</w:t>
              </w:r>
              <w:r w:rsidRPr="00EA5D32">
                <w:rPr>
                  <w:kern w:val="0"/>
                  <w:sz w:val="15"/>
                  <w:szCs w:val="15"/>
                </w:rPr>
                <w:t>16</w:t>
              </w:r>
              <w:r w:rsidRPr="00EA5D32">
                <w:rPr>
                  <w:kern w:val="0"/>
                  <w:sz w:val="15"/>
                  <w:szCs w:val="15"/>
                </w:rPr>
                <w:t>日</w:t>
              </w:r>
            </w:smartTag>
          </w:p>
          <w:p w14:paraId="5347602A" w14:textId="77777777" w:rsidR="001407A3" w:rsidRPr="00EA5D32" w:rsidRDefault="001407A3" w:rsidP="008873D9">
            <w:pPr>
              <w:widowControl/>
              <w:snapToGrid w:val="0"/>
              <w:jc w:val="center"/>
              <w:rPr>
                <w:kern w:val="0"/>
                <w:sz w:val="15"/>
                <w:szCs w:val="15"/>
              </w:rPr>
            </w:pPr>
            <w:r w:rsidRPr="00EA5D32">
              <w:rPr>
                <w:kern w:val="0"/>
                <w:sz w:val="15"/>
                <w:szCs w:val="15"/>
              </w:rPr>
              <w:t>5</w:t>
            </w:r>
            <w:r w:rsidRPr="00EA5D32">
              <w:rPr>
                <w:kern w:val="0"/>
                <w:sz w:val="15"/>
                <w:szCs w:val="15"/>
              </w:rPr>
              <w:t>：</w:t>
            </w:r>
            <w:r w:rsidRPr="00EA5D32">
              <w:rPr>
                <w:kern w:val="0"/>
                <w:sz w:val="15"/>
                <w:szCs w:val="15"/>
              </w:rPr>
              <w:t>25</w:t>
            </w:r>
          </w:p>
        </w:tc>
        <w:tc>
          <w:tcPr>
            <w:tcW w:w="2730" w:type="dxa"/>
          </w:tcPr>
          <w:p w14:paraId="7440FF1A" w14:textId="77777777" w:rsidR="001407A3" w:rsidRPr="00EA5D32" w:rsidRDefault="001407A3" w:rsidP="008873D9">
            <w:pPr>
              <w:widowControl/>
              <w:snapToGrid w:val="0"/>
              <w:rPr>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1.</w:t>
            </w:r>
            <w:r w:rsidRPr="00EA5D32">
              <w:rPr>
                <w:sz w:val="15"/>
                <w:szCs w:val="15"/>
              </w:rPr>
              <w:t xml:space="preserve"> XX</w:t>
            </w:r>
            <w:proofErr w:type="gramStart"/>
            <w:r w:rsidRPr="00EA5D32">
              <w:rPr>
                <w:sz w:val="15"/>
                <w:szCs w:val="15"/>
              </w:rPr>
              <w:t>工电段工务</w:t>
            </w:r>
            <w:proofErr w:type="gramEnd"/>
            <w:r w:rsidRPr="00EA5D32">
              <w:rPr>
                <w:sz w:val="15"/>
                <w:szCs w:val="15"/>
              </w:rPr>
              <w:t>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站间上行线</w:t>
            </w:r>
            <w:r w:rsidRPr="00EA5D32">
              <w:rPr>
                <w:sz w:val="15"/>
                <w:szCs w:val="15"/>
              </w:rPr>
              <w:t>XXXkm+XXXm-XXXkm+XXXm</w:t>
            </w:r>
            <w:r w:rsidRPr="00EA5D32">
              <w:rPr>
                <w:sz w:val="15"/>
                <w:szCs w:val="15"/>
              </w:rPr>
              <w:t>处进行</w:t>
            </w:r>
            <w:r w:rsidRPr="00EA5D32">
              <w:rPr>
                <w:sz w:val="15"/>
                <w:szCs w:val="15"/>
              </w:rPr>
              <w:t>XX</w:t>
            </w:r>
            <w:r w:rsidRPr="00EA5D32">
              <w:rPr>
                <w:sz w:val="15"/>
                <w:szCs w:val="15"/>
              </w:rPr>
              <w:t>维修作业完毕，人员机具已全部撤至安全地点，线路具备正常放行列车条件，恢复</w:t>
            </w:r>
            <w:r w:rsidRPr="00EA5D32">
              <w:rPr>
                <w:sz w:val="15"/>
                <w:szCs w:val="15"/>
              </w:rPr>
              <w:t>A</w:t>
            </w:r>
            <w:r w:rsidRPr="00EA5D32">
              <w:rPr>
                <w:sz w:val="15"/>
                <w:szCs w:val="15"/>
              </w:rPr>
              <w:t>站</w:t>
            </w:r>
            <w:r w:rsidRPr="00EA5D32">
              <w:rPr>
                <w:sz w:val="15"/>
                <w:szCs w:val="15"/>
              </w:rPr>
              <w:t>-B</w:t>
            </w:r>
            <w:r w:rsidRPr="00EA5D32">
              <w:rPr>
                <w:sz w:val="15"/>
                <w:szCs w:val="15"/>
              </w:rPr>
              <w:t>站间上行线接发列车及调车作业，</w:t>
            </w:r>
            <w:proofErr w:type="gramStart"/>
            <w:r w:rsidRPr="00EA5D32">
              <w:rPr>
                <w:sz w:val="15"/>
                <w:szCs w:val="15"/>
              </w:rPr>
              <w:t>不</w:t>
            </w:r>
            <w:proofErr w:type="gramEnd"/>
            <w:r w:rsidRPr="00EA5D32">
              <w:rPr>
                <w:sz w:val="15"/>
                <w:szCs w:val="15"/>
              </w:rPr>
              <w:t>限速。</w:t>
            </w:r>
          </w:p>
          <w:p w14:paraId="7C876C19" w14:textId="77777777" w:rsidR="001407A3" w:rsidRPr="00EA5D32" w:rsidRDefault="001407A3" w:rsidP="008873D9">
            <w:pPr>
              <w:widowControl/>
              <w:snapToGrid w:val="0"/>
              <w:spacing w:line="200" w:lineRule="exact"/>
              <w:ind w:firstLineChars="100" w:firstLine="150"/>
              <w:rPr>
                <w:sz w:val="15"/>
                <w:szCs w:val="15"/>
              </w:rPr>
            </w:pPr>
            <w:r w:rsidRPr="00EA5D32">
              <w:rPr>
                <w:sz w:val="15"/>
                <w:szCs w:val="15"/>
              </w:rPr>
              <w:t>2.XX</w:t>
            </w:r>
            <w:proofErr w:type="gramStart"/>
            <w:r w:rsidRPr="00EA5D32">
              <w:rPr>
                <w:sz w:val="15"/>
                <w:szCs w:val="15"/>
              </w:rPr>
              <w:t>工电段</w:t>
            </w:r>
            <w:proofErr w:type="gramEnd"/>
            <w:r w:rsidRPr="00EA5D32">
              <w:rPr>
                <w:sz w:val="15"/>
                <w:szCs w:val="15"/>
              </w:rPr>
              <w:t>电务专业在</w:t>
            </w:r>
            <w:r w:rsidRPr="00EA5D32">
              <w:rPr>
                <w:sz w:val="15"/>
                <w:szCs w:val="15"/>
              </w:rPr>
              <w:t>XX</w:t>
            </w:r>
            <w:r w:rsidRPr="00EA5D32">
              <w:rPr>
                <w:sz w:val="15"/>
                <w:szCs w:val="15"/>
              </w:rPr>
              <w:t>线</w:t>
            </w:r>
            <w:r w:rsidRPr="00EA5D32">
              <w:rPr>
                <w:sz w:val="15"/>
                <w:szCs w:val="15"/>
              </w:rPr>
              <w:t>A</w:t>
            </w:r>
            <w:r w:rsidRPr="00EA5D32">
              <w:rPr>
                <w:sz w:val="15"/>
                <w:szCs w:val="15"/>
              </w:rPr>
              <w:t>站</w:t>
            </w:r>
            <w:r w:rsidRPr="00EA5D32">
              <w:rPr>
                <w:sz w:val="15"/>
                <w:szCs w:val="15"/>
              </w:rPr>
              <w:t>-B</w:t>
            </w:r>
            <w:r w:rsidRPr="00EA5D32">
              <w:rPr>
                <w:sz w:val="15"/>
                <w:szCs w:val="15"/>
              </w:rPr>
              <w:t>站间下行线</w:t>
            </w:r>
            <w:r w:rsidRPr="00EA5D32">
              <w:rPr>
                <w:sz w:val="15"/>
                <w:szCs w:val="15"/>
              </w:rPr>
              <w:t>XXXkm+XXXm-XXXkm+XXXm</w:t>
            </w:r>
            <w:r w:rsidRPr="00EA5D32">
              <w:rPr>
                <w:sz w:val="15"/>
                <w:szCs w:val="15"/>
              </w:rPr>
              <w:t>处进行</w:t>
            </w:r>
            <w:r w:rsidRPr="00EA5D32">
              <w:rPr>
                <w:sz w:val="15"/>
                <w:szCs w:val="15"/>
              </w:rPr>
              <w:t>XX</w:t>
            </w:r>
            <w:r w:rsidRPr="00EA5D32">
              <w:rPr>
                <w:sz w:val="15"/>
                <w:szCs w:val="15"/>
              </w:rPr>
              <w:t>维修作业完毕，人员机具已全部撤至安全地点，恢复</w:t>
            </w:r>
            <w:r w:rsidRPr="00EA5D32">
              <w:rPr>
                <w:sz w:val="15"/>
                <w:szCs w:val="15"/>
              </w:rPr>
              <w:t>A</w:t>
            </w:r>
            <w:r w:rsidRPr="00EA5D32">
              <w:rPr>
                <w:sz w:val="15"/>
                <w:szCs w:val="15"/>
              </w:rPr>
              <w:t>站</w:t>
            </w:r>
            <w:r w:rsidRPr="00EA5D32">
              <w:rPr>
                <w:sz w:val="15"/>
                <w:szCs w:val="15"/>
              </w:rPr>
              <w:t>-B</w:t>
            </w:r>
            <w:r w:rsidRPr="00EA5D32">
              <w:rPr>
                <w:sz w:val="15"/>
                <w:szCs w:val="15"/>
              </w:rPr>
              <w:t>站间下行线接发列车及调车作业。</w:t>
            </w:r>
          </w:p>
          <w:p w14:paraId="724AEB66"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 XXX</w:t>
            </w:r>
            <w:proofErr w:type="gramStart"/>
            <w:r w:rsidRPr="00EA5D32">
              <w:rPr>
                <w:kern w:val="0"/>
                <w:sz w:val="15"/>
                <w:szCs w:val="15"/>
              </w:rPr>
              <w:t>工电段工务</w:t>
            </w:r>
            <w:proofErr w:type="gramEnd"/>
            <w:r w:rsidRPr="00EA5D32">
              <w:rPr>
                <w:kern w:val="0"/>
                <w:sz w:val="15"/>
                <w:szCs w:val="15"/>
              </w:rPr>
              <w:t>XXX</w:t>
            </w:r>
          </w:p>
          <w:p w14:paraId="3F358CAF" w14:textId="77777777" w:rsidR="001407A3" w:rsidRPr="00EA5D32" w:rsidRDefault="001407A3" w:rsidP="008873D9">
            <w:pPr>
              <w:widowControl/>
              <w:snapToGrid w:val="0"/>
              <w:spacing w:line="200" w:lineRule="exact"/>
              <w:ind w:firstLineChars="750" w:firstLine="1125"/>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0462ED52" w14:textId="77777777" w:rsidR="001407A3" w:rsidRPr="00EA5D32" w:rsidRDefault="001407A3" w:rsidP="008873D9">
            <w:pPr>
              <w:widowControl/>
              <w:snapToGrid w:val="0"/>
              <w:spacing w:line="200" w:lineRule="exact"/>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62370ACD" w14:textId="77777777" w:rsidR="001407A3" w:rsidRPr="00EA5D32" w:rsidRDefault="001407A3" w:rsidP="008873D9">
            <w:pPr>
              <w:widowControl/>
              <w:snapToGrid w:val="0"/>
              <w:spacing w:line="200" w:lineRule="exact"/>
              <w:ind w:firstLineChars="800" w:firstLine="120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74A63429" w14:textId="77777777" w:rsidR="001407A3" w:rsidRPr="00EA5D32" w:rsidRDefault="001407A3" w:rsidP="008873D9">
            <w:pPr>
              <w:widowControl/>
              <w:snapToGrid w:val="0"/>
              <w:spacing w:line="200" w:lineRule="exact"/>
              <w:ind w:firstLineChars="800" w:firstLine="1200"/>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272BF2FF"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tc>
        <w:tc>
          <w:tcPr>
            <w:tcW w:w="1944" w:type="dxa"/>
          </w:tcPr>
          <w:p w14:paraId="5C15DBE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1 \* GB2 </w:instrText>
            </w:r>
            <w:r w:rsidRPr="00EA5D32">
              <w:rPr>
                <w:kern w:val="0"/>
                <w:sz w:val="15"/>
                <w:szCs w:val="15"/>
              </w:rPr>
              <w:fldChar w:fldCharType="separate"/>
            </w:r>
            <w:r w:rsidRPr="00EA5D32">
              <w:rPr>
                <w:noProof/>
                <w:kern w:val="0"/>
                <w:sz w:val="15"/>
                <w:szCs w:val="15"/>
              </w:rPr>
              <w:t>⑴</w:t>
            </w:r>
            <w:r w:rsidRPr="00EA5D32">
              <w:rPr>
                <w:kern w:val="0"/>
                <w:sz w:val="15"/>
                <w:szCs w:val="15"/>
              </w:rPr>
              <w:fldChar w:fldCharType="end"/>
            </w:r>
            <w:r w:rsidRPr="00EA5D32">
              <w:rPr>
                <w:kern w:val="0"/>
                <w:sz w:val="15"/>
                <w:szCs w:val="15"/>
              </w:rPr>
              <w:t>5</w:t>
            </w:r>
            <w:r w:rsidRPr="00EA5D32">
              <w:rPr>
                <w:kern w:val="0"/>
                <w:sz w:val="15"/>
                <w:szCs w:val="15"/>
              </w:rPr>
              <w:t>：</w:t>
            </w:r>
            <w:r w:rsidRPr="00EA5D32">
              <w:rPr>
                <w:kern w:val="0"/>
                <w:sz w:val="15"/>
                <w:szCs w:val="15"/>
              </w:rPr>
              <w:t>30</w:t>
            </w:r>
            <w:r w:rsidRPr="00EA5D32">
              <w:rPr>
                <w:kern w:val="0"/>
                <w:sz w:val="15"/>
                <w:szCs w:val="15"/>
              </w:rPr>
              <w:t>开通</w:t>
            </w:r>
          </w:p>
          <w:p w14:paraId="4DA220C2"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2 \* GB2 </w:instrText>
            </w:r>
            <w:r w:rsidRPr="00EA5D32">
              <w:rPr>
                <w:kern w:val="0"/>
                <w:sz w:val="15"/>
                <w:szCs w:val="15"/>
              </w:rPr>
              <w:fldChar w:fldCharType="separate"/>
            </w:r>
            <w:r w:rsidRPr="00EA5D32">
              <w:rPr>
                <w:noProof/>
                <w:kern w:val="0"/>
                <w:sz w:val="15"/>
                <w:szCs w:val="15"/>
              </w:rPr>
              <w:t>⑵</w:t>
            </w:r>
            <w:r w:rsidRPr="00EA5D32">
              <w:rPr>
                <w:kern w:val="0"/>
                <w:sz w:val="15"/>
                <w:szCs w:val="15"/>
              </w:rPr>
              <w:fldChar w:fldCharType="end"/>
            </w:r>
            <w:r w:rsidRPr="00EA5D32">
              <w:rPr>
                <w:kern w:val="0"/>
                <w:sz w:val="15"/>
                <w:szCs w:val="15"/>
              </w:rPr>
              <w:t xml:space="preserve"> </w:t>
            </w:r>
            <w:r w:rsidRPr="00EA5D32">
              <w:rPr>
                <w:kern w:val="0"/>
                <w:sz w:val="15"/>
                <w:szCs w:val="15"/>
              </w:rPr>
              <w:t>施工负责人</w:t>
            </w:r>
            <w:r w:rsidRPr="00EA5D32">
              <w:rPr>
                <w:kern w:val="0"/>
                <w:sz w:val="15"/>
                <w:szCs w:val="15"/>
              </w:rPr>
              <w:t>:</w:t>
            </w:r>
          </w:p>
          <w:p w14:paraId="5FCF8545"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37389D41" w14:textId="77777777" w:rsidR="001407A3" w:rsidRPr="00EA5D32" w:rsidRDefault="001407A3" w:rsidP="008873D9">
            <w:pPr>
              <w:widowControl/>
              <w:snapToGrid w:val="0"/>
              <w:spacing w:line="200" w:lineRule="exact"/>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11F5A3C1" w14:textId="77777777" w:rsidR="001407A3" w:rsidRPr="00EA5D32" w:rsidRDefault="001407A3" w:rsidP="008873D9">
            <w:pPr>
              <w:widowControl/>
              <w:snapToGrid w:val="0"/>
              <w:spacing w:line="200" w:lineRule="exact"/>
              <w:rPr>
                <w:kern w:val="0"/>
                <w:sz w:val="15"/>
                <w:szCs w:val="15"/>
              </w:rPr>
            </w:pPr>
          </w:p>
          <w:p w14:paraId="1797CE20"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3 \* GB2 </w:instrText>
            </w:r>
            <w:r w:rsidRPr="00EA5D32">
              <w:rPr>
                <w:kern w:val="0"/>
                <w:sz w:val="15"/>
                <w:szCs w:val="15"/>
              </w:rPr>
              <w:fldChar w:fldCharType="separate"/>
            </w:r>
            <w:r w:rsidRPr="00EA5D32">
              <w:rPr>
                <w:noProof/>
                <w:kern w:val="0"/>
                <w:sz w:val="15"/>
                <w:szCs w:val="15"/>
              </w:rPr>
              <w:t>⑶</w:t>
            </w:r>
            <w:r w:rsidRPr="00EA5D32">
              <w:rPr>
                <w:kern w:val="0"/>
                <w:sz w:val="15"/>
                <w:szCs w:val="15"/>
              </w:rPr>
              <w:fldChar w:fldCharType="end"/>
            </w:r>
            <w:r w:rsidRPr="00EA5D32">
              <w:rPr>
                <w:kern w:val="0"/>
                <w:sz w:val="15"/>
                <w:szCs w:val="15"/>
              </w:rPr>
              <w:t xml:space="preserve"> </w:t>
            </w:r>
            <w:r w:rsidRPr="00EA5D32">
              <w:rPr>
                <w:kern w:val="0"/>
                <w:sz w:val="15"/>
                <w:szCs w:val="15"/>
              </w:rPr>
              <w:t>设备单位检查人</w:t>
            </w:r>
            <w:r w:rsidRPr="00EA5D32">
              <w:rPr>
                <w:kern w:val="0"/>
                <w:sz w:val="15"/>
                <w:szCs w:val="15"/>
              </w:rPr>
              <w:t>:</w:t>
            </w:r>
          </w:p>
          <w:p w14:paraId="35CB5F24" w14:textId="77777777" w:rsidR="001407A3" w:rsidRPr="00EA5D32" w:rsidRDefault="001407A3" w:rsidP="008873D9">
            <w:pPr>
              <w:widowControl/>
              <w:snapToGrid w:val="0"/>
              <w:rPr>
                <w:kern w:val="0"/>
                <w:sz w:val="15"/>
                <w:szCs w:val="15"/>
              </w:rPr>
            </w:pPr>
            <w:r w:rsidRPr="00EA5D32">
              <w:rPr>
                <w:kern w:val="0"/>
                <w:sz w:val="15"/>
                <w:szCs w:val="15"/>
              </w:rPr>
              <w:t>XXX</w:t>
            </w:r>
            <w:proofErr w:type="gramStart"/>
            <w:r w:rsidRPr="00EA5D32">
              <w:rPr>
                <w:kern w:val="0"/>
                <w:sz w:val="15"/>
                <w:szCs w:val="15"/>
              </w:rPr>
              <w:t>工电段工务</w:t>
            </w:r>
            <w:proofErr w:type="gramEnd"/>
            <w:r w:rsidRPr="00EA5D32">
              <w:rPr>
                <w:kern w:val="0"/>
                <w:sz w:val="15"/>
                <w:szCs w:val="15"/>
              </w:rPr>
              <w:t>XXX</w:t>
            </w:r>
          </w:p>
          <w:p w14:paraId="560DC6C9" w14:textId="77777777" w:rsidR="001407A3" w:rsidRPr="00EA5D32" w:rsidRDefault="001407A3" w:rsidP="008873D9">
            <w:pPr>
              <w:widowControl/>
              <w:snapToGrid w:val="0"/>
              <w:spacing w:line="200" w:lineRule="exact"/>
              <w:rPr>
                <w:kern w:val="0"/>
                <w:sz w:val="15"/>
                <w:szCs w:val="15"/>
              </w:rPr>
            </w:pPr>
            <w:r w:rsidRPr="00EA5D32">
              <w:rPr>
                <w:kern w:val="0"/>
                <w:sz w:val="15"/>
                <w:szCs w:val="15"/>
              </w:rPr>
              <w:t>XXX</w:t>
            </w:r>
            <w:proofErr w:type="gramStart"/>
            <w:r w:rsidRPr="00EA5D32">
              <w:rPr>
                <w:kern w:val="0"/>
                <w:sz w:val="15"/>
                <w:szCs w:val="15"/>
              </w:rPr>
              <w:t>工电段</w:t>
            </w:r>
            <w:proofErr w:type="gramEnd"/>
            <w:r w:rsidRPr="00EA5D32">
              <w:rPr>
                <w:kern w:val="0"/>
                <w:sz w:val="15"/>
                <w:szCs w:val="15"/>
              </w:rPr>
              <w:t>电务</w:t>
            </w:r>
            <w:r w:rsidRPr="00EA5D32">
              <w:rPr>
                <w:kern w:val="0"/>
                <w:sz w:val="15"/>
                <w:szCs w:val="15"/>
              </w:rPr>
              <w:t>XXX</w:t>
            </w:r>
          </w:p>
          <w:p w14:paraId="698FFDA2" w14:textId="77777777" w:rsidR="001407A3" w:rsidRPr="00EA5D32" w:rsidRDefault="001407A3" w:rsidP="008873D9">
            <w:pPr>
              <w:widowControl/>
              <w:snapToGrid w:val="0"/>
              <w:rPr>
                <w:kern w:val="0"/>
                <w:sz w:val="15"/>
                <w:szCs w:val="15"/>
              </w:rPr>
            </w:pPr>
          </w:p>
          <w:p w14:paraId="54023047" w14:textId="77777777" w:rsidR="001407A3" w:rsidRPr="00EA5D32" w:rsidRDefault="001407A3" w:rsidP="008873D9">
            <w:pPr>
              <w:widowControl/>
              <w:snapToGrid w:val="0"/>
              <w:rPr>
                <w:kern w:val="0"/>
                <w:sz w:val="15"/>
                <w:szCs w:val="15"/>
              </w:rPr>
            </w:pPr>
            <w:r w:rsidRPr="00EA5D32">
              <w:rPr>
                <w:kern w:val="0"/>
                <w:sz w:val="15"/>
                <w:szCs w:val="15"/>
              </w:rPr>
              <w:fldChar w:fldCharType="begin"/>
            </w:r>
            <w:r w:rsidRPr="00EA5D32">
              <w:rPr>
                <w:kern w:val="0"/>
                <w:sz w:val="15"/>
                <w:szCs w:val="15"/>
              </w:rPr>
              <w:instrText xml:space="preserve"> = 4 \* GB2 </w:instrText>
            </w:r>
            <w:r w:rsidRPr="00EA5D32">
              <w:rPr>
                <w:kern w:val="0"/>
                <w:sz w:val="15"/>
                <w:szCs w:val="15"/>
              </w:rPr>
              <w:fldChar w:fldCharType="separate"/>
            </w:r>
            <w:r w:rsidRPr="00EA5D32">
              <w:rPr>
                <w:noProof/>
                <w:kern w:val="0"/>
                <w:sz w:val="15"/>
                <w:szCs w:val="15"/>
              </w:rPr>
              <w:t>⑷</w:t>
            </w:r>
            <w:r w:rsidRPr="00EA5D32">
              <w:rPr>
                <w:kern w:val="0"/>
                <w:sz w:val="15"/>
                <w:szCs w:val="15"/>
              </w:rPr>
              <w:fldChar w:fldCharType="end"/>
            </w:r>
            <w:r w:rsidRPr="00EA5D32">
              <w:rPr>
                <w:kern w:val="0"/>
                <w:sz w:val="15"/>
                <w:szCs w:val="15"/>
              </w:rPr>
              <w:t xml:space="preserve"> </w:t>
            </w:r>
            <w:r w:rsidRPr="00EA5D32">
              <w:rPr>
                <w:kern w:val="0"/>
                <w:sz w:val="15"/>
                <w:szCs w:val="15"/>
              </w:rPr>
              <w:t>车站值班员：</w:t>
            </w:r>
            <w:r w:rsidRPr="00EA5D32">
              <w:rPr>
                <w:kern w:val="0"/>
                <w:sz w:val="15"/>
                <w:szCs w:val="15"/>
              </w:rPr>
              <w:t>XXX</w:t>
            </w:r>
          </w:p>
          <w:p w14:paraId="7302FA5E" w14:textId="77777777" w:rsidR="001407A3" w:rsidRPr="00EA5D32" w:rsidRDefault="001407A3" w:rsidP="008873D9">
            <w:pPr>
              <w:widowControl/>
              <w:snapToGrid w:val="0"/>
              <w:rPr>
                <w:kern w:val="0"/>
                <w:sz w:val="15"/>
                <w:szCs w:val="15"/>
              </w:rPr>
            </w:pPr>
          </w:p>
        </w:tc>
        <w:tc>
          <w:tcPr>
            <w:tcW w:w="643" w:type="dxa"/>
            <w:vAlign w:val="center"/>
          </w:tcPr>
          <w:p w14:paraId="544BDB89" w14:textId="77777777" w:rsidR="001407A3" w:rsidRPr="00EA5D32" w:rsidRDefault="001407A3" w:rsidP="008873D9">
            <w:pPr>
              <w:spacing w:line="0" w:lineRule="atLeast"/>
              <w:rPr>
                <w:sz w:val="15"/>
                <w:szCs w:val="15"/>
              </w:rPr>
            </w:pPr>
          </w:p>
        </w:tc>
      </w:tr>
    </w:tbl>
    <w:p w14:paraId="0415B23D" w14:textId="77777777" w:rsidR="001407A3" w:rsidRPr="00EA5D32" w:rsidRDefault="001407A3" w:rsidP="001407A3">
      <w:pPr>
        <w:tabs>
          <w:tab w:val="left" w:pos="900"/>
          <w:tab w:val="left" w:pos="1440"/>
          <w:tab w:val="left" w:pos="1800"/>
          <w:tab w:val="left" w:pos="2340"/>
        </w:tabs>
        <w:rPr>
          <w:rFonts w:eastAsia="黑体"/>
          <w:sz w:val="32"/>
          <w:szCs w:val="32"/>
        </w:rPr>
        <w:sectPr w:rsidR="001407A3" w:rsidRPr="00EA5D32" w:rsidSect="008873D9">
          <w:pgSz w:w="16838" w:h="11906" w:orient="landscape" w:code="9"/>
          <w:pgMar w:top="1985" w:right="1474" w:bottom="1985" w:left="1588" w:header="851" w:footer="992" w:gutter="0"/>
          <w:cols w:space="425"/>
          <w:docGrid w:linePitch="289"/>
        </w:sectPr>
      </w:pPr>
      <w:bookmarkStart w:id="451" w:name="_Toc326650110"/>
      <w:bookmarkStart w:id="452" w:name="_Toc327770197"/>
      <w:bookmarkStart w:id="453" w:name="_Toc327772143"/>
      <w:bookmarkStart w:id="454" w:name="_Toc327778515"/>
      <w:bookmarkStart w:id="455" w:name="_Toc327967970"/>
      <w:bookmarkStart w:id="456" w:name="_Toc328029084"/>
      <w:bookmarkStart w:id="457" w:name="_Toc328400244"/>
      <w:bookmarkStart w:id="458" w:name="_Toc329607445"/>
      <w:bookmarkStart w:id="459" w:name="_Toc329607603"/>
      <w:bookmarkStart w:id="460" w:name="_Toc331400346"/>
      <w:bookmarkStart w:id="461" w:name="_Toc337622036"/>
      <w:bookmarkStart w:id="462" w:name="_Toc337622459"/>
    </w:p>
    <w:p w14:paraId="4F6382D6" w14:textId="77777777" w:rsidR="001407A3" w:rsidRPr="00EA5D32" w:rsidRDefault="001407A3" w:rsidP="00DE207C">
      <w:pPr>
        <w:tabs>
          <w:tab w:val="left" w:pos="900"/>
          <w:tab w:val="left" w:pos="1440"/>
          <w:tab w:val="left" w:pos="1800"/>
          <w:tab w:val="left" w:pos="2340"/>
        </w:tabs>
        <w:snapToGrid w:val="0"/>
        <w:spacing w:line="560" w:lineRule="exact"/>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19</w:t>
      </w:r>
    </w:p>
    <w:p w14:paraId="379F19D1" w14:textId="77777777" w:rsidR="001407A3" w:rsidRPr="00EA5D32" w:rsidRDefault="001407A3" w:rsidP="001407A3">
      <w:pPr>
        <w:tabs>
          <w:tab w:val="left" w:pos="900"/>
          <w:tab w:val="left" w:pos="1440"/>
          <w:tab w:val="left" w:pos="1800"/>
          <w:tab w:val="left" w:pos="2340"/>
        </w:tabs>
        <w:adjustRightInd w:val="0"/>
        <w:snapToGrid w:val="0"/>
        <w:spacing w:beforeLines="100" w:before="240" w:afterLines="100" w:after="240" w:line="560" w:lineRule="exact"/>
        <w:jc w:val="center"/>
        <w:rPr>
          <w:rFonts w:eastAsia="华文中宋"/>
          <w:b/>
          <w:sz w:val="36"/>
          <w:szCs w:val="36"/>
        </w:rPr>
      </w:pPr>
      <w:r w:rsidRPr="00EA5D32">
        <w:rPr>
          <w:rFonts w:eastAsia="华文中宋"/>
          <w:b/>
          <w:sz w:val="36"/>
          <w:szCs w:val="36"/>
        </w:rPr>
        <w:t>营业线施工技术交底有关要求</w:t>
      </w:r>
    </w:p>
    <w:p w14:paraId="6DAE4B1A"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一、营业线施工技术交底意义</w:t>
      </w:r>
    </w:p>
    <w:p w14:paraId="52841F07"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黑体"/>
          <w:kern w:val="0"/>
          <w:sz w:val="32"/>
          <w:szCs w:val="32"/>
        </w:rPr>
      </w:pPr>
      <w:r w:rsidRPr="00EA5D32">
        <w:rPr>
          <w:rFonts w:eastAsia="仿宋_GB2312"/>
          <w:kern w:val="0"/>
          <w:sz w:val="32"/>
          <w:szCs w:val="32"/>
        </w:rPr>
        <w:t>营业线施工技术交底是营业线施工安全管理的重要程序，是营业线施工的重要内容。建设单位、施工单位、设备管理单位要提高对营业线施工技术交底工作的认识，加强对营业线施工技术交底工作的管理。按照标准化管理要求，完善管理程序，规范营业线施工技术交底内容，切实做好营业线施工技术交底工作。</w:t>
      </w:r>
    </w:p>
    <w:p w14:paraId="31A72FAD"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二、营业线施工技术交底内容及目的</w:t>
      </w:r>
    </w:p>
    <w:p w14:paraId="75DCDB68"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营业线施工技术交底总体应明确以下内容：施工地点、作业内容、影响范围、设备变化、施工方式及流程、施工过渡方案、行车设备保护措施、施工安全风险点（危险源）排查及应急预案、施工安全和质量的保障措施等内容。</w:t>
      </w:r>
    </w:p>
    <w:p w14:paraId="34DA23A3"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（二）通过营业线施工技术交底使施工单位掌握设备管理单位对施工组织的要求，使施工单位、设备管理单位清楚施工组织对行车设备的影响和防护措施，确保行车安全。</w:t>
      </w:r>
    </w:p>
    <w:p w14:paraId="2F95EB9F"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黑体"/>
          <w:kern w:val="0"/>
          <w:sz w:val="32"/>
          <w:szCs w:val="32"/>
        </w:rPr>
      </w:pPr>
      <w:r w:rsidRPr="00EA5D32">
        <w:rPr>
          <w:rFonts w:eastAsia="黑体"/>
          <w:kern w:val="0"/>
          <w:sz w:val="32"/>
          <w:szCs w:val="32"/>
        </w:rPr>
        <w:t>三、营业线施工技术交底管理流程和标准</w:t>
      </w:r>
    </w:p>
    <w:p w14:paraId="257D1093"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楷体_GB2312"/>
          <w:b/>
          <w:kern w:val="0"/>
          <w:sz w:val="32"/>
          <w:szCs w:val="32"/>
        </w:rPr>
      </w:pPr>
      <w:r w:rsidRPr="00EA5D32">
        <w:rPr>
          <w:rFonts w:eastAsia="楷体_GB2312"/>
          <w:b/>
          <w:kern w:val="0"/>
          <w:sz w:val="32"/>
          <w:szCs w:val="32"/>
        </w:rPr>
        <w:t>（一）施工现场调查对接。</w:t>
      </w:r>
    </w:p>
    <w:p w14:paraId="49F19AC3"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施工单位组织设备管理单位调查时要提供施工平面示意图，明确施工地点、范围、内容、工艺、设备变化，以及与既有设备位置关系等。设备单位应明确施工范围内设备状况，施工对设备</w:t>
      </w:r>
      <w:r w:rsidRPr="00EA5D32">
        <w:rPr>
          <w:rFonts w:eastAsia="仿宋_GB2312"/>
          <w:kern w:val="0"/>
          <w:sz w:val="32"/>
          <w:szCs w:val="32"/>
        </w:rPr>
        <w:lastRenderedPageBreak/>
        <w:t>影响、安全防护、迁改要求、地下隐蔽设施应明确数量、功能、位置等。设备管理单位由专业科室牵头此工作，双方对《施工现场设备调查表》签字盖章签认。</w:t>
      </w:r>
    </w:p>
    <w:p w14:paraId="54CB0FFE"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楷体_GB2312"/>
          <w:b/>
          <w:kern w:val="0"/>
          <w:sz w:val="32"/>
          <w:szCs w:val="32"/>
        </w:rPr>
      </w:pPr>
      <w:r w:rsidRPr="00EA5D32">
        <w:rPr>
          <w:rFonts w:eastAsia="楷体_GB2312"/>
          <w:b/>
          <w:kern w:val="0"/>
          <w:sz w:val="32"/>
          <w:szCs w:val="32"/>
        </w:rPr>
        <w:t>（二）施工方案编制、审查阶段技术对接。</w:t>
      </w:r>
    </w:p>
    <w:p w14:paraId="0D31655C"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1.</w:t>
      </w:r>
      <w:r w:rsidRPr="00EA5D32">
        <w:rPr>
          <w:rFonts w:eastAsia="仿宋_GB2312"/>
          <w:kern w:val="0"/>
          <w:sz w:val="32"/>
          <w:szCs w:val="32"/>
        </w:rPr>
        <w:t>根据调查情况，施工单位编制施工方案，应将设备管理单位提出的设备</w:t>
      </w:r>
      <w:proofErr w:type="gramStart"/>
      <w:r w:rsidRPr="00EA5D32">
        <w:rPr>
          <w:rFonts w:eastAsia="仿宋_GB2312"/>
          <w:kern w:val="0"/>
          <w:sz w:val="32"/>
          <w:szCs w:val="32"/>
        </w:rPr>
        <w:t>防护及迁改</w:t>
      </w:r>
      <w:proofErr w:type="gramEnd"/>
      <w:r w:rsidRPr="00EA5D32">
        <w:rPr>
          <w:rFonts w:eastAsia="仿宋_GB2312"/>
          <w:kern w:val="0"/>
          <w:sz w:val="32"/>
          <w:szCs w:val="32"/>
        </w:rPr>
        <w:t>、安全风险</w:t>
      </w:r>
      <w:proofErr w:type="gramStart"/>
      <w:r w:rsidRPr="00EA5D32">
        <w:rPr>
          <w:rFonts w:eastAsia="仿宋_GB2312"/>
          <w:kern w:val="0"/>
          <w:sz w:val="32"/>
          <w:szCs w:val="32"/>
        </w:rPr>
        <w:t>研</w:t>
      </w:r>
      <w:proofErr w:type="gramEnd"/>
      <w:r w:rsidRPr="00EA5D32">
        <w:rPr>
          <w:rFonts w:eastAsia="仿宋_GB2312"/>
          <w:kern w:val="0"/>
          <w:sz w:val="32"/>
          <w:szCs w:val="32"/>
        </w:rPr>
        <w:t>判</w:t>
      </w:r>
      <w:proofErr w:type="gramStart"/>
      <w:r w:rsidRPr="00EA5D32">
        <w:rPr>
          <w:rFonts w:eastAsia="仿宋_GB2312"/>
          <w:kern w:val="0"/>
          <w:sz w:val="32"/>
          <w:szCs w:val="32"/>
        </w:rPr>
        <w:t>及卡控措施</w:t>
      </w:r>
      <w:proofErr w:type="gramEnd"/>
      <w:r w:rsidRPr="00EA5D32">
        <w:rPr>
          <w:rFonts w:eastAsia="仿宋_GB2312"/>
          <w:kern w:val="0"/>
          <w:sz w:val="32"/>
          <w:szCs w:val="32"/>
        </w:rPr>
        <w:t>、应急预案纳入施工方案，统筹施工工序及施工</w:t>
      </w:r>
      <w:proofErr w:type="gramStart"/>
      <w:r w:rsidRPr="00EA5D32">
        <w:rPr>
          <w:rFonts w:eastAsia="仿宋_GB2312"/>
          <w:kern w:val="0"/>
          <w:sz w:val="32"/>
          <w:szCs w:val="32"/>
        </w:rPr>
        <w:t>工艺工</w:t>
      </w:r>
      <w:proofErr w:type="gramEnd"/>
      <w:r w:rsidRPr="00EA5D32">
        <w:rPr>
          <w:rFonts w:eastAsia="仿宋_GB2312"/>
          <w:kern w:val="0"/>
          <w:sz w:val="32"/>
          <w:szCs w:val="32"/>
        </w:rPr>
        <w:t>法，通过施工方案审查不断完善方案，确保方案切实可行。</w:t>
      </w:r>
    </w:p>
    <w:p w14:paraId="3B0A24FB"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2.</w:t>
      </w:r>
      <w:r w:rsidRPr="00EA5D32">
        <w:rPr>
          <w:rFonts w:eastAsia="仿宋_GB2312"/>
          <w:kern w:val="0"/>
          <w:sz w:val="32"/>
          <w:szCs w:val="32"/>
        </w:rPr>
        <w:t>施工方案初审、审查时，设备管理单位、业务部室应结合现场调查情况，加强对施工内容、</w:t>
      </w:r>
      <w:proofErr w:type="gramStart"/>
      <w:r w:rsidRPr="00EA5D32">
        <w:rPr>
          <w:rFonts w:eastAsia="仿宋_GB2312"/>
          <w:kern w:val="0"/>
          <w:sz w:val="32"/>
          <w:szCs w:val="32"/>
        </w:rPr>
        <w:t>工艺工</w:t>
      </w:r>
      <w:proofErr w:type="gramEnd"/>
      <w:r w:rsidRPr="00EA5D32">
        <w:rPr>
          <w:rFonts w:eastAsia="仿宋_GB2312"/>
          <w:kern w:val="0"/>
          <w:sz w:val="32"/>
          <w:szCs w:val="32"/>
        </w:rPr>
        <w:t>法、影响范围、保护措施、迁改方案、应急预案等内容审查，确保方案内容与现场一致，达到设备管理单位、业务部室技术安全要求。</w:t>
      </w:r>
    </w:p>
    <w:p w14:paraId="0F39919F"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楷体_GB2312"/>
          <w:b/>
          <w:kern w:val="0"/>
          <w:sz w:val="32"/>
          <w:szCs w:val="32"/>
        </w:rPr>
      </w:pPr>
      <w:r w:rsidRPr="00EA5D32">
        <w:rPr>
          <w:rFonts w:eastAsia="楷体_GB2312"/>
          <w:b/>
          <w:kern w:val="0"/>
          <w:sz w:val="32"/>
          <w:szCs w:val="32"/>
        </w:rPr>
        <w:t>（三）施工方案技术交底。</w:t>
      </w:r>
    </w:p>
    <w:p w14:paraId="2E942B79"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1.</w:t>
      </w:r>
      <w:r w:rsidRPr="00EA5D32">
        <w:rPr>
          <w:rFonts w:eastAsia="仿宋_GB2312"/>
          <w:kern w:val="0"/>
          <w:sz w:val="32"/>
          <w:szCs w:val="32"/>
        </w:rPr>
        <w:t>根据业务部室批复的施工方案，建设单位组织施工单位、设备管理单位在项目开工前在现场进行技术交底并做好会议记录。</w:t>
      </w:r>
    </w:p>
    <w:p w14:paraId="055488F8"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2.</w:t>
      </w:r>
      <w:r w:rsidRPr="00EA5D32">
        <w:rPr>
          <w:rFonts w:eastAsia="仿宋_GB2312"/>
          <w:kern w:val="0"/>
          <w:sz w:val="32"/>
          <w:szCs w:val="32"/>
        </w:rPr>
        <w:t>施工单位向设备管理单位明确施工内容、影响范围、</w:t>
      </w:r>
      <w:proofErr w:type="gramStart"/>
      <w:r w:rsidRPr="00EA5D32">
        <w:rPr>
          <w:rFonts w:eastAsia="仿宋_GB2312"/>
          <w:kern w:val="0"/>
          <w:sz w:val="32"/>
          <w:szCs w:val="32"/>
        </w:rPr>
        <w:t>工艺工</w:t>
      </w:r>
      <w:proofErr w:type="gramEnd"/>
      <w:r w:rsidRPr="00EA5D32">
        <w:rPr>
          <w:rFonts w:eastAsia="仿宋_GB2312"/>
          <w:kern w:val="0"/>
          <w:sz w:val="32"/>
          <w:szCs w:val="32"/>
        </w:rPr>
        <w:t>法、施工工序及时间安排、施工过渡方案、安全防护措施、安全风险</w:t>
      </w:r>
      <w:proofErr w:type="gramStart"/>
      <w:r w:rsidRPr="00EA5D32">
        <w:rPr>
          <w:rFonts w:eastAsia="仿宋_GB2312"/>
          <w:kern w:val="0"/>
          <w:sz w:val="32"/>
          <w:szCs w:val="32"/>
        </w:rPr>
        <w:t>研</w:t>
      </w:r>
      <w:proofErr w:type="gramEnd"/>
      <w:r w:rsidRPr="00EA5D32">
        <w:rPr>
          <w:rFonts w:eastAsia="仿宋_GB2312"/>
          <w:kern w:val="0"/>
          <w:sz w:val="32"/>
          <w:szCs w:val="32"/>
        </w:rPr>
        <w:t>判及应急预案；设备单位明确施工范围内设备状况，重点掌握施工过渡方案、安全防护措施、安全风险</w:t>
      </w:r>
      <w:proofErr w:type="gramStart"/>
      <w:r w:rsidRPr="00EA5D32">
        <w:rPr>
          <w:rFonts w:eastAsia="仿宋_GB2312"/>
          <w:kern w:val="0"/>
          <w:sz w:val="32"/>
          <w:szCs w:val="32"/>
        </w:rPr>
        <w:t>研</w:t>
      </w:r>
      <w:proofErr w:type="gramEnd"/>
      <w:r w:rsidRPr="00EA5D32">
        <w:rPr>
          <w:rFonts w:eastAsia="仿宋_GB2312"/>
          <w:kern w:val="0"/>
          <w:sz w:val="32"/>
          <w:szCs w:val="32"/>
        </w:rPr>
        <w:t>判及应急预案。</w:t>
      </w:r>
    </w:p>
    <w:p w14:paraId="17173490"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3.</w:t>
      </w:r>
      <w:r w:rsidRPr="00EA5D32">
        <w:rPr>
          <w:rFonts w:eastAsia="仿宋_GB2312"/>
          <w:kern w:val="0"/>
          <w:sz w:val="32"/>
          <w:szCs w:val="32"/>
        </w:rPr>
        <w:t>设备管理单位专业科室根据技术交底情况，结合施工内容，研究安全风险点并</w:t>
      </w:r>
      <w:proofErr w:type="gramStart"/>
      <w:r w:rsidRPr="00EA5D32">
        <w:rPr>
          <w:rFonts w:eastAsia="仿宋_GB2312"/>
          <w:kern w:val="0"/>
          <w:sz w:val="32"/>
          <w:szCs w:val="32"/>
        </w:rPr>
        <w:t>制定卡控</w:t>
      </w:r>
      <w:proofErr w:type="gramEnd"/>
      <w:r w:rsidRPr="00EA5D32">
        <w:rPr>
          <w:rFonts w:eastAsia="仿宋_GB2312"/>
          <w:kern w:val="0"/>
          <w:sz w:val="32"/>
          <w:szCs w:val="32"/>
        </w:rPr>
        <w:t>措施，制定</w:t>
      </w:r>
      <w:r w:rsidRPr="00EA5D32">
        <w:rPr>
          <w:rFonts w:eastAsia="仿宋_GB2312"/>
          <w:kern w:val="0"/>
          <w:sz w:val="32"/>
          <w:szCs w:val="32"/>
        </w:rPr>
        <w:t>“</w:t>
      </w:r>
      <w:r w:rsidRPr="00EA5D32">
        <w:rPr>
          <w:rFonts w:eastAsia="仿宋_GB2312"/>
          <w:kern w:val="0"/>
          <w:sz w:val="32"/>
          <w:szCs w:val="32"/>
        </w:rPr>
        <w:t>一点一案</w:t>
      </w:r>
      <w:r w:rsidRPr="00EA5D32">
        <w:rPr>
          <w:rFonts w:eastAsia="仿宋_GB2312"/>
          <w:kern w:val="0"/>
          <w:sz w:val="32"/>
          <w:szCs w:val="32"/>
        </w:rPr>
        <w:t>”</w:t>
      </w:r>
      <w:r w:rsidRPr="00EA5D32">
        <w:rPr>
          <w:rFonts w:eastAsia="仿宋_GB2312"/>
          <w:kern w:val="0"/>
          <w:sz w:val="32"/>
          <w:szCs w:val="32"/>
        </w:rPr>
        <w:t>，向相关</w:t>
      </w:r>
      <w:r w:rsidRPr="00EA5D32">
        <w:rPr>
          <w:rFonts w:eastAsia="仿宋_GB2312"/>
          <w:kern w:val="0"/>
          <w:sz w:val="32"/>
          <w:szCs w:val="32"/>
        </w:rPr>
        <w:lastRenderedPageBreak/>
        <w:t>车间传达布置。</w:t>
      </w:r>
    </w:p>
    <w:p w14:paraId="70484111"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楷体_GB2312"/>
          <w:b/>
          <w:kern w:val="0"/>
          <w:sz w:val="32"/>
          <w:szCs w:val="32"/>
        </w:rPr>
      </w:pPr>
      <w:r w:rsidRPr="00EA5D32">
        <w:rPr>
          <w:rFonts w:eastAsia="楷体_GB2312"/>
          <w:b/>
          <w:kern w:val="0"/>
          <w:sz w:val="32"/>
          <w:szCs w:val="32"/>
        </w:rPr>
        <w:t>（四）施工现场技术交底。</w:t>
      </w:r>
    </w:p>
    <w:p w14:paraId="1EF51154"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1.</w:t>
      </w:r>
      <w:r w:rsidRPr="00EA5D32">
        <w:rPr>
          <w:rFonts w:eastAsia="仿宋_GB2312"/>
          <w:kern w:val="0"/>
          <w:sz w:val="32"/>
          <w:szCs w:val="32"/>
        </w:rPr>
        <w:t>施工前，施工负责人根据施工日计划、邻近营业线施工计划，按《施工现场技术交底日确认表》格式（附后），对施工地点、施工作业内容、影响范围、施工工艺及重难点等内容向设备管理单位配合车间进行书面技术交底。</w:t>
      </w:r>
    </w:p>
    <w:p w14:paraId="3AA68993"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2.</w:t>
      </w:r>
      <w:r w:rsidRPr="00EA5D32">
        <w:rPr>
          <w:rFonts w:eastAsia="仿宋_GB2312"/>
          <w:kern w:val="0"/>
          <w:sz w:val="32"/>
          <w:szCs w:val="32"/>
        </w:rPr>
        <w:t>施工前，设备管理单位车间根据施工单位提报的《施工现场技术交底日确认表》，对行车设备及地下隐蔽设施状况、行车设备防护要求、</w:t>
      </w:r>
      <w:proofErr w:type="gramStart"/>
      <w:r w:rsidRPr="00EA5D32">
        <w:rPr>
          <w:rFonts w:eastAsia="仿宋_GB2312"/>
          <w:kern w:val="0"/>
          <w:sz w:val="32"/>
          <w:szCs w:val="32"/>
        </w:rPr>
        <w:t>安全卡控重点</w:t>
      </w:r>
      <w:proofErr w:type="gramEnd"/>
      <w:r w:rsidRPr="00EA5D32">
        <w:rPr>
          <w:rFonts w:eastAsia="仿宋_GB2312"/>
          <w:kern w:val="0"/>
          <w:sz w:val="32"/>
          <w:szCs w:val="32"/>
        </w:rPr>
        <w:t>等内容进行书面技术交底，向班组传达布置。</w:t>
      </w:r>
    </w:p>
    <w:p w14:paraId="21F89FE0"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3.</w:t>
      </w:r>
      <w:r w:rsidRPr="00EA5D32">
        <w:rPr>
          <w:rFonts w:eastAsia="仿宋_GB2312"/>
          <w:kern w:val="0"/>
          <w:sz w:val="32"/>
          <w:szCs w:val="32"/>
        </w:rPr>
        <w:t>施工负责人、现场监控人员（负责人）共同签认《施工现场技术交底日确认表》，并各自保管。</w:t>
      </w:r>
    </w:p>
    <w:p w14:paraId="5A1A1530"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黑体"/>
          <w:kern w:val="0"/>
          <w:sz w:val="32"/>
          <w:szCs w:val="32"/>
        </w:rPr>
      </w:pPr>
      <w:r w:rsidRPr="00EA5D32">
        <w:rPr>
          <w:rFonts w:eastAsia="黑体"/>
          <w:kern w:val="0"/>
          <w:sz w:val="32"/>
          <w:szCs w:val="32"/>
        </w:rPr>
        <w:t>四、内部技术交底</w:t>
      </w:r>
    </w:p>
    <w:p w14:paraId="35ABB0D9"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（一）铁路基本建设项目内部建设、设计、监理、施工单位间的技术交底按《中国铁路总公司铁路建设项目技术交底管理办法》（铁总建设〔</w:t>
      </w:r>
      <w:r w:rsidRPr="00EA5D32">
        <w:rPr>
          <w:rFonts w:eastAsia="仿宋_GB2312"/>
          <w:kern w:val="0"/>
          <w:sz w:val="32"/>
          <w:szCs w:val="32"/>
        </w:rPr>
        <w:t>2019</w:t>
      </w:r>
      <w:r w:rsidRPr="00EA5D32">
        <w:rPr>
          <w:rFonts w:eastAsia="仿宋_GB2312"/>
          <w:kern w:val="0"/>
          <w:sz w:val="32"/>
          <w:szCs w:val="32"/>
        </w:rPr>
        <w:t>〕</w:t>
      </w:r>
      <w:r w:rsidRPr="00EA5D32">
        <w:rPr>
          <w:rFonts w:eastAsia="仿宋_GB2312"/>
          <w:kern w:val="0"/>
          <w:sz w:val="32"/>
          <w:szCs w:val="32"/>
        </w:rPr>
        <w:t>72</w:t>
      </w:r>
      <w:r w:rsidRPr="00EA5D32">
        <w:rPr>
          <w:rFonts w:eastAsia="仿宋_GB2312"/>
          <w:kern w:val="0"/>
          <w:sz w:val="32"/>
          <w:szCs w:val="32"/>
        </w:rPr>
        <w:t>号）文件执行。</w:t>
      </w:r>
    </w:p>
    <w:p w14:paraId="16AC4994" w14:textId="77777777" w:rsidR="001407A3" w:rsidRPr="00EA5D32" w:rsidRDefault="001407A3" w:rsidP="001407A3">
      <w:pPr>
        <w:tabs>
          <w:tab w:val="left" w:pos="900"/>
          <w:tab w:val="left" w:pos="1440"/>
          <w:tab w:val="left" w:pos="1800"/>
          <w:tab w:val="left" w:pos="2340"/>
        </w:tabs>
        <w:adjustRightInd w:val="0"/>
        <w:snapToGrid w:val="0"/>
        <w:spacing w:line="560" w:lineRule="exact"/>
        <w:ind w:firstLineChars="200" w:firstLine="640"/>
        <w:rPr>
          <w:rFonts w:eastAsia="仿宋_GB2312"/>
          <w:kern w:val="0"/>
          <w:sz w:val="32"/>
          <w:szCs w:val="32"/>
        </w:rPr>
      </w:pPr>
      <w:r w:rsidRPr="00EA5D32">
        <w:rPr>
          <w:rFonts w:eastAsia="仿宋_GB2312"/>
          <w:kern w:val="0"/>
          <w:sz w:val="32"/>
          <w:szCs w:val="32"/>
        </w:rPr>
        <w:t>（二）设备单位施工项目（大修、更改、防洪及涉铁</w:t>
      </w:r>
      <w:r w:rsidRPr="00EA5D32">
        <w:rPr>
          <w:rFonts w:eastAsia="仿宋_GB2312" w:hint="eastAsia"/>
          <w:kern w:val="0"/>
          <w:sz w:val="32"/>
          <w:szCs w:val="32"/>
        </w:rPr>
        <w:t>工程</w:t>
      </w:r>
      <w:r w:rsidRPr="00EA5D32">
        <w:rPr>
          <w:rFonts w:eastAsia="仿宋_GB2312"/>
          <w:kern w:val="0"/>
          <w:sz w:val="32"/>
          <w:szCs w:val="32"/>
        </w:rPr>
        <w:t>等）内部建设、设计、监理、施工单位间的技术交底由各设备主管业务部室制定、发布。</w:t>
      </w:r>
    </w:p>
    <w:p w14:paraId="6A8F76F3" w14:textId="77777777" w:rsidR="001407A3" w:rsidRPr="00EA5D32" w:rsidRDefault="001407A3" w:rsidP="001407A3">
      <w:pPr>
        <w:tabs>
          <w:tab w:val="left" w:pos="900"/>
          <w:tab w:val="left" w:pos="1440"/>
          <w:tab w:val="left" w:pos="1800"/>
          <w:tab w:val="left" w:pos="2340"/>
        </w:tabs>
        <w:rPr>
          <w:rFonts w:eastAsia="黑体"/>
          <w:sz w:val="32"/>
          <w:szCs w:val="32"/>
        </w:rPr>
        <w:sectPr w:rsidR="001407A3" w:rsidRPr="00EA5D32" w:rsidSect="008873D9">
          <w:pgSz w:w="11906" w:h="16838" w:code="9"/>
          <w:pgMar w:top="2098" w:right="1474" w:bottom="1985" w:left="1588" w:header="851" w:footer="992" w:gutter="0"/>
          <w:cols w:space="425"/>
          <w:docGrid w:linePitch="289"/>
        </w:sectPr>
      </w:pPr>
    </w:p>
    <w:p w14:paraId="1CD32D5C" w14:textId="77777777" w:rsidR="001407A3" w:rsidRPr="00EA5D32" w:rsidRDefault="001407A3" w:rsidP="001407A3">
      <w:pPr>
        <w:tabs>
          <w:tab w:val="left" w:pos="900"/>
          <w:tab w:val="left" w:pos="1440"/>
          <w:tab w:val="left" w:pos="1800"/>
          <w:tab w:val="left" w:pos="2340"/>
        </w:tabs>
        <w:rPr>
          <w:rFonts w:eastAsia="黑体"/>
          <w:sz w:val="32"/>
          <w:szCs w:val="32"/>
        </w:rPr>
      </w:pPr>
    </w:p>
    <w:tbl>
      <w:tblPr>
        <w:tblW w:w="9025" w:type="dxa"/>
        <w:tblInd w:w="-318" w:type="dxa"/>
        <w:tblLook w:val="04A0" w:firstRow="1" w:lastRow="0" w:firstColumn="1" w:lastColumn="0" w:noHBand="0" w:noVBand="1"/>
      </w:tblPr>
      <w:tblGrid>
        <w:gridCol w:w="760"/>
        <w:gridCol w:w="1664"/>
        <w:gridCol w:w="851"/>
        <w:gridCol w:w="1417"/>
        <w:gridCol w:w="1276"/>
        <w:gridCol w:w="425"/>
        <w:gridCol w:w="1276"/>
        <w:gridCol w:w="283"/>
        <w:gridCol w:w="1073"/>
      </w:tblGrid>
      <w:tr w:rsidR="001407A3" w:rsidRPr="00EA5D32" w14:paraId="4E6554AD" w14:textId="77777777" w:rsidTr="008873D9">
        <w:trPr>
          <w:trHeight w:val="645"/>
        </w:trPr>
        <w:tc>
          <w:tcPr>
            <w:tcW w:w="760" w:type="dxa"/>
            <w:tcBorders>
              <w:top w:val="nil"/>
              <w:left w:val="nil"/>
              <w:bottom w:val="nil"/>
              <w:right w:val="nil"/>
            </w:tcBorders>
            <w:noWrap/>
            <w:vAlign w:val="bottom"/>
            <w:hideMark/>
          </w:tcPr>
          <w:p w14:paraId="6C7FD72B" w14:textId="77777777" w:rsidR="001407A3" w:rsidRPr="00EA5D32" w:rsidRDefault="001407A3" w:rsidP="008873D9">
            <w:pPr>
              <w:widowControl/>
              <w:jc w:val="left"/>
              <w:rPr>
                <w:kern w:val="0"/>
                <w:sz w:val="24"/>
                <w:szCs w:val="24"/>
              </w:rPr>
            </w:pPr>
          </w:p>
        </w:tc>
        <w:tc>
          <w:tcPr>
            <w:tcW w:w="8265" w:type="dxa"/>
            <w:gridSpan w:val="8"/>
            <w:tcBorders>
              <w:top w:val="nil"/>
              <w:left w:val="nil"/>
              <w:bottom w:val="nil"/>
              <w:right w:val="nil"/>
            </w:tcBorders>
            <w:noWrap/>
            <w:vAlign w:val="center"/>
            <w:hideMark/>
          </w:tcPr>
          <w:p w14:paraId="7F6E8806" w14:textId="77777777" w:rsidR="001407A3" w:rsidRPr="00EA5D32" w:rsidRDefault="001407A3" w:rsidP="008873D9">
            <w:pPr>
              <w:widowControl/>
              <w:jc w:val="center"/>
              <w:rPr>
                <w:kern w:val="0"/>
                <w:sz w:val="28"/>
                <w:szCs w:val="28"/>
              </w:rPr>
            </w:pPr>
            <w:r w:rsidRPr="00EA5D32">
              <w:rPr>
                <w:kern w:val="0"/>
                <w:sz w:val="28"/>
                <w:szCs w:val="28"/>
              </w:rPr>
              <w:t>施工现场技术交底日确认表</w:t>
            </w:r>
          </w:p>
        </w:tc>
      </w:tr>
      <w:tr w:rsidR="001407A3" w:rsidRPr="00EA5D32" w14:paraId="1D80D400" w14:textId="77777777" w:rsidTr="008873D9">
        <w:trPr>
          <w:trHeight w:val="600"/>
        </w:trPr>
        <w:tc>
          <w:tcPr>
            <w:tcW w:w="760" w:type="dxa"/>
            <w:vMerge w:val="restart"/>
            <w:tcBorders>
              <w:top w:val="single" w:sz="4" w:space="0" w:color="auto"/>
              <w:left w:val="single" w:sz="4" w:space="0" w:color="auto"/>
              <w:bottom w:val="single" w:sz="4" w:space="0" w:color="auto"/>
              <w:right w:val="single" w:sz="4" w:space="0" w:color="auto"/>
            </w:tcBorders>
            <w:vAlign w:val="center"/>
            <w:hideMark/>
          </w:tcPr>
          <w:p w14:paraId="206E4C7D" w14:textId="77777777" w:rsidR="001407A3" w:rsidRPr="00EA5D32" w:rsidRDefault="001407A3" w:rsidP="008873D9">
            <w:pPr>
              <w:widowControl/>
              <w:jc w:val="center"/>
              <w:rPr>
                <w:kern w:val="0"/>
                <w:sz w:val="20"/>
              </w:rPr>
            </w:pPr>
            <w:r w:rsidRPr="00EA5D32">
              <w:rPr>
                <w:kern w:val="0"/>
                <w:sz w:val="20"/>
              </w:rPr>
              <w:t>施工单位填记</w:t>
            </w:r>
          </w:p>
        </w:tc>
        <w:tc>
          <w:tcPr>
            <w:tcW w:w="1664" w:type="dxa"/>
            <w:tcBorders>
              <w:top w:val="single" w:sz="4" w:space="0" w:color="auto"/>
              <w:left w:val="nil"/>
              <w:bottom w:val="single" w:sz="4" w:space="0" w:color="auto"/>
              <w:right w:val="single" w:sz="4" w:space="0" w:color="auto"/>
            </w:tcBorders>
            <w:noWrap/>
            <w:vAlign w:val="center"/>
            <w:hideMark/>
          </w:tcPr>
          <w:p w14:paraId="42791081" w14:textId="77777777" w:rsidR="001407A3" w:rsidRPr="00EA5D32" w:rsidRDefault="001407A3" w:rsidP="008873D9">
            <w:pPr>
              <w:widowControl/>
              <w:jc w:val="center"/>
              <w:rPr>
                <w:kern w:val="0"/>
                <w:sz w:val="20"/>
              </w:rPr>
            </w:pPr>
            <w:r w:rsidRPr="00EA5D32">
              <w:rPr>
                <w:kern w:val="0"/>
                <w:sz w:val="20"/>
              </w:rPr>
              <w:t>施工日期</w:t>
            </w:r>
          </w:p>
        </w:tc>
        <w:tc>
          <w:tcPr>
            <w:tcW w:w="851" w:type="dxa"/>
            <w:tcBorders>
              <w:top w:val="single" w:sz="4" w:space="0" w:color="auto"/>
              <w:left w:val="nil"/>
              <w:bottom w:val="single" w:sz="4" w:space="0" w:color="auto"/>
              <w:right w:val="single" w:sz="4" w:space="0" w:color="auto"/>
            </w:tcBorders>
            <w:noWrap/>
            <w:vAlign w:val="center"/>
            <w:hideMark/>
          </w:tcPr>
          <w:p w14:paraId="397B0E70" w14:textId="77777777" w:rsidR="001407A3" w:rsidRPr="00EA5D32" w:rsidRDefault="001407A3" w:rsidP="008873D9">
            <w:pPr>
              <w:widowControl/>
              <w:jc w:val="center"/>
              <w:rPr>
                <w:kern w:val="0"/>
                <w:sz w:val="20"/>
              </w:rPr>
            </w:pPr>
            <w:r w:rsidRPr="00EA5D32">
              <w:rPr>
                <w:kern w:val="0"/>
                <w:sz w:val="20"/>
              </w:rPr>
              <w:t xml:space="preserve">　</w:t>
            </w:r>
          </w:p>
        </w:tc>
        <w:tc>
          <w:tcPr>
            <w:tcW w:w="1417" w:type="dxa"/>
            <w:tcBorders>
              <w:top w:val="single" w:sz="4" w:space="0" w:color="auto"/>
              <w:left w:val="nil"/>
              <w:bottom w:val="single" w:sz="4" w:space="0" w:color="auto"/>
              <w:right w:val="single" w:sz="4" w:space="0" w:color="auto"/>
            </w:tcBorders>
            <w:noWrap/>
            <w:vAlign w:val="center"/>
            <w:hideMark/>
          </w:tcPr>
          <w:p w14:paraId="40E5B5E8" w14:textId="77777777" w:rsidR="001407A3" w:rsidRPr="00EA5D32" w:rsidRDefault="001407A3" w:rsidP="008873D9">
            <w:pPr>
              <w:widowControl/>
              <w:jc w:val="center"/>
              <w:rPr>
                <w:kern w:val="0"/>
                <w:sz w:val="20"/>
              </w:rPr>
            </w:pPr>
            <w:r w:rsidRPr="00EA5D32">
              <w:rPr>
                <w:kern w:val="0"/>
                <w:sz w:val="20"/>
              </w:rPr>
              <w:t>施工计划开始时间</w:t>
            </w:r>
          </w:p>
        </w:tc>
        <w:tc>
          <w:tcPr>
            <w:tcW w:w="1701" w:type="dxa"/>
            <w:gridSpan w:val="2"/>
            <w:tcBorders>
              <w:top w:val="single" w:sz="4" w:space="0" w:color="auto"/>
              <w:left w:val="nil"/>
              <w:bottom w:val="single" w:sz="4" w:space="0" w:color="auto"/>
              <w:right w:val="single" w:sz="4" w:space="0" w:color="auto"/>
            </w:tcBorders>
            <w:noWrap/>
            <w:vAlign w:val="center"/>
            <w:hideMark/>
          </w:tcPr>
          <w:p w14:paraId="4780493E" w14:textId="77777777" w:rsidR="001407A3" w:rsidRPr="00EA5D32" w:rsidRDefault="001407A3" w:rsidP="008873D9">
            <w:pPr>
              <w:widowControl/>
              <w:jc w:val="center"/>
              <w:rPr>
                <w:kern w:val="0"/>
                <w:sz w:val="20"/>
              </w:rPr>
            </w:pPr>
            <w:r w:rsidRPr="00EA5D32">
              <w:rPr>
                <w:kern w:val="0"/>
                <w:sz w:val="20"/>
              </w:rPr>
              <w:t xml:space="preserve">　</w:t>
            </w:r>
          </w:p>
        </w:tc>
        <w:tc>
          <w:tcPr>
            <w:tcW w:w="1559" w:type="dxa"/>
            <w:gridSpan w:val="2"/>
            <w:tcBorders>
              <w:top w:val="single" w:sz="4" w:space="0" w:color="auto"/>
              <w:left w:val="nil"/>
              <w:bottom w:val="single" w:sz="4" w:space="0" w:color="auto"/>
              <w:right w:val="single" w:sz="4" w:space="0" w:color="auto"/>
            </w:tcBorders>
            <w:noWrap/>
            <w:vAlign w:val="center"/>
            <w:hideMark/>
          </w:tcPr>
          <w:p w14:paraId="1F869FB3" w14:textId="77777777" w:rsidR="001407A3" w:rsidRPr="00EA5D32" w:rsidRDefault="001407A3" w:rsidP="008873D9">
            <w:pPr>
              <w:widowControl/>
              <w:jc w:val="center"/>
              <w:rPr>
                <w:kern w:val="0"/>
                <w:sz w:val="20"/>
              </w:rPr>
            </w:pPr>
            <w:r w:rsidRPr="00EA5D32">
              <w:rPr>
                <w:kern w:val="0"/>
                <w:sz w:val="20"/>
              </w:rPr>
              <w:t>施工计划结束时间</w:t>
            </w:r>
          </w:p>
        </w:tc>
        <w:tc>
          <w:tcPr>
            <w:tcW w:w="1073" w:type="dxa"/>
            <w:tcBorders>
              <w:top w:val="single" w:sz="4" w:space="0" w:color="auto"/>
              <w:left w:val="nil"/>
              <w:bottom w:val="single" w:sz="4" w:space="0" w:color="auto"/>
              <w:right w:val="single" w:sz="4" w:space="0" w:color="auto"/>
            </w:tcBorders>
            <w:noWrap/>
            <w:vAlign w:val="center"/>
            <w:hideMark/>
          </w:tcPr>
          <w:p w14:paraId="0AA95725"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3D770E25" w14:textId="77777777" w:rsidTr="008873D9">
        <w:trPr>
          <w:trHeight w:val="60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7251C842"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467C7806" w14:textId="77777777" w:rsidR="001407A3" w:rsidRPr="00EA5D32" w:rsidRDefault="001407A3" w:rsidP="008873D9">
            <w:pPr>
              <w:widowControl/>
              <w:jc w:val="center"/>
              <w:rPr>
                <w:kern w:val="0"/>
                <w:sz w:val="20"/>
              </w:rPr>
            </w:pPr>
            <w:r w:rsidRPr="00EA5D32">
              <w:rPr>
                <w:kern w:val="0"/>
                <w:sz w:val="20"/>
              </w:rPr>
              <w:t>施工单位</w:t>
            </w:r>
          </w:p>
        </w:tc>
        <w:tc>
          <w:tcPr>
            <w:tcW w:w="6601" w:type="dxa"/>
            <w:gridSpan w:val="7"/>
            <w:tcBorders>
              <w:top w:val="single" w:sz="4" w:space="0" w:color="auto"/>
              <w:left w:val="nil"/>
              <w:bottom w:val="single" w:sz="4" w:space="0" w:color="auto"/>
              <w:right w:val="single" w:sz="4" w:space="0" w:color="000000"/>
            </w:tcBorders>
            <w:noWrap/>
            <w:vAlign w:val="center"/>
            <w:hideMark/>
          </w:tcPr>
          <w:p w14:paraId="30155553"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23259FA9" w14:textId="77777777" w:rsidTr="008873D9">
        <w:trPr>
          <w:trHeight w:val="60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1B6675BD"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44BF9466" w14:textId="77777777" w:rsidR="001407A3" w:rsidRPr="00EA5D32" w:rsidRDefault="001407A3" w:rsidP="008873D9">
            <w:pPr>
              <w:widowControl/>
              <w:jc w:val="center"/>
              <w:rPr>
                <w:kern w:val="0"/>
                <w:sz w:val="20"/>
              </w:rPr>
            </w:pPr>
            <w:r w:rsidRPr="00EA5D32">
              <w:rPr>
                <w:kern w:val="0"/>
                <w:sz w:val="20"/>
              </w:rPr>
              <w:t>施工项目</w:t>
            </w:r>
          </w:p>
        </w:tc>
        <w:tc>
          <w:tcPr>
            <w:tcW w:w="3544" w:type="dxa"/>
            <w:gridSpan w:val="3"/>
            <w:tcBorders>
              <w:top w:val="single" w:sz="4" w:space="0" w:color="auto"/>
              <w:left w:val="nil"/>
              <w:bottom w:val="single" w:sz="4" w:space="0" w:color="auto"/>
              <w:right w:val="single" w:sz="4" w:space="0" w:color="000000"/>
            </w:tcBorders>
            <w:noWrap/>
            <w:vAlign w:val="center"/>
            <w:hideMark/>
          </w:tcPr>
          <w:p w14:paraId="04ACE480" w14:textId="77777777" w:rsidR="001407A3" w:rsidRPr="00EA5D32" w:rsidRDefault="001407A3" w:rsidP="008873D9">
            <w:pPr>
              <w:widowControl/>
              <w:jc w:val="center"/>
              <w:rPr>
                <w:kern w:val="0"/>
                <w:sz w:val="20"/>
              </w:rPr>
            </w:pPr>
            <w:r w:rsidRPr="00EA5D32">
              <w:rPr>
                <w:kern w:val="0"/>
                <w:sz w:val="20"/>
              </w:rPr>
              <w:t xml:space="preserve">　</w:t>
            </w:r>
          </w:p>
        </w:tc>
        <w:tc>
          <w:tcPr>
            <w:tcW w:w="1701" w:type="dxa"/>
            <w:gridSpan w:val="2"/>
            <w:tcBorders>
              <w:top w:val="nil"/>
              <w:left w:val="nil"/>
              <w:bottom w:val="single" w:sz="4" w:space="0" w:color="auto"/>
              <w:right w:val="single" w:sz="4" w:space="0" w:color="auto"/>
            </w:tcBorders>
            <w:noWrap/>
            <w:vAlign w:val="center"/>
            <w:hideMark/>
          </w:tcPr>
          <w:p w14:paraId="77C6B500" w14:textId="77777777" w:rsidR="001407A3" w:rsidRPr="00EA5D32" w:rsidRDefault="001407A3" w:rsidP="008873D9">
            <w:pPr>
              <w:widowControl/>
              <w:jc w:val="center"/>
              <w:rPr>
                <w:kern w:val="0"/>
                <w:sz w:val="20"/>
              </w:rPr>
            </w:pPr>
            <w:r w:rsidRPr="00EA5D32">
              <w:rPr>
                <w:kern w:val="0"/>
                <w:sz w:val="20"/>
              </w:rPr>
              <w:t>是否使用大型机械作业</w:t>
            </w:r>
          </w:p>
        </w:tc>
        <w:tc>
          <w:tcPr>
            <w:tcW w:w="1356" w:type="dxa"/>
            <w:gridSpan w:val="2"/>
            <w:tcBorders>
              <w:top w:val="nil"/>
              <w:left w:val="nil"/>
              <w:bottom w:val="single" w:sz="4" w:space="0" w:color="auto"/>
              <w:right w:val="single" w:sz="4" w:space="0" w:color="auto"/>
            </w:tcBorders>
            <w:noWrap/>
            <w:vAlign w:val="center"/>
            <w:hideMark/>
          </w:tcPr>
          <w:p w14:paraId="1D1AAB2D"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5B8DE2E4" w14:textId="77777777" w:rsidTr="008873D9">
        <w:trPr>
          <w:trHeight w:val="60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756AE6B7"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2121EFE5" w14:textId="77777777" w:rsidR="001407A3" w:rsidRPr="00EA5D32" w:rsidRDefault="001407A3" w:rsidP="008873D9">
            <w:pPr>
              <w:widowControl/>
              <w:jc w:val="center"/>
              <w:rPr>
                <w:kern w:val="0"/>
                <w:sz w:val="20"/>
              </w:rPr>
            </w:pPr>
            <w:r w:rsidRPr="00EA5D32">
              <w:rPr>
                <w:kern w:val="0"/>
                <w:sz w:val="20"/>
              </w:rPr>
              <w:t>施工地点</w:t>
            </w:r>
          </w:p>
        </w:tc>
        <w:tc>
          <w:tcPr>
            <w:tcW w:w="6601" w:type="dxa"/>
            <w:gridSpan w:val="7"/>
            <w:tcBorders>
              <w:top w:val="single" w:sz="4" w:space="0" w:color="auto"/>
              <w:left w:val="nil"/>
              <w:bottom w:val="single" w:sz="4" w:space="0" w:color="auto"/>
              <w:right w:val="single" w:sz="4" w:space="0" w:color="000000"/>
            </w:tcBorders>
            <w:noWrap/>
            <w:vAlign w:val="center"/>
            <w:hideMark/>
          </w:tcPr>
          <w:p w14:paraId="2DFCEFF2"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4177E000" w14:textId="77777777" w:rsidTr="008873D9">
        <w:trPr>
          <w:trHeight w:val="892"/>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6D4625B5"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vAlign w:val="center"/>
            <w:hideMark/>
          </w:tcPr>
          <w:p w14:paraId="37218BA3" w14:textId="77777777" w:rsidR="001407A3" w:rsidRPr="00EA5D32" w:rsidRDefault="001407A3" w:rsidP="008873D9">
            <w:pPr>
              <w:widowControl/>
              <w:jc w:val="center"/>
              <w:rPr>
                <w:kern w:val="0"/>
                <w:sz w:val="20"/>
              </w:rPr>
            </w:pPr>
            <w:r w:rsidRPr="00EA5D32">
              <w:rPr>
                <w:kern w:val="0"/>
                <w:sz w:val="20"/>
              </w:rPr>
              <w:t>施工作业内容及影响范围</w:t>
            </w:r>
          </w:p>
        </w:tc>
        <w:tc>
          <w:tcPr>
            <w:tcW w:w="6601" w:type="dxa"/>
            <w:gridSpan w:val="7"/>
            <w:tcBorders>
              <w:top w:val="single" w:sz="4" w:space="0" w:color="auto"/>
              <w:left w:val="nil"/>
              <w:bottom w:val="single" w:sz="4" w:space="0" w:color="auto"/>
              <w:right w:val="single" w:sz="4" w:space="0" w:color="auto"/>
            </w:tcBorders>
            <w:noWrap/>
            <w:vAlign w:val="center"/>
            <w:hideMark/>
          </w:tcPr>
          <w:p w14:paraId="1CF6C1DC"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2193B6F7" w14:textId="77777777" w:rsidTr="008873D9">
        <w:trPr>
          <w:trHeight w:val="834"/>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2ED939FE"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5E927E84" w14:textId="77777777" w:rsidR="001407A3" w:rsidRPr="00EA5D32" w:rsidRDefault="001407A3" w:rsidP="008873D9">
            <w:pPr>
              <w:widowControl/>
              <w:jc w:val="center"/>
              <w:rPr>
                <w:kern w:val="0"/>
                <w:sz w:val="20"/>
              </w:rPr>
            </w:pPr>
            <w:r w:rsidRPr="00EA5D32">
              <w:rPr>
                <w:kern w:val="0"/>
                <w:sz w:val="20"/>
              </w:rPr>
              <w:t>施工工艺及</w:t>
            </w:r>
          </w:p>
          <w:p w14:paraId="350C8577" w14:textId="77777777" w:rsidR="001407A3" w:rsidRPr="00EA5D32" w:rsidRDefault="001407A3" w:rsidP="008873D9">
            <w:pPr>
              <w:widowControl/>
              <w:jc w:val="center"/>
              <w:rPr>
                <w:kern w:val="0"/>
                <w:sz w:val="20"/>
              </w:rPr>
            </w:pPr>
            <w:r w:rsidRPr="00EA5D32">
              <w:rPr>
                <w:kern w:val="0"/>
                <w:sz w:val="20"/>
              </w:rPr>
              <w:t>重难点</w:t>
            </w:r>
          </w:p>
        </w:tc>
        <w:tc>
          <w:tcPr>
            <w:tcW w:w="6601" w:type="dxa"/>
            <w:gridSpan w:val="7"/>
            <w:tcBorders>
              <w:top w:val="single" w:sz="4" w:space="0" w:color="auto"/>
              <w:left w:val="nil"/>
              <w:bottom w:val="single" w:sz="4" w:space="0" w:color="auto"/>
              <w:right w:val="single" w:sz="4" w:space="0" w:color="auto"/>
            </w:tcBorders>
            <w:noWrap/>
            <w:vAlign w:val="center"/>
            <w:hideMark/>
          </w:tcPr>
          <w:p w14:paraId="3C68F535"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02EE583D" w14:textId="77777777" w:rsidTr="008873D9">
        <w:trPr>
          <w:trHeight w:val="704"/>
        </w:trPr>
        <w:tc>
          <w:tcPr>
            <w:tcW w:w="760" w:type="dxa"/>
            <w:vMerge w:val="restart"/>
            <w:tcBorders>
              <w:top w:val="nil"/>
              <w:left w:val="single" w:sz="4" w:space="0" w:color="auto"/>
              <w:bottom w:val="single" w:sz="4" w:space="0" w:color="auto"/>
              <w:right w:val="single" w:sz="4" w:space="0" w:color="auto"/>
            </w:tcBorders>
            <w:vAlign w:val="center"/>
            <w:hideMark/>
          </w:tcPr>
          <w:p w14:paraId="3ADEEADC" w14:textId="77777777" w:rsidR="001407A3" w:rsidRPr="00EA5D32" w:rsidRDefault="001407A3" w:rsidP="008873D9">
            <w:pPr>
              <w:widowControl/>
              <w:jc w:val="center"/>
              <w:rPr>
                <w:kern w:val="0"/>
                <w:sz w:val="20"/>
              </w:rPr>
            </w:pPr>
            <w:r w:rsidRPr="00EA5D32">
              <w:rPr>
                <w:kern w:val="0"/>
                <w:sz w:val="20"/>
              </w:rPr>
              <w:t>设备管理单位填记</w:t>
            </w:r>
          </w:p>
        </w:tc>
        <w:tc>
          <w:tcPr>
            <w:tcW w:w="1664" w:type="dxa"/>
            <w:tcBorders>
              <w:top w:val="nil"/>
              <w:left w:val="nil"/>
              <w:bottom w:val="single" w:sz="4" w:space="0" w:color="auto"/>
              <w:right w:val="single" w:sz="4" w:space="0" w:color="auto"/>
            </w:tcBorders>
            <w:noWrap/>
            <w:vAlign w:val="center"/>
            <w:hideMark/>
          </w:tcPr>
          <w:p w14:paraId="14E4DE8E" w14:textId="77777777" w:rsidR="001407A3" w:rsidRPr="00EA5D32" w:rsidRDefault="001407A3" w:rsidP="008873D9">
            <w:pPr>
              <w:widowControl/>
              <w:jc w:val="center"/>
              <w:rPr>
                <w:kern w:val="0"/>
                <w:sz w:val="20"/>
              </w:rPr>
            </w:pPr>
            <w:r w:rsidRPr="00EA5D32">
              <w:rPr>
                <w:kern w:val="0"/>
                <w:sz w:val="20"/>
              </w:rPr>
              <w:t>设备管理单位</w:t>
            </w:r>
          </w:p>
        </w:tc>
        <w:tc>
          <w:tcPr>
            <w:tcW w:w="6601" w:type="dxa"/>
            <w:gridSpan w:val="7"/>
            <w:tcBorders>
              <w:top w:val="single" w:sz="4" w:space="0" w:color="auto"/>
              <w:left w:val="nil"/>
              <w:bottom w:val="single" w:sz="4" w:space="0" w:color="auto"/>
              <w:right w:val="single" w:sz="4" w:space="0" w:color="auto"/>
            </w:tcBorders>
            <w:noWrap/>
            <w:vAlign w:val="center"/>
            <w:hideMark/>
          </w:tcPr>
          <w:p w14:paraId="2B3A9EE4" w14:textId="77777777" w:rsidR="001407A3" w:rsidRPr="00EA5D32" w:rsidRDefault="001407A3" w:rsidP="008873D9">
            <w:pPr>
              <w:widowControl/>
              <w:jc w:val="center"/>
              <w:rPr>
                <w:kern w:val="0"/>
                <w:sz w:val="20"/>
              </w:rPr>
            </w:pPr>
            <w:r w:rsidRPr="00EA5D32">
              <w:rPr>
                <w:kern w:val="0"/>
                <w:sz w:val="20"/>
              </w:rPr>
              <w:t xml:space="preserve">　</w:t>
            </w:r>
          </w:p>
        </w:tc>
      </w:tr>
      <w:tr w:rsidR="001407A3" w:rsidRPr="00EA5D32" w14:paraId="49A758DA" w14:textId="77777777" w:rsidTr="008873D9">
        <w:trPr>
          <w:trHeight w:val="1267"/>
        </w:trPr>
        <w:tc>
          <w:tcPr>
            <w:tcW w:w="760" w:type="dxa"/>
            <w:vMerge/>
            <w:tcBorders>
              <w:top w:val="nil"/>
              <w:left w:val="single" w:sz="4" w:space="0" w:color="auto"/>
              <w:bottom w:val="single" w:sz="4" w:space="0" w:color="auto"/>
              <w:right w:val="single" w:sz="4" w:space="0" w:color="auto"/>
            </w:tcBorders>
            <w:vAlign w:val="center"/>
            <w:hideMark/>
          </w:tcPr>
          <w:p w14:paraId="0CBBD39C"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vAlign w:val="center"/>
            <w:hideMark/>
          </w:tcPr>
          <w:p w14:paraId="1CB1CB0A" w14:textId="77777777" w:rsidR="001407A3" w:rsidRPr="00EA5D32" w:rsidRDefault="001407A3" w:rsidP="008873D9">
            <w:pPr>
              <w:widowControl/>
              <w:jc w:val="center"/>
              <w:rPr>
                <w:kern w:val="0"/>
                <w:sz w:val="20"/>
              </w:rPr>
            </w:pPr>
            <w:r w:rsidRPr="00EA5D32">
              <w:rPr>
                <w:kern w:val="0"/>
                <w:sz w:val="20"/>
              </w:rPr>
              <w:t>行车设备及地下隐蔽设施状况</w:t>
            </w:r>
          </w:p>
        </w:tc>
        <w:tc>
          <w:tcPr>
            <w:tcW w:w="6601" w:type="dxa"/>
            <w:gridSpan w:val="7"/>
            <w:tcBorders>
              <w:top w:val="single" w:sz="4" w:space="0" w:color="auto"/>
              <w:left w:val="nil"/>
              <w:bottom w:val="single" w:sz="4" w:space="0" w:color="auto"/>
              <w:right w:val="single" w:sz="4" w:space="0" w:color="auto"/>
            </w:tcBorders>
            <w:vAlign w:val="center"/>
            <w:hideMark/>
          </w:tcPr>
          <w:p w14:paraId="6BC6EE0D" w14:textId="77777777" w:rsidR="001407A3" w:rsidRPr="00EA5D32" w:rsidRDefault="001407A3" w:rsidP="008873D9">
            <w:pPr>
              <w:widowControl/>
              <w:jc w:val="center"/>
              <w:rPr>
                <w:kern w:val="0"/>
                <w:sz w:val="20"/>
              </w:rPr>
            </w:pPr>
            <w:r w:rsidRPr="00EA5D32">
              <w:rPr>
                <w:kern w:val="0"/>
                <w:sz w:val="20"/>
              </w:rPr>
              <w:t>填记时：明确数量、功能、位置</w:t>
            </w:r>
          </w:p>
        </w:tc>
      </w:tr>
      <w:tr w:rsidR="001407A3" w:rsidRPr="00EA5D32" w14:paraId="5CBE5809" w14:textId="77777777" w:rsidTr="008873D9">
        <w:trPr>
          <w:trHeight w:val="1549"/>
        </w:trPr>
        <w:tc>
          <w:tcPr>
            <w:tcW w:w="760" w:type="dxa"/>
            <w:vMerge/>
            <w:tcBorders>
              <w:top w:val="nil"/>
              <w:left w:val="single" w:sz="4" w:space="0" w:color="auto"/>
              <w:bottom w:val="single" w:sz="4" w:space="0" w:color="auto"/>
              <w:right w:val="single" w:sz="4" w:space="0" w:color="auto"/>
            </w:tcBorders>
            <w:vAlign w:val="center"/>
            <w:hideMark/>
          </w:tcPr>
          <w:p w14:paraId="340889A0"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46947E37" w14:textId="77777777" w:rsidR="001407A3" w:rsidRPr="00EA5D32" w:rsidRDefault="001407A3" w:rsidP="008873D9">
            <w:pPr>
              <w:widowControl/>
              <w:jc w:val="center"/>
              <w:rPr>
                <w:kern w:val="0"/>
                <w:sz w:val="20"/>
              </w:rPr>
            </w:pPr>
            <w:r w:rsidRPr="00EA5D32">
              <w:rPr>
                <w:kern w:val="0"/>
                <w:sz w:val="20"/>
              </w:rPr>
              <w:t>行车设备</w:t>
            </w:r>
          </w:p>
          <w:p w14:paraId="49BADB92" w14:textId="77777777" w:rsidR="001407A3" w:rsidRPr="00EA5D32" w:rsidRDefault="001407A3" w:rsidP="008873D9">
            <w:pPr>
              <w:widowControl/>
              <w:jc w:val="center"/>
              <w:rPr>
                <w:kern w:val="0"/>
                <w:sz w:val="20"/>
              </w:rPr>
            </w:pPr>
            <w:r w:rsidRPr="00EA5D32">
              <w:rPr>
                <w:kern w:val="0"/>
                <w:sz w:val="20"/>
              </w:rPr>
              <w:t>防护要求</w:t>
            </w:r>
          </w:p>
        </w:tc>
        <w:tc>
          <w:tcPr>
            <w:tcW w:w="6601" w:type="dxa"/>
            <w:gridSpan w:val="7"/>
            <w:tcBorders>
              <w:top w:val="single" w:sz="4" w:space="0" w:color="auto"/>
              <w:left w:val="nil"/>
              <w:bottom w:val="single" w:sz="4" w:space="0" w:color="auto"/>
              <w:right w:val="single" w:sz="4" w:space="0" w:color="000000"/>
            </w:tcBorders>
            <w:vAlign w:val="center"/>
            <w:hideMark/>
          </w:tcPr>
          <w:p w14:paraId="208656D8" w14:textId="77777777" w:rsidR="001407A3" w:rsidRPr="00EA5D32" w:rsidRDefault="001407A3" w:rsidP="008873D9">
            <w:pPr>
              <w:widowControl/>
              <w:jc w:val="left"/>
              <w:rPr>
                <w:kern w:val="0"/>
                <w:sz w:val="20"/>
              </w:rPr>
            </w:pPr>
            <w:r w:rsidRPr="00EA5D32">
              <w:rPr>
                <w:kern w:val="0"/>
                <w:sz w:val="20"/>
              </w:rPr>
              <w:t>1.</w:t>
            </w:r>
            <w:r w:rsidRPr="00EA5D32">
              <w:rPr>
                <w:kern w:val="0"/>
                <w:sz w:val="20"/>
              </w:rPr>
              <w:br/>
              <w:t>2.</w:t>
            </w:r>
            <w:r w:rsidRPr="00EA5D32">
              <w:rPr>
                <w:kern w:val="0"/>
                <w:sz w:val="20"/>
              </w:rPr>
              <w:br/>
              <w:t>3.</w:t>
            </w:r>
            <w:r w:rsidRPr="00EA5D32">
              <w:rPr>
                <w:kern w:val="0"/>
                <w:sz w:val="20"/>
              </w:rPr>
              <w:br/>
              <w:t>…</w:t>
            </w:r>
          </w:p>
        </w:tc>
      </w:tr>
      <w:tr w:rsidR="001407A3" w:rsidRPr="00EA5D32" w14:paraId="5CF8CD1E" w14:textId="77777777" w:rsidTr="008873D9">
        <w:trPr>
          <w:trHeight w:val="2202"/>
        </w:trPr>
        <w:tc>
          <w:tcPr>
            <w:tcW w:w="760" w:type="dxa"/>
            <w:vMerge/>
            <w:tcBorders>
              <w:top w:val="nil"/>
              <w:left w:val="single" w:sz="4" w:space="0" w:color="auto"/>
              <w:bottom w:val="single" w:sz="4" w:space="0" w:color="auto"/>
              <w:right w:val="single" w:sz="4" w:space="0" w:color="auto"/>
            </w:tcBorders>
            <w:vAlign w:val="center"/>
            <w:hideMark/>
          </w:tcPr>
          <w:p w14:paraId="0D443A9F" w14:textId="77777777" w:rsidR="001407A3" w:rsidRPr="00EA5D32" w:rsidRDefault="001407A3" w:rsidP="008873D9">
            <w:pPr>
              <w:widowControl/>
              <w:jc w:val="left"/>
              <w:rPr>
                <w:kern w:val="0"/>
                <w:sz w:val="20"/>
              </w:rPr>
            </w:pPr>
          </w:p>
        </w:tc>
        <w:tc>
          <w:tcPr>
            <w:tcW w:w="1664" w:type="dxa"/>
            <w:tcBorders>
              <w:top w:val="nil"/>
              <w:left w:val="nil"/>
              <w:bottom w:val="single" w:sz="4" w:space="0" w:color="auto"/>
              <w:right w:val="single" w:sz="4" w:space="0" w:color="auto"/>
            </w:tcBorders>
            <w:noWrap/>
            <w:vAlign w:val="center"/>
            <w:hideMark/>
          </w:tcPr>
          <w:p w14:paraId="0D89A814" w14:textId="77777777" w:rsidR="001407A3" w:rsidRPr="00EA5D32" w:rsidRDefault="001407A3" w:rsidP="008873D9">
            <w:pPr>
              <w:widowControl/>
              <w:jc w:val="center"/>
              <w:rPr>
                <w:kern w:val="0"/>
                <w:sz w:val="20"/>
              </w:rPr>
            </w:pPr>
            <w:proofErr w:type="gramStart"/>
            <w:r w:rsidRPr="00EA5D32">
              <w:rPr>
                <w:kern w:val="0"/>
                <w:sz w:val="20"/>
              </w:rPr>
              <w:t>安全卡控重点</w:t>
            </w:r>
            <w:proofErr w:type="gramEnd"/>
          </w:p>
        </w:tc>
        <w:tc>
          <w:tcPr>
            <w:tcW w:w="6601" w:type="dxa"/>
            <w:gridSpan w:val="7"/>
            <w:tcBorders>
              <w:top w:val="single" w:sz="4" w:space="0" w:color="auto"/>
              <w:left w:val="nil"/>
              <w:bottom w:val="single" w:sz="4" w:space="0" w:color="auto"/>
              <w:right w:val="single" w:sz="4" w:space="0" w:color="auto"/>
            </w:tcBorders>
            <w:vAlign w:val="center"/>
            <w:hideMark/>
          </w:tcPr>
          <w:p w14:paraId="7501B139" w14:textId="77777777" w:rsidR="001407A3" w:rsidRPr="00EA5D32" w:rsidRDefault="001407A3" w:rsidP="008873D9">
            <w:pPr>
              <w:widowControl/>
              <w:jc w:val="left"/>
              <w:rPr>
                <w:kern w:val="0"/>
                <w:sz w:val="20"/>
              </w:rPr>
            </w:pPr>
            <w:r w:rsidRPr="00EA5D32">
              <w:rPr>
                <w:kern w:val="0"/>
                <w:sz w:val="20"/>
              </w:rPr>
              <w:t>1.</w:t>
            </w:r>
            <w:r w:rsidRPr="00EA5D32">
              <w:rPr>
                <w:kern w:val="0"/>
                <w:sz w:val="20"/>
              </w:rPr>
              <w:br/>
              <w:t>2.</w:t>
            </w:r>
            <w:r w:rsidRPr="00EA5D32">
              <w:rPr>
                <w:kern w:val="0"/>
                <w:sz w:val="20"/>
              </w:rPr>
              <w:br/>
              <w:t>3.</w:t>
            </w:r>
            <w:r w:rsidRPr="00EA5D32">
              <w:rPr>
                <w:kern w:val="0"/>
                <w:sz w:val="20"/>
              </w:rPr>
              <w:br/>
              <w:t>…</w:t>
            </w:r>
            <w:r w:rsidRPr="00EA5D32">
              <w:rPr>
                <w:kern w:val="0"/>
                <w:sz w:val="20"/>
              </w:rPr>
              <w:br/>
            </w:r>
            <w:r w:rsidRPr="00EA5D32">
              <w:rPr>
                <w:kern w:val="0"/>
                <w:sz w:val="20"/>
              </w:rPr>
              <w:t>（由设备管理单位车间制定）</w:t>
            </w:r>
          </w:p>
        </w:tc>
      </w:tr>
      <w:tr w:rsidR="001407A3" w:rsidRPr="00EA5D32" w14:paraId="041BC7D9" w14:textId="77777777" w:rsidTr="008873D9">
        <w:trPr>
          <w:trHeight w:val="600"/>
        </w:trPr>
        <w:tc>
          <w:tcPr>
            <w:tcW w:w="2424" w:type="dxa"/>
            <w:gridSpan w:val="2"/>
            <w:tcBorders>
              <w:top w:val="single" w:sz="4" w:space="0" w:color="auto"/>
              <w:left w:val="single" w:sz="4" w:space="0" w:color="auto"/>
              <w:bottom w:val="single" w:sz="4" w:space="0" w:color="auto"/>
              <w:right w:val="single" w:sz="4" w:space="0" w:color="auto"/>
            </w:tcBorders>
            <w:noWrap/>
            <w:vAlign w:val="center"/>
            <w:hideMark/>
          </w:tcPr>
          <w:p w14:paraId="4FE1EA03" w14:textId="77777777" w:rsidR="001407A3" w:rsidRPr="00EA5D32" w:rsidRDefault="001407A3" w:rsidP="008873D9">
            <w:pPr>
              <w:widowControl/>
              <w:jc w:val="center"/>
              <w:rPr>
                <w:kern w:val="0"/>
                <w:sz w:val="20"/>
              </w:rPr>
            </w:pPr>
            <w:r w:rsidRPr="00EA5D32">
              <w:rPr>
                <w:kern w:val="0"/>
                <w:sz w:val="20"/>
              </w:rPr>
              <w:t>施工单位签认：</w:t>
            </w:r>
          </w:p>
        </w:tc>
        <w:tc>
          <w:tcPr>
            <w:tcW w:w="6601" w:type="dxa"/>
            <w:gridSpan w:val="7"/>
            <w:tcBorders>
              <w:top w:val="single" w:sz="4" w:space="0" w:color="auto"/>
              <w:left w:val="nil"/>
              <w:bottom w:val="single" w:sz="4" w:space="0" w:color="auto"/>
              <w:right w:val="single" w:sz="4" w:space="0" w:color="auto"/>
            </w:tcBorders>
            <w:noWrap/>
            <w:vAlign w:val="center"/>
            <w:hideMark/>
          </w:tcPr>
          <w:p w14:paraId="28DB676F" w14:textId="77777777" w:rsidR="001407A3" w:rsidRPr="00EA5D32" w:rsidRDefault="001407A3" w:rsidP="008873D9">
            <w:pPr>
              <w:widowControl/>
              <w:jc w:val="center"/>
              <w:rPr>
                <w:kern w:val="0"/>
                <w:sz w:val="20"/>
              </w:rPr>
            </w:pPr>
            <w:r w:rsidRPr="00EA5D32">
              <w:rPr>
                <w:kern w:val="0"/>
                <w:sz w:val="20"/>
              </w:rPr>
              <w:t>（施工负责人姓名、职务、联系电话）</w:t>
            </w:r>
          </w:p>
        </w:tc>
      </w:tr>
      <w:tr w:rsidR="001407A3" w:rsidRPr="00EA5D32" w14:paraId="54549AAA" w14:textId="77777777" w:rsidTr="008873D9">
        <w:trPr>
          <w:trHeight w:val="600"/>
        </w:trPr>
        <w:tc>
          <w:tcPr>
            <w:tcW w:w="2424" w:type="dxa"/>
            <w:gridSpan w:val="2"/>
            <w:tcBorders>
              <w:top w:val="single" w:sz="4" w:space="0" w:color="auto"/>
              <w:left w:val="single" w:sz="4" w:space="0" w:color="auto"/>
              <w:bottom w:val="single" w:sz="4" w:space="0" w:color="auto"/>
              <w:right w:val="single" w:sz="4" w:space="0" w:color="auto"/>
            </w:tcBorders>
            <w:noWrap/>
            <w:vAlign w:val="center"/>
            <w:hideMark/>
          </w:tcPr>
          <w:p w14:paraId="38CE7DFD" w14:textId="77777777" w:rsidR="001407A3" w:rsidRPr="00EA5D32" w:rsidRDefault="001407A3" w:rsidP="008873D9">
            <w:pPr>
              <w:widowControl/>
              <w:jc w:val="center"/>
              <w:rPr>
                <w:kern w:val="0"/>
                <w:sz w:val="20"/>
              </w:rPr>
            </w:pPr>
            <w:r w:rsidRPr="00EA5D32">
              <w:rPr>
                <w:kern w:val="0"/>
                <w:sz w:val="20"/>
              </w:rPr>
              <w:t>配合单位签认：</w:t>
            </w:r>
          </w:p>
        </w:tc>
        <w:tc>
          <w:tcPr>
            <w:tcW w:w="6601" w:type="dxa"/>
            <w:gridSpan w:val="7"/>
            <w:tcBorders>
              <w:top w:val="single" w:sz="4" w:space="0" w:color="auto"/>
              <w:left w:val="nil"/>
              <w:bottom w:val="single" w:sz="4" w:space="0" w:color="auto"/>
              <w:right w:val="single" w:sz="4" w:space="0" w:color="auto"/>
            </w:tcBorders>
            <w:noWrap/>
            <w:vAlign w:val="center"/>
            <w:hideMark/>
          </w:tcPr>
          <w:p w14:paraId="64C4288D" w14:textId="77777777" w:rsidR="001407A3" w:rsidRPr="00EA5D32" w:rsidRDefault="001407A3" w:rsidP="008873D9">
            <w:pPr>
              <w:widowControl/>
              <w:jc w:val="center"/>
              <w:rPr>
                <w:kern w:val="0"/>
                <w:sz w:val="20"/>
              </w:rPr>
            </w:pPr>
            <w:r w:rsidRPr="00EA5D32">
              <w:rPr>
                <w:kern w:val="0"/>
                <w:sz w:val="20"/>
              </w:rPr>
              <w:t>（现场监控人员姓名、职务、联系电话）</w:t>
            </w:r>
          </w:p>
        </w:tc>
      </w:tr>
      <w:tr w:rsidR="001407A3" w:rsidRPr="00EA5D32" w14:paraId="3A868FFF" w14:textId="77777777" w:rsidTr="008873D9">
        <w:trPr>
          <w:trHeight w:val="285"/>
        </w:trPr>
        <w:tc>
          <w:tcPr>
            <w:tcW w:w="9025" w:type="dxa"/>
            <w:gridSpan w:val="9"/>
            <w:tcBorders>
              <w:top w:val="single" w:sz="4" w:space="0" w:color="auto"/>
              <w:left w:val="nil"/>
              <w:bottom w:val="nil"/>
              <w:right w:val="nil"/>
            </w:tcBorders>
            <w:noWrap/>
            <w:vAlign w:val="bottom"/>
            <w:hideMark/>
          </w:tcPr>
          <w:p w14:paraId="4CBE45BF" w14:textId="77777777" w:rsidR="001407A3" w:rsidRPr="00EA5D32" w:rsidRDefault="001407A3" w:rsidP="008873D9">
            <w:pPr>
              <w:widowControl/>
              <w:jc w:val="left"/>
              <w:rPr>
                <w:kern w:val="0"/>
                <w:sz w:val="24"/>
                <w:szCs w:val="24"/>
              </w:rPr>
            </w:pPr>
            <w:r w:rsidRPr="00EA5D32">
              <w:rPr>
                <w:kern w:val="0"/>
                <w:sz w:val="24"/>
                <w:szCs w:val="24"/>
              </w:rPr>
              <w:t>如填记内容、明确事项多时，可另附图、附表。</w:t>
            </w:r>
          </w:p>
        </w:tc>
      </w:tr>
    </w:tbl>
    <w:p w14:paraId="574EFAC8" w14:textId="77777777" w:rsidR="001407A3" w:rsidRPr="00EA5D32" w:rsidRDefault="001407A3" w:rsidP="001407A3">
      <w:pPr>
        <w:tabs>
          <w:tab w:val="left" w:pos="900"/>
          <w:tab w:val="left" w:pos="1440"/>
          <w:tab w:val="left" w:pos="1800"/>
          <w:tab w:val="left" w:pos="2340"/>
        </w:tabs>
        <w:rPr>
          <w:rFonts w:eastAsia="黑体"/>
          <w:sz w:val="32"/>
          <w:szCs w:val="32"/>
        </w:rPr>
        <w:sectPr w:rsidR="001407A3" w:rsidRPr="00EA5D32" w:rsidSect="008873D9">
          <w:pgSz w:w="11906" w:h="16838" w:code="9"/>
          <w:pgMar w:top="1474" w:right="1985" w:bottom="1588" w:left="2098" w:header="851" w:footer="992" w:gutter="0"/>
          <w:cols w:space="425"/>
          <w:docGrid w:linePitch="289"/>
        </w:sectPr>
      </w:pPr>
    </w:p>
    <w:p w14:paraId="0BF7BFFF" w14:textId="77777777" w:rsidR="001407A3" w:rsidRPr="00EA5D32" w:rsidRDefault="001407A3" w:rsidP="00F246A9">
      <w:pPr>
        <w:tabs>
          <w:tab w:val="left" w:pos="900"/>
          <w:tab w:val="left" w:pos="1440"/>
          <w:tab w:val="left" w:pos="1800"/>
          <w:tab w:val="left" w:pos="2340"/>
        </w:tabs>
        <w:rPr>
          <w:rFonts w:ascii="黑体" w:eastAsia="黑体" w:hAnsi="黑体"/>
          <w:sz w:val="32"/>
          <w:szCs w:val="32"/>
        </w:rPr>
      </w:pPr>
      <w:r w:rsidRPr="00EA5D32">
        <w:rPr>
          <w:rFonts w:ascii="黑体" w:eastAsia="黑体" w:hAnsi="黑体"/>
          <w:sz w:val="32"/>
          <w:szCs w:val="32"/>
        </w:rPr>
        <w:lastRenderedPageBreak/>
        <w:t>附件</w:t>
      </w:r>
      <w:r w:rsidRPr="00EA5D32">
        <w:rPr>
          <w:rFonts w:ascii="黑体" w:eastAsia="黑体" w:hAnsi="黑体" w:hint="eastAsia"/>
          <w:sz w:val="32"/>
          <w:szCs w:val="32"/>
        </w:rPr>
        <w:t>20</w:t>
      </w:r>
    </w:p>
    <w:p w14:paraId="3A8D5E59" w14:textId="77777777" w:rsidR="001407A3" w:rsidRPr="00EA5D32" w:rsidRDefault="001407A3" w:rsidP="001407A3">
      <w:pPr>
        <w:tabs>
          <w:tab w:val="left" w:pos="900"/>
          <w:tab w:val="left" w:pos="1440"/>
          <w:tab w:val="left" w:pos="1800"/>
          <w:tab w:val="left" w:pos="2340"/>
        </w:tabs>
        <w:jc w:val="center"/>
        <w:rPr>
          <w:rFonts w:eastAsia="华文中宋"/>
          <w:b/>
          <w:sz w:val="36"/>
          <w:szCs w:val="36"/>
        </w:rPr>
      </w:pPr>
      <w:r w:rsidRPr="00EA5D32">
        <w:rPr>
          <w:rFonts w:eastAsia="华文中宋"/>
          <w:b/>
          <w:sz w:val="36"/>
          <w:szCs w:val="36"/>
        </w:rPr>
        <w:t xml:space="preserve">    </w:t>
      </w:r>
      <w:r w:rsidRPr="00EA5D32">
        <w:rPr>
          <w:rFonts w:eastAsia="华文中宋"/>
          <w:b/>
          <w:sz w:val="36"/>
          <w:szCs w:val="36"/>
        </w:rPr>
        <w:t>高速铁路各项施工作业放行列车条件</w:t>
      </w:r>
    </w:p>
    <w:tbl>
      <w:tblPr>
        <w:tblpPr w:leftFromText="180" w:rightFromText="180" w:vertAnchor="text" w:horzAnchor="margin" w:tblpXSpec="center" w:tblpY="4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853"/>
        <w:gridCol w:w="1080"/>
        <w:gridCol w:w="9360"/>
      </w:tblGrid>
      <w:tr w:rsidR="001407A3" w:rsidRPr="00EA5D32" w14:paraId="2963C156" w14:textId="77777777" w:rsidTr="008873D9">
        <w:trPr>
          <w:trHeight w:val="454"/>
        </w:trPr>
        <w:tc>
          <w:tcPr>
            <w:tcW w:w="675" w:type="dxa"/>
          </w:tcPr>
          <w:p w14:paraId="5C694576" w14:textId="77777777" w:rsidR="001407A3" w:rsidRPr="00EA5D32" w:rsidRDefault="001407A3" w:rsidP="008873D9">
            <w:pPr>
              <w:snapToGrid w:val="0"/>
              <w:spacing w:line="240" w:lineRule="exact"/>
              <w:jc w:val="left"/>
              <w:rPr>
                <w:rFonts w:eastAsia="仿宋_GB2312"/>
                <w:bCs/>
                <w:szCs w:val="21"/>
              </w:rPr>
            </w:pPr>
          </w:p>
        </w:tc>
        <w:tc>
          <w:tcPr>
            <w:tcW w:w="2853" w:type="dxa"/>
            <w:vAlign w:val="center"/>
          </w:tcPr>
          <w:p w14:paraId="4D9AA47F" w14:textId="77777777" w:rsidR="001407A3" w:rsidRPr="00EA5D32" w:rsidRDefault="001407A3" w:rsidP="008873D9">
            <w:pPr>
              <w:snapToGrid w:val="0"/>
              <w:spacing w:line="240" w:lineRule="exact"/>
              <w:jc w:val="center"/>
              <w:rPr>
                <w:rFonts w:eastAsia="仿宋_GB2312"/>
                <w:b/>
                <w:szCs w:val="21"/>
              </w:rPr>
            </w:pPr>
            <w:r w:rsidRPr="00EA5D32">
              <w:rPr>
                <w:rFonts w:eastAsia="仿宋_GB2312"/>
                <w:b/>
                <w:szCs w:val="21"/>
              </w:rPr>
              <w:t>项</w:t>
            </w:r>
            <w:r w:rsidRPr="00EA5D32">
              <w:rPr>
                <w:rFonts w:eastAsia="仿宋_GB2312"/>
                <w:b/>
                <w:szCs w:val="21"/>
              </w:rPr>
              <w:t xml:space="preserve">  </w:t>
            </w:r>
            <w:r w:rsidRPr="00EA5D32">
              <w:rPr>
                <w:rFonts w:eastAsia="仿宋_GB2312"/>
                <w:b/>
                <w:szCs w:val="21"/>
              </w:rPr>
              <w:t>目</w:t>
            </w:r>
          </w:p>
        </w:tc>
        <w:tc>
          <w:tcPr>
            <w:tcW w:w="1080" w:type="dxa"/>
            <w:vAlign w:val="center"/>
          </w:tcPr>
          <w:p w14:paraId="40A573CE" w14:textId="77777777" w:rsidR="001407A3" w:rsidRPr="00EA5D32" w:rsidRDefault="001407A3" w:rsidP="008873D9">
            <w:pPr>
              <w:snapToGrid w:val="0"/>
              <w:spacing w:line="240" w:lineRule="exact"/>
              <w:jc w:val="center"/>
              <w:rPr>
                <w:rFonts w:eastAsia="仿宋_GB2312"/>
                <w:b/>
                <w:szCs w:val="21"/>
              </w:rPr>
            </w:pPr>
            <w:r w:rsidRPr="00EA5D32">
              <w:rPr>
                <w:rFonts w:eastAsia="仿宋_GB2312"/>
                <w:b/>
                <w:szCs w:val="21"/>
              </w:rPr>
              <w:t>作业方式</w:t>
            </w:r>
          </w:p>
        </w:tc>
        <w:tc>
          <w:tcPr>
            <w:tcW w:w="9360" w:type="dxa"/>
            <w:vAlign w:val="center"/>
          </w:tcPr>
          <w:p w14:paraId="26586D3F" w14:textId="77777777" w:rsidR="001407A3" w:rsidRPr="00EA5D32" w:rsidRDefault="001407A3" w:rsidP="008873D9">
            <w:pPr>
              <w:snapToGrid w:val="0"/>
              <w:spacing w:line="240" w:lineRule="exact"/>
              <w:jc w:val="center"/>
              <w:rPr>
                <w:rFonts w:eastAsia="仿宋_GB2312"/>
                <w:b/>
                <w:szCs w:val="21"/>
              </w:rPr>
            </w:pPr>
            <w:r w:rsidRPr="00EA5D32">
              <w:rPr>
                <w:rFonts w:eastAsia="仿宋_GB2312"/>
                <w:b/>
                <w:szCs w:val="21"/>
              </w:rPr>
              <w:t>放行列车条件</w:t>
            </w:r>
          </w:p>
        </w:tc>
      </w:tr>
      <w:tr w:rsidR="001407A3" w:rsidRPr="00EA5D32" w14:paraId="1589F869" w14:textId="77777777" w:rsidTr="008873D9">
        <w:trPr>
          <w:cantSplit/>
          <w:trHeight w:val="2037"/>
        </w:trPr>
        <w:tc>
          <w:tcPr>
            <w:tcW w:w="675" w:type="dxa"/>
            <w:vMerge w:val="restart"/>
            <w:vAlign w:val="center"/>
          </w:tcPr>
          <w:p w14:paraId="72FCC39A"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一、影响道床路基稳定的施工作业</w:t>
            </w:r>
          </w:p>
        </w:tc>
        <w:tc>
          <w:tcPr>
            <w:tcW w:w="2853" w:type="dxa"/>
            <w:vMerge w:val="restart"/>
          </w:tcPr>
          <w:p w14:paraId="65E8D019" w14:textId="77777777" w:rsidR="001407A3" w:rsidRPr="00EA5D32" w:rsidRDefault="001407A3" w:rsidP="008873D9">
            <w:pPr>
              <w:snapToGrid w:val="0"/>
              <w:ind w:firstLineChars="100" w:firstLine="210"/>
              <w:jc w:val="left"/>
              <w:rPr>
                <w:rFonts w:eastAsia="仿宋_GB2312"/>
                <w:bCs/>
                <w:szCs w:val="21"/>
              </w:rPr>
            </w:pPr>
            <w:r w:rsidRPr="00EA5D32">
              <w:rPr>
                <w:rFonts w:eastAsia="仿宋_GB2312"/>
                <w:bCs/>
                <w:szCs w:val="21"/>
              </w:rPr>
              <w:t>1.</w:t>
            </w:r>
            <w:r w:rsidRPr="00EA5D32">
              <w:rPr>
                <w:rFonts w:eastAsia="仿宋_GB2312"/>
                <w:bCs/>
                <w:szCs w:val="21"/>
              </w:rPr>
              <w:t>有</w:t>
            </w:r>
            <w:proofErr w:type="gramStart"/>
            <w:r w:rsidRPr="00EA5D32">
              <w:rPr>
                <w:rFonts w:eastAsia="仿宋_GB2312"/>
                <w:bCs/>
                <w:szCs w:val="21"/>
              </w:rPr>
              <w:t>砟</w:t>
            </w:r>
            <w:proofErr w:type="gramEnd"/>
            <w:r w:rsidRPr="00EA5D32">
              <w:rPr>
                <w:rFonts w:eastAsia="仿宋_GB2312"/>
                <w:bCs/>
                <w:szCs w:val="21"/>
              </w:rPr>
              <w:t>轨道</w:t>
            </w:r>
          </w:p>
          <w:p w14:paraId="2F843150"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）成段（连续</w:t>
            </w:r>
            <w:r w:rsidRPr="00EA5D32">
              <w:rPr>
                <w:rFonts w:eastAsia="仿宋_GB2312"/>
                <w:bCs/>
                <w:szCs w:val="21"/>
              </w:rPr>
              <w:t>2</w:t>
            </w:r>
            <w:r w:rsidRPr="00EA5D32">
              <w:rPr>
                <w:rFonts w:eastAsia="仿宋_GB2312"/>
                <w:bCs/>
                <w:szCs w:val="21"/>
              </w:rPr>
              <w:t>根及以上轨枕）破底清筛</w:t>
            </w:r>
            <w:r w:rsidRPr="00EA5D32">
              <w:rPr>
                <w:rFonts w:eastAsia="仿宋_GB2312"/>
                <w:bCs/>
                <w:szCs w:val="21"/>
              </w:rPr>
              <w:t xml:space="preserve"> </w:t>
            </w:r>
          </w:p>
          <w:p w14:paraId="7D64A8EB"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）成段（连续</w:t>
            </w:r>
            <w:r w:rsidRPr="00EA5D32">
              <w:rPr>
                <w:rFonts w:eastAsia="仿宋_GB2312"/>
                <w:bCs/>
                <w:szCs w:val="21"/>
              </w:rPr>
              <w:t>2</w:t>
            </w:r>
            <w:r w:rsidRPr="00EA5D32">
              <w:rPr>
                <w:rFonts w:eastAsia="仿宋_GB2312"/>
                <w:bCs/>
                <w:szCs w:val="21"/>
              </w:rPr>
              <w:t>根及以上轨枕）更换道床</w:t>
            </w:r>
            <w:r w:rsidRPr="00EA5D32">
              <w:rPr>
                <w:rFonts w:eastAsia="仿宋_GB2312"/>
                <w:bCs/>
                <w:szCs w:val="21"/>
              </w:rPr>
              <w:t xml:space="preserve"> </w:t>
            </w:r>
          </w:p>
          <w:p w14:paraId="19B13DED"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）大型养路机械换</w:t>
            </w:r>
            <w:proofErr w:type="gramStart"/>
            <w:r w:rsidRPr="00EA5D32">
              <w:rPr>
                <w:rFonts w:eastAsia="仿宋_GB2312"/>
                <w:bCs/>
                <w:szCs w:val="21"/>
              </w:rPr>
              <w:t>砟</w:t>
            </w:r>
            <w:proofErr w:type="gramEnd"/>
            <w:r w:rsidRPr="00EA5D32">
              <w:rPr>
                <w:rFonts w:eastAsia="仿宋_GB2312"/>
                <w:bCs/>
                <w:szCs w:val="21"/>
              </w:rPr>
              <w:t xml:space="preserve"> </w:t>
            </w:r>
          </w:p>
          <w:p w14:paraId="3FA17EFF"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4</w:t>
            </w:r>
            <w:r w:rsidRPr="00EA5D32">
              <w:rPr>
                <w:rFonts w:eastAsia="仿宋_GB2312"/>
                <w:bCs/>
                <w:szCs w:val="21"/>
              </w:rPr>
              <w:t>）基床换填</w:t>
            </w:r>
            <w:r w:rsidRPr="00EA5D32">
              <w:rPr>
                <w:rFonts w:eastAsia="仿宋_GB2312"/>
                <w:bCs/>
                <w:szCs w:val="21"/>
              </w:rPr>
              <w:t xml:space="preserve"> </w:t>
            </w:r>
          </w:p>
          <w:p w14:paraId="3191C492"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5</w:t>
            </w:r>
            <w:r w:rsidRPr="00EA5D32">
              <w:rPr>
                <w:rFonts w:eastAsia="仿宋_GB2312"/>
                <w:bCs/>
                <w:szCs w:val="21"/>
              </w:rPr>
              <w:t>）平纵断面改造</w:t>
            </w:r>
            <w:r w:rsidRPr="00EA5D32">
              <w:rPr>
                <w:rFonts w:eastAsia="仿宋_GB2312"/>
                <w:bCs/>
                <w:szCs w:val="21"/>
              </w:rPr>
              <w:t xml:space="preserve"> </w:t>
            </w:r>
          </w:p>
          <w:p w14:paraId="402ED6E7"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6</w:t>
            </w:r>
            <w:r w:rsidRPr="00EA5D32">
              <w:rPr>
                <w:rFonts w:eastAsia="仿宋_GB2312"/>
                <w:bCs/>
                <w:szCs w:val="21"/>
              </w:rPr>
              <w:t>）利用小型爆破开挖侧沟或基坑后的线路整修（限于影响路基稳定范围）</w:t>
            </w:r>
            <w:r w:rsidRPr="00EA5D32">
              <w:rPr>
                <w:rFonts w:eastAsia="仿宋_GB2312"/>
                <w:bCs/>
                <w:szCs w:val="21"/>
              </w:rPr>
              <w:t xml:space="preserve"> </w:t>
            </w:r>
          </w:p>
          <w:p w14:paraId="5FF728CB" w14:textId="77777777" w:rsidR="001407A3" w:rsidRPr="00EA5D32" w:rsidRDefault="001407A3" w:rsidP="008873D9">
            <w:pPr>
              <w:snapToGrid w:val="0"/>
              <w:jc w:val="left"/>
              <w:rPr>
                <w:rFonts w:eastAsia="仿宋_GB2312"/>
                <w:bCs/>
                <w:szCs w:val="21"/>
              </w:rPr>
            </w:pPr>
            <w:r w:rsidRPr="00EA5D32">
              <w:rPr>
                <w:rFonts w:eastAsia="仿宋_GB2312"/>
                <w:bCs/>
                <w:szCs w:val="21"/>
              </w:rPr>
              <w:t>（</w:t>
            </w:r>
            <w:r w:rsidRPr="00EA5D32">
              <w:rPr>
                <w:rFonts w:eastAsia="仿宋_GB2312"/>
                <w:bCs/>
                <w:szCs w:val="21"/>
              </w:rPr>
              <w:t>7</w:t>
            </w:r>
            <w:r w:rsidRPr="00EA5D32">
              <w:rPr>
                <w:rFonts w:eastAsia="仿宋_GB2312"/>
                <w:bCs/>
                <w:szCs w:val="21"/>
              </w:rPr>
              <w:t>）成组更换道岔（含钢轨伸缩调节器）或岔枕</w:t>
            </w:r>
            <w:r w:rsidRPr="00EA5D32">
              <w:rPr>
                <w:rFonts w:eastAsia="仿宋_GB2312"/>
                <w:bCs/>
                <w:szCs w:val="21"/>
              </w:rPr>
              <w:t xml:space="preserve"> </w:t>
            </w:r>
          </w:p>
          <w:p w14:paraId="27E4DB86" w14:textId="77777777" w:rsidR="001407A3" w:rsidRPr="00EA5D32" w:rsidRDefault="001407A3" w:rsidP="008873D9">
            <w:pPr>
              <w:tabs>
                <w:tab w:val="left" w:pos="657"/>
              </w:tabs>
              <w:snapToGrid w:val="0"/>
              <w:jc w:val="left"/>
              <w:rPr>
                <w:rFonts w:eastAsia="仿宋_GB2312"/>
                <w:bCs/>
                <w:szCs w:val="21"/>
              </w:rPr>
            </w:pPr>
            <w:r w:rsidRPr="00EA5D32">
              <w:rPr>
                <w:rFonts w:eastAsia="仿宋_GB2312"/>
                <w:bCs/>
                <w:szCs w:val="21"/>
              </w:rPr>
              <w:t>（</w:t>
            </w:r>
            <w:r w:rsidRPr="00EA5D32">
              <w:rPr>
                <w:rFonts w:eastAsia="仿宋_GB2312"/>
                <w:bCs/>
                <w:szCs w:val="21"/>
              </w:rPr>
              <w:t>8</w:t>
            </w:r>
            <w:r w:rsidRPr="00EA5D32">
              <w:rPr>
                <w:rFonts w:eastAsia="仿宋_GB2312"/>
                <w:bCs/>
                <w:szCs w:val="21"/>
              </w:rPr>
              <w:t>）成段（连续</w:t>
            </w:r>
            <w:r w:rsidRPr="00EA5D32">
              <w:rPr>
                <w:rFonts w:eastAsia="仿宋_GB2312"/>
                <w:bCs/>
                <w:szCs w:val="21"/>
              </w:rPr>
              <w:t>2</w:t>
            </w:r>
            <w:r w:rsidRPr="00EA5D32">
              <w:rPr>
                <w:rFonts w:eastAsia="仿宋_GB2312"/>
                <w:bCs/>
                <w:szCs w:val="21"/>
              </w:rPr>
              <w:t>根及以上）更换、方正轨枕</w:t>
            </w:r>
          </w:p>
        </w:tc>
        <w:tc>
          <w:tcPr>
            <w:tcW w:w="1080" w:type="dxa"/>
            <w:vAlign w:val="center"/>
          </w:tcPr>
          <w:p w14:paraId="11C66D1D" w14:textId="77777777" w:rsidR="001407A3" w:rsidRPr="00EA5D32" w:rsidRDefault="001407A3" w:rsidP="008873D9">
            <w:pPr>
              <w:pStyle w:val="ac"/>
              <w:snapToGrid w:val="0"/>
              <w:spacing w:line="240" w:lineRule="exact"/>
              <w:rPr>
                <w:rFonts w:eastAsia="仿宋_GB2312"/>
                <w:bCs/>
                <w:szCs w:val="21"/>
              </w:rPr>
            </w:pPr>
            <w:r w:rsidRPr="00EA5D32">
              <w:rPr>
                <w:rFonts w:eastAsia="仿宋_GB2312"/>
                <w:bCs/>
                <w:szCs w:val="21"/>
              </w:rPr>
              <w:t>大型养路机械捣固、稳定等作业</w:t>
            </w:r>
          </w:p>
        </w:tc>
        <w:tc>
          <w:tcPr>
            <w:tcW w:w="9360" w:type="dxa"/>
          </w:tcPr>
          <w:p w14:paraId="0454A551" w14:textId="77777777" w:rsidR="001407A3" w:rsidRPr="00EA5D32" w:rsidRDefault="001407A3" w:rsidP="008873D9">
            <w:pPr>
              <w:snapToGrid w:val="0"/>
              <w:spacing w:line="240" w:lineRule="exact"/>
              <w:ind w:firstLineChars="200" w:firstLine="420"/>
              <w:jc w:val="lef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）两捣一稳作业时，开通后限速</w:t>
            </w:r>
            <w:r w:rsidRPr="00EA5D32">
              <w:rPr>
                <w:rFonts w:eastAsia="仿宋_GB2312"/>
                <w:bCs/>
                <w:szCs w:val="21"/>
              </w:rPr>
              <w:t>80km/h</w:t>
            </w:r>
            <w:r w:rsidRPr="00EA5D32">
              <w:rPr>
                <w:rFonts w:eastAsia="仿宋_GB2312"/>
                <w:bCs/>
                <w:szCs w:val="21"/>
              </w:rPr>
              <w:t>至第二次捣固开通时止（其中第一列限速</w:t>
            </w:r>
            <w:smartTag w:uri="urn:schemas-microsoft-com:office:smarttags" w:element="chmetcnv">
              <w:smartTagPr>
                <w:attr w:name="TCSC" w:val="0"/>
                <w:attr w:name="NumberType" w:val="1"/>
                <w:attr w:name="Negative" w:val="False"/>
                <w:attr w:name="HasSpace" w:val="True"/>
                <w:attr w:name="SourceValue" w:val="45"/>
                <w:attr w:name="UnitName" w:val="km/h"/>
              </w:smartTagPr>
              <w:r w:rsidRPr="00EA5D32">
                <w:rPr>
                  <w:rFonts w:eastAsia="仿宋_GB2312"/>
                  <w:bCs/>
                  <w:szCs w:val="21"/>
                </w:rPr>
                <w:t>45 km/h</w:t>
              </w:r>
            </w:smartTag>
            <w:r w:rsidRPr="00EA5D32">
              <w:rPr>
                <w:rFonts w:eastAsia="仿宋_GB2312"/>
                <w:bCs/>
                <w:szCs w:val="21"/>
              </w:rPr>
              <w:t>，第二列限速</w:t>
            </w:r>
            <w:smartTag w:uri="urn:schemas-microsoft-com:office:smarttags" w:element="chmetcnv">
              <w:smartTagPr>
                <w:attr w:name="TCSC" w:val="0"/>
                <w:attr w:name="NumberType" w:val="1"/>
                <w:attr w:name="Negative" w:val="False"/>
                <w:attr w:name="HasSpace" w:val="True"/>
                <w:attr w:name="SourceValue" w:val="60"/>
                <w:attr w:name="UnitName" w:val="km/h"/>
              </w:smartTagPr>
              <w:r w:rsidRPr="00EA5D32">
                <w:rPr>
                  <w:rFonts w:eastAsia="仿宋_GB2312"/>
                  <w:bCs/>
                  <w:szCs w:val="21"/>
                </w:rPr>
                <w:t>60 km/h</w:t>
              </w:r>
            </w:smartTag>
            <w:r w:rsidRPr="00EA5D32">
              <w:rPr>
                <w:rFonts w:eastAsia="仿宋_GB2312"/>
                <w:bCs/>
                <w:szCs w:val="21"/>
              </w:rPr>
              <w:t>），第二次捣固开通后限速</w:t>
            </w:r>
            <w:r w:rsidRPr="00EA5D32">
              <w:rPr>
                <w:rFonts w:eastAsia="仿宋_GB2312"/>
                <w:bCs/>
                <w:szCs w:val="21"/>
              </w:rPr>
              <w:t>120km/h</w:t>
            </w:r>
            <w:r w:rsidRPr="00EA5D32">
              <w:rPr>
                <w:rFonts w:eastAsia="仿宋_GB2312"/>
                <w:bCs/>
                <w:szCs w:val="21"/>
              </w:rPr>
              <w:t>至第三次捣固开通时止（其中第一列限速</w:t>
            </w:r>
            <w:smartTag w:uri="urn:schemas-microsoft-com:office:smarttags" w:element="chmetcnv">
              <w:smartTagPr>
                <w:attr w:name="TCSC" w:val="0"/>
                <w:attr w:name="NumberType" w:val="1"/>
                <w:attr w:name="Negative" w:val="False"/>
                <w:attr w:name="HasSpace" w:val="False"/>
                <w:attr w:name="SourceValue" w:val="80"/>
                <w:attr w:name="UnitName" w:val="km/h"/>
              </w:smartTagPr>
              <w:r w:rsidRPr="00EA5D32">
                <w:rPr>
                  <w:rFonts w:eastAsia="仿宋_GB2312"/>
                  <w:bCs/>
                  <w:szCs w:val="21"/>
                </w:rPr>
                <w:t>80km/h</w:t>
              </w:r>
            </w:smartTag>
            <w:r w:rsidRPr="00EA5D32">
              <w:rPr>
                <w:rFonts w:eastAsia="仿宋_GB2312"/>
                <w:bCs/>
                <w:szCs w:val="21"/>
              </w:rPr>
              <w:t>），第三次捣固开通后限速</w:t>
            </w:r>
            <w:r w:rsidRPr="00EA5D32">
              <w:rPr>
                <w:rFonts w:eastAsia="仿宋_GB2312"/>
                <w:bCs/>
                <w:szCs w:val="21"/>
              </w:rPr>
              <w:t>160km/h</w:t>
            </w:r>
            <w:r w:rsidRPr="00EA5D32">
              <w:rPr>
                <w:rFonts w:eastAsia="仿宋_GB2312"/>
                <w:bCs/>
                <w:szCs w:val="21"/>
              </w:rPr>
              <w:t>至第四次捣固开通时止（其中第一列限速</w:t>
            </w:r>
            <w:r w:rsidRPr="00EA5D32">
              <w:rPr>
                <w:rFonts w:eastAsia="仿宋_GB2312"/>
                <w:bCs/>
                <w:szCs w:val="21"/>
              </w:rPr>
              <w:t>120km/h</w:t>
            </w:r>
            <w:r w:rsidRPr="00EA5D32">
              <w:rPr>
                <w:rFonts w:eastAsia="仿宋_GB2312"/>
                <w:bCs/>
                <w:szCs w:val="21"/>
              </w:rPr>
              <w:t>），第四次捣固开通后限速</w:t>
            </w:r>
            <w:r w:rsidRPr="00EA5D32">
              <w:rPr>
                <w:rFonts w:eastAsia="仿宋_GB2312"/>
                <w:bCs/>
                <w:szCs w:val="21"/>
              </w:rPr>
              <w:t>200km/h</w:t>
            </w:r>
            <w:r w:rsidRPr="00EA5D32">
              <w:rPr>
                <w:rFonts w:eastAsia="仿宋_GB2312"/>
                <w:bCs/>
                <w:szCs w:val="21"/>
              </w:rPr>
              <w:t>至第五次捣固开通时止（其中第一列限速</w:t>
            </w:r>
            <w:r w:rsidRPr="00EA5D32">
              <w:rPr>
                <w:rFonts w:eastAsia="仿宋_GB2312"/>
                <w:bCs/>
                <w:szCs w:val="21"/>
              </w:rPr>
              <w:t>160km/h</w:t>
            </w:r>
            <w:r w:rsidRPr="00EA5D32">
              <w:rPr>
                <w:rFonts w:eastAsia="仿宋_GB2312"/>
                <w:bCs/>
                <w:szCs w:val="21"/>
              </w:rPr>
              <w:t>），第五次捣固开通后第一列限速</w:t>
            </w:r>
            <w:r w:rsidRPr="00EA5D32">
              <w:rPr>
                <w:rFonts w:eastAsia="仿宋_GB2312"/>
                <w:bCs/>
                <w:szCs w:val="21"/>
              </w:rPr>
              <w:t>160km/h</w:t>
            </w:r>
            <w:r w:rsidRPr="00EA5D32">
              <w:rPr>
                <w:rFonts w:eastAsia="仿宋_GB2312"/>
                <w:bCs/>
                <w:szCs w:val="21"/>
              </w:rPr>
              <w:t>，其后恢复常速。</w:t>
            </w:r>
          </w:p>
          <w:p w14:paraId="3E56B53F" w14:textId="77777777" w:rsidR="001407A3" w:rsidRPr="00EA5D32" w:rsidRDefault="001407A3" w:rsidP="008873D9">
            <w:pPr>
              <w:snapToGrid w:val="0"/>
              <w:spacing w:line="240" w:lineRule="exact"/>
              <w:ind w:firstLineChars="200" w:firstLine="420"/>
              <w:jc w:val="lef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）三</w:t>
            </w:r>
            <w:proofErr w:type="gramStart"/>
            <w:r w:rsidRPr="00EA5D32">
              <w:rPr>
                <w:rFonts w:eastAsia="仿宋_GB2312"/>
                <w:bCs/>
                <w:szCs w:val="21"/>
              </w:rPr>
              <w:t>捣两稳</w:t>
            </w:r>
            <w:proofErr w:type="gramEnd"/>
            <w:r w:rsidRPr="00EA5D32">
              <w:rPr>
                <w:rFonts w:eastAsia="仿宋_GB2312"/>
                <w:bCs/>
                <w:szCs w:val="21"/>
              </w:rPr>
              <w:t>作业时，开通后限速</w:t>
            </w:r>
            <w:r w:rsidRPr="00EA5D32">
              <w:rPr>
                <w:rFonts w:eastAsia="仿宋_GB2312"/>
                <w:bCs/>
                <w:szCs w:val="21"/>
              </w:rPr>
              <w:t>120km/h</w:t>
            </w:r>
            <w:r w:rsidRPr="00EA5D32">
              <w:rPr>
                <w:rFonts w:eastAsia="仿宋_GB2312"/>
                <w:bCs/>
                <w:szCs w:val="21"/>
              </w:rPr>
              <w:t>至第二次捣固开通时止（其中第一列限速</w:t>
            </w:r>
            <w:r w:rsidRPr="00EA5D32">
              <w:rPr>
                <w:rFonts w:eastAsia="仿宋_GB2312"/>
                <w:bCs/>
                <w:szCs w:val="21"/>
              </w:rPr>
              <w:t>60 km/h</w:t>
            </w:r>
            <w:r w:rsidRPr="00EA5D32">
              <w:rPr>
                <w:rFonts w:eastAsia="仿宋_GB2312"/>
                <w:bCs/>
                <w:szCs w:val="21"/>
              </w:rPr>
              <w:t>，第二列限速</w:t>
            </w:r>
            <w:r w:rsidRPr="00EA5D32">
              <w:rPr>
                <w:rFonts w:eastAsia="仿宋_GB2312"/>
                <w:bCs/>
                <w:szCs w:val="21"/>
              </w:rPr>
              <w:t>80 km/h</w:t>
            </w:r>
            <w:r w:rsidRPr="00EA5D32">
              <w:rPr>
                <w:rFonts w:eastAsia="仿宋_GB2312"/>
                <w:bCs/>
                <w:szCs w:val="21"/>
              </w:rPr>
              <w:t>），第二次捣固开通后限速</w:t>
            </w:r>
            <w:r w:rsidRPr="00EA5D32">
              <w:rPr>
                <w:rFonts w:eastAsia="仿宋_GB2312"/>
                <w:bCs/>
                <w:szCs w:val="21"/>
              </w:rPr>
              <w:t>160km/h</w:t>
            </w:r>
            <w:r w:rsidRPr="00EA5D32">
              <w:rPr>
                <w:rFonts w:eastAsia="仿宋_GB2312"/>
                <w:bCs/>
                <w:szCs w:val="21"/>
              </w:rPr>
              <w:t>至第三次捣固开通时止（其中第一列限速</w:t>
            </w:r>
            <w:r w:rsidRPr="00EA5D32">
              <w:rPr>
                <w:rFonts w:eastAsia="仿宋_GB2312"/>
                <w:bCs/>
                <w:szCs w:val="21"/>
              </w:rPr>
              <w:t>120km/h</w:t>
            </w:r>
            <w:r w:rsidRPr="00EA5D32">
              <w:rPr>
                <w:rFonts w:eastAsia="仿宋_GB2312"/>
                <w:bCs/>
                <w:szCs w:val="21"/>
              </w:rPr>
              <w:t>），第三次捣固开通后限速</w:t>
            </w:r>
            <w:r w:rsidRPr="00EA5D32">
              <w:rPr>
                <w:rFonts w:eastAsia="仿宋_GB2312"/>
                <w:bCs/>
                <w:szCs w:val="21"/>
              </w:rPr>
              <w:t>200km/h</w:t>
            </w:r>
            <w:r w:rsidRPr="00EA5D32">
              <w:rPr>
                <w:rFonts w:eastAsia="仿宋_GB2312"/>
                <w:bCs/>
                <w:szCs w:val="21"/>
              </w:rPr>
              <w:t>至第四次捣固开通时止（其中第一列限速</w:t>
            </w:r>
            <w:r w:rsidRPr="00EA5D32">
              <w:rPr>
                <w:rFonts w:eastAsia="仿宋_GB2312"/>
                <w:bCs/>
                <w:szCs w:val="21"/>
              </w:rPr>
              <w:t>160km/h</w:t>
            </w:r>
            <w:r w:rsidRPr="00EA5D32">
              <w:rPr>
                <w:rFonts w:eastAsia="仿宋_GB2312"/>
                <w:bCs/>
                <w:szCs w:val="21"/>
              </w:rPr>
              <w:t>），第四次捣固开通后第一列限速</w:t>
            </w:r>
            <w:r w:rsidRPr="00EA5D32">
              <w:rPr>
                <w:rFonts w:eastAsia="仿宋_GB2312"/>
                <w:bCs/>
                <w:szCs w:val="21"/>
              </w:rPr>
              <w:t>160km/h</w:t>
            </w:r>
            <w:r w:rsidRPr="00EA5D32">
              <w:rPr>
                <w:rFonts w:eastAsia="仿宋_GB2312"/>
                <w:bCs/>
                <w:szCs w:val="21"/>
              </w:rPr>
              <w:t>，其后恢复常速。</w:t>
            </w:r>
          </w:p>
          <w:p w14:paraId="1F73FACB" w14:textId="77777777" w:rsidR="001407A3" w:rsidRPr="00EA5D32" w:rsidRDefault="001407A3" w:rsidP="008873D9">
            <w:pPr>
              <w:snapToGrid w:val="0"/>
              <w:spacing w:line="240" w:lineRule="exact"/>
              <w:ind w:firstLineChars="200" w:firstLine="420"/>
              <w:jc w:val="lef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）五捣三稳作业时，开通后限速</w:t>
            </w:r>
            <w:r w:rsidRPr="00EA5D32">
              <w:rPr>
                <w:rFonts w:eastAsia="仿宋_GB2312"/>
                <w:bCs/>
                <w:szCs w:val="21"/>
              </w:rPr>
              <w:t>160 km/h</w:t>
            </w:r>
            <w:r w:rsidRPr="00EA5D32">
              <w:rPr>
                <w:rFonts w:eastAsia="仿宋_GB2312"/>
                <w:bCs/>
                <w:szCs w:val="21"/>
              </w:rPr>
              <w:t>至第二次捣固开通时止（其中第一列限速</w:t>
            </w:r>
            <w:r w:rsidRPr="00EA5D32">
              <w:rPr>
                <w:rFonts w:eastAsia="仿宋_GB2312"/>
                <w:bCs/>
                <w:szCs w:val="21"/>
              </w:rPr>
              <w:t>80km/h</w:t>
            </w:r>
            <w:r w:rsidRPr="00EA5D32">
              <w:rPr>
                <w:rFonts w:eastAsia="仿宋_GB2312"/>
                <w:bCs/>
                <w:szCs w:val="21"/>
              </w:rPr>
              <w:t>，第二列限速</w:t>
            </w:r>
            <w:r w:rsidRPr="00EA5D32">
              <w:rPr>
                <w:rFonts w:eastAsia="仿宋_GB2312"/>
                <w:bCs/>
                <w:szCs w:val="21"/>
              </w:rPr>
              <w:t>120km/h</w:t>
            </w:r>
            <w:r w:rsidRPr="00EA5D32">
              <w:rPr>
                <w:rFonts w:eastAsia="仿宋_GB2312"/>
                <w:bCs/>
                <w:szCs w:val="21"/>
              </w:rPr>
              <w:t>），第二次捣固开通后限速</w:t>
            </w:r>
            <w:r w:rsidRPr="00EA5D32">
              <w:rPr>
                <w:rFonts w:eastAsia="仿宋_GB2312"/>
                <w:bCs/>
                <w:szCs w:val="21"/>
              </w:rPr>
              <w:t>200km/h</w:t>
            </w:r>
            <w:r w:rsidRPr="00EA5D32">
              <w:rPr>
                <w:rFonts w:eastAsia="仿宋_GB2312"/>
                <w:bCs/>
                <w:szCs w:val="21"/>
              </w:rPr>
              <w:t>至第三次捣固开通时止（其中第一列限速</w:t>
            </w:r>
            <w:r w:rsidRPr="00EA5D32">
              <w:rPr>
                <w:rFonts w:eastAsia="仿宋_GB2312"/>
                <w:bCs/>
                <w:szCs w:val="21"/>
              </w:rPr>
              <w:t>160km/h</w:t>
            </w:r>
            <w:r w:rsidRPr="00EA5D32">
              <w:rPr>
                <w:rFonts w:eastAsia="仿宋_GB2312"/>
                <w:bCs/>
                <w:szCs w:val="21"/>
              </w:rPr>
              <w:t>），第三次捣固开通后第一列限速</w:t>
            </w:r>
            <w:r w:rsidRPr="00EA5D32">
              <w:rPr>
                <w:rFonts w:eastAsia="仿宋_GB2312"/>
                <w:bCs/>
                <w:szCs w:val="21"/>
              </w:rPr>
              <w:t>160km/h</w:t>
            </w:r>
            <w:r w:rsidRPr="00EA5D32">
              <w:rPr>
                <w:rFonts w:eastAsia="仿宋_GB2312"/>
                <w:bCs/>
                <w:szCs w:val="21"/>
              </w:rPr>
              <w:t>，其后恢复常速。</w:t>
            </w:r>
          </w:p>
          <w:p w14:paraId="3F690D78" w14:textId="77777777" w:rsidR="001407A3" w:rsidRPr="00EA5D32" w:rsidRDefault="001407A3" w:rsidP="008873D9">
            <w:pPr>
              <w:snapToGrid w:val="0"/>
              <w:spacing w:line="240" w:lineRule="exact"/>
              <w:ind w:firstLineChars="200" w:firstLine="420"/>
              <w:jc w:val="left"/>
              <w:rPr>
                <w:rFonts w:eastAsia="仿宋_GB2312"/>
                <w:bCs/>
                <w:szCs w:val="21"/>
              </w:rPr>
            </w:pPr>
            <w:r w:rsidRPr="00EA5D32">
              <w:rPr>
                <w:rFonts w:eastAsia="仿宋_GB2312"/>
                <w:bCs/>
                <w:szCs w:val="21"/>
              </w:rPr>
              <w:t>道岔施工后直向、侧向按此标准分别阶梯提速。</w:t>
            </w:r>
          </w:p>
          <w:p w14:paraId="3C3698A0" w14:textId="77777777" w:rsidR="001407A3" w:rsidRPr="00EA5D32" w:rsidRDefault="001407A3" w:rsidP="008873D9">
            <w:pPr>
              <w:snapToGrid w:val="0"/>
              <w:spacing w:line="240" w:lineRule="exact"/>
              <w:ind w:firstLineChars="200" w:firstLine="420"/>
              <w:jc w:val="left"/>
              <w:rPr>
                <w:rFonts w:eastAsia="仿宋_GB2312"/>
                <w:bCs/>
                <w:szCs w:val="21"/>
              </w:rPr>
            </w:pPr>
            <w:r w:rsidRPr="00EA5D32">
              <w:rPr>
                <w:rFonts w:eastAsia="仿宋_GB2312"/>
                <w:bCs/>
                <w:szCs w:val="21"/>
              </w:rPr>
              <w:t>未达到上述捣固、稳定遍数的，应相应降低列车放行速度。</w:t>
            </w:r>
          </w:p>
        </w:tc>
      </w:tr>
      <w:tr w:rsidR="001407A3" w:rsidRPr="00EA5D32" w14:paraId="6D7864F1" w14:textId="77777777" w:rsidTr="008873D9">
        <w:trPr>
          <w:cantSplit/>
          <w:trHeight w:val="1056"/>
        </w:trPr>
        <w:tc>
          <w:tcPr>
            <w:tcW w:w="675" w:type="dxa"/>
            <w:vMerge/>
          </w:tcPr>
          <w:p w14:paraId="690B9627" w14:textId="77777777" w:rsidR="001407A3" w:rsidRPr="00EA5D32" w:rsidRDefault="001407A3" w:rsidP="008873D9">
            <w:pPr>
              <w:snapToGrid w:val="0"/>
              <w:spacing w:line="240" w:lineRule="exact"/>
              <w:jc w:val="left"/>
              <w:rPr>
                <w:rFonts w:eastAsia="仿宋_GB2312"/>
                <w:bCs/>
                <w:szCs w:val="21"/>
              </w:rPr>
            </w:pPr>
          </w:p>
        </w:tc>
        <w:tc>
          <w:tcPr>
            <w:tcW w:w="2853" w:type="dxa"/>
            <w:vMerge/>
          </w:tcPr>
          <w:p w14:paraId="7C8C5757" w14:textId="77777777" w:rsidR="001407A3" w:rsidRPr="00EA5D32" w:rsidRDefault="001407A3" w:rsidP="008873D9">
            <w:pPr>
              <w:snapToGrid w:val="0"/>
              <w:spacing w:line="240" w:lineRule="exact"/>
              <w:jc w:val="left"/>
              <w:rPr>
                <w:rFonts w:eastAsia="仿宋_GB2312"/>
                <w:bCs/>
                <w:szCs w:val="21"/>
              </w:rPr>
            </w:pPr>
          </w:p>
        </w:tc>
        <w:tc>
          <w:tcPr>
            <w:tcW w:w="1080" w:type="dxa"/>
            <w:vAlign w:val="center"/>
          </w:tcPr>
          <w:p w14:paraId="2EFFAA81"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小型养路机械捣固</w:t>
            </w:r>
          </w:p>
        </w:tc>
        <w:tc>
          <w:tcPr>
            <w:tcW w:w="9360" w:type="dxa"/>
            <w:vAlign w:val="center"/>
          </w:tcPr>
          <w:p w14:paraId="213CE11F" w14:textId="77777777" w:rsidR="001407A3" w:rsidRPr="00EA5D32" w:rsidRDefault="001407A3" w:rsidP="008873D9">
            <w:pPr>
              <w:snapToGrid w:val="0"/>
              <w:spacing w:line="240" w:lineRule="exact"/>
              <w:ind w:firstLineChars="200" w:firstLine="420"/>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）施工作业期间：当日开通后限速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szCs w:val="21"/>
                </w:rPr>
                <w:t>45km/h</w:t>
              </w:r>
            </w:smartTag>
            <w:r w:rsidRPr="00EA5D32">
              <w:rPr>
                <w:rFonts w:eastAsia="仿宋_GB2312"/>
                <w:bCs/>
                <w:szCs w:val="21"/>
              </w:rPr>
              <w:t>不少于</w:t>
            </w:r>
            <w:r w:rsidRPr="00EA5D32">
              <w:rPr>
                <w:rFonts w:eastAsia="仿宋_GB2312"/>
                <w:bCs/>
                <w:szCs w:val="21"/>
              </w:rPr>
              <w:t>4</w:t>
            </w:r>
            <w:r w:rsidRPr="00EA5D32">
              <w:rPr>
                <w:rFonts w:eastAsia="仿宋_GB2312"/>
                <w:bCs/>
                <w:szCs w:val="21"/>
              </w:rPr>
              <w:t>小时（其中第一列限速</w:t>
            </w:r>
            <w:smartTag w:uri="urn:schemas-microsoft-com:office:smarttags" w:element="chmetcnv">
              <w:smartTagPr>
                <w:attr w:name="UnitName" w:val="km/h"/>
                <w:attr w:name="SourceValue" w:val="35"/>
                <w:attr w:name="HasSpace" w:val="False"/>
                <w:attr w:name="Negative" w:val="False"/>
                <w:attr w:name="NumberType" w:val="1"/>
                <w:attr w:name="TCSC" w:val="0"/>
              </w:smartTagPr>
              <w:r w:rsidRPr="00EA5D32">
                <w:rPr>
                  <w:rFonts w:eastAsia="仿宋_GB2312"/>
                  <w:bCs/>
                  <w:szCs w:val="21"/>
                </w:rPr>
                <w:t>35km/h</w:t>
              </w:r>
            </w:smartTag>
            <w:r w:rsidRPr="00EA5D32">
              <w:rPr>
                <w:rFonts w:eastAsia="仿宋_GB2312"/>
                <w:bCs/>
                <w:szCs w:val="21"/>
              </w:rPr>
              <w:t>），后限速</w:t>
            </w:r>
            <w:r w:rsidRPr="00EA5D32">
              <w:rPr>
                <w:rFonts w:eastAsia="仿宋_GB2312"/>
                <w:bCs/>
                <w:szCs w:val="21"/>
              </w:rPr>
              <w:t>60km/h</w:t>
            </w:r>
            <w:r w:rsidRPr="00EA5D32">
              <w:rPr>
                <w:rFonts w:eastAsia="仿宋_GB2312"/>
                <w:bCs/>
                <w:szCs w:val="21"/>
              </w:rPr>
              <w:t>至下次天窗结束；</w:t>
            </w:r>
          </w:p>
          <w:p w14:paraId="379515F7" w14:textId="77777777" w:rsidR="001407A3" w:rsidRPr="00EA5D32" w:rsidRDefault="001407A3" w:rsidP="008873D9">
            <w:pPr>
              <w:snapToGrid w:val="0"/>
              <w:spacing w:line="240" w:lineRule="exact"/>
              <w:ind w:firstLineChars="200" w:firstLine="420"/>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）施工作业结束后，应安排大型养路机械作业，放行列车条件按</w:t>
            </w:r>
            <w:r w:rsidRPr="00EA5D32">
              <w:rPr>
                <w:rFonts w:eastAsia="仿宋_GB2312"/>
                <w:bCs/>
                <w:szCs w:val="21"/>
              </w:rPr>
              <w:t>“</w:t>
            </w:r>
            <w:r w:rsidRPr="00EA5D32">
              <w:rPr>
                <w:rFonts w:eastAsia="仿宋_GB2312"/>
                <w:bCs/>
                <w:szCs w:val="21"/>
              </w:rPr>
              <w:t>大型养路机械捣固、稳定车作业</w:t>
            </w:r>
            <w:r w:rsidRPr="00EA5D32">
              <w:rPr>
                <w:rFonts w:eastAsia="仿宋_GB2312"/>
                <w:bCs/>
                <w:szCs w:val="21"/>
              </w:rPr>
              <w:t>”</w:t>
            </w:r>
            <w:r w:rsidRPr="00EA5D32">
              <w:rPr>
                <w:rFonts w:eastAsia="仿宋_GB2312"/>
                <w:bCs/>
                <w:szCs w:val="21"/>
              </w:rPr>
              <w:t>办理。</w:t>
            </w:r>
          </w:p>
        </w:tc>
      </w:tr>
      <w:tr w:rsidR="001407A3" w:rsidRPr="00EA5D32" w14:paraId="14448F8A" w14:textId="77777777" w:rsidTr="008873D9">
        <w:trPr>
          <w:cantSplit/>
          <w:trHeight w:val="2073"/>
        </w:trPr>
        <w:tc>
          <w:tcPr>
            <w:tcW w:w="675" w:type="dxa"/>
            <w:vMerge/>
          </w:tcPr>
          <w:p w14:paraId="3EC564F1" w14:textId="77777777" w:rsidR="001407A3" w:rsidRPr="00EA5D32" w:rsidRDefault="001407A3" w:rsidP="008873D9">
            <w:pPr>
              <w:snapToGrid w:val="0"/>
              <w:spacing w:line="240" w:lineRule="exact"/>
              <w:jc w:val="left"/>
              <w:rPr>
                <w:rFonts w:eastAsia="仿宋_GB2312"/>
                <w:bCs/>
                <w:szCs w:val="21"/>
              </w:rPr>
            </w:pPr>
          </w:p>
        </w:tc>
        <w:tc>
          <w:tcPr>
            <w:tcW w:w="3933" w:type="dxa"/>
            <w:gridSpan w:val="2"/>
          </w:tcPr>
          <w:p w14:paraId="35BE40E7" w14:textId="77777777" w:rsidR="001407A3" w:rsidRPr="00EA5D32" w:rsidRDefault="001407A3" w:rsidP="008873D9">
            <w:pPr>
              <w:tabs>
                <w:tab w:val="left" w:pos="657"/>
              </w:tabs>
              <w:snapToGrid w:val="0"/>
              <w:spacing w:line="240" w:lineRule="exact"/>
              <w:ind w:firstLineChars="100" w:firstLine="210"/>
              <w:jc w:val="left"/>
              <w:rPr>
                <w:rFonts w:eastAsia="仿宋_GB2312"/>
                <w:bCs/>
                <w:szCs w:val="21"/>
              </w:rPr>
            </w:pPr>
            <w:r w:rsidRPr="00EA5D32">
              <w:rPr>
                <w:rFonts w:eastAsia="仿宋_GB2312"/>
                <w:bCs/>
                <w:szCs w:val="21"/>
              </w:rPr>
              <w:t>2.</w:t>
            </w:r>
            <w:r w:rsidRPr="00EA5D32">
              <w:rPr>
                <w:rFonts w:eastAsia="仿宋_GB2312"/>
                <w:bCs/>
                <w:szCs w:val="21"/>
              </w:rPr>
              <w:t>无</w:t>
            </w:r>
            <w:proofErr w:type="gramStart"/>
            <w:r w:rsidRPr="00EA5D32">
              <w:rPr>
                <w:rFonts w:eastAsia="仿宋_GB2312"/>
                <w:bCs/>
                <w:szCs w:val="21"/>
              </w:rPr>
              <w:t>砟</w:t>
            </w:r>
            <w:proofErr w:type="gramEnd"/>
            <w:r w:rsidRPr="00EA5D32">
              <w:rPr>
                <w:rFonts w:eastAsia="仿宋_GB2312"/>
                <w:bCs/>
                <w:szCs w:val="21"/>
              </w:rPr>
              <w:t>轨道</w:t>
            </w:r>
          </w:p>
          <w:p w14:paraId="5ECC9F1B"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）更换无</w:t>
            </w:r>
            <w:proofErr w:type="gramStart"/>
            <w:r w:rsidRPr="00EA5D32">
              <w:rPr>
                <w:rFonts w:eastAsia="仿宋_GB2312"/>
                <w:bCs/>
                <w:szCs w:val="21"/>
              </w:rPr>
              <w:t>砟</w:t>
            </w:r>
            <w:proofErr w:type="gramEnd"/>
            <w:r w:rsidRPr="00EA5D32">
              <w:rPr>
                <w:rFonts w:eastAsia="仿宋_GB2312"/>
                <w:bCs/>
                <w:szCs w:val="21"/>
              </w:rPr>
              <w:t>道床（含轨道板、道床板、砂浆填充层、底座板、支承层）</w:t>
            </w:r>
          </w:p>
          <w:p w14:paraId="6B00A9B2"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w:t>
            </w:r>
            <w:r w:rsidRPr="00EA5D32">
              <w:rPr>
                <w:rFonts w:eastAsia="仿宋_GB2312"/>
                <w:bCs/>
                <w:szCs w:val="21"/>
              </w:rPr>
              <w:t>CRTS</w:t>
            </w:r>
            <w:r w:rsidRPr="00EA5D32">
              <w:rPr>
                <w:bCs/>
                <w:szCs w:val="21"/>
              </w:rPr>
              <w:t>Ⅱ</w:t>
            </w:r>
            <w:r w:rsidRPr="00EA5D32">
              <w:rPr>
                <w:rFonts w:eastAsia="仿宋_GB2312"/>
                <w:bCs/>
                <w:szCs w:val="21"/>
              </w:rPr>
              <w:t>型无</w:t>
            </w:r>
            <w:proofErr w:type="gramStart"/>
            <w:r w:rsidRPr="00EA5D32">
              <w:rPr>
                <w:rFonts w:eastAsia="仿宋_GB2312"/>
                <w:bCs/>
                <w:szCs w:val="21"/>
              </w:rPr>
              <w:t>砟轨道轨道</w:t>
            </w:r>
            <w:proofErr w:type="gramEnd"/>
            <w:r w:rsidRPr="00EA5D32">
              <w:rPr>
                <w:rFonts w:eastAsia="仿宋_GB2312"/>
                <w:bCs/>
                <w:szCs w:val="21"/>
              </w:rPr>
              <w:t>板间接缝凿除和浇筑</w:t>
            </w:r>
          </w:p>
          <w:p w14:paraId="137AF82B"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）侧向</w:t>
            </w:r>
            <w:proofErr w:type="gramStart"/>
            <w:r w:rsidRPr="00EA5D32">
              <w:rPr>
                <w:rFonts w:eastAsia="仿宋_GB2312"/>
                <w:bCs/>
                <w:szCs w:val="21"/>
              </w:rPr>
              <w:t>挡块凿</w:t>
            </w:r>
            <w:proofErr w:type="gramEnd"/>
            <w:r w:rsidRPr="00EA5D32">
              <w:rPr>
                <w:rFonts w:eastAsia="仿宋_GB2312"/>
                <w:bCs/>
                <w:szCs w:val="21"/>
              </w:rPr>
              <w:t>除和浇筑</w:t>
            </w:r>
          </w:p>
          <w:p w14:paraId="6F8F4FAD" w14:textId="77777777" w:rsidR="001407A3" w:rsidRPr="00EA5D32" w:rsidRDefault="001407A3" w:rsidP="008873D9">
            <w:pPr>
              <w:snapToGrid w:val="0"/>
              <w:spacing w:line="240" w:lineRule="exact"/>
              <w:jc w:val="left"/>
              <w:rPr>
                <w:rFonts w:eastAsia="仿宋_GB2312"/>
                <w:bCs/>
                <w:szCs w:val="21"/>
              </w:rPr>
            </w:pPr>
            <w:r w:rsidRPr="00EA5D32">
              <w:rPr>
                <w:rFonts w:eastAsia="仿宋_GB2312"/>
                <w:bCs/>
                <w:szCs w:val="21"/>
              </w:rPr>
              <w:t>（</w:t>
            </w:r>
            <w:r w:rsidRPr="00EA5D32">
              <w:rPr>
                <w:rFonts w:eastAsia="仿宋_GB2312"/>
                <w:bCs/>
                <w:szCs w:val="21"/>
              </w:rPr>
              <w:t>4</w:t>
            </w:r>
            <w:r w:rsidRPr="00EA5D32">
              <w:rPr>
                <w:rFonts w:eastAsia="仿宋_GB2312"/>
                <w:bCs/>
                <w:szCs w:val="21"/>
              </w:rPr>
              <w:t>）</w:t>
            </w:r>
            <w:r w:rsidRPr="00EA5D32">
              <w:rPr>
                <w:rFonts w:eastAsia="仿宋_GB2312"/>
                <w:bCs/>
                <w:szCs w:val="21"/>
              </w:rPr>
              <w:t>CRTSⅠ</w:t>
            </w:r>
            <w:r w:rsidRPr="00EA5D32">
              <w:rPr>
                <w:rFonts w:eastAsia="仿宋_GB2312"/>
                <w:bCs/>
                <w:szCs w:val="21"/>
              </w:rPr>
              <w:t>型无</w:t>
            </w:r>
            <w:proofErr w:type="gramStart"/>
            <w:r w:rsidRPr="00EA5D32">
              <w:rPr>
                <w:rFonts w:eastAsia="仿宋_GB2312"/>
                <w:bCs/>
                <w:szCs w:val="21"/>
              </w:rPr>
              <w:t>砟</w:t>
            </w:r>
            <w:proofErr w:type="gramEnd"/>
            <w:r w:rsidRPr="00EA5D32">
              <w:rPr>
                <w:rFonts w:eastAsia="仿宋_GB2312"/>
                <w:bCs/>
                <w:szCs w:val="21"/>
              </w:rPr>
              <w:t>轨道</w:t>
            </w:r>
            <w:proofErr w:type="gramStart"/>
            <w:r w:rsidRPr="00EA5D32">
              <w:rPr>
                <w:rFonts w:eastAsia="仿宋_GB2312"/>
                <w:bCs/>
                <w:szCs w:val="21"/>
              </w:rPr>
              <w:t>凸型挡</w:t>
            </w:r>
            <w:proofErr w:type="gramEnd"/>
            <w:r w:rsidRPr="00EA5D32">
              <w:rPr>
                <w:rFonts w:eastAsia="仿宋_GB2312"/>
                <w:bCs/>
                <w:szCs w:val="21"/>
              </w:rPr>
              <w:t>台凿除和浇筑</w:t>
            </w:r>
          </w:p>
        </w:tc>
        <w:tc>
          <w:tcPr>
            <w:tcW w:w="9360" w:type="dxa"/>
            <w:vAlign w:val="center"/>
          </w:tcPr>
          <w:p w14:paraId="67F099AE" w14:textId="77777777" w:rsidR="001407A3" w:rsidRPr="00EA5D32" w:rsidRDefault="001407A3" w:rsidP="008873D9">
            <w:pPr>
              <w:snapToGrid w:val="0"/>
              <w:spacing w:line="240" w:lineRule="exact"/>
              <w:ind w:firstLineChars="200" w:firstLine="420"/>
              <w:rPr>
                <w:rFonts w:eastAsia="仿宋_GB2312"/>
                <w:bCs/>
                <w:szCs w:val="21"/>
              </w:rPr>
            </w:pPr>
            <w:r w:rsidRPr="00EA5D32">
              <w:rPr>
                <w:rFonts w:eastAsia="仿宋_GB2312"/>
                <w:bCs/>
                <w:szCs w:val="21"/>
              </w:rPr>
              <w:t>按经审查批准的施工作业设计文件所确定的列车放行条件，必要时可开行综合检测列车确认。</w:t>
            </w:r>
          </w:p>
        </w:tc>
      </w:tr>
    </w:tbl>
    <w:p w14:paraId="2543671E" w14:textId="77777777" w:rsidR="001407A3" w:rsidRPr="00EA5D32" w:rsidRDefault="001407A3" w:rsidP="001407A3">
      <w:pPr>
        <w:rPr>
          <w:szCs w:val="21"/>
        </w:rPr>
      </w:pPr>
      <w:r w:rsidRPr="00EA5D32">
        <w:rPr>
          <w:szCs w:val="21"/>
        </w:rPr>
        <w:br w:type="textWrapping" w:clear="all"/>
      </w:r>
    </w:p>
    <w:tbl>
      <w:tblPr>
        <w:tblpPr w:leftFromText="180" w:rightFromText="180" w:vertAnchor="page" w:horzAnchor="margin" w:tblpXSpec="center" w:tblpY="19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0"/>
        <w:gridCol w:w="5565"/>
        <w:gridCol w:w="6583"/>
      </w:tblGrid>
      <w:tr w:rsidR="001407A3" w:rsidRPr="00EA5D32" w14:paraId="0A06F234" w14:textId="77777777" w:rsidTr="008873D9">
        <w:trPr>
          <w:cantSplit/>
          <w:trHeight w:val="465"/>
        </w:trPr>
        <w:tc>
          <w:tcPr>
            <w:tcW w:w="1720" w:type="dxa"/>
          </w:tcPr>
          <w:p w14:paraId="25D7B667" w14:textId="77777777" w:rsidR="001407A3" w:rsidRPr="00EA5D32" w:rsidRDefault="001407A3" w:rsidP="001407A3">
            <w:pPr>
              <w:snapToGrid w:val="0"/>
              <w:spacing w:line="260" w:lineRule="exact"/>
              <w:ind w:firstLineChars="400" w:firstLine="840"/>
              <w:jc w:val="left"/>
              <w:rPr>
                <w:rFonts w:eastAsia="仿宋_GB2312"/>
                <w:b/>
                <w:szCs w:val="21"/>
              </w:rPr>
            </w:pPr>
          </w:p>
        </w:tc>
        <w:tc>
          <w:tcPr>
            <w:tcW w:w="5565" w:type="dxa"/>
            <w:vAlign w:val="center"/>
          </w:tcPr>
          <w:p w14:paraId="5F7D525A" w14:textId="77777777" w:rsidR="001407A3" w:rsidRPr="00EA5D32" w:rsidRDefault="001407A3" w:rsidP="008873D9">
            <w:pPr>
              <w:snapToGrid w:val="0"/>
              <w:spacing w:line="260" w:lineRule="exact"/>
              <w:jc w:val="center"/>
              <w:rPr>
                <w:rFonts w:eastAsia="仿宋_GB2312"/>
                <w:b/>
                <w:szCs w:val="21"/>
              </w:rPr>
            </w:pPr>
            <w:r w:rsidRPr="00EA5D32">
              <w:rPr>
                <w:rFonts w:eastAsia="仿宋_GB2312"/>
                <w:b/>
                <w:szCs w:val="21"/>
              </w:rPr>
              <w:t>项</w:t>
            </w:r>
            <w:r w:rsidRPr="00EA5D32">
              <w:rPr>
                <w:rFonts w:eastAsia="仿宋_GB2312"/>
                <w:b/>
                <w:szCs w:val="21"/>
              </w:rPr>
              <w:t xml:space="preserve">   </w:t>
            </w:r>
            <w:r w:rsidRPr="00EA5D32">
              <w:rPr>
                <w:rFonts w:eastAsia="仿宋_GB2312"/>
                <w:b/>
                <w:szCs w:val="21"/>
              </w:rPr>
              <w:t>目</w:t>
            </w:r>
          </w:p>
        </w:tc>
        <w:tc>
          <w:tcPr>
            <w:tcW w:w="6583" w:type="dxa"/>
            <w:vAlign w:val="center"/>
          </w:tcPr>
          <w:p w14:paraId="65CD24BA" w14:textId="77777777" w:rsidR="001407A3" w:rsidRPr="00EA5D32" w:rsidRDefault="001407A3" w:rsidP="008873D9">
            <w:pPr>
              <w:snapToGrid w:val="0"/>
              <w:spacing w:line="260" w:lineRule="exact"/>
              <w:jc w:val="center"/>
              <w:rPr>
                <w:rFonts w:eastAsia="仿宋_GB2312"/>
                <w:b/>
                <w:szCs w:val="21"/>
              </w:rPr>
            </w:pPr>
            <w:r w:rsidRPr="00EA5D32">
              <w:rPr>
                <w:rFonts w:eastAsia="仿宋_GB2312"/>
                <w:b/>
                <w:szCs w:val="21"/>
              </w:rPr>
              <w:t>放行列车条件</w:t>
            </w:r>
          </w:p>
        </w:tc>
      </w:tr>
      <w:tr w:rsidR="001407A3" w:rsidRPr="00EA5D32" w14:paraId="47018E46" w14:textId="77777777" w:rsidTr="008873D9">
        <w:trPr>
          <w:cantSplit/>
          <w:trHeight w:val="926"/>
        </w:trPr>
        <w:tc>
          <w:tcPr>
            <w:tcW w:w="1720" w:type="dxa"/>
          </w:tcPr>
          <w:p w14:paraId="47866751" w14:textId="77777777" w:rsidR="001407A3" w:rsidRPr="00EA5D32" w:rsidRDefault="001407A3" w:rsidP="008873D9">
            <w:pPr>
              <w:tabs>
                <w:tab w:val="left" w:pos="657"/>
              </w:tabs>
              <w:snapToGrid w:val="0"/>
              <w:spacing w:line="260" w:lineRule="exact"/>
              <w:jc w:val="left"/>
              <w:rPr>
                <w:rFonts w:eastAsia="仿宋_GB2312"/>
                <w:bCs/>
                <w:szCs w:val="21"/>
              </w:rPr>
            </w:pPr>
            <w:r w:rsidRPr="00EA5D32">
              <w:rPr>
                <w:rFonts w:eastAsia="仿宋_GB2312"/>
                <w:bCs/>
                <w:szCs w:val="21"/>
              </w:rPr>
              <w:t>一、影响道床路基稳定的施工作业</w:t>
            </w:r>
          </w:p>
        </w:tc>
        <w:tc>
          <w:tcPr>
            <w:tcW w:w="5565" w:type="dxa"/>
          </w:tcPr>
          <w:p w14:paraId="0A3671A2"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3.</w:t>
            </w:r>
            <w:r w:rsidRPr="00EA5D32">
              <w:rPr>
                <w:rFonts w:eastAsia="仿宋_GB2312"/>
                <w:bCs/>
                <w:szCs w:val="21"/>
              </w:rPr>
              <w:t>路基注浆，挖孔桩、</w:t>
            </w:r>
            <w:proofErr w:type="gramStart"/>
            <w:r w:rsidRPr="00EA5D32">
              <w:rPr>
                <w:rFonts w:eastAsia="仿宋_GB2312"/>
                <w:bCs/>
                <w:szCs w:val="21"/>
              </w:rPr>
              <w:t>旋喷桩</w:t>
            </w:r>
            <w:proofErr w:type="gramEnd"/>
            <w:r w:rsidRPr="00EA5D32">
              <w:rPr>
                <w:rFonts w:eastAsia="仿宋_GB2312"/>
                <w:bCs/>
                <w:szCs w:val="21"/>
              </w:rPr>
              <w:t>施工，路基降水</w:t>
            </w:r>
            <w:r w:rsidRPr="00EA5D32">
              <w:rPr>
                <w:rFonts w:eastAsia="仿宋_GB2312"/>
                <w:bCs/>
                <w:szCs w:val="21"/>
              </w:rPr>
              <w:t xml:space="preserve"> </w:t>
            </w:r>
          </w:p>
        </w:tc>
        <w:tc>
          <w:tcPr>
            <w:tcW w:w="6583" w:type="dxa"/>
          </w:tcPr>
          <w:p w14:paraId="65B21A35" w14:textId="77777777" w:rsidR="001407A3" w:rsidRPr="00EA5D32" w:rsidRDefault="001407A3" w:rsidP="008873D9">
            <w:pPr>
              <w:widowControl/>
              <w:snapToGrid w:val="0"/>
              <w:spacing w:line="260" w:lineRule="exact"/>
              <w:ind w:firstLineChars="200" w:firstLine="420"/>
              <w:jc w:val="left"/>
              <w:rPr>
                <w:rFonts w:eastAsia="仿宋_GB2312"/>
                <w:bCs/>
                <w:szCs w:val="21"/>
              </w:rPr>
            </w:pPr>
          </w:p>
          <w:p w14:paraId="7CA45298" w14:textId="77777777" w:rsidR="001407A3" w:rsidRPr="00EA5D32" w:rsidRDefault="001407A3" w:rsidP="008873D9">
            <w:pPr>
              <w:widowControl/>
              <w:snapToGrid w:val="0"/>
              <w:spacing w:line="260" w:lineRule="exact"/>
              <w:ind w:firstLineChars="200" w:firstLine="420"/>
              <w:jc w:val="left"/>
              <w:rPr>
                <w:rFonts w:eastAsia="仿宋_GB2312"/>
                <w:bCs/>
                <w:szCs w:val="21"/>
              </w:rPr>
            </w:pPr>
            <w:r w:rsidRPr="00EA5D32">
              <w:rPr>
                <w:rFonts w:eastAsia="仿宋_GB2312"/>
                <w:bCs/>
                <w:szCs w:val="21"/>
              </w:rPr>
              <w:t>按经审查批准的施工作业设计文件所确定的列车放行条件。</w:t>
            </w:r>
          </w:p>
        </w:tc>
      </w:tr>
      <w:tr w:rsidR="001407A3" w:rsidRPr="00EA5D32" w14:paraId="34FBA79F" w14:textId="77777777" w:rsidTr="008873D9">
        <w:trPr>
          <w:cantSplit/>
          <w:trHeight w:val="1372"/>
        </w:trPr>
        <w:tc>
          <w:tcPr>
            <w:tcW w:w="1720" w:type="dxa"/>
            <w:vMerge w:val="restart"/>
          </w:tcPr>
          <w:p w14:paraId="21BBF36A" w14:textId="77777777" w:rsidR="001407A3" w:rsidRPr="00EA5D32" w:rsidRDefault="001407A3" w:rsidP="008873D9">
            <w:pPr>
              <w:tabs>
                <w:tab w:val="left" w:pos="657"/>
              </w:tabs>
              <w:snapToGrid w:val="0"/>
              <w:spacing w:line="260" w:lineRule="exact"/>
              <w:jc w:val="left"/>
              <w:rPr>
                <w:rFonts w:eastAsia="仿宋_GB2312"/>
                <w:bCs/>
                <w:szCs w:val="21"/>
              </w:rPr>
            </w:pPr>
          </w:p>
          <w:p w14:paraId="4275F722" w14:textId="77777777" w:rsidR="001407A3" w:rsidRPr="00EA5D32" w:rsidRDefault="001407A3" w:rsidP="008873D9">
            <w:pPr>
              <w:tabs>
                <w:tab w:val="left" w:pos="657"/>
              </w:tabs>
              <w:snapToGrid w:val="0"/>
              <w:spacing w:line="260" w:lineRule="exact"/>
              <w:jc w:val="left"/>
              <w:rPr>
                <w:rFonts w:eastAsia="仿宋_GB2312"/>
                <w:bCs/>
                <w:szCs w:val="21"/>
              </w:rPr>
            </w:pPr>
          </w:p>
          <w:p w14:paraId="4296B416" w14:textId="77777777" w:rsidR="001407A3" w:rsidRPr="00EA5D32" w:rsidRDefault="001407A3" w:rsidP="008873D9">
            <w:pPr>
              <w:tabs>
                <w:tab w:val="left" w:pos="657"/>
              </w:tabs>
              <w:snapToGrid w:val="0"/>
              <w:spacing w:line="260" w:lineRule="exact"/>
              <w:jc w:val="left"/>
              <w:rPr>
                <w:rFonts w:eastAsia="仿宋_GB2312"/>
                <w:bCs/>
                <w:szCs w:val="21"/>
              </w:rPr>
            </w:pPr>
          </w:p>
          <w:p w14:paraId="2A877694" w14:textId="77777777" w:rsidR="001407A3" w:rsidRPr="00EA5D32" w:rsidRDefault="001407A3" w:rsidP="008873D9">
            <w:pPr>
              <w:tabs>
                <w:tab w:val="left" w:pos="657"/>
              </w:tabs>
              <w:snapToGrid w:val="0"/>
              <w:spacing w:line="260" w:lineRule="exact"/>
              <w:jc w:val="left"/>
              <w:rPr>
                <w:rFonts w:eastAsia="仿宋_GB2312"/>
                <w:bCs/>
                <w:szCs w:val="21"/>
              </w:rPr>
            </w:pPr>
          </w:p>
          <w:p w14:paraId="29DCC34A" w14:textId="77777777" w:rsidR="001407A3" w:rsidRPr="00EA5D32" w:rsidRDefault="001407A3" w:rsidP="008873D9">
            <w:pPr>
              <w:tabs>
                <w:tab w:val="left" w:pos="657"/>
              </w:tabs>
              <w:snapToGrid w:val="0"/>
              <w:spacing w:line="260" w:lineRule="exact"/>
              <w:jc w:val="left"/>
              <w:rPr>
                <w:rFonts w:eastAsia="仿宋_GB2312"/>
                <w:bCs/>
                <w:szCs w:val="21"/>
              </w:rPr>
            </w:pPr>
          </w:p>
          <w:p w14:paraId="153CB837" w14:textId="77777777" w:rsidR="001407A3" w:rsidRPr="00EA5D32" w:rsidRDefault="001407A3" w:rsidP="008873D9">
            <w:pPr>
              <w:tabs>
                <w:tab w:val="left" w:pos="657"/>
              </w:tabs>
              <w:snapToGrid w:val="0"/>
              <w:spacing w:line="260" w:lineRule="exact"/>
              <w:jc w:val="left"/>
              <w:rPr>
                <w:rFonts w:eastAsia="仿宋_GB2312"/>
                <w:bCs/>
                <w:szCs w:val="21"/>
              </w:rPr>
            </w:pPr>
            <w:r w:rsidRPr="00EA5D32">
              <w:rPr>
                <w:rFonts w:eastAsia="仿宋_GB2312"/>
                <w:bCs/>
                <w:szCs w:val="21"/>
              </w:rPr>
              <w:t>二、</w:t>
            </w:r>
            <w:r w:rsidRPr="00EA5D32">
              <w:rPr>
                <w:rFonts w:eastAsia="仿宋_GB2312"/>
                <w:bCs/>
                <w:szCs w:val="21"/>
              </w:rPr>
              <w:t xml:space="preserve"> </w:t>
            </w:r>
            <w:r w:rsidRPr="00EA5D32">
              <w:rPr>
                <w:rFonts w:eastAsia="仿宋_GB2312"/>
                <w:bCs/>
                <w:szCs w:val="21"/>
              </w:rPr>
              <w:t>不影响道床稳定的施工作业</w:t>
            </w:r>
          </w:p>
        </w:tc>
        <w:tc>
          <w:tcPr>
            <w:tcW w:w="5565" w:type="dxa"/>
          </w:tcPr>
          <w:p w14:paraId="5573D0A6"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）成段（</w:t>
            </w:r>
            <w:r w:rsidRPr="00EA5D32">
              <w:rPr>
                <w:rFonts w:eastAsia="仿宋_GB2312"/>
              </w:rPr>
              <w:t>连续</w:t>
            </w:r>
            <w:r w:rsidRPr="00EA5D32">
              <w:rPr>
                <w:rFonts w:eastAsia="仿宋_GB2312"/>
              </w:rPr>
              <w:t>100m</w:t>
            </w:r>
            <w:r w:rsidRPr="00EA5D32">
              <w:rPr>
                <w:rFonts w:eastAsia="仿宋_GB2312"/>
              </w:rPr>
              <w:t>以上</w:t>
            </w:r>
            <w:r w:rsidRPr="00EA5D32">
              <w:rPr>
                <w:rFonts w:eastAsia="仿宋_GB2312"/>
                <w:bCs/>
                <w:szCs w:val="21"/>
              </w:rPr>
              <w:t>）更换钢轨或扣件</w:t>
            </w:r>
            <w:r w:rsidRPr="00EA5D32">
              <w:rPr>
                <w:rFonts w:eastAsia="仿宋_GB2312"/>
                <w:bCs/>
                <w:szCs w:val="21"/>
              </w:rPr>
              <w:t xml:space="preserve"> </w:t>
            </w:r>
          </w:p>
          <w:p w14:paraId="571852C2"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）无缝线路应力放散</w:t>
            </w:r>
            <w:r w:rsidRPr="00EA5D32">
              <w:rPr>
                <w:rFonts w:eastAsia="仿宋_GB2312"/>
                <w:bCs/>
                <w:szCs w:val="21"/>
              </w:rPr>
              <w:t xml:space="preserve"> </w:t>
            </w:r>
          </w:p>
          <w:p w14:paraId="5B2BD03D"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）成组更换道岔（含钢轨伸缩调节器）轨件</w:t>
            </w:r>
            <w:r w:rsidRPr="00EA5D32">
              <w:rPr>
                <w:rFonts w:eastAsia="仿宋_GB2312"/>
                <w:bCs/>
                <w:szCs w:val="21"/>
              </w:rPr>
              <w:t xml:space="preserve"> </w:t>
            </w:r>
          </w:p>
          <w:p w14:paraId="3AE0A65A"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4</w:t>
            </w:r>
            <w:r w:rsidRPr="00EA5D32">
              <w:rPr>
                <w:rFonts w:eastAsia="仿宋_GB2312"/>
                <w:bCs/>
                <w:szCs w:val="21"/>
              </w:rPr>
              <w:t>）使用冻害垫板一次总厚度大于等于</w:t>
            </w:r>
            <w:r w:rsidRPr="00EA5D32">
              <w:rPr>
                <w:rFonts w:eastAsia="仿宋_GB2312"/>
                <w:bCs/>
                <w:szCs w:val="21"/>
              </w:rPr>
              <w:t xml:space="preserve">25mm </w:t>
            </w:r>
          </w:p>
        </w:tc>
        <w:tc>
          <w:tcPr>
            <w:tcW w:w="6583" w:type="dxa"/>
          </w:tcPr>
          <w:p w14:paraId="575A9DA4" w14:textId="77777777" w:rsidR="001407A3" w:rsidRPr="00EA5D32" w:rsidRDefault="001407A3" w:rsidP="008873D9">
            <w:pPr>
              <w:snapToGrid w:val="0"/>
              <w:spacing w:line="260" w:lineRule="exact"/>
              <w:ind w:firstLineChars="200" w:firstLine="420"/>
              <w:jc w:val="left"/>
              <w:rPr>
                <w:rFonts w:eastAsia="仿宋_GB2312"/>
                <w:bCs/>
                <w:szCs w:val="21"/>
              </w:rPr>
            </w:pPr>
          </w:p>
          <w:p w14:paraId="4A5E7957" w14:textId="77777777" w:rsidR="001407A3" w:rsidRPr="00EA5D32" w:rsidRDefault="001407A3" w:rsidP="008873D9">
            <w:pPr>
              <w:snapToGrid w:val="0"/>
              <w:spacing w:line="260" w:lineRule="exact"/>
              <w:ind w:firstLineChars="200" w:firstLine="420"/>
              <w:jc w:val="left"/>
              <w:rPr>
                <w:rFonts w:eastAsia="仿宋_GB2312"/>
                <w:bCs/>
                <w:szCs w:val="21"/>
              </w:rPr>
            </w:pPr>
            <w:r w:rsidRPr="00EA5D32">
              <w:rPr>
                <w:rFonts w:eastAsia="仿宋_GB2312"/>
                <w:bCs/>
                <w:szCs w:val="21"/>
              </w:rPr>
              <w:t>当日开通后限速</w:t>
            </w:r>
            <w:r w:rsidRPr="00EA5D32">
              <w:rPr>
                <w:rFonts w:eastAsia="仿宋_GB2312"/>
                <w:bCs/>
                <w:szCs w:val="21"/>
              </w:rPr>
              <w:t>160km/h</w:t>
            </w:r>
            <w:r w:rsidRPr="00EA5D32">
              <w:rPr>
                <w:rFonts w:eastAsia="仿宋_GB2312"/>
                <w:bCs/>
                <w:szCs w:val="21"/>
              </w:rPr>
              <w:t>至下次天窗结束（其中第一列限速</w:t>
            </w:r>
            <w:smartTag w:uri="urn:schemas-microsoft-com:office:smarttags" w:element="chmetcnv">
              <w:smartTagPr>
                <w:attr w:name="TCSC" w:val="0"/>
                <w:attr w:name="NumberType" w:val="1"/>
                <w:attr w:name="Negative" w:val="False"/>
                <w:attr w:name="HasSpace" w:val="True"/>
                <w:attr w:name="SourceValue" w:val="45"/>
                <w:attr w:name="UnitName" w:val="km/h"/>
              </w:smartTagPr>
              <w:r w:rsidRPr="00EA5D32">
                <w:rPr>
                  <w:rFonts w:eastAsia="仿宋_GB2312"/>
                  <w:bCs/>
                  <w:szCs w:val="21"/>
                </w:rPr>
                <w:t>45 km/h</w:t>
              </w:r>
            </w:smartTag>
            <w:r w:rsidRPr="00EA5D32">
              <w:rPr>
                <w:rFonts w:eastAsia="仿宋_GB2312"/>
                <w:bCs/>
                <w:szCs w:val="21"/>
              </w:rPr>
              <w:t>，第二列限速</w:t>
            </w:r>
            <w:smartTag w:uri="urn:schemas-microsoft-com:office:smarttags" w:element="chmetcnv">
              <w:smartTagPr>
                <w:attr w:name="TCSC" w:val="0"/>
                <w:attr w:name="NumberType" w:val="1"/>
                <w:attr w:name="Negative" w:val="False"/>
                <w:attr w:name="HasSpace" w:val="False"/>
                <w:attr w:name="SourceValue" w:val="80"/>
                <w:attr w:name="UnitName" w:val="km/h"/>
              </w:smartTagPr>
              <w:r w:rsidRPr="00EA5D32">
                <w:rPr>
                  <w:rFonts w:eastAsia="仿宋_GB2312"/>
                  <w:bCs/>
                  <w:szCs w:val="21"/>
                </w:rPr>
                <w:t>80km/h</w:t>
              </w:r>
            </w:smartTag>
            <w:r w:rsidRPr="00EA5D32">
              <w:rPr>
                <w:rFonts w:eastAsia="仿宋_GB2312"/>
                <w:bCs/>
                <w:szCs w:val="21"/>
              </w:rPr>
              <w:t>，第三列限速</w:t>
            </w:r>
            <w:smartTag w:uri="urn:schemas-microsoft-com:office:smarttags" w:element="chmetcnv">
              <w:smartTagPr>
                <w:attr w:name="TCSC" w:val="0"/>
                <w:attr w:name="NumberType" w:val="1"/>
                <w:attr w:name="Negative" w:val="False"/>
                <w:attr w:name="HasSpace" w:val="True"/>
                <w:attr w:name="SourceValue" w:val="120"/>
                <w:attr w:name="UnitName" w:val="km/h"/>
              </w:smartTagPr>
              <w:r w:rsidRPr="00EA5D32">
                <w:rPr>
                  <w:rFonts w:eastAsia="仿宋_GB2312"/>
                  <w:bCs/>
                  <w:szCs w:val="21"/>
                </w:rPr>
                <w:t>120 km/h</w:t>
              </w:r>
            </w:smartTag>
            <w:r w:rsidRPr="00EA5D32">
              <w:rPr>
                <w:rFonts w:eastAsia="仿宋_GB2312"/>
                <w:bCs/>
                <w:szCs w:val="21"/>
              </w:rPr>
              <w:t>）。</w:t>
            </w:r>
          </w:p>
          <w:p w14:paraId="2561D380" w14:textId="77777777" w:rsidR="001407A3" w:rsidRPr="00EA5D32" w:rsidRDefault="001407A3" w:rsidP="008873D9">
            <w:pPr>
              <w:snapToGrid w:val="0"/>
              <w:spacing w:line="260" w:lineRule="exact"/>
              <w:ind w:firstLineChars="200" w:firstLine="420"/>
              <w:jc w:val="left"/>
              <w:rPr>
                <w:rFonts w:eastAsia="仿宋_GB2312"/>
                <w:bCs/>
                <w:szCs w:val="21"/>
              </w:rPr>
            </w:pPr>
            <w:r w:rsidRPr="00EA5D32">
              <w:rPr>
                <w:rFonts w:eastAsia="仿宋_GB2312"/>
                <w:bCs/>
                <w:szCs w:val="21"/>
              </w:rPr>
              <w:t>恢复常速前</w:t>
            </w:r>
            <w:proofErr w:type="gramStart"/>
            <w:r w:rsidRPr="00EA5D32">
              <w:rPr>
                <w:rFonts w:eastAsia="仿宋_GB2312"/>
                <w:bCs/>
                <w:szCs w:val="21"/>
              </w:rPr>
              <w:t>必须经精调</w:t>
            </w:r>
            <w:proofErr w:type="gramEnd"/>
            <w:r w:rsidRPr="00EA5D32">
              <w:rPr>
                <w:rFonts w:eastAsia="仿宋_GB2312"/>
                <w:bCs/>
                <w:szCs w:val="21"/>
              </w:rPr>
              <w:t>整修、检测确认、阶梯提速。</w:t>
            </w:r>
          </w:p>
        </w:tc>
      </w:tr>
      <w:tr w:rsidR="001407A3" w:rsidRPr="00EA5D32" w14:paraId="5241B865" w14:textId="77777777" w:rsidTr="008873D9">
        <w:trPr>
          <w:cantSplit/>
          <w:trHeight w:val="2798"/>
        </w:trPr>
        <w:tc>
          <w:tcPr>
            <w:tcW w:w="1720" w:type="dxa"/>
            <w:vMerge/>
            <w:vAlign w:val="center"/>
          </w:tcPr>
          <w:p w14:paraId="355A5B99" w14:textId="77777777" w:rsidR="001407A3" w:rsidRPr="00EA5D32" w:rsidRDefault="001407A3" w:rsidP="008873D9">
            <w:pPr>
              <w:snapToGrid w:val="0"/>
              <w:spacing w:line="260" w:lineRule="exact"/>
              <w:ind w:firstLineChars="100" w:firstLine="210"/>
              <w:jc w:val="left"/>
              <w:rPr>
                <w:rFonts w:eastAsia="仿宋_GB2312"/>
                <w:bCs/>
                <w:szCs w:val="21"/>
              </w:rPr>
            </w:pPr>
          </w:p>
        </w:tc>
        <w:tc>
          <w:tcPr>
            <w:tcW w:w="5565" w:type="dxa"/>
            <w:vAlign w:val="center"/>
          </w:tcPr>
          <w:p w14:paraId="6678D871"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）非成段更换钢轨</w:t>
            </w:r>
          </w:p>
          <w:p w14:paraId="45145B6A"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）处理胶接绝缘接头</w:t>
            </w:r>
            <w:r w:rsidRPr="00EA5D32">
              <w:rPr>
                <w:rFonts w:eastAsia="仿宋_GB2312"/>
                <w:bCs/>
                <w:szCs w:val="21"/>
              </w:rPr>
              <w:t xml:space="preserve"> </w:t>
            </w:r>
          </w:p>
          <w:p w14:paraId="3903CEB8"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）更换道岔尖轨、基本轨、护轨、可动心轨道岔辙叉、长短心轨、翼轨、</w:t>
            </w:r>
            <w:proofErr w:type="gramStart"/>
            <w:r w:rsidRPr="00EA5D32">
              <w:rPr>
                <w:rFonts w:eastAsia="仿宋_GB2312"/>
                <w:bCs/>
                <w:szCs w:val="21"/>
              </w:rPr>
              <w:t>叉跟尖轨</w:t>
            </w:r>
            <w:proofErr w:type="gramEnd"/>
          </w:p>
          <w:p w14:paraId="621E412F"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4</w:t>
            </w:r>
            <w:r w:rsidRPr="00EA5D32">
              <w:rPr>
                <w:rFonts w:eastAsia="仿宋_GB2312"/>
                <w:bCs/>
                <w:szCs w:val="21"/>
              </w:rPr>
              <w:t>）焊接钢轨</w:t>
            </w:r>
            <w:r w:rsidRPr="00EA5D32">
              <w:rPr>
                <w:rFonts w:eastAsia="仿宋_GB2312"/>
                <w:bCs/>
                <w:szCs w:val="21"/>
              </w:rPr>
              <w:t xml:space="preserve"> </w:t>
            </w:r>
          </w:p>
          <w:p w14:paraId="3DB787D5"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5</w:t>
            </w:r>
            <w:r w:rsidRPr="00EA5D32">
              <w:rPr>
                <w:rFonts w:eastAsia="仿宋_GB2312"/>
                <w:bCs/>
                <w:szCs w:val="21"/>
              </w:rPr>
              <w:t>）单根更换、方正轨枕</w:t>
            </w:r>
            <w:r w:rsidRPr="00EA5D32">
              <w:rPr>
                <w:rFonts w:eastAsia="仿宋_GB2312"/>
                <w:bCs/>
                <w:szCs w:val="21"/>
              </w:rPr>
              <w:t xml:space="preserve"> </w:t>
            </w:r>
          </w:p>
          <w:p w14:paraId="44E2D577"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6</w:t>
            </w:r>
            <w:r w:rsidRPr="00EA5D32">
              <w:rPr>
                <w:rFonts w:eastAsia="仿宋_GB2312"/>
                <w:bCs/>
                <w:szCs w:val="21"/>
              </w:rPr>
              <w:t>）成段改道、撤垫板、更换铁垫板、更换和整正轨下胶垫，使用冻害垫板一次总厚度大于等于</w:t>
            </w:r>
            <w:smartTag w:uri="urn:schemas-microsoft-com:office:smarttags" w:element="chmetcnv">
              <w:smartTagPr>
                <w:attr w:name="TCSC" w:val="0"/>
                <w:attr w:name="NumberType" w:val="1"/>
                <w:attr w:name="Negative" w:val="False"/>
                <w:attr w:name="HasSpace" w:val="False"/>
                <w:attr w:name="SourceValue" w:val="10"/>
                <w:attr w:name="UnitName" w:val="mm"/>
              </w:smartTagPr>
              <w:r w:rsidRPr="00EA5D32">
                <w:rPr>
                  <w:rFonts w:eastAsia="仿宋_GB2312"/>
                  <w:bCs/>
                  <w:szCs w:val="21"/>
                </w:rPr>
                <w:t>10mm</w:t>
              </w:r>
            </w:smartTag>
            <w:r w:rsidRPr="00EA5D32">
              <w:rPr>
                <w:rFonts w:eastAsia="仿宋_GB2312"/>
                <w:bCs/>
                <w:szCs w:val="21"/>
              </w:rPr>
              <w:t>、小于</w:t>
            </w:r>
            <w:smartTag w:uri="urn:schemas-microsoft-com:office:smarttags" w:element="chmetcnv">
              <w:smartTagPr>
                <w:attr w:name="TCSC" w:val="0"/>
                <w:attr w:name="NumberType" w:val="1"/>
                <w:attr w:name="Negative" w:val="False"/>
                <w:attr w:name="HasSpace" w:val="False"/>
                <w:attr w:name="SourceValue" w:val="25"/>
                <w:attr w:name="UnitName" w:val="mm"/>
              </w:smartTagPr>
              <w:r w:rsidRPr="00EA5D32">
                <w:rPr>
                  <w:rFonts w:eastAsia="仿宋_GB2312"/>
                  <w:bCs/>
                  <w:szCs w:val="21"/>
                </w:rPr>
                <w:t>25mm</w:t>
              </w:r>
            </w:smartTag>
          </w:p>
          <w:p w14:paraId="4D23FCF6"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7</w:t>
            </w:r>
            <w:r w:rsidRPr="00EA5D32">
              <w:rPr>
                <w:rFonts w:eastAsia="仿宋_GB2312"/>
                <w:bCs/>
                <w:szCs w:val="21"/>
              </w:rPr>
              <w:t>）大型养路机械维修捣固作业</w:t>
            </w:r>
            <w:r w:rsidRPr="00EA5D32">
              <w:rPr>
                <w:rFonts w:eastAsia="仿宋_GB2312"/>
                <w:bCs/>
                <w:szCs w:val="21"/>
              </w:rPr>
              <w:t xml:space="preserve"> </w:t>
            </w:r>
          </w:p>
          <w:p w14:paraId="78AC5530"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w:t>
            </w:r>
            <w:r w:rsidRPr="00EA5D32">
              <w:rPr>
                <w:rFonts w:eastAsia="仿宋_GB2312"/>
                <w:bCs/>
                <w:szCs w:val="21"/>
              </w:rPr>
              <w:t>8</w:t>
            </w:r>
            <w:r w:rsidRPr="00EA5D32">
              <w:rPr>
                <w:rFonts w:eastAsia="仿宋_GB2312"/>
                <w:bCs/>
                <w:szCs w:val="21"/>
              </w:rPr>
              <w:t>）成段更换弹条、轨距挡板</w:t>
            </w:r>
          </w:p>
        </w:tc>
        <w:tc>
          <w:tcPr>
            <w:tcW w:w="6583" w:type="dxa"/>
            <w:vAlign w:val="center"/>
          </w:tcPr>
          <w:p w14:paraId="064CFAE4" w14:textId="77777777" w:rsidR="001407A3" w:rsidRPr="00EA5D32" w:rsidRDefault="001407A3" w:rsidP="008873D9">
            <w:pPr>
              <w:snapToGrid w:val="0"/>
              <w:spacing w:line="260" w:lineRule="exact"/>
              <w:ind w:firstLineChars="200" w:firstLine="420"/>
              <w:rPr>
                <w:rFonts w:eastAsia="仿宋_GB2312"/>
                <w:bCs/>
                <w:szCs w:val="21"/>
              </w:rPr>
            </w:pPr>
            <w:r w:rsidRPr="00EA5D32">
              <w:rPr>
                <w:rFonts w:eastAsia="仿宋_GB2312"/>
                <w:bCs/>
                <w:szCs w:val="21"/>
              </w:rPr>
              <w:t>第一列限速不超过</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，以后恢复常速。</w:t>
            </w:r>
          </w:p>
        </w:tc>
      </w:tr>
      <w:tr w:rsidR="001407A3" w:rsidRPr="00EA5D32" w14:paraId="6FCDBA9C" w14:textId="77777777" w:rsidTr="008873D9">
        <w:trPr>
          <w:cantSplit/>
          <w:trHeight w:val="1913"/>
        </w:trPr>
        <w:tc>
          <w:tcPr>
            <w:tcW w:w="1720" w:type="dxa"/>
            <w:vAlign w:val="center"/>
          </w:tcPr>
          <w:p w14:paraId="3E4BE40A"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三、桥隧涵的施工作业</w:t>
            </w:r>
          </w:p>
        </w:tc>
        <w:tc>
          <w:tcPr>
            <w:tcW w:w="5565" w:type="dxa"/>
            <w:vAlign w:val="center"/>
          </w:tcPr>
          <w:p w14:paraId="00783C50" w14:textId="77777777" w:rsidR="001407A3" w:rsidRPr="00EA5D32" w:rsidRDefault="001407A3" w:rsidP="008873D9">
            <w:pPr>
              <w:snapToGrid w:val="0"/>
              <w:spacing w:line="260" w:lineRule="exact"/>
              <w:jc w:val="left"/>
              <w:rPr>
                <w:rFonts w:eastAsia="仿宋_GB2312"/>
                <w:bCs/>
                <w:szCs w:val="21"/>
              </w:rPr>
            </w:pPr>
            <w:r w:rsidRPr="00EA5D32">
              <w:rPr>
                <w:rFonts w:eastAsia="仿宋_GB2312"/>
                <w:bCs/>
                <w:szCs w:val="21"/>
              </w:rPr>
              <w:t>箱梁支座调高、拨正、更换</w:t>
            </w:r>
          </w:p>
        </w:tc>
        <w:tc>
          <w:tcPr>
            <w:tcW w:w="6583" w:type="dxa"/>
            <w:vAlign w:val="center"/>
          </w:tcPr>
          <w:p w14:paraId="1FAE7306" w14:textId="77777777" w:rsidR="001407A3" w:rsidRPr="00EA5D32" w:rsidRDefault="001407A3" w:rsidP="008873D9">
            <w:pPr>
              <w:snapToGrid w:val="0"/>
              <w:spacing w:line="260" w:lineRule="exact"/>
              <w:ind w:firstLineChars="200" w:firstLine="420"/>
              <w:rPr>
                <w:rFonts w:eastAsia="仿宋_GB2312"/>
                <w:bCs/>
                <w:szCs w:val="21"/>
              </w:rPr>
            </w:pPr>
            <w:r w:rsidRPr="00EA5D32">
              <w:rPr>
                <w:rFonts w:eastAsia="仿宋_GB2312"/>
                <w:bCs/>
                <w:szCs w:val="21"/>
              </w:rPr>
              <w:t>施工作业期间，当日开通后限速</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至下次天窗结束（其中第一列限速</w:t>
            </w:r>
            <w:r w:rsidRPr="00EA5D32">
              <w:rPr>
                <w:rFonts w:eastAsia="仿宋_GB2312"/>
                <w:bCs/>
                <w:szCs w:val="21"/>
              </w:rPr>
              <w:t>80km/h</w:t>
            </w:r>
            <w:r w:rsidRPr="00EA5D32">
              <w:rPr>
                <w:rFonts w:eastAsia="仿宋_GB2312"/>
                <w:bCs/>
                <w:szCs w:val="21"/>
              </w:rPr>
              <w:t>）；施工作业结束后，开通后限速</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至下次天窗结束（其中第一列限速</w:t>
            </w:r>
            <w:r w:rsidRPr="00EA5D32">
              <w:rPr>
                <w:rFonts w:eastAsia="仿宋_GB2312"/>
                <w:bCs/>
                <w:szCs w:val="21"/>
              </w:rPr>
              <w:t>80km/h</w:t>
            </w:r>
            <w:r w:rsidRPr="00EA5D32">
              <w:rPr>
                <w:rFonts w:eastAsia="仿宋_GB2312"/>
                <w:bCs/>
                <w:szCs w:val="21"/>
              </w:rPr>
              <w:t>），其后恢复常速。</w:t>
            </w:r>
          </w:p>
          <w:p w14:paraId="027F7C3C" w14:textId="77777777" w:rsidR="001407A3" w:rsidRPr="00EA5D32" w:rsidRDefault="001407A3" w:rsidP="008873D9">
            <w:pPr>
              <w:snapToGrid w:val="0"/>
              <w:spacing w:line="260" w:lineRule="exact"/>
              <w:ind w:firstLineChars="200" w:firstLine="420"/>
              <w:rPr>
                <w:rFonts w:eastAsia="仿宋_GB2312"/>
                <w:bCs/>
                <w:szCs w:val="21"/>
              </w:rPr>
            </w:pPr>
          </w:p>
        </w:tc>
      </w:tr>
    </w:tbl>
    <w:p w14:paraId="427CECB2" w14:textId="77777777" w:rsidR="001407A3" w:rsidRPr="00EA5D32" w:rsidRDefault="001407A3" w:rsidP="001407A3">
      <w:pPr>
        <w:rPr>
          <w:szCs w:val="21"/>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0"/>
        <w:gridCol w:w="5565"/>
        <w:gridCol w:w="6728"/>
      </w:tblGrid>
      <w:tr w:rsidR="001407A3" w:rsidRPr="00EA5D32" w14:paraId="0D63A5FC" w14:textId="77777777" w:rsidTr="008873D9">
        <w:trPr>
          <w:cantSplit/>
          <w:trHeight w:val="408"/>
        </w:trPr>
        <w:tc>
          <w:tcPr>
            <w:tcW w:w="1470" w:type="dxa"/>
            <w:tcBorders>
              <w:right w:val="single" w:sz="4" w:space="0" w:color="auto"/>
            </w:tcBorders>
            <w:vAlign w:val="center"/>
          </w:tcPr>
          <w:p w14:paraId="4D913EC2" w14:textId="77777777" w:rsidR="001407A3" w:rsidRPr="00EA5D32" w:rsidRDefault="001407A3" w:rsidP="001407A3">
            <w:pPr>
              <w:snapToGrid w:val="0"/>
              <w:spacing w:line="260" w:lineRule="exact"/>
              <w:ind w:firstLineChars="400" w:firstLine="840"/>
              <w:jc w:val="left"/>
              <w:rPr>
                <w:rFonts w:eastAsia="仿宋_GB2312"/>
                <w:b/>
                <w:szCs w:val="21"/>
              </w:rPr>
            </w:pPr>
          </w:p>
        </w:tc>
        <w:tc>
          <w:tcPr>
            <w:tcW w:w="5565" w:type="dxa"/>
            <w:tcBorders>
              <w:top w:val="single" w:sz="4" w:space="0" w:color="auto"/>
              <w:left w:val="single" w:sz="4" w:space="0" w:color="auto"/>
              <w:bottom w:val="single" w:sz="4" w:space="0" w:color="auto"/>
              <w:right w:val="single" w:sz="4" w:space="0" w:color="auto"/>
            </w:tcBorders>
            <w:vAlign w:val="center"/>
          </w:tcPr>
          <w:p w14:paraId="58216700" w14:textId="77777777" w:rsidR="001407A3" w:rsidRPr="00EA5D32" w:rsidRDefault="001407A3" w:rsidP="008873D9">
            <w:pPr>
              <w:snapToGrid w:val="0"/>
              <w:spacing w:line="260" w:lineRule="exact"/>
              <w:jc w:val="center"/>
              <w:rPr>
                <w:rFonts w:eastAsia="仿宋_GB2312"/>
                <w:b/>
                <w:szCs w:val="21"/>
              </w:rPr>
            </w:pPr>
            <w:r w:rsidRPr="00EA5D32">
              <w:rPr>
                <w:rFonts w:eastAsia="仿宋_GB2312"/>
                <w:b/>
                <w:szCs w:val="21"/>
              </w:rPr>
              <w:t>项</w:t>
            </w:r>
            <w:r w:rsidRPr="00EA5D32">
              <w:rPr>
                <w:rFonts w:eastAsia="仿宋_GB2312"/>
                <w:b/>
                <w:szCs w:val="21"/>
              </w:rPr>
              <w:t xml:space="preserve">   </w:t>
            </w:r>
            <w:r w:rsidRPr="00EA5D32">
              <w:rPr>
                <w:rFonts w:eastAsia="仿宋_GB2312"/>
                <w:b/>
                <w:szCs w:val="21"/>
              </w:rPr>
              <w:t>目</w:t>
            </w:r>
          </w:p>
        </w:tc>
        <w:tc>
          <w:tcPr>
            <w:tcW w:w="6728" w:type="dxa"/>
            <w:tcBorders>
              <w:top w:val="single" w:sz="4" w:space="0" w:color="auto"/>
              <w:left w:val="single" w:sz="4" w:space="0" w:color="auto"/>
              <w:bottom w:val="single" w:sz="4" w:space="0" w:color="auto"/>
              <w:right w:val="single" w:sz="4" w:space="0" w:color="auto"/>
            </w:tcBorders>
            <w:vAlign w:val="center"/>
          </w:tcPr>
          <w:p w14:paraId="147952A1" w14:textId="77777777" w:rsidR="001407A3" w:rsidRPr="00EA5D32" w:rsidRDefault="001407A3" w:rsidP="008873D9">
            <w:pPr>
              <w:snapToGrid w:val="0"/>
              <w:spacing w:line="260" w:lineRule="exact"/>
              <w:jc w:val="center"/>
              <w:rPr>
                <w:rFonts w:eastAsia="仿宋_GB2312"/>
                <w:b/>
                <w:szCs w:val="21"/>
              </w:rPr>
            </w:pPr>
            <w:r w:rsidRPr="00EA5D32">
              <w:rPr>
                <w:rFonts w:eastAsia="仿宋_GB2312"/>
                <w:b/>
                <w:szCs w:val="21"/>
              </w:rPr>
              <w:t>放行列车条件</w:t>
            </w:r>
          </w:p>
        </w:tc>
      </w:tr>
      <w:tr w:rsidR="001407A3" w:rsidRPr="00EA5D32" w14:paraId="42368DA9" w14:textId="77777777" w:rsidTr="008873D9">
        <w:trPr>
          <w:cantSplit/>
          <w:trHeight w:val="1136"/>
        </w:trPr>
        <w:tc>
          <w:tcPr>
            <w:tcW w:w="1470" w:type="dxa"/>
            <w:vMerge w:val="restart"/>
            <w:tcBorders>
              <w:right w:val="single" w:sz="4" w:space="0" w:color="auto"/>
            </w:tcBorders>
            <w:vAlign w:val="center"/>
          </w:tcPr>
          <w:p w14:paraId="42E37091" w14:textId="77777777" w:rsidR="001407A3" w:rsidRPr="00EA5D32" w:rsidRDefault="001407A3" w:rsidP="008873D9">
            <w:pPr>
              <w:snapToGrid w:val="0"/>
              <w:spacing w:line="260" w:lineRule="exact"/>
              <w:jc w:val="left"/>
              <w:rPr>
                <w:rFonts w:eastAsia="仿宋_GB2312"/>
                <w:b/>
                <w:szCs w:val="21"/>
              </w:rPr>
            </w:pPr>
            <w:r w:rsidRPr="00EA5D32">
              <w:rPr>
                <w:rFonts w:eastAsia="仿宋_GB2312"/>
                <w:bCs/>
                <w:szCs w:val="21"/>
              </w:rPr>
              <w:t>三、桥隧涵的施工作业</w:t>
            </w:r>
          </w:p>
          <w:p w14:paraId="2A62311C" w14:textId="77777777" w:rsidR="001407A3" w:rsidRPr="00EA5D32" w:rsidRDefault="001407A3" w:rsidP="008873D9">
            <w:pPr>
              <w:snapToGrid w:val="0"/>
              <w:spacing w:line="260" w:lineRule="exact"/>
              <w:jc w:val="center"/>
              <w:rPr>
                <w:rFonts w:eastAsia="仿宋_GB2312"/>
                <w:b/>
                <w:szCs w:val="21"/>
              </w:rPr>
            </w:pPr>
          </w:p>
        </w:tc>
        <w:tc>
          <w:tcPr>
            <w:tcW w:w="5565" w:type="dxa"/>
            <w:tcBorders>
              <w:top w:val="single" w:sz="4" w:space="0" w:color="auto"/>
              <w:left w:val="single" w:sz="4" w:space="0" w:color="auto"/>
              <w:bottom w:val="single" w:sz="4" w:space="0" w:color="auto"/>
              <w:right w:val="single" w:sz="4" w:space="0" w:color="auto"/>
            </w:tcBorders>
            <w:vAlign w:val="center"/>
          </w:tcPr>
          <w:p w14:paraId="1402CF20" w14:textId="77777777" w:rsidR="001407A3" w:rsidRPr="00EA5D32" w:rsidRDefault="001407A3" w:rsidP="008873D9">
            <w:pPr>
              <w:snapToGrid w:val="0"/>
              <w:spacing w:line="260" w:lineRule="exact"/>
              <w:ind w:leftChars="1" w:left="8" w:hangingChars="3" w:hanging="6"/>
              <w:jc w:val="left"/>
              <w:rPr>
                <w:rFonts w:eastAsia="仿宋_GB2312"/>
                <w:b/>
                <w:szCs w:val="21"/>
              </w:rPr>
            </w:pPr>
            <w:r w:rsidRPr="00EA5D32">
              <w:rPr>
                <w:rFonts w:eastAsia="仿宋_GB2312"/>
                <w:bCs/>
                <w:szCs w:val="21"/>
              </w:rPr>
              <w:t>其他桥梁的支座调高、拨正、更换</w:t>
            </w:r>
          </w:p>
        </w:tc>
        <w:tc>
          <w:tcPr>
            <w:tcW w:w="6728" w:type="dxa"/>
            <w:tcBorders>
              <w:top w:val="single" w:sz="4" w:space="0" w:color="auto"/>
              <w:left w:val="single" w:sz="4" w:space="0" w:color="auto"/>
              <w:bottom w:val="single" w:sz="4" w:space="0" w:color="auto"/>
              <w:right w:val="single" w:sz="4" w:space="0" w:color="auto"/>
            </w:tcBorders>
            <w:vAlign w:val="center"/>
          </w:tcPr>
          <w:p w14:paraId="4AD0AAD5" w14:textId="77777777" w:rsidR="001407A3" w:rsidRPr="00EA5D32" w:rsidRDefault="001407A3" w:rsidP="008873D9">
            <w:pPr>
              <w:snapToGrid w:val="0"/>
              <w:spacing w:line="260" w:lineRule="exact"/>
              <w:ind w:leftChars="4" w:left="8" w:firstLineChars="172" w:firstLine="361"/>
              <w:rPr>
                <w:rFonts w:eastAsia="仿宋_GB2312"/>
                <w:b/>
                <w:szCs w:val="21"/>
              </w:rPr>
            </w:pPr>
            <w:r w:rsidRPr="00EA5D32">
              <w:rPr>
                <w:rFonts w:eastAsia="仿宋_GB2312"/>
                <w:bCs/>
                <w:szCs w:val="21"/>
              </w:rPr>
              <w:t>施工作业期间，当日开通后限速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szCs w:val="21"/>
                </w:rPr>
                <w:t>45km/h</w:t>
              </w:r>
            </w:smartTag>
            <w:r w:rsidRPr="00EA5D32">
              <w:rPr>
                <w:rFonts w:eastAsia="仿宋_GB2312"/>
                <w:bCs/>
                <w:szCs w:val="21"/>
              </w:rPr>
              <w:t>至下次天窗结束；施工作业结束后，开通后限速</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至下次天窗结束（其中第一列限速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szCs w:val="21"/>
                </w:rPr>
                <w:t>45km/h</w:t>
              </w:r>
            </w:smartTag>
            <w:r w:rsidRPr="00EA5D32">
              <w:rPr>
                <w:rFonts w:eastAsia="仿宋_GB2312"/>
                <w:bCs/>
                <w:szCs w:val="21"/>
              </w:rPr>
              <w:t>，第二列限速</w:t>
            </w:r>
            <w:smartTag w:uri="urn:schemas-microsoft-com:office:smarttags" w:element="chmetcnv">
              <w:smartTagPr>
                <w:attr w:name="UnitName" w:val="km/h"/>
                <w:attr w:name="SourceValue" w:val="80"/>
                <w:attr w:name="HasSpace" w:val="False"/>
                <w:attr w:name="Negative" w:val="False"/>
                <w:attr w:name="NumberType" w:val="1"/>
                <w:attr w:name="TCSC" w:val="0"/>
              </w:smartTagPr>
              <w:r w:rsidRPr="00EA5D32">
                <w:rPr>
                  <w:rFonts w:eastAsia="仿宋_GB2312"/>
                  <w:bCs/>
                  <w:szCs w:val="21"/>
                </w:rPr>
                <w:t>80km/h</w:t>
              </w:r>
            </w:smartTag>
            <w:r w:rsidRPr="00EA5D32">
              <w:rPr>
                <w:rFonts w:eastAsia="仿宋_GB2312"/>
                <w:bCs/>
                <w:szCs w:val="21"/>
              </w:rPr>
              <w:t>，第三列限速</w:t>
            </w:r>
            <w:smartTag w:uri="urn:schemas-microsoft-com:office:smarttags" w:element="chmetcnv">
              <w:smartTagPr>
                <w:attr w:name="UnitName" w:val="km/h"/>
                <w:attr w:name="SourceValue" w:val="120"/>
                <w:attr w:name="HasSpace" w:val="False"/>
                <w:attr w:name="Negative" w:val="False"/>
                <w:attr w:name="NumberType" w:val="1"/>
                <w:attr w:name="TCSC" w:val="0"/>
              </w:smartTagPr>
              <w:r w:rsidRPr="00EA5D32">
                <w:rPr>
                  <w:rFonts w:eastAsia="仿宋_GB2312"/>
                  <w:bCs/>
                  <w:szCs w:val="21"/>
                </w:rPr>
                <w:t>120km/h</w:t>
              </w:r>
            </w:smartTag>
            <w:r w:rsidRPr="00EA5D32">
              <w:rPr>
                <w:rFonts w:eastAsia="仿宋_GB2312"/>
                <w:bCs/>
                <w:szCs w:val="21"/>
              </w:rPr>
              <w:t>），其后恢复常速。</w:t>
            </w:r>
          </w:p>
        </w:tc>
      </w:tr>
      <w:tr w:rsidR="001407A3" w:rsidRPr="00EA5D32" w14:paraId="278EBDCE" w14:textId="77777777" w:rsidTr="008873D9">
        <w:trPr>
          <w:cantSplit/>
          <w:trHeight w:val="1023"/>
        </w:trPr>
        <w:tc>
          <w:tcPr>
            <w:tcW w:w="1470" w:type="dxa"/>
            <w:vMerge/>
            <w:tcBorders>
              <w:right w:val="single" w:sz="4" w:space="0" w:color="auto"/>
            </w:tcBorders>
            <w:vAlign w:val="center"/>
          </w:tcPr>
          <w:p w14:paraId="41E575E5" w14:textId="77777777" w:rsidR="001407A3" w:rsidRPr="00EA5D32" w:rsidRDefault="001407A3" w:rsidP="008873D9">
            <w:pPr>
              <w:snapToGrid w:val="0"/>
              <w:spacing w:line="260" w:lineRule="exact"/>
              <w:jc w:val="center"/>
              <w:rPr>
                <w:rFonts w:eastAsia="仿宋_GB2312"/>
                <w:bCs/>
                <w:szCs w:val="21"/>
              </w:rPr>
            </w:pPr>
          </w:p>
        </w:tc>
        <w:tc>
          <w:tcPr>
            <w:tcW w:w="5565" w:type="dxa"/>
            <w:tcBorders>
              <w:top w:val="single" w:sz="4" w:space="0" w:color="auto"/>
              <w:left w:val="single" w:sz="4" w:space="0" w:color="auto"/>
              <w:bottom w:val="single" w:sz="4" w:space="0" w:color="auto"/>
              <w:right w:val="single" w:sz="4" w:space="0" w:color="auto"/>
            </w:tcBorders>
            <w:vAlign w:val="center"/>
          </w:tcPr>
          <w:p w14:paraId="1AE8A271"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）翻修、加深隧道内侧沟</w:t>
            </w:r>
            <w:r w:rsidRPr="00EA5D32">
              <w:rPr>
                <w:rFonts w:eastAsia="仿宋_GB2312"/>
                <w:bCs/>
                <w:szCs w:val="21"/>
              </w:rPr>
              <w:t xml:space="preserve"> </w:t>
            </w:r>
          </w:p>
          <w:p w14:paraId="69AC9121"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）翻修、加深隧道中心水沟</w:t>
            </w:r>
          </w:p>
        </w:tc>
        <w:tc>
          <w:tcPr>
            <w:tcW w:w="6728" w:type="dxa"/>
            <w:tcBorders>
              <w:top w:val="single" w:sz="4" w:space="0" w:color="auto"/>
              <w:left w:val="single" w:sz="4" w:space="0" w:color="auto"/>
              <w:bottom w:val="single" w:sz="4" w:space="0" w:color="auto"/>
              <w:right w:val="single" w:sz="4" w:space="0" w:color="auto"/>
            </w:tcBorders>
            <w:vAlign w:val="center"/>
          </w:tcPr>
          <w:p w14:paraId="1C489527"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szCs w:val="21"/>
              </w:rPr>
              <w:t>施工作业期间，当日开通后限速</w:t>
            </w:r>
            <w:r w:rsidRPr="00EA5D32">
              <w:rPr>
                <w:rFonts w:eastAsia="仿宋_GB2312"/>
                <w:bCs/>
                <w:szCs w:val="21"/>
              </w:rPr>
              <w:t>80km/h</w:t>
            </w:r>
            <w:r w:rsidRPr="00EA5D32">
              <w:rPr>
                <w:rFonts w:eastAsia="仿宋_GB2312"/>
                <w:bCs/>
                <w:szCs w:val="21"/>
              </w:rPr>
              <w:t>至下次天窗结束（其中第一列限速</w:t>
            </w:r>
            <w:r w:rsidRPr="00EA5D32">
              <w:rPr>
                <w:rFonts w:eastAsia="仿宋_GB2312"/>
                <w:bCs/>
                <w:szCs w:val="21"/>
              </w:rPr>
              <w:t>45km/h</w:t>
            </w:r>
            <w:r w:rsidRPr="00EA5D32">
              <w:rPr>
                <w:rFonts w:eastAsia="仿宋_GB2312"/>
                <w:bCs/>
                <w:szCs w:val="21"/>
              </w:rPr>
              <w:t>）；施工作业结束后，开通后限速</w:t>
            </w:r>
            <w:r w:rsidRPr="00EA5D32">
              <w:rPr>
                <w:rFonts w:eastAsia="仿宋_GB2312"/>
                <w:bCs/>
                <w:szCs w:val="21"/>
              </w:rPr>
              <w:t>120km/h</w:t>
            </w:r>
            <w:r w:rsidRPr="00EA5D32">
              <w:rPr>
                <w:rFonts w:eastAsia="仿宋_GB2312"/>
                <w:bCs/>
                <w:szCs w:val="21"/>
              </w:rPr>
              <w:t>至次日天窗结束（其中第一列限速</w:t>
            </w:r>
            <w:r w:rsidRPr="00EA5D32">
              <w:rPr>
                <w:rFonts w:eastAsia="仿宋_GB2312"/>
                <w:bCs/>
                <w:szCs w:val="21"/>
              </w:rPr>
              <w:t>45km/h</w:t>
            </w:r>
            <w:r w:rsidRPr="00EA5D32">
              <w:rPr>
                <w:rFonts w:eastAsia="仿宋_GB2312"/>
                <w:bCs/>
                <w:szCs w:val="21"/>
              </w:rPr>
              <w:t>，第二列限速</w:t>
            </w:r>
            <w:r w:rsidRPr="00EA5D32">
              <w:rPr>
                <w:rFonts w:eastAsia="仿宋_GB2312"/>
                <w:bCs/>
                <w:szCs w:val="21"/>
              </w:rPr>
              <w:t>80km/h</w:t>
            </w:r>
            <w:r w:rsidRPr="00EA5D32">
              <w:rPr>
                <w:rFonts w:eastAsia="仿宋_GB2312"/>
                <w:bCs/>
                <w:szCs w:val="21"/>
              </w:rPr>
              <w:t>），次日开通后限速</w:t>
            </w:r>
            <w:r w:rsidRPr="00EA5D32">
              <w:rPr>
                <w:rFonts w:eastAsia="仿宋_GB2312"/>
                <w:bCs/>
                <w:szCs w:val="21"/>
              </w:rPr>
              <w:t>160km/h</w:t>
            </w:r>
            <w:r w:rsidRPr="00EA5D32">
              <w:rPr>
                <w:rFonts w:eastAsia="仿宋_GB2312"/>
                <w:bCs/>
                <w:szCs w:val="21"/>
              </w:rPr>
              <w:t>至下次天窗结束，其后恢复常速。</w:t>
            </w:r>
          </w:p>
        </w:tc>
      </w:tr>
      <w:tr w:rsidR="001407A3" w:rsidRPr="00EA5D32" w14:paraId="20464BE8" w14:textId="77777777" w:rsidTr="008873D9">
        <w:trPr>
          <w:cantSplit/>
          <w:trHeight w:val="405"/>
        </w:trPr>
        <w:tc>
          <w:tcPr>
            <w:tcW w:w="1470" w:type="dxa"/>
            <w:vMerge/>
            <w:tcBorders>
              <w:right w:val="single" w:sz="4" w:space="0" w:color="auto"/>
            </w:tcBorders>
            <w:vAlign w:val="center"/>
          </w:tcPr>
          <w:p w14:paraId="2A144A00" w14:textId="77777777" w:rsidR="001407A3" w:rsidRPr="00EA5D32" w:rsidRDefault="001407A3" w:rsidP="008873D9">
            <w:pPr>
              <w:snapToGrid w:val="0"/>
              <w:spacing w:line="260" w:lineRule="exact"/>
              <w:jc w:val="center"/>
              <w:rPr>
                <w:rFonts w:eastAsia="仿宋_GB2312"/>
                <w:bCs/>
                <w:szCs w:val="21"/>
              </w:rPr>
            </w:pPr>
          </w:p>
        </w:tc>
        <w:tc>
          <w:tcPr>
            <w:tcW w:w="5565" w:type="dxa"/>
            <w:tcBorders>
              <w:top w:val="single" w:sz="4" w:space="0" w:color="auto"/>
              <w:left w:val="single" w:sz="4" w:space="0" w:color="auto"/>
              <w:bottom w:val="single" w:sz="4" w:space="0" w:color="auto"/>
              <w:right w:val="single" w:sz="4" w:space="0" w:color="auto"/>
            </w:tcBorders>
            <w:vAlign w:val="center"/>
          </w:tcPr>
          <w:p w14:paraId="6767A462"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新建明洞、棚洞</w:t>
            </w:r>
            <w:r w:rsidRPr="00EA5D32">
              <w:rPr>
                <w:rFonts w:eastAsia="仿宋_GB2312"/>
                <w:bCs/>
              </w:rPr>
              <w:t>的基础施工</w:t>
            </w:r>
          </w:p>
        </w:tc>
        <w:tc>
          <w:tcPr>
            <w:tcW w:w="6728" w:type="dxa"/>
            <w:tcBorders>
              <w:top w:val="single" w:sz="4" w:space="0" w:color="auto"/>
              <w:left w:val="single" w:sz="4" w:space="0" w:color="auto"/>
              <w:bottom w:val="single" w:sz="4" w:space="0" w:color="auto"/>
              <w:right w:val="single" w:sz="4" w:space="0" w:color="auto"/>
            </w:tcBorders>
            <w:vAlign w:val="center"/>
          </w:tcPr>
          <w:p w14:paraId="0E1A4142"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szCs w:val="21"/>
              </w:rPr>
              <w:t>施工作业期间，本线限速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szCs w:val="21"/>
                </w:rPr>
                <w:t>45km/h</w:t>
              </w:r>
            </w:smartTag>
            <w:r w:rsidRPr="00EA5D32">
              <w:rPr>
                <w:rFonts w:eastAsia="仿宋_GB2312"/>
                <w:bCs/>
                <w:szCs w:val="21"/>
              </w:rPr>
              <w:t>，</w:t>
            </w:r>
            <w:proofErr w:type="gramStart"/>
            <w:r w:rsidRPr="00EA5D32">
              <w:rPr>
                <w:rFonts w:eastAsia="仿宋_GB2312"/>
                <w:bCs/>
                <w:szCs w:val="21"/>
              </w:rPr>
              <w:t>邻线列车</w:t>
            </w:r>
            <w:proofErr w:type="gramEnd"/>
            <w:r w:rsidRPr="00EA5D32">
              <w:rPr>
                <w:rFonts w:eastAsia="仿宋_GB2312"/>
                <w:bCs/>
                <w:szCs w:val="21"/>
              </w:rPr>
              <w:t>限速</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；基础施工结束后恢复常速。</w:t>
            </w:r>
          </w:p>
        </w:tc>
      </w:tr>
      <w:tr w:rsidR="001407A3" w:rsidRPr="00EA5D32" w14:paraId="6CBF821C" w14:textId="77777777" w:rsidTr="008873D9">
        <w:trPr>
          <w:cantSplit/>
          <w:trHeight w:val="792"/>
        </w:trPr>
        <w:tc>
          <w:tcPr>
            <w:tcW w:w="1470" w:type="dxa"/>
            <w:vMerge/>
            <w:tcBorders>
              <w:right w:val="single" w:sz="4" w:space="0" w:color="auto"/>
            </w:tcBorders>
            <w:vAlign w:val="center"/>
          </w:tcPr>
          <w:p w14:paraId="43DACF55" w14:textId="77777777" w:rsidR="001407A3" w:rsidRPr="00EA5D32" w:rsidRDefault="001407A3" w:rsidP="008873D9">
            <w:pPr>
              <w:snapToGrid w:val="0"/>
              <w:spacing w:line="260" w:lineRule="exact"/>
              <w:jc w:val="center"/>
              <w:rPr>
                <w:rFonts w:eastAsia="仿宋_GB2312"/>
                <w:bCs/>
              </w:rPr>
            </w:pPr>
          </w:p>
        </w:tc>
        <w:tc>
          <w:tcPr>
            <w:tcW w:w="5565" w:type="dxa"/>
            <w:tcBorders>
              <w:left w:val="single" w:sz="4" w:space="0" w:color="auto"/>
            </w:tcBorders>
            <w:vAlign w:val="center"/>
          </w:tcPr>
          <w:p w14:paraId="3C50D7BB" w14:textId="77777777" w:rsidR="001407A3" w:rsidRPr="00EA5D32" w:rsidRDefault="001407A3" w:rsidP="008873D9">
            <w:pPr>
              <w:snapToGrid w:val="0"/>
              <w:spacing w:line="260" w:lineRule="exact"/>
              <w:ind w:leftChars="-9" w:hangingChars="9" w:hanging="19"/>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）加厚隧道二次衬砌、增设套衬</w:t>
            </w:r>
          </w:p>
          <w:p w14:paraId="0470F156" w14:textId="77777777" w:rsidR="001407A3" w:rsidRPr="00EA5D32" w:rsidRDefault="001407A3" w:rsidP="008873D9">
            <w:pPr>
              <w:snapToGrid w:val="0"/>
              <w:spacing w:line="260" w:lineRule="exact"/>
              <w:ind w:leftChars="-9" w:hangingChars="9" w:hanging="19"/>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w:t>
            </w:r>
            <w:proofErr w:type="gramStart"/>
            <w:r w:rsidRPr="00EA5D32">
              <w:rPr>
                <w:rFonts w:eastAsia="仿宋_GB2312"/>
                <w:bCs/>
                <w:szCs w:val="21"/>
              </w:rPr>
              <w:t>模筑混凝土</w:t>
            </w:r>
            <w:proofErr w:type="gramEnd"/>
            <w:r w:rsidRPr="00EA5D32">
              <w:rPr>
                <w:rFonts w:eastAsia="仿宋_GB2312"/>
                <w:bCs/>
                <w:szCs w:val="21"/>
              </w:rPr>
              <w:t>整治隧道拱顶空洞、防水板切割二衬、</w:t>
            </w:r>
            <w:proofErr w:type="gramStart"/>
            <w:r w:rsidRPr="00EA5D32">
              <w:rPr>
                <w:rFonts w:eastAsia="仿宋_GB2312"/>
                <w:bCs/>
                <w:szCs w:val="21"/>
              </w:rPr>
              <w:t>施工冷缝</w:t>
            </w:r>
            <w:proofErr w:type="gramEnd"/>
          </w:p>
        </w:tc>
        <w:tc>
          <w:tcPr>
            <w:tcW w:w="6728" w:type="dxa"/>
            <w:vAlign w:val="center"/>
          </w:tcPr>
          <w:p w14:paraId="7BE71FE5"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szCs w:val="21"/>
              </w:rPr>
              <w:t>施工作业期间，当日开通后限速</w:t>
            </w:r>
            <w:r w:rsidRPr="00EA5D32">
              <w:rPr>
                <w:rFonts w:eastAsia="仿宋_GB2312"/>
                <w:bCs/>
                <w:szCs w:val="21"/>
              </w:rPr>
              <w:t>120km/h</w:t>
            </w:r>
            <w:r w:rsidRPr="00EA5D32">
              <w:rPr>
                <w:rFonts w:eastAsia="仿宋_GB2312"/>
                <w:bCs/>
                <w:szCs w:val="21"/>
              </w:rPr>
              <w:t>至下次天窗结束；施工作业结束后，开通后限速</w:t>
            </w:r>
            <w:smartTag w:uri="urn:schemas-microsoft-com:office:smarttags" w:element="chmetcnv">
              <w:smartTagPr>
                <w:attr w:name="UnitName" w:val="km/h"/>
                <w:attr w:name="SourceValue" w:val="160"/>
                <w:attr w:name="HasSpace" w:val="False"/>
                <w:attr w:name="Negative" w:val="False"/>
                <w:attr w:name="NumberType" w:val="1"/>
                <w:attr w:name="TCSC" w:val="0"/>
              </w:smartTagPr>
              <w:r w:rsidRPr="00EA5D32">
                <w:rPr>
                  <w:rFonts w:eastAsia="仿宋_GB2312"/>
                  <w:bCs/>
                  <w:szCs w:val="21"/>
                </w:rPr>
                <w:t>160km/h</w:t>
              </w:r>
            </w:smartTag>
            <w:r w:rsidRPr="00EA5D32">
              <w:rPr>
                <w:rFonts w:eastAsia="仿宋_GB2312"/>
                <w:bCs/>
                <w:szCs w:val="21"/>
              </w:rPr>
              <w:t>至下次天窗结束（其中第一列限速</w:t>
            </w:r>
            <w:r w:rsidRPr="00EA5D32">
              <w:rPr>
                <w:rFonts w:eastAsia="仿宋_GB2312"/>
                <w:bCs/>
                <w:szCs w:val="21"/>
              </w:rPr>
              <w:t>120km/h</w:t>
            </w:r>
            <w:r w:rsidRPr="00EA5D32">
              <w:rPr>
                <w:rFonts w:eastAsia="仿宋_GB2312"/>
                <w:bCs/>
                <w:szCs w:val="21"/>
              </w:rPr>
              <w:t>），其后恢复常速。</w:t>
            </w:r>
          </w:p>
        </w:tc>
      </w:tr>
      <w:tr w:rsidR="001407A3" w:rsidRPr="00EA5D32" w14:paraId="54D68C36" w14:textId="77777777" w:rsidTr="008873D9">
        <w:trPr>
          <w:cantSplit/>
          <w:trHeight w:val="685"/>
        </w:trPr>
        <w:tc>
          <w:tcPr>
            <w:tcW w:w="1470" w:type="dxa"/>
            <w:vMerge/>
            <w:tcBorders>
              <w:right w:val="single" w:sz="4" w:space="0" w:color="auto"/>
            </w:tcBorders>
            <w:vAlign w:val="center"/>
          </w:tcPr>
          <w:p w14:paraId="09EF57FF" w14:textId="77777777" w:rsidR="001407A3" w:rsidRPr="00EA5D32" w:rsidRDefault="001407A3" w:rsidP="008873D9">
            <w:pPr>
              <w:snapToGrid w:val="0"/>
              <w:spacing w:line="260" w:lineRule="exact"/>
              <w:jc w:val="center"/>
              <w:rPr>
                <w:rFonts w:eastAsia="仿宋_GB2312"/>
                <w:bCs/>
              </w:rPr>
            </w:pPr>
          </w:p>
        </w:tc>
        <w:tc>
          <w:tcPr>
            <w:tcW w:w="5565" w:type="dxa"/>
            <w:tcBorders>
              <w:left w:val="single" w:sz="4" w:space="0" w:color="auto"/>
            </w:tcBorders>
            <w:vAlign w:val="center"/>
          </w:tcPr>
          <w:p w14:paraId="3E0F93CD" w14:textId="77777777" w:rsidR="001407A3" w:rsidRPr="00EA5D32" w:rsidRDefault="001407A3" w:rsidP="008873D9">
            <w:pPr>
              <w:snapToGrid w:val="0"/>
              <w:spacing w:line="260" w:lineRule="exact"/>
              <w:rPr>
                <w:rFonts w:eastAsia="仿宋_GB2312"/>
                <w:bCs/>
                <w:szCs w:val="21"/>
              </w:rPr>
            </w:pPr>
            <w:r w:rsidRPr="00EA5D32">
              <w:rPr>
                <w:rFonts w:eastAsia="仿宋_GB2312"/>
                <w:bCs/>
              </w:rPr>
              <w:t>架空施工中，安装、拆除纵横梁体系的横梁，安装</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的横梁</w:t>
            </w:r>
          </w:p>
        </w:tc>
        <w:tc>
          <w:tcPr>
            <w:tcW w:w="6728" w:type="dxa"/>
            <w:vAlign w:val="center"/>
          </w:tcPr>
          <w:p w14:paraId="76A5E1DB"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rPr>
              <w:t>施工</w:t>
            </w:r>
            <w:r w:rsidRPr="00EA5D32">
              <w:rPr>
                <w:rFonts w:eastAsia="仿宋_GB2312"/>
              </w:rPr>
              <w:t>作业</w:t>
            </w:r>
            <w:r w:rsidRPr="00EA5D32">
              <w:rPr>
                <w:rFonts w:eastAsia="仿宋_GB2312"/>
                <w:bCs/>
              </w:rPr>
              <w:t>期间，限速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rPr>
                <w:t>45km/h</w:t>
              </w:r>
            </w:smartTag>
            <w:r w:rsidRPr="00EA5D32">
              <w:rPr>
                <w:rFonts w:eastAsia="仿宋_GB2312"/>
                <w:bCs/>
              </w:rPr>
              <w:t>。</w:t>
            </w:r>
          </w:p>
        </w:tc>
      </w:tr>
      <w:tr w:rsidR="001407A3" w:rsidRPr="00EA5D32" w14:paraId="5ABF068D" w14:textId="77777777" w:rsidTr="008873D9">
        <w:trPr>
          <w:cantSplit/>
          <w:trHeight w:val="792"/>
        </w:trPr>
        <w:tc>
          <w:tcPr>
            <w:tcW w:w="1470" w:type="dxa"/>
            <w:vMerge/>
            <w:tcBorders>
              <w:right w:val="single" w:sz="4" w:space="0" w:color="auto"/>
            </w:tcBorders>
            <w:vAlign w:val="center"/>
          </w:tcPr>
          <w:p w14:paraId="45CDE4FC" w14:textId="77777777" w:rsidR="001407A3" w:rsidRPr="00EA5D32" w:rsidRDefault="001407A3" w:rsidP="008873D9">
            <w:pPr>
              <w:snapToGrid w:val="0"/>
              <w:spacing w:line="260" w:lineRule="exact"/>
              <w:jc w:val="center"/>
              <w:rPr>
                <w:rFonts w:eastAsia="仿宋_GB2312"/>
                <w:bCs/>
              </w:rPr>
            </w:pPr>
          </w:p>
        </w:tc>
        <w:tc>
          <w:tcPr>
            <w:tcW w:w="5565" w:type="dxa"/>
            <w:tcBorders>
              <w:left w:val="single" w:sz="4" w:space="0" w:color="auto"/>
            </w:tcBorders>
            <w:vAlign w:val="center"/>
          </w:tcPr>
          <w:p w14:paraId="06D66A92" w14:textId="77777777" w:rsidR="001407A3" w:rsidRPr="00EA5D32" w:rsidRDefault="001407A3" w:rsidP="008873D9">
            <w:pPr>
              <w:snapToGrid w:val="0"/>
              <w:spacing w:line="260" w:lineRule="exact"/>
              <w:rPr>
                <w:rFonts w:eastAsia="仿宋_GB2312"/>
                <w:bCs/>
                <w:szCs w:val="21"/>
              </w:rPr>
            </w:pPr>
            <w:r w:rsidRPr="00EA5D32">
              <w:rPr>
                <w:rFonts w:eastAsia="仿宋_GB2312"/>
                <w:bCs/>
              </w:rPr>
              <w:t>线路架空或加固后桥涵顶进</w:t>
            </w:r>
          </w:p>
        </w:tc>
        <w:tc>
          <w:tcPr>
            <w:tcW w:w="6728" w:type="dxa"/>
            <w:vAlign w:val="center"/>
          </w:tcPr>
          <w:p w14:paraId="6AC32067"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rPr>
              <w:t>施工</w:t>
            </w:r>
            <w:r w:rsidRPr="00EA5D32">
              <w:rPr>
                <w:rFonts w:eastAsia="仿宋_GB2312"/>
              </w:rPr>
              <w:t>作业</w:t>
            </w:r>
            <w:r w:rsidRPr="00EA5D32">
              <w:rPr>
                <w:rFonts w:eastAsia="仿宋_GB2312"/>
                <w:bCs/>
              </w:rPr>
              <w:t>期间，限速</w:t>
            </w:r>
            <w:smartTag w:uri="urn:schemas-microsoft-com:office:smarttags" w:element="chmetcnv">
              <w:smartTagPr>
                <w:attr w:name="UnitName" w:val="km/h"/>
                <w:attr w:name="SourceValue" w:val="45"/>
                <w:attr w:name="HasSpace" w:val="False"/>
                <w:attr w:name="Negative" w:val="False"/>
                <w:attr w:name="NumberType" w:val="1"/>
                <w:attr w:name="TCSC" w:val="0"/>
              </w:smartTagPr>
              <w:r w:rsidRPr="00EA5D32">
                <w:rPr>
                  <w:rFonts w:eastAsia="仿宋_GB2312"/>
                  <w:bCs/>
                </w:rPr>
                <w:t>45km/h</w:t>
              </w:r>
            </w:smartTag>
            <w:r w:rsidRPr="00EA5D32">
              <w:rPr>
                <w:rFonts w:eastAsia="仿宋_GB2312"/>
                <w:bCs/>
              </w:rPr>
              <w:t>；施工结束开通后，限速</w:t>
            </w:r>
            <w:r w:rsidRPr="00EA5D32">
              <w:rPr>
                <w:rFonts w:eastAsia="仿宋_GB2312"/>
                <w:bCs/>
              </w:rPr>
              <w:t>60 km/h</w:t>
            </w:r>
            <w:r w:rsidRPr="00EA5D32">
              <w:rPr>
                <w:rFonts w:eastAsia="仿宋_GB2312"/>
                <w:bCs/>
              </w:rPr>
              <w:t>（其中第一列限速</w:t>
            </w:r>
            <w:r w:rsidRPr="00EA5D32">
              <w:rPr>
                <w:rFonts w:eastAsia="仿宋_GB2312"/>
                <w:bCs/>
              </w:rPr>
              <w:t>45 km/h</w:t>
            </w:r>
            <w:r w:rsidRPr="00EA5D32">
              <w:rPr>
                <w:rFonts w:eastAsia="仿宋_GB2312"/>
                <w:bCs/>
              </w:rPr>
              <w:t>）、</w:t>
            </w:r>
            <w:smartTag w:uri="urn:schemas-microsoft-com:office:smarttags" w:element="chmetcnv">
              <w:smartTagPr>
                <w:attr w:name="UnitName" w:val="km/h"/>
                <w:attr w:name="SourceValue" w:val="80"/>
                <w:attr w:name="HasSpace" w:val="True"/>
                <w:attr w:name="Negative" w:val="False"/>
                <w:attr w:name="NumberType" w:val="1"/>
                <w:attr w:name="TCSC" w:val="0"/>
              </w:smartTagPr>
              <w:r w:rsidRPr="00EA5D32">
                <w:rPr>
                  <w:rFonts w:eastAsia="仿宋_GB2312"/>
                  <w:bCs/>
                </w:rPr>
                <w:t>80 km/h</w:t>
              </w:r>
            </w:smartTag>
            <w:r w:rsidRPr="00EA5D32">
              <w:rPr>
                <w:rFonts w:eastAsia="仿宋_GB2312"/>
                <w:bCs/>
              </w:rPr>
              <w:t>、</w:t>
            </w:r>
            <w:smartTag w:uri="urn:schemas-microsoft-com:office:smarttags" w:element="chmetcnv">
              <w:smartTagPr>
                <w:attr w:name="UnitName" w:val="km/h"/>
                <w:attr w:name="SourceValue" w:val="120"/>
                <w:attr w:name="HasSpace" w:val="True"/>
                <w:attr w:name="Negative" w:val="False"/>
                <w:attr w:name="NumberType" w:val="1"/>
                <w:attr w:name="TCSC" w:val="0"/>
              </w:smartTagPr>
              <w:r w:rsidRPr="00EA5D32">
                <w:rPr>
                  <w:rFonts w:eastAsia="仿宋_GB2312"/>
                  <w:bCs/>
                </w:rPr>
                <w:t>120 km/h</w:t>
              </w:r>
            </w:smartTag>
            <w:r w:rsidRPr="00EA5D32">
              <w:rPr>
                <w:rFonts w:eastAsia="仿宋_GB2312"/>
                <w:bCs/>
              </w:rPr>
              <w:t>、</w:t>
            </w:r>
            <w:smartTag w:uri="urn:schemas-microsoft-com:office:smarttags" w:element="chmetcnv">
              <w:smartTagPr>
                <w:attr w:name="UnitName" w:val="km/h"/>
                <w:attr w:name="SourceValue" w:val="160"/>
                <w:attr w:name="HasSpace" w:val="True"/>
                <w:attr w:name="Negative" w:val="False"/>
                <w:attr w:name="NumberType" w:val="1"/>
                <w:attr w:name="TCSC" w:val="0"/>
              </w:smartTagPr>
              <w:r w:rsidRPr="00EA5D32">
                <w:rPr>
                  <w:rFonts w:eastAsia="仿宋_GB2312"/>
                  <w:bCs/>
                </w:rPr>
                <w:t>160 km/h</w:t>
              </w:r>
            </w:smartTag>
            <w:r w:rsidRPr="00EA5D32">
              <w:rPr>
                <w:rFonts w:eastAsia="仿宋_GB2312"/>
                <w:bCs/>
              </w:rPr>
              <w:t>各</w:t>
            </w:r>
            <w:r w:rsidRPr="00EA5D32">
              <w:rPr>
                <w:rFonts w:eastAsia="仿宋_GB2312"/>
                <w:bCs/>
                <w:szCs w:val="21"/>
              </w:rPr>
              <w:t>至次日天窗结束</w:t>
            </w:r>
            <w:r w:rsidRPr="00EA5D32">
              <w:rPr>
                <w:rFonts w:eastAsia="仿宋_GB2312"/>
                <w:bCs/>
              </w:rPr>
              <w:t>，</w:t>
            </w:r>
            <w:r w:rsidRPr="00EA5D32">
              <w:rPr>
                <w:rFonts w:eastAsia="仿宋_GB2312"/>
                <w:bCs/>
                <w:szCs w:val="21"/>
              </w:rPr>
              <w:t>其后</w:t>
            </w:r>
            <w:r w:rsidRPr="00EA5D32">
              <w:rPr>
                <w:rFonts w:eastAsia="仿宋_GB2312"/>
                <w:bCs/>
              </w:rPr>
              <w:t>恢复常速。</w:t>
            </w:r>
          </w:p>
        </w:tc>
      </w:tr>
      <w:tr w:rsidR="001407A3" w:rsidRPr="00EA5D32" w14:paraId="69F8EC15" w14:textId="77777777" w:rsidTr="008873D9">
        <w:trPr>
          <w:cantSplit/>
          <w:trHeight w:val="792"/>
        </w:trPr>
        <w:tc>
          <w:tcPr>
            <w:tcW w:w="1470" w:type="dxa"/>
            <w:vMerge/>
            <w:tcBorders>
              <w:right w:val="single" w:sz="4" w:space="0" w:color="auto"/>
            </w:tcBorders>
            <w:vAlign w:val="center"/>
          </w:tcPr>
          <w:p w14:paraId="6D6B4814" w14:textId="77777777" w:rsidR="001407A3" w:rsidRPr="00EA5D32" w:rsidRDefault="001407A3" w:rsidP="008873D9">
            <w:pPr>
              <w:snapToGrid w:val="0"/>
              <w:spacing w:line="260" w:lineRule="exact"/>
              <w:jc w:val="center"/>
              <w:rPr>
                <w:rFonts w:eastAsia="仿宋_GB2312"/>
                <w:bCs/>
              </w:rPr>
            </w:pPr>
          </w:p>
        </w:tc>
        <w:tc>
          <w:tcPr>
            <w:tcW w:w="5565" w:type="dxa"/>
            <w:tcBorders>
              <w:left w:val="single" w:sz="4" w:space="0" w:color="auto"/>
            </w:tcBorders>
            <w:vAlign w:val="center"/>
          </w:tcPr>
          <w:p w14:paraId="47B926F1" w14:textId="77777777" w:rsidR="001407A3" w:rsidRPr="00EA5D32" w:rsidRDefault="001407A3" w:rsidP="008873D9">
            <w:pPr>
              <w:adjustRightInd w:val="0"/>
              <w:snapToGrid w:val="0"/>
              <w:spacing w:line="260" w:lineRule="exact"/>
              <w:jc w:val="left"/>
              <w:rPr>
                <w:rFonts w:eastAsia="仿宋_GB2312"/>
                <w:bCs/>
              </w:rPr>
            </w:pPr>
            <w:r w:rsidRPr="00EA5D32">
              <w:rPr>
                <w:rFonts w:eastAsia="仿宋_GB2312"/>
                <w:bCs/>
              </w:rPr>
              <w:t>（</w:t>
            </w:r>
            <w:r w:rsidRPr="00EA5D32">
              <w:rPr>
                <w:rFonts w:eastAsia="仿宋_GB2312"/>
                <w:bCs/>
              </w:rPr>
              <w:t>1</w:t>
            </w:r>
            <w:r w:rsidRPr="00EA5D32">
              <w:rPr>
                <w:rFonts w:eastAsia="仿宋_GB2312"/>
                <w:bCs/>
              </w:rPr>
              <w:t>）在线路上安装或</w:t>
            </w:r>
            <w:proofErr w:type="gramStart"/>
            <w:r w:rsidRPr="00EA5D32">
              <w:rPr>
                <w:rFonts w:eastAsia="仿宋_GB2312"/>
                <w:bCs/>
              </w:rPr>
              <w:t>拆除轨束梁</w:t>
            </w:r>
            <w:proofErr w:type="gramEnd"/>
            <w:r w:rsidRPr="00EA5D32">
              <w:rPr>
                <w:rFonts w:eastAsia="仿宋_GB2312"/>
                <w:bCs/>
              </w:rPr>
              <w:t>、工字钢纵梁、</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的纵梁、纵横梁体系的纵梁，拆除</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的横梁</w:t>
            </w:r>
          </w:p>
          <w:p w14:paraId="2517D92C" w14:textId="77777777" w:rsidR="001407A3" w:rsidRPr="00EA5D32" w:rsidRDefault="001407A3" w:rsidP="008873D9">
            <w:pPr>
              <w:adjustRightInd w:val="0"/>
              <w:snapToGrid w:val="0"/>
              <w:spacing w:line="260" w:lineRule="exact"/>
              <w:jc w:val="left"/>
              <w:rPr>
                <w:rFonts w:eastAsia="仿宋_GB2312"/>
                <w:bCs/>
              </w:rPr>
            </w:pPr>
            <w:r w:rsidRPr="00EA5D32">
              <w:rPr>
                <w:rFonts w:eastAsia="仿宋_GB2312"/>
                <w:bCs/>
                <w:szCs w:val="21"/>
              </w:rPr>
              <w:t>（</w:t>
            </w:r>
            <w:r w:rsidRPr="00EA5D32">
              <w:rPr>
                <w:rFonts w:eastAsia="仿宋_GB2312"/>
                <w:bCs/>
                <w:szCs w:val="21"/>
              </w:rPr>
              <w:t>2</w:t>
            </w:r>
            <w:r w:rsidRPr="00EA5D32">
              <w:rPr>
                <w:rFonts w:eastAsia="仿宋_GB2312"/>
                <w:bCs/>
                <w:szCs w:val="21"/>
              </w:rPr>
              <w:t>）拆换隧道仰拱</w:t>
            </w:r>
            <w:proofErr w:type="gramStart"/>
            <w:r w:rsidRPr="00EA5D32">
              <w:rPr>
                <w:rFonts w:eastAsia="仿宋_GB2312"/>
                <w:bCs/>
                <w:szCs w:val="21"/>
              </w:rPr>
              <w:t>及换填隧道</w:t>
            </w:r>
            <w:proofErr w:type="gramEnd"/>
            <w:r w:rsidRPr="00EA5D32">
              <w:rPr>
                <w:rFonts w:eastAsia="仿宋_GB2312"/>
                <w:bCs/>
                <w:szCs w:val="21"/>
              </w:rPr>
              <w:t>铺底</w:t>
            </w:r>
          </w:p>
          <w:p w14:paraId="1EF33CDC" w14:textId="77777777" w:rsidR="001407A3" w:rsidRPr="00EA5D32" w:rsidRDefault="001407A3" w:rsidP="008873D9">
            <w:pPr>
              <w:snapToGrid w:val="0"/>
              <w:spacing w:line="260" w:lineRule="exact"/>
              <w:rPr>
                <w:rFonts w:eastAsia="仿宋_GB2312"/>
                <w:bCs/>
                <w:szCs w:val="21"/>
              </w:rPr>
            </w:pPr>
            <w:r w:rsidRPr="00EA5D32">
              <w:rPr>
                <w:rFonts w:eastAsia="仿宋_GB2312"/>
                <w:bCs/>
              </w:rPr>
              <w:t>（</w:t>
            </w:r>
            <w:r w:rsidRPr="00EA5D32">
              <w:rPr>
                <w:rFonts w:eastAsia="仿宋_GB2312"/>
                <w:bCs/>
              </w:rPr>
              <w:t>3</w:t>
            </w:r>
            <w:r w:rsidRPr="00EA5D32">
              <w:rPr>
                <w:rFonts w:eastAsia="仿宋_GB2312"/>
                <w:bCs/>
              </w:rPr>
              <w:t>）影响行车安全的其他复杂桥隧施工</w:t>
            </w:r>
          </w:p>
        </w:tc>
        <w:tc>
          <w:tcPr>
            <w:tcW w:w="6728" w:type="dxa"/>
            <w:vAlign w:val="center"/>
          </w:tcPr>
          <w:p w14:paraId="74728F86"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szCs w:val="21"/>
              </w:rPr>
              <w:t>按经审查批准的施工作业设计文件所确定的列车放行条件。</w:t>
            </w:r>
          </w:p>
        </w:tc>
      </w:tr>
      <w:tr w:rsidR="001407A3" w:rsidRPr="00EA5D32" w14:paraId="2CE3F404" w14:textId="77777777" w:rsidTr="008873D9">
        <w:trPr>
          <w:cantSplit/>
          <w:trHeight w:val="792"/>
        </w:trPr>
        <w:tc>
          <w:tcPr>
            <w:tcW w:w="1470" w:type="dxa"/>
            <w:tcBorders>
              <w:right w:val="single" w:sz="4" w:space="0" w:color="auto"/>
            </w:tcBorders>
            <w:vAlign w:val="center"/>
          </w:tcPr>
          <w:p w14:paraId="0D85CAC2" w14:textId="77777777" w:rsidR="001407A3" w:rsidRPr="00EA5D32" w:rsidRDefault="001407A3" w:rsidP="008873D9">
            <w:pPr>
              <w:snapToGrid w:val="0"/>
              <w:spacing w:line="260" w:lineRule="exact"/>
              <w:jc w:val="left"/>
              <w:rPr>
                <w:rFonts w:eastAsia="仿宋_GB2312"/>
                <w:bCs/>
              </w:rPr>
            </w:pPr>
            <w:r w:rsidRPr="00EA5D32">
              <w:rPr>
                <w:rFonts w:eastAsia="仿宋_GB2312"/>
                <w:bCs/>
                <w:szCs w:val="21"/>
              </w:rPr>
              <w:t>四、整锚段更换接触网施工作业</w:t>
            </w:r>
          </w:p>
        </w:tc>
        <w:tc>
          <w:tcPr>
            <w:tcW w:w="5565" w:type="dxa"/>
            <w:tcBorders>
              <w:left w:val="single" w:sz="4" w:space="0" w:color="auto"/>
            </w:tcBorders>
            <w:vAlign w:val="center"/>
          </w:tcPr>
          <w:p w14:paraId="60C021E2"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w:t>
            </w:r>
            <w:r w:rsidRPr="00EA5D32">
              <w:rPr>
                <w:rFonts w:eastAsia="仿宋_GB2312"/>
                <w:bCs/>
                <w:szCs w:val="21"/>
              </w:rPr>
              <w:t>1</w:t>
            </w:r>
            <w:r w:rsidRPr="00EA5D32">
              <w:rPr>
                <w:rFonts w:eastAsia="仿宋_GB2312"/>
                <w:bCs/>
                <w:szCs w:val="21"/>
              </w:rPr>
              <w:t>）更换整锚段承力索</w:t>
            </w:r>
            <w:r w:rsidRPr="00EA5D32">
              <w:rPr>
                <w:rFonts w:eastAsia="仿宋_GB2312"/>
                <w:bCs/>
                <w:szCs w:val="21"/>
              </w:rPr>
              <w:t xml:space="preserve"> </w:t>
            </w:r>
          </w:p>
          <w:p w14:paraId="45E0B7CA"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w:t>
            </w:r>
            <w:r w:rsidRPr="00EA5D32">
              <w:rPr>
                <w:rFonts w:eastAsia="仿宋_GB2312"/>
                <w:bCs/>
                <w:szCs w:val="21"/>
              </w:rPr>
              <w:t>2</w:t>
            </w:r>
            <w:r w:rsidRPr="00EA5D32">
              <w:rPr>
                <w:rFonts w:eastAsia="仿宋_GB2312"/>
                <w:bCs/>
                <w:szCs w:val="21"/>
              </w:rPr>
              <w:t>）更换整锚段接触线</w:t>
            </w:r>
            <w:r w:rsidRPr="00EA5D32">
              <w:rPr>
                <w:rFonts w:eastAsia="仿宋_GB2312"/>
                <w:bCs/>
                <w:szCs w:val="21"/>
              </w:rPr>
              <w:t xml:space="preserve"> </w:t>
            </w:r>
          </w:p>
          <w:p w14:paraId="58F78E4F" w14:textId="77777777" w:rsidR="001407A3" w:rsidRPr="00EA5D32" w:rsidRDefault="001407A3" w:rsidP="008873D9">
            <w:pPr>
              <w:snapToGrid w:val="0"/>
              <w:spacing w:line="260" w:lineRule="exact"/>
              <w:rPr>
                <w:rFonts w:eastAsia="仿宋_GB2312"/>
                <w:bCs/>
                <w:szCs w:val="21"/>
              </w:rPr>
            </w:pPr>
            <w:r w:rsidRPr="00EA5D32">
              <w:rPr>
                <w:rFonts w:eastAsia="仿宋_GB2312"/>
                <w:bCs/>
                <w:szCs w:val="21"/>
              </w:rPr>
              <w:t>（</w:t>
            </w:r>
            <w:r w:rsidRPr="00EA5D32">
              <w:rPr>
                <w:rFonts w:eastAsia="仿宋_GB2312"/>
                <w:bCs/>
                <w:szCs w:val="21"/>
              </w:rPr>
              <w:t>3</w:t>
            </w:r>
            <w:r w:rsidRPr="00EA5D32">
              <w:rPr>
                <w:rFonts w:eastAsia="仿宋_GB2312"/>
                <w:bCs/>
                <w:szCs w:val="21"/>
              </w:rPr>
              <w:t>）接触网故障恢复作业后几何参数发生变化、导线损伤或有临时接头时</w:t>
            </w:r>
          </w:p>
        </w:tc>
        <w:tc>
          <w:tcPr>
            <w:tcW w:w="6728" w:type="dxa"/>
            <w:vAlign w:val="center"/>
          </w:tcPr>
          <w:p w14:paraId="2C1B42F1" w14:textId="77777777" w:rsidR="001407A3" w:rsidRPr="00EA5D32" w:rsidRDefault="001407A3" w:rsidP="008873D9">
            <w:pPr>
              <w:tabs>
                <w:tab w:val="left" w:pos="971"/>
              </w:tabs>
              <w:snapToGrid w:val="0"/>
              <w:spacing w:line="260" w:lineRule="exact"/>
              <w:ind w:firstLineChars="200" w:firstLine="420"/>
              <w:rPr>
                <w:rFonts w:eastAsia="仿宋_GB2312"/>
                <w:bCs/>
                <w:szCs w:val="21"/>
              </w:rPr>
            </w:pPr>
            <w:r w:rsidRPr="00EA5D32">
              <w:rPr>
                <w:rFonts w:eastAsia="仿宋_GB2312"/>
                <w:bCs/>
                <w:szCs w:val="21"/>
              </w:rPr>
              <w:t>开通后速度不超过</w:t>
            </w:r>
            <w:smartTag w:uri="urn:schemas-microsoft-com:office:smarttags" w:element="chmetcnv">
              <w:smartTagPr>
                <w:attr w:name="UnitName" w:val="km/h"/>
                <w:attr w:name="SourceValue" w:val="160"/>
                <w:attr w:name="HasSpace" w:val="True"/>
                <w:attr w:name="Negative" w:val="False"/>
                <w:attr w:name="NumberType" w:val="1"/>
                <w:attr w:name="TCSC" w:val="0"/>
              </w:smartTagPr>
              <w:r w:rsidRPr="00EA5D32">
                <w:rPr>
                  <w:rFonts w:eastAsia="仿宋_GB2312"/>
                  <w:bCs/>
                  <w:szCs w:val="21"/>
                </w:rPr>
                <w:t>160 km/h</w:t>
              </w:r>
            </w:smartTag>
            <w:r w:rsidRPr="00EA5D32">
              <w:rPr>
                <w:rFonts w:eastAsia="仿宋_GB2312"/>
                <w:bCs/>
                <w:szCs w:val="21"/>
              </w:rPr>
              <w:t>；经对接触网调整后，限速不超过</w:t>
            </w:r>
            <w:r w:rsidRPr="00EA5D32">
              <w:rPr>
                <w:rFonts w:eastAsia="仿宋_GB2312"/>
                <w:bCs/>
                <w:szCs w:val="21"/>
              </w:rPr>
              <w:t xml:space="preserve">    </w:t>
            </w:r>
            <w:smartTag w:uri="urn:schemas-microsoft-com:office:smarttags" w:element="chmetcnv">
              <w:smartTagPr>
                <w:attr w:name="UnitName" w:val="km/h"/>
                <w:attr w:name="SourceValue" w:val="200"/>
                <w:attr w:name="HasSpace" w:val="True"/>
                <w:attr w:name="Negative" w:val="False"/>
                <w:attr w:name="NumberType" w:val="1"/>
                <w:attr w:name="TCSC" w:val="0"/>
              </w:smartTagPr>
              <w:r w:rsidRPr="00EA5D32">
                <w:rPr>
                  <w:rFonts w:eastAsia="仿宋_GB2312"/>
                  <w:bCs/>
                  <w:szCs w:val="21"/>
                </w:rPr>
                <w:t>200 km/h</w:t>
              </w:r>
            </w:smartTag>
            <w:r w:rsidRPr="00EA5D32">
              <w:rPr>
                <w:rFonts w:eastAsia="仿宋_GB2312"/>
                <w:bCs/>
                <w:szCs w:val="21"/>
              </w:rPr>
              <w:t>；再经精调、检测车检测合格，恢复正常速度。</w:t>
            </w:r>
          </w:p>
        </w:tc>
      </w:tr>
    </w:tbl>
    <w:p w14:paraId="4014F679" w14:textId="77777777" w:rsidR="001407A3" w:rsidRPr="00EA5D32" w:rsidRDefault="001407A3" w:rsidP="001407A3">
      <w:pPr>
        <w:ind w:firstLineChars="135" w:firstLine="283"/>
        <w:jc w:val="left"/>
        <w:rPr>
          <w:szCs w:val="21"/>
        </w:rPr>
      </w:pPr>
    </w:p>
    <w:p w14:paraId="7F40628F" w14:textId="77777777" w:rsidR="00F246A9" w:rsidRPr="00EA5D32" w:rsidRDefault="001407A3" w:rsidP="00F246A9">
      <w:pPr>
        <w:ind w:firstLineChars="135" w:firstLine="283"/>
        <w:jc w:val="left"/>
        <w:rPr>
          <w:rFonts w:hint="eastAsia"/>
          <w:szCs w:val="21"/>
        </w:rPr>
      </w:pPr>
      <w:r w:rsidRPr="00EA5D32">
        <w:rPr>
          <w:szCs w:val="21"/>
        </w:rPr>
        <w:t>注：表内未列出的其他施工作业项目，可由集团公司比照本表类似施工作业确定施工条件和放行列车条件。</w:t>
      </w:r>
    </w:p>
    <w:p w14:paraId="641209A6" w14:textId="77777777" w:rsidR="001407A3" w:rsidRPr="00EA5D32" w:rsidRDefault="001407A3" w:rsidP="00F246A9">
      <w:pPr>
        <w:ind w:firstLineChars="135" w:firstLine="432"/>
        <w:jc w:val="left"/>
        <w:rPr>
          <w:szCs w:val="21"/>
        </w:rPr>
      </w:pPr>
      <w:r w:rsidRPr="00EA5D32">
        <w:rPr>
          <w:rFonts w:ascii="黑体" w:eastAsia="黑体" w:hAnsi="黑体"/>
          <w:bCs/>
          <w:sz w:val="32"/>
        </w:rPr>
        <w:lastRenderedPageBreak/>
        <w:t>附件</w:t>
      </w:r>
      <w:r w:rsidRPr="00EA5D32">
        <w:rPr>
          <w:rFonts w:ascii="黑体" w:eastAsia="黑体" w:hAnsi="黑体" w:hint="eastAsia"/>
          <w:bCs/>
          <w:sz w:val="32"/>
        </w:rPr>
        <w:t>21</w:t>
      </w:r>
      <w:r w:rsidRPr="00EA5D32">
        <w:rPr>
          <w:rFonts w:ascii="黑体" w:eastAsia="黑体" w:hAnsi="黑体"/>
          <w:bCs/>
          <w:sz w:val="32"/>
        </w:rPr>
        <w:t xml:space="preserve"> </w:t>
      </w:r>
    </w:p>
    <w:p w14:paraId="23090F55" w14:textId="77777777" w:rsidR="001407A3" w:rsidRPr="00EA5D32" w:rsidRDefault="001407A3" w:rsidP="001407A3">
      <w:pPr>
        <w:jc w:val="center"/>
        <w:rPr>
          <w:rFonts w:eastAsia="华文中宋"/>
          <w:b/>
          <w:bCs/>
          <w:sz w:val="36"/>
          <w:szCs w:val="36"/>
        </w:rPr>
      </w:pPr>
      <w:r w:rsidRPr="00EA5D32">
        <w:rPr>
          <w:rFonts w:eastAsia="华文中宋"/>
          <w:b/>
          <w:bCs/>
          <w:sz w:val="36"/>
          <w:szCs w:val="36"/>
        </w:rPr>
        <w:t>普</w:t>
      </w:r>
      <w:proofErr w:type="gramStart"/>
      <w:r w:rsidRPr="00EA5D32">
        <w:rPr>
          <w:rFonts w:eastAsia="华文中宋"/>
          <w:b/>
          <w:bCs/>
          <w:sz w:val="36"/>
          <w:szCs w:val="36"/>
        </w:rPr>
        <w:t>速铁路</w:t>
      </w:r>
      <w:proofErr w:type="gramEnd"/>
      <w:r w:rsidRPr="00EA5D32">
        <w:rPr>
          <w:rFonts w:eastAsia="华文中宋"/>
          <w:b/>
          <w:bCs/>
          <w:sz w:val="36"/>
          <w:szCs w:val="36"/>
        </w:rPr>
        <w:t>各项施工作业放行列车条件</w:t>
      </w:r>
    </w:p>
    <w:p w14:paraId="2D9DE42E" w14:textId="77777777" w:rsidR="001407A3" w:rsidRPr="00EA5D32" w:rsidRDefault="001407A3" w:rsidP="001407A3"/>
    <w:tbl>
      <w:tblPr>
        <w:tblW w:w="14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9"/>
        <w:gridCol w:w="3064"/>
        <w:gridCol w:w="1125"/>
        <w:gridCol w:w="1658"/>
        <w:gridCol w:w="7188"/>
      </w:tblGrid>
      <w:tr w:rsidR="001407A3" w:rsidRPr="00EA5D32" w14:paraId="55236DD5" w14:textId="77777777" w:rsidTr="008873D9">
        <w:trPr>
          <w:cantSplit/>
          <w:trHeight w:val="454"/>
        </w:trPr>
        <w:tc>
          <w:tcPr>
            <w:tcW w:w="1139" w:type="dxa"/>
          </w:tcPr>
          <w:p w14:paraId="1D478A4F" w14:textId="77777777" w:rsidR="001407A3" w:rsidRPr="00EA5D32" w:rsidRDefault="001407A3" w:rsidP="001407A3">
            <w:pPr>
              <w:snapToGrid w:val="0"/>
              <w:spacing w:line="240" w:lineRule="exact"/>
              <w:ind w:firstLineChars="400" w:firstLine="840"/>
              <w:jc w:val="left"/>
              <w:rPr>
                <w:rFonts w:eastAsia="仿宋_GB2312"/>
                <w:b/>
                <w:bCs/>
                <w:szCs w:val="21"/>
              </w:rPr>
            </w:pPr>
          </w:p>
        </w:tc>
        <w:tc>
          <w:tcPr>
            <w:tcW w:w="3064" w:type="dxa"/>
            <w:vAlign w:val="center"/>
          </w:tcPr>
          <w:p w14:paraId="5C91CB1E" w14:textId="77777777" w:rsidR="001407A3" w:rsidRPr="00EA5D32" w:rsidRDefault="001407A3" w:rsidP="008873D9">
            <w:pPr>
              <w:snapToGrid w:val="0"/>
              <w:spacing w:line="240" w:lineRule="exact"/>
              <w:jc w:val="center"/>
              <w:rPr>
                <w:rFonts w:eastAsia="仿宋_GB2312"/>
                <w:b/>
                <w:bCs/>
                <w:szCs w:val="21"/>
              </w:rPr>
            </w:pPr>
            <w:r w:rsidRPr="00EA5D32">
              <w:rPr>
                <w:rFonts w:eastAsia="仿宋_GB2312"/>
                <w:b/>
                <w:bCs/>
                <w:szCs w:val="21"/>
              </w:rPr>
              <w:t>项</w:t>
            </w:r>
            <w:r w:rsidRPr="00EA5D32">
              <w:rPr>
                <w:rFonts w:eastAsia="仿宋_GB2312"/>
                <w:b/>
                <w:bCs/>
                <w:szCs w:val="21"/>
              </w:rPr>
              <w:t xml:space="preserve">  </w:t>
            </w:r>
            <w:r w:rsidRPr="00EA5D32">
              <w:rPr>
                <w:rFonts w:eastAsia="仿宋_GB2312"/>
                <w:b/>
                <w:bCs/>
                <w:szCs w:val="21"/>
              </w:rPr>
              <w:t>目</w:t>
            </w:r>
          </w:p>
        </w:tc>
        <w:tc>
          <w:tcPr>
            <w:tcW w:w="1125" w:type="dxa"/>
            <w:vAlign w:val="center"/>
          </w:tcPr>
          <w:p w14:paraId="602A369B" w14:textId="77777777" w:rsidR="001407A3" w:rsidRPr="00EA5D32" w:rsidRDefault="001407A3" w:rsidP="008873D9">
            <w:pPr>
              <w:snapToGrid w:val="0"/>
              <w:spacing w:line="240" w:lineRule="exact"/>
              <w:jc w:val="center"/>
              <w:rPr>
                <w:rFonts w:eastAsia="仿宋_GB2312"/>
                <w:b/>
                <w:bCs/>
                <w:szCs w:val="21"/>
              </w:rPr>
            </w:pPr>
            <w:r w:rsidRPr="00EA5D32">
              <w:rPr>
                <w:rFonts w:eastAsia="仿宋_GB2312"/>
                <w:b/>
                <w:bCs/>
                <w:szCs w:val="21"/>
              </w:rPr>
              <w:t>施工条件</w:t>
            </w:r>
          </w:p>
        </w:tc>
        <w:tc>
          <w:tcPr>
            <w:tcW w:w="1658" w:type="dxa"/>
            <w:vAlign w:val="center"/>
          </w:tcPr>
          <w:p w14:paraId="4E7DCA0D" w14:textId="77777777" w:rsidR="001407A3" w:rsidRPr="00EA5D32" w:rsidRDefault="001407A3" w:rsidP="001407A3">
            <w:pPr>
              <w:snapToGrid w:val="0"/>
              <w:spacing w:line="240" w:lineRule="exact"/>
              <w:ind w:firstLineChars="100" w:firstLine="210"/>
              <w:jc w:val="center"/>
              <w:rPr>
                <w:rFonts w:eastAsia="仿宋_GB2312"/>
                <w:b/>
                <w:bCs/>
                <w:szCs w:val="21"/>
              </w:rPr>
            </w:pPr>
            <w:r w:rsidRPr="00EA5D32">
              <w:rPr>
                <w:rFonts w:eastAsia="仿宋_GB2312"/>
                <w:b/>
                <w:bCs/>
                <w:szCs w:val="21"/>
              </w:rPr>
              <w:t>作业方式</w:t>
            </w:r>
          </w:p>
        </w:tc>
        <w:tc>
          <w:tcPr>
            <w:tcW w:w="7188" w:type="dxa"/>
            <w:vAlign w:val="center"/>
          </w:tcPr>
          <w:p w14:paraId="4ABD2439" w14:textId="77777777" w:rsidR="001407A3" w:rsidRPr="00EA5D32" w:rsidRDefault="001407A3" w:rsidP="008873D9">
            <w:pPr>
              <w:snapToGrid w:val="0"/>
              <w:spacing w:line="240" w:lineRule="exact"/>
              <w:jc w:val="center"/>
              <w:rPr>
                <w:rFonts w:eastAsia="仿宋_GB2312"/>
                <w:b/>
                <w:bCs/>
                <w:szCs w:val="21"/>
              </w:rPr>
            </w:pPr>
            <w:r w:rsidRPr="00EA5D32">
              <w:rPr>
                <w:rFonts w:eastAsia="仿宋_GB2312"/>
                <w:b/>
                <w:bCs/>
                <w:szCs w:val="21"/>
              </w:rPr>
              <w:t>放</w:t>
            </w:r>
            <w:r w:rsidRPr="00EA5D32">
              <w:rPr>
                <w:rFonts w:eastAsia="仿宋_GB2312"/>
                <w:b/>
                <w:bCs/>
                <w:szCs w:val="21"/>
              </w:rPr>
              <w:t xml:space="preserve"> </w:t>
            </w:r>
            <w:r w:rsidRPr="00EA5D32">
              <w:rPr>
                <w:rFonts w:eastAsia="仿宋_GB2312"/>
                <w:b/>
                <w:bCs/>
                <w:szCs w:val="21"/>
              </w:rPr>
              <w:t>行</w:t>
            </w:r>
            <w:r w:rsidRPr="00EA5D32">
              <w:rPr>
                <w:rFonts w:eastAsia="仿宋_GB2312"/>
                <w:b/>
                <w:bCs/>
                <w:szCs w:val="21"/>
              </w:rPr>
              <w:t xml:space="preserve"> </w:t>
            </w:r>
            <w:r w:rsidRPr="00EA5D32">
              <w:rPr>
                <w:rFonts w:eastAsia="仿宋_GB2312"/>
                <w:b/>
                <w:bCs/>
                <w:szCs w:val="21"/>
              </w:rPr>
              <w:t>列</w:t>
            </w:r>
            <w:r w:rsidRPr="00EA5D32">
              <w:rPr>
                <w:rFonts w:eastAsia="仿宋_GB2312"/>
                <w:b/>
                <w:bCs/>
                <w:szCs w:val="21"/>
              </w:rPr>
              <w:t xml:space="preserve"> </w:t>
            </w:r>
            <w:r w:rsidRPr="00EA5D32">
              <w:rPr>
                <w:rFonts w:eastAsia="仿宋_GB2312"/>
                <w:b/>
                <w:bCs/>
                <w:szCs w:val="21"/>
              </w:rPr>
              <w:t>车</w:t>
            </w:r>
            <w:r w:rsidRPr="00EA5D32">
              <w:rPr>
                <w:rFonts w:eastAsia="仿宋_GB2312"/>
                <w:b/>
                <w:bCs/>
                <w:szCs w:val="21"/>
              </w:rPr>
              <w:t xml:space="preserve"> </w:t>
            </w:r>
            <w:r w:rsidRPr="00EA5D32">
              <w:rPr>
                <w:rFonts w:eastAsia="仿宋_GB2312"/>
                <w:b/>
                <w:bCs/>
                <w:szCs w:val="21"/>
              </w:rPr>
              <w:t>条</w:t>
            </w:r>
            <w:r w:rsidRPr="00EA5D32">
              <w:rPr>
                <w:rFonts w:eastAsia="仿宋_GB2312"/>
                <w:b/>
                <w:bCs/>
                <w:szCs w:val="21"/>
              </w:rPr>
              <w:t xml:space="preserve"> </w:t>
            </w:r>
            <w:r w:rsidRPr="00EA5D32">
              <w:rPr>
                <w:rFonts w:eastAsia="仿宋_GB2312"/>
                <w:b/>
                <w:bCs/>
                <w:szCs w:val="21"/>
              </w:rPr>
              <w:t>件</w:t>
            </w:r>
          </w:p>
        </w:tc>
      </w:tr>
      <w:tr w:rsidR="001407A3" w:rsidRPr="00EA5D32" w14:paraId="0B01B758" w14:textId="77777777" w:rsidTr="008873D9">
        <w:trPr>
          <w:cantSplit/>
          <w:trHeight w:val="2294"/>
        </w:trPr>
        <w:tc>
          <w:tcPr>
            <w:tcW w:w="1139" w:type="dxa"/>
            <w:vMerge w:val="restart"/>
          </w:tcPr>
          <w:p w14:paraId="4B395706" w14:textId="77777777" w:rsidR="001407A3" w:rsidRPr="00EA5D32" w:rsidRDefault="001407A3" w:rsidP="008873D9">
            <w:pPr>
              <w:snapToGrid w:val="0"/>
              <w:spacing w:line="240" w:lineRule="exact"/>
              <w:ind w:firstLineChars="50" w:firstLine="105"/>
              <w:rPr>
                <w:rFonts w:eastAsia="仿宋_GB2312"/>
              </w:rPr>
            </w:pPr>
          </w:p>
          <w:p w14:paraId="71CC686E" w14:textId="77777777" w:rsidR="001407A3" w:rsidRPr="00EA5D32" w:rsidRDefault="001407A3" w:rsidP="008873D9">
            <w:pPr>
              <w:snapToGrid w:val="0"/>
              <w:spacing w:line="240" w:lineRule="exact"/>
              <w:ind w:firstLineChars="50" w:firstLine="105"/>
              <w:rPr>
                <w:rFonts w:eastAsia="仿宋_GB2312"/>
              </w:rPr>
            </w:pPr>
          </w:p>
          <w:p w14:paraId="49CF2957" w14:textId="77777777" w:rsidR="001407A3" w:rsidRPr="00EA5D32" w:rsidRDefault="001407A3" w:rsidP="008873D9">
            <w:pPr>
              <w:snapToGrid w:val="0"/>
              <w:spacing w:line="240" w:lineRule="exact"/>
              <w:ind w:firstLineChars="150" w:firstLine="315"/>
              <w:rPr>
                <w:rFonts w:eastAsia="仿宋_GB2312"/>
              </w:rPr>
            </w:pPr>
          </w:p>
          <w:p w14:paraId="2B71BF4E" w14:textId="77777777" w:rsidR="001407A3" w:rsidRPr="00EA5D32" w:rsidRDefault="001407A3" w:rsidP="008873D9">
            <w:pPr>
              <w:snapToGrid w:val="0"/>
              <w:spacing w:line="240" w:lineRule="exact"/>
              <w:ind w:firstLineChars="150" w:firstLine="315"/>
              <w:rPr>
                <w:rFonts w:eastAsia="仿宋_GB2312"/>
              </w:rPr>
            </w:pPr>
          </w:p>
          <w:p w14:paraId="45C4DEDD" w14:textId="77777777" w:rsidR="001407A3" w:rsidRPr="00EA5D32" w:rsidRDefault="001407A3" w:rsidP="008873D9">
            <w:pPr>
              <w:snapToGrid w:val="0"/>
              <w:spacing w:line="240" w:lineRule="exact"/>
              <w:ind w:firstLineChars="150" w:firstLine="315"/>
              <w:rPr>
                <w:rFonts w:eastAsia="仿宋_GB2312"/>
              </w:rPr>
            </w:pPr>
          </w:p>
          <w:p w14:paraId="2CA6A1B9" w14:textId="77777777" w:rsidR="001407A3" w:rsidRPr="00EA5D32" w:rsidRDefault="001407A3" w:rsidP="008873D9">
            <w:pPr>
              <w:snapToGrid w:val="0"/>
              <w:spacing w:line="240" w:lineRule="exact"/>
              <w:ind w:firstLineChars="150" w:firstLine="315"/>
              <w:rPr>
                <w:rFonts w:eastAsia="仿宋_GB2312"/>
              </w:rPr>
            </w:pPr>
          </w:p>
          <w:p w14:paraId="0F96FD18" w14:textId="77777777" w:rsidR="001407A3" w:rsidRPr="00EA5D32" w:rsidRDefault="001407A3" w:rsidP="008873D9">
            <w:pPr>
              <w:snapToGrid w:val="0"/>
              <w:spacing w:line="240" w:lineRule="exact"/>
              <w:ind w:firstLineChars="150" w:firstLine="315"/>
              <w:rPr>
                <w:rFonts w:eastAsia="仿宋_GB2312"/>
              </w:rPr>
            </w:pPr>
          </w:p>
          <w:p w14:paraId="2E782EC1" w14:textId="77777777" w:rsidR="001407A3" w:rsidRPr="00EA5D32" w:rsidRDefault="001407A3" w:rsidP="008873D9">
            <w:pPr>
              <w:adjustRightInd w:val="0"/>
              <w:snapToGrid w:val="0"/>
              <w:spacing w:line="240" w:lineRule="exact"/>
              <w:ind w:firstLineChars="100" w:firstLine="210"/>
              <w:rPr>
                <w:rFonts w:eastAsia="仿宋_GB2312"/>
                <w:bCs/>
              </w:rPr>
            </w:pPr>
            <w:r w:rsidRPr="00EA5D32">
              <w:rPr>
                <w:rFonts w:eastAsia="仿宋_GB2312"/>
                <w:bCs/>
              </w:rPr>
              <w:t>一、影响道床路基稳定的施工作业</w:t>
            </w:r>
          </w:p>
          <w:p w14:paraId="53A65BF5" w14:textId="77777777" w:rsidR="001407A3" w:rsidRPr="00EA5D32" w:rsidRDefault="001407A3" w:rsidP="008873D9">
            <w:pPr>
              <w:snapToGrid w:val="0"/>
              <w:spacing w:line="240" w:lineRule="exact"/>
              <w:rPr>
                <w:rFonts w:eastAsia="仿宋_GB2312"/>
              </w:rPr>
            </w:pPr>
          </w:p>
        </w:tc>
        <w:tc>
          <w:tcPr>
            <w:tcW w:w="3064" w:type="dxa"/>
            <w:vMerge w:val="restart"/>
          </w:tcPr>
          <w:p w14:paraId="3022A889"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1</w:t>
            </w:r>
            <w:r w:rsidRPr="00EA5D32">
              <w:rPr>
                <w:rFonts w:eastAsia="仿宋_GB2312"/>
              </w:rPr>
              <w:t>）成段（连续</w:t>
            </w:r>
            <w:r w:rsidRPr="00EA5D32">
              <w:rPr>
                <w:rFonts w:eastAsia="仿宋_GB2312"/>
              </w:rPr>
              <w:t>3</w:t>
            </w:r>
            <w:r w:rsidRPr="00EA5D32">
              <w:rPr>
                <w:rFonts w:eastAsia="仿宋_GB2312"/>
              </w:rPr>
              <w:t>根及以上轨枕）破底清筛</w:t>
            </w:r>
          </w:p>
          <w:p w14:paraId="3CA86424"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2</w:t>
            </w:r>
            <w:r w:rsidRPr="00EA5D32">
              <w:rPr>
                <w:rFonts w:eastAsia="仿宋_GB2312"/>
              </w:rPr>
              <w:t>）成段（连续</w:t>
            </w:r>
            <w:r w:rsidRPr="00EA5D32">
              <w:rPr>
                <w:rFonts w:eastAsia="仿宋_GB2312"/>
              </w:rPr>
              <w:t>3</w:t>
            </w:r>
            <w:r w:rsidRPr="00EA5D32">
              <w:rPr>
                <w:rFonts w:eastAsia="仿宋_GB2312"/>
              </w:rPr>
              <w:t>根及以上轨枕）更换道床</w:t>
            </w:r>
          </w:p>
          <w:p w14:paraId="231680C9"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3</w:t>
            </w:r>
            <w:r w:rsidRPr="00EA5D32">
              <w:rPr>
                <w:rFonts w:eastAsia="仿宋_GB2312"/>
              </w:rPr>
              <w:t>）成段（连续</w:t>
            </w:r>
            <w:r w:rsidRPr="00EA5D32">
              <w:rPr>
                <w:rFonts w:eastAsia="仿宋_GB2312"/>
              </w:rPr>
              <w:t>3</w:t>
            </w:r>
            <w:r w:rsidRPr="00EA5D32">
              <w:rPr>
                <w:rFonts w:eastAsia="仿宋_GB2312"/>
              </w:rPr>
              <w:t>根及以上）更换轨枕（板）</w:t>
            </w:r>
          </w:p>
          <w:p w14:paraId="31577257"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4</w:t>
            </w:r>
            <w:r w:rsidRPr="00EA5D32">
              <w:rPr>
                <w:rFonts w:eastAsia="仿宋_GB2312"/>
              </w:rPr>
              <w:t>）成组更换道岔</w:t>
            </w:r>
          </w:p>
          <w:p w14:paraId="02CA4CD9"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5</w:t>
            </w:r>
            <w:r w:rsidRPr="00EA5D32">
              <w:rPr>
                <w:rFonts w:eastAsia="仿宋_GB2312"/>
              </w:rPr>
              <w:t>）基床换填</w:t>
            </w:r>
          </w:p>
          <w:p w14:paraId="25F2E11F"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6</w:t>
            </w:r>
            <w:r w:rsidRPr="00EA5D32">
              <w:rPr>
                <w:rFonts w:eastAsia="仿宋_GB2312"/>
              </w:rPr>
              <w:t>）一次起道量或拨道量大于等于</w:t>
            </w:r>
            <w:r w:rsidRPr="00EA5D32">
              <w:rPr>
                <w:rFonts w:eastAsia="仿宋_GB2312"/>
              </w:rPr>
              <w:t>40mm</w:t>
            </w:r>
            <w:r w:rsidRPr="00EA5D32">
              <w:rPr>
                <w:rFonts w:eastAsia="仿宋_GB2312"/>
              </w:rPr>
              <w:t>的成段起道或拨道</w:t>
            </w:r>
          </w:p>
          <w:p w14:paraId="71B33642" w14:textId="77777777" w:rsidR="001407A3" w:rsidRPr="00EA5D32" w:rsidRDefault="001407A3" w:rsidP="008873D9">
            <w:pPr>
              <w:widowControl/>
              <w:adjustRightInd w:val="0"/>
              <w:snapToGrid w:val="0"/>
              <w:rPr>
                <w:rFonts w:eastAsia="仿宋_GB2312"/>
              </w:rPr>
            </w:pPr>
            <w:r w:rsidRPr="00EA5D32">
              <w:rPr>
                <w:rFonts w:eastAsia="仿宋_GB2312"/>
              </w:rPr>
              <w:t>（</w:t>
            </w:r>
            <w:r w:rsidRPr="00EA5D32">
              <w:rPr>
                <w:rFonts w:eastAsia="仿宋_GB2312"/>
              </w:rPr>
              <w:t>7</w:t>
            </w:r>
            <w:r w:rsidRPr="00EA5D32">
              <w:rPr>
                <w:rFonts w:eastAsia="仿宋_GB2312"/>
              </w:rPr>
              <w:t>）利用小型爆破开挖侧沟或基坑（限于影响路基稳定范围）</w:t>
            </w:r>
          </w:p>
          <w:p w14:paraId="03356436" w14:textId="77777777" w:rsidR="001407A3" w:rsidRPr="00EA5D32" w:rsidRDefault="001407A3" w:rsidP="008873D9">
            <w:pPr>
              <w:snapToGrid w:val="0"/>
              <w:spacing w:line="240" w:lineRule="exact"/>
              <w:rPr>
                <w:rFonts w:eastAsia="仿宋_GB2312"/>
              </w:rPr>
            </w:pPr>
          </w:p>
        </w:tc>
        <w:tc>
          <w:tcPr>
            <w:tcW w:w="1125" w:type="dxa"/>
            <w:vMerge w:val="restart"/>
            <w:vAlign w:val="center"/>
          </w:tcPr>
          <w:p w14:paraId="32522430" w14:textId="77777777" w:rsidR="001407A3" w:rsidRPr="00EA5D32" w:rsidRDefault="001407A3" w:rsidP="008873D9">
            <w:pPr>
              <w:widowControl/>
              <w:snapToGrid w:val="0"/>
              <w:spacing w:line="240" w:lineRule="exact"/>
              <w:jc w:val="center"/>
              <w:rPr>
                <w:rFonts w:eastAsia="仿宋_GB2312"/>
              </w:rPr>
            </w:pPr>
            <w:r w:rsidRPr="00EA5D32">
              <w:rPr>
                <w:rFonts w:eastAsia="仿宋_GB2312"/>
              </w:rPr>
              <w:t>封锁施工</w:t>
            </w:r>
          </w:p>
        </w:tc>
        <w:tc>
          <w:tcPr>
            <w:tcW w:w="1658" w:type="dxa"/>
            <w:vAlign w:val="center"/>
          </w:tcPr>
          <w:p w14:paraId="1443249A" w14:textId="77777777" w:rsidR="001407A3" w:rsidRPr="00EA5D32" w:rsidRDefault="001407A3" w:rsidP="008873D9">
            <w:pPr>
              <w:widowControl/>
              <w:snapToGrid w:val="0"/>
              <w:spacing w:line="240" w:lineRule="exact"/>
              <w:rPr>
                <w:rFonts w:eastAsia="仿宋_GB2312"/>
              </w:rPr>
            </w:pPr>
            <w:r w:rsidRPr="00EA5D32">
              <w:rPr>
                <w:rFonts w:eastAsia="仿宋_GB2312"/>
              </w:rPr>
              <w:t>大型养路机械捣固、稳定车作业</w:t>
            </w:r>
          </w:p>
          <w:p w14:paraId="6EDFE648" w14:textId="77777777" w:rsidR="001407A3" w:rsidRPr="00EA5D32" w:rsidRDefault="001407A3" w:rsidP="008873D9">
            <w:pPr>
              <w:widowControl/>
              <w:snapToGrid w:val="0"/>
              <w:spacing w:line="240" w:lineRule="exact"/>
              <w:rPr>
                <w:rFonts w:eastAsia="仿宋_GB2312"/>
              </w:rPr>
            </w:pPr>
          </w:p>
          <w:p w14:paraId="1E925D28" w14:textId="77777777" w:rsidR="001407A3" w:rsidRPr="00EA5D32" w:rsidRDefault="001407A3" w:rsidP="008873D9">
            <w:pPr>
              <w:snapToGrid w:val="0"/>
              <w:spacing w:line="240" w:lineRule="exact"/>
              <w:rPr>
                <w:rFonts w:eastAsia="仿宋_GB2312"/>
              </w:rPr>
            </w:pPr>
          </w:p>
        </w:tc>
        <w:tc>
          <w:tcPr>
            <w:tcW w:w="7188" w:type="dxa"/>
          </w:tcPr>
          <w:p w14:paraId="700C8AE4" w14:textId="77777777" w:rsidR="001407A3" w:rsidRPr="00EA5D32" w:rsidRDefault="001407A3" w:rsidP="008873D9">
            <w:pPr>
              <w:widowControl/>
              <w:adjustRightInd w:val="0"/>
              <w:snapToGrid w:val="0"/>
              <w:spacing w:line="240" w:lineRule="exact"/>
              <w:rPr>
                <w:rFonts w:eastAsia="仿宋_GB2312"/>
              </w:rPr>
            </w:pPr>
            <w:r w:rsidRPr="00EA5D32">
              <w:rPr>
                <w:rFonts w:eastAsia="仿宋_GB2312"/>
              </w:rPr>
              <w:t xml:space="preserve">  </w:t>
            </w:r>
            <w:r w:rsidRPr="00EA5D32">
              <w:rPr>
                <w:rFonts w:eastAsia="仿宋_GB2312"/>
              </w:rPr>
              <w:t>（</w:t>
            </w:r>
            <w:r w:rsidRPr="00EA5D32">
              <w:rPr>
                <w:rFonts w:eastAsia="仿宋_GB2312"/>
              </w:rPr>
              <w:t>1</w:t>
            </w:r>
            <w:r w:rsidRPr="00EA5D32">
              <w:rPr>
                <w:rFonts w:eastAsia="仿宋_GB2312"/>
              </w:rPr>
              <w:t>）两捣一稳作业时，开通后限速</w:t>
            </w:r>
            <w:r w:rsidRPr="00EA5D32">
              <w:rPr>
                <w:rFonts w:eastAsia="仿宋_GB2312"/>
              </w:rPr>
              <w:t>60km/h</w:t>
            </w:r>
            <w:r w:rsidRPr="00EA5D32">
              <w:rPr>
                <w:rFonts w:eastAsia="仿宋_GB2312"/>
                <w:szCs w:val="21"/>
              </w:rPr>
              <w:t>至第二次捣固开通时止（其中</w:t>
            </w:r>
            <w:r w:rsidRPr="00EA5D32">
              <w:rPr>
                <w:rFonts w:eastAsia="仿宋_GB2312"/>
                <w:bCs/>
                <w:szCs w:val="21"/>
              </w:rPr>
              <w:t>第一列限速</w:t>
            </w:r>
            <w:r w:rsidRPr="00EA5D32">
              <w:rPr>
                <w:rFonts w:eastAsia="仿宋_GB2312"/>
                <w:bCs/>
                <w:szCs w:val="21"/>
              </w:rPr>
              <w:t>35 km/h</w:t>
            </w:r>
            <w:r w:rsidRPr="00EA5D32">
              <w:rPr>
                <w:rFonts w:eastAsia="仿宋_GB2312"/>
                <w:bCs/>
                <w:szCs w:val="21"/>
              </w:rPr>
              <w:t>，第二列限速</w:t>
            </w:r>
            <w:r w:rsidRPr="00EA5D32">
              <w:rPr>
                <w:rFonts w:eastAsia="仿宋_GB2312"/>
                <w:bCs/>
                <w:szCs w:val="21"/>
              </w:rPr>
              <w:t>45 km/h</w:t>
            </w:r>
            <w:r w:rsidRPr="00EA5D32">
              <w:rPr>
                <w:rFonts w:eastAsia="仿宋_GB2312"/>
                <w:szCs w:val="21"/>
              </w:rPr>
              <w:t>），第二次捣固开通后限速</w:t>
            </w:r>
            <w:r w:rsidRPr="00EA5D32">
              <w:rPr>
                <w:rFonts w:eastAsia="仿宋_GB2312"/>
                <w:szCs w:val="21"/>
              </w:rPr>
              <w:t>80km/h</w:t>
            </w:r>
            <w:r w:rsidRPr="00EA5D32">
              <w:rPr>
                <w:rFonts w:eastAsia="仿宋_GB2312"/>
                <w:szCs w:val="21"/>
              </w:rPr>
              <w:t>至第三次捣固开通时止（其中</w:t>
            </w:r>
            <w:r w:rsidRPr="00EA5D32">
              <w:rPr>
                <w:rFonts w:eastAsia="仿宋_GB2312"/>
                <w:bCs/>
                <w:szCs w:val="21"/>
              </w:rPr>
              <w:t>第一列限速</w:t>
            </w:r>
            <w:r w:rsidRPr="00EA5D32">
              <w:rPr>
                <w:rFonts w:eastAsia="仿宋_GB2312"/>
                <w:bCs/>
                <w:szCs w:val="21"/>
              </w:rPr>
              <w:t>60 km/h</w:t>
            </w:r>
            <w:r w:rsidRPr="00EA5D32">
              <w:rPr>
                <w:rFonts w:eastAsia="仿宋_GB2312"/>
                <w:szCs w:val="21"/>
              </w:rPr>
              <w:t>），第三次捣固开通后限速</w:t>
            </w:r>
            <w:r w:rsidRPr="00EA5D32">
              <w:rPr>
                <w:rFonts w:eastAsia="仿宋_GB2312"/>
                <w:szCs w:val="21"/>
              </w:rPr>
              <w:t>120km/h</w:t>
            </w:r>
            <w:r w:rsidRPr="00EA5D32">
              <w:rPr>
                <w:rFonts w:eastAsia="仿宋_GB2312"/>
                <w:szCs w:val="21"/>
              </w:rPr>
              <w:t>至第四次捣固开通时止（其中</w:t>
            </w:r>
            <w:r w:rsidRPr="00EA5D32">
              <w:rPr>
                <w:rFonts w:eastAsia="仿宋_GB2312"/>
                <w:bCs/>
                <w:szCs w:val="21"/>
              </w:rPr>
              <w:t>第一列限速</w:t>
            </w:r>
            <w:r w:rsidRPr="00EA5D32">
              <w:rPr>
                <w:rFonts w:eastAsia="仿宋_GB2312"/>
                <w:bCs/>
                <w:szCs w:val="21"/>
              </w:rPr>
              <w:t>80 km/h</w:t>
            </w:r>
            <w:r w:rsidRPr="00EA5D32">
              <w:rPr>
                <w:rFonts w:eastAsia="仿宋_GB2312"/>
                <w:szCs w:val="21"/>
              </w:rPr>
              <w:t>），第四次捣固开通后恢复常速。</w:t>
            </w:r>
          </w:p>
          <w:p w14:paraId="2C3931FC" w14:textId="77777777" w:rsidR="001407A3" w:rsidRPr="00EA5D32" w:rsidRDefault="001407A3" w:rsidP="008873D9">
            <w:pPr>
              <w:widowControl/>
              <w:adjustRightInd w:val="0"/>
              <w:snapToGrid w:val="0"/>
              <w:spacing w:line="240" w:lineRule="exact"/>
              <w:rPr>
                <w:rFonts w:eastAsia="仿宋_GB2312"/>
              </w:rPr>
            </w:pPr>
            <w:r w:rsidRPr="00EA5D32">
              <w:rPr>
                <w:rFonts w:eastAsia="仿宋_GB2312"/>
              </w:rPr>
              <w:t xml:space="preserve">  </w:t>
            </w:r>
            <w:r w:rsidRPr="00EA5D32">
              <w:rPr>
                <w:rFonts w:eastAsia="仿宋_GB2312"/>
              </w:rPr>
              <w:t>（</w:t>
            </w:r>
            <w:r w:rsidRPr="00EA5D32">
              <w:rPr>
                <w:rFonts w:eastAsia="仿宋_GB2312"/>
              </w:rPr>
              <w:t>2</w:t>
            </w:r>
            <w:r w:rsidRPr="00EA5D32">
              <w:rPr>
                <w:rFonts w:eastAsia="仿宋_GB2312"/>
              </w:rPr>
              <w:t>）三</w:t>
            </w:r>
            <w:proofErr w:type="gramStart"/>
            <w:r w:rsidRPr="00EA5D32">
              <w:rPr>
                <w:rFonts w:eastAsia="仿宋_GB2312"/>
              </w:rPr>
              <w:t>捣两稳</w:t>
            </w:r>
            <w:proofErr w:type="gramEnd"/>
            <w:r w:rsidRPr="00EA5D32">
              <w:rPr>
                <w:rFonts w:eastAsia="仿宋_GB2312"/>
              </w:rPr>
              <w:t>作业时，开通后限速</w:t>
            </w:r>
            <w:r w:rsidRPr="00EA5D32">
              <w:rPr>
                <w:rFonts w:eastAsia="仿宋_GB2312"/>
              </w:rPr>
              <w:t>80km/h</w:t>
            </w:r>
            <w:r w:rsidRPr="00EA5D32">
              <w:rPr>
                <w:rFonts w:eastAsia="仿宋_GB2312"/>
                <w:szCs w:val="21"/>
              </w:rPr>
              <w:t>至第二次捣固开通时止（其中</w:t>
            </w:r>
            <w:r w:rsidRPr="00EA5D32">
              <w:rPr>
                <w:rFonts w:eastAsia="仿宋_GB2312"/>
                <w:bCs/>
                <w:szCs w:val="21"/>
              </w:rPr>
              <w:t>第一列限速</w:t>
            </w:r>
            <w:r w:rsidRPr="00EA5D32">
              <w:rPr>
                <w:rFonts w:eastAsia="仿宋_GB2312"/>
                <w:bCs/>
                <w:szCs w:val="21"/>
              </w:rPr>
              <w:t>45 km/h</w:t>
            </w:r>
            <w:r w:rsidRPr="00EA5D32">
              <w:rPr>
                <w:rFonts w:eastAsia="仿宋_GB2312"/>
                <w:bCs/>
                <w:szCs w:val="21"/>
              </w:rPr>
              <w:t>，第二列限速</w:t>
            </w:r>
            <w:r w:rsidRPr="00EA5D32">
              <w:rPr>
                <w:rFonts w:eastAsia="仿宋_GB2312"/>
                <w:bCs/>
                <w:szCs w:val="21"/>
              </w:rPr>
              <w:t>60 km/h</w:t>
            </w:r>
            <w:r w:rsidRPr="00EA5D32">
              <w:rPr>
                <w:rFonts w:eastAsia="仿宋_GB2312"/>
                <w:szCs w:val="21"/>
              </w:rPr>
              <w:t>），第二次捣固开通后限速</w:t>
            </w:r>
            <w:r w:rsidRPr="00EA5D32">
              <w:rPr>
                <w:rFonts w:eastAsia="仿宋_GB2312"/>
                <w:szCs w:val="21"/>
              </w:rPr>
              <w:t>120km/h</w:t>
            </w:r>
            <w:r w:rsidRPr="00EA5D32">
              <w:rPr>
                <w:rFonts w:eastAsia="仿宋_GB2312"/>
                <w:szCs w:val="21"/>
              </w:rPr>
              <w:t>至第三次捣固开通时止（其中</w:t>
            </w:r>
            <w:r w:rsidRPr="00EA5D32">
              <w:rPr>
                <w:rFonts w:eastAsia="仿宋_GB2312"/>
                <w:bCs/>
                <w:szCs w:val="21"/>
              </w:rPr>
              <w:t>第一列限速</w:t>
            </w:r>
            <w:r w:rsidRPr="00EA5D32">
              <w:rPr>
                <w:rFonts w:eastAsia="仿宋_GB2312"/>
                <w:bCs/>
                <w:szCs w:val="21"/>
              </w:rPr>
              <w:t>80 km/h</w:t>
            </w:r>
            <w:r w:rsidRPr="00EA5D32">
              <w:rPr>
                <w:rFonts w:eastAsia="仿宋_GB2312"/>
                <w:szCs w:val="21"/>
              </w:rPr>
              <w:t>），第三次捣固开通后恢复常速。</w:t>
            </w:r>
          </w:p>
          <w:p w14:paraId="293F4C6B" w14:textId="77777777" w:rsidR="001407A3" w:rsidRPr="00EA5D32" w:rsidRDefault="001407A3" w:rsidP="008873D9">
            <w:pPr>
              <w:widowControl/>
              <w:tabs>
                <w:tab w:val="num" w:pos="0"/>
              </w:tabs>
              <w:snapToGrid w:val="0"/>
              <w:spacing w:line="240" w:lineRule="exact"/>
              <w:ind w:leftChars="23" w:left="48" w:firstLineChars="147" w:firstLine="309"/>
              <w:jc w:val="left"/>
              <w:rPr>
                <w:rFonts w:eastAsia="仿宋_GB2312"/>
              </w:rPr>
            </w:pPr>
            <w:r w:rsidRPr="00EA5D32">
              <w:rPr>
                <w:rFonts w:eastAsia="仿宋_GB2312"/>
              </w:rPr>
              <w:t>道岔施工后直向、侧向按此标准分别阶梯提速。</w:t>
            </w:r>
          </w:p>
          <w:p w14:paraId="7C635D5D" w14:textId="77777777" w:rsidR="001407A3" w:rsidRPr="00EA5D32" w:rsidRDefault="001407A3" w:rsidP="008873D9">
            <w:pPr>
              <w:widowControl/>
              <w:tabs>
                <w:tab w:val="num" w:pos="0"/>
              </w:tabs>
              <w:snapToGrid w:val="0"/>
              <w:spacing w:line="240" w:lineRule="exact"/>
              <w:ind w:leftChars="23" w:left="48" w:firstLineChars="147" w:firstLine="309"/>
              <w:jc w:val="left"/>
              <w:rPr>
                <w:rFonts w:eastAsia="仿宋_GB2312"/>
              </w:rPr>
            </w:pPr>
            <w:r w:rsidRPr="00EA5D32">
              <w:rPr>
                <w:rFonts w:eastAsia="仿宋_GB2312"/>
                <w:szCs w:val="21"/>
              </w:rPr>
              <w:t>未达到上述捣固、稳定遍数的，应相应降低列车放行速度。</w:t>
            </w:r>
          </w:p>
        </w:tc>
      </w:tr>
      <w:tr w:rsidR="001407A3" w:rsidRPr="00EA5D32" w14:paraId="115A6877" w14:textId="77777777" w:rsidTr="008873D9">
        <w:trPr>
          <w:cantSplit/>
          <w:trHeight w:val="1707"/>
        </w:trPr>
        <w:tc>
          <w:tcPr>
            <w:tcW w:w="1139" w:type="dxa"/>
            <w:vMerge/>
          </w:tcPr>
          <w:p w14:paraId="5BE35680" w14:textId="77777777" w:rsidR="001407A3" w:rsidRPr="00EA5D32" w:rsidRDefault="001407A3" w:rsidP="008873D9">
            <w:pPr>
              <w:widowControl/>
              <w:snapToGrid w:val="0"/>
              <w:spacing w:line="240" w:lineRule="exact"/>
              <w:jc w:val="left"/>
              <w:rPr>
                <w:rFonts w:eastAsia="仿宋_GB2312"/>
              </w:rPr>
            </w:pPr>
          </w:p>
        </w:tc>
        <w:tc>
          <w:tcPr>
            <w:tcW w:w="3064" w:type="dxa"/>
            <w:vMerge/>
          </w:tcPr>
          <w:p w14:paraId="3B7A5ACC" w14:textId="77777777" w:rsidR="001407A3" w:rsidRPr="00EA5D32" w:rsidRDefault="001407A3" w:rsidP="001407A3">
            <w:pPr>
              <w:widowControl/>
              <w:numPr>
                <w:ilvl w:val="0"/>
                <w:numId w:val="33"/>
              </w:numPr>
              <w:snapToGrid w:val="0"/>
              <w:spacing w:line="240" w:lineRule="exact"/>
              <w:rPr>
                <w:rFonts w:eastAsia="仿宋_GB2312"/>
              </w:rPr>
            </w:pPr>
          </w:p>
        </w:tc>
        <w:tc>
          <w:tcPr>
            <w:tcW w:w="1125" w:type="dxa"/>
            <w:vMerge/>
          </w:tcPr>
          <w:p w14:paraId="5FFA05F8" w14:textId="77777777" w:rsidR="001407A3" w:rsidRPr="00EA5D32" w:rsidRDefault="001407A3" w:rsidP="008873D9">
            <w:pPr>
              <w:widowControl/>
              <w:snapToGrid w:val="0"/>
              <w:spacing w:line="240" w:lineRule="exact"/>
              <w:jc w:val="left"/>
              <w:rPr>
                <w:rFonts w:eastAsia="仿宋_GB2312"/>
              </w:rPr>
            </w:pPr>
          </w:p>
        </w:tc>
        <w:tc>
          <w:tcPr>
            <w:tcW w:w="1658" w:type="dxa"/>
            <w:vAlign w:val="center"/>
          </w:tcPr>
          <w:p w14:paraId="15C3EE56" w14:textId="77777777" w:rsidR="001407A3" w:rsidRPr="00EA5D32" w:rsidRDefault="001407A3" w:rsidP="008873D9">
            <w:pPr>
              <w:snapToGrid w:val="0"/>
              <w:spacing w:line="240" w:lineRule="exact"/>
              <w:rPr>
                <w:rFonts w:eastAsia="仿宋_GB2312"/>
              </w:rPr>
            </w:pPr>
            <w:r w:rsidRPr="00EA5D32">
              <w:rPr>
                <w:rFonts w:eastAsia="仿宋_GB2312"/>
              </w:rPr>
              <w:t>小型养路机械捣固</w:t>
            </w:r>
          </w:p>
        </w:tc>
        <w:tc>
          <w:tcPr>
            <w:tcW w:w="7188" w:type="dxa"/>
            <w:vAlign w:val="center"/>
          </w:tcPr>
          <w:p w14:paraId="189B1AA8" w14:textId="77777777" w:rsidR="001407A3" w:rsidRPr="00EA5D32" w:rsidRDefault="001407A3" w:rsidP="008873D9">
            <w:pPr>
              <w:widowControl/>
              <w:snapToGrid w:val="0"/>
              <w:spacing w:line="240" w:lineRule="exact"/>
              <w:rPr>
                <w:rFonts w:eastAsia="仿宋_GB2312"/>
              </w:rPr>
            </w:pPr>
            <w:r w:rsidRPr="00EA5D32">
              <w:rPr>
                <w:rFonts w:eastAsia="仿宋_GB2312"/>
              </w:rPr>
              <w:t xml:space="preserve">   </w:t>
            </w:r>
            <w:r w:rsidRPr="00EA5D32">
              <w:rPr>
                <w:rFonts w:eastAsia="仿宋_GB2312"/>
              </w:rPr>
              <w:t>开通后限速</w:t>
            </w:r>
            <w:r w:rsidRPr="00EA5D32">
              <w:rPr>
                <w:rFonts w:eastAsia="仿宋_GB2312"/>
              </w:rPr>
              <w:t>45km/h</w:t>
            </w:r>
            <w:r w:rsidRPr="00EA5D32">
              <w:rPr>
                <w:rFonts w:eastAsia="仿宋_GB2312"/>
              </w:rPr>
              <w:t>不少于</w:t>
            </w:r>
            <w:r w:rsidRPr="00EA5D32">
              <w:rPr>
                <w:rFonts w:eastAsia="仿宋_GB2312"/>
              </w:rPr>
              <w:t>4</w:t>
            </w:r>
            <w:r w:rsidRPr="00EA5D32">
              <w:rPr>
                <w:rFonts w:eastAsia="仿宋_GB2312"/>
              </w:rPr>
              <w:t>小时（其中第一列限速</w:t>
            </w:r>
            <w:r w:rsidRPr="00EA5D32">
              <w:rPr>
                <w:rFonts w:eastAsia="仿宋_GB2312"/>
              </w:rPr>
              <w:t>35km/h</w:t>
            </w:r>
            <w:r w:rsidRPr="00EA5D32">
              <w:rPr>
                <w:rFonts w:eastAsia="仿宋_GB2312"/>
              </w:rPr>
              <w:t>），后限速</w:t>
            </w:r>
            <w:r w:rsidRPr="00EA5D32">
              <w:rPr>
                <w:rFonts w:eastAsia="仿宋_GB2312"/>
              </w:rPr>
              <w:t>60km/h</w:t>
            </w:r>
            <w:r w:rsidRPr="00EA5D32">
              <w:rPr>
                <w:rFonts w:eastAsia="仿宋_GB2312"/>
                <w:szCs w:val="21"/>
              </w:rPr>
              <w:t>至第二次捣固开通时止，第二次捣固开通后限速</w:t>
            </w:r>
            <w:r w:rsidRPr="00EA5D32">
              <w:rPr>
                <w:rFonts w:eastAsia="仿宋_GB2312"/>
                <w:szCs w:val="21"/>
              </w:rPr>
              <w:t>80km/h</w:t>
            </w:r>
            <w:r w:rsidRPr="00EA5D32">
              <w:rPr>
                <w:rFonts w:eastAsia="仿宋_GB2312"/>
                <w:szCs w:val="21"/>
              </w:rPr>
              <w:t>至第三次捣固开通时止（其中</w:t>
            </w:r>
            <w:r w:rsidRPr="00EA5D32">
              <w:rPr>
                <w:rFonts w:eastAsia="仿宋_GB2312"/>
                <w:bCs/>
                <w:szCs w:val="21"/>
              </w:rPr>
              <w:t>第一列限速</w:t>
            </w:r>
            <w:r w:rsidRPr="00EA5D32">
              <w:rPr>
                <w:rFonts w:eastAsia="仿宋_GB2312"/>
                <w:bCs/>
                <w:szCs w:val="21"/>
              </w:rPr>
              <w:t>60 km/h</w:t>
            </w:r>
            <w:r w:rsidRPr="00EA5D32">
              <w:rPr>
                <w:rFonts w:eastAsia="仿宋_GB2312"/>
                <w:szCs w:val="21"/>
              </w:rPr>
              <w:t>），第三次捣固开通后限速</w:t>
            </w:r>
            <w:r w:rsidRPr="00EA5D32">
              <w:rPr>
                <w:rFonts w:eastAsia="仿宋_GB2312"/>
                <w:szCs w:val="21"/>
              </w:rPr>
              <w:t>120km/h</w:t>
            </w:r>
            <w:r w:rsidRPr="00EA5D32">
              <w:rPr>
                <w:rFonts w:eastAsia="仿宋_GB2312"/>
                <w:szCs w:val="21"/>
              </w:rPr>
              <w:t>至第四次捣固开通时止（其中</w:t>
            </w:r>
            <w:r w:rsidRPr="00EA5D32">
              <w:rPr>
                <w:rFonts w:eastAsia="仿宋_GB2312"/>
                <w:bCs/>
                <w:szCs w:val="21"/>
              </w:rPr>
              <w:t>第一列限速</w:t>
            </w:r>
            <w:r w:rsidRPr="00EA5D32">
              <w:rPr>
                <w:rFonts w:eastAsia="仿宋_GB2312"/>
                <w:bCs/>
                <w:szCs w:val="21"/>
              </w:rPr>
              <w:t>80 km/h</w:t>
            </w:r>
            <w:r w:rsidRPr="00EA5D32">
              <w:rPr>
                <w:rFonts w:eastAsia="仿宋_GB2312"/>
                <w:szCs w:val="21"/>
              </w:rPr>
              <w:t>），第四次捣固开通后恢复常速。</w:t>
            </w:r>
          </w:p>
        </w:tc>
      </w:tr>
      <w:tr w:rsidR="001407A3" w:rsidRPr="00EA5D32" w14:paraId="7A432F5B" w14:textId="77777777" w:rsidTr="008873D9">
        <w:trPr>
          <w:cantSplit/>
          <w:trHeight w:val="1701"/>
        </w:trPr>
        <w:tc>
          <w:tcPr>
            <w:tcW w:w="1139" w:type="dxa"/>
            <w:vMerge/>
          </w:tcPr>
          <w:p w14:paraId="54665101" w14:textId="77777777" w:rsidR="001407A3" w:rsidRPr="00EA5D32" w:rsidRDefault="001407A3" w:rsidP="008873D9">
            <w:pPr>
              <w:widowControl/>
              <w:snapToGrid w:val="0"/>
              <w:spacing w:line="240" w:lineRule="exact"/>
              <w:jc w:val="left"/>
              <w:rPr>
                <w:rFonts w:eastAsia="仿宋_GB2312"/>
              </w:rPr>
            </w:pPr>
          </w:p>
        </w:tc>
        <w:tc>
          <w:tcPr>
            <w:tcW w:w="3064" w:type="dxa"/>
            <w:vMerge/>
          </w:tcPr>
          <w:p w14:paraId="743E80E8" w14:textId="77777777" w:rsidR="001407A3" w:rsidRPr="00EA5D32" w:rsidRDefault="001407A3" w:rsidP="001407A3">
            <w:pPr>
              <w:widowControl/>
              <w:numPr>
                <w:ilvl w:val="0"/>
                <w:numId w:val="33"/>
              </w:numPr>
              <w:snapToGrid w:val="0"/>
              <w:spacing w:line="240" w:lineRule="exact"/>
              <w:rPr>
                <w:rFonts w:eastAsia="仿宋_GB2312"/>
              </w:rPr>
            </w:pPr>
          </w:p>
        </w:tc>
        <w:tc>
          <w:tcPr>
            <w:tcW w:w="1125" w:type="dxa"/>
            <w:vMerge/>
          </w:tcPr>
          <w:p w14:paraId="1CE4338D" w14:textId="77777777" w:rsidR="001407A3" w:rsidRPr="00EA5D32" w:rsidRDefault="001407A3" w:rsidP="008873D9">
            <w:pPr>
              <w:widowControl/>
              <w:snapToGrid w:val="0"/>
              <w:spacing w:line="240" w:lineRule="exact"/>
              <w:jc w:val="left"/>
              <w:rPr>
                <w:rFonts w:eastAsia="仿宋_GB2312"/>
              </w:rPr>
            </w:pPr>
          </w:p>
        </w:tc>
        <w:tc>
          <w:tcPr>
            <w:tcW w:w="1658" w:type="dxa"/>
            <w:vAlign w:val="center"/>
          </w:tcPr>
          <w:p w14:paraId="799A7805" w14:textId="77777777" w:rsidR="001407A3" w:rsidRPr="00EA5D32" w:rsidRDefault="001407A3" w:rsidP="008873D9">
            <w:pPr>
              <w:snapToGrid w:val="0"/>
              <w:spacing w:line="240" w:lineRule="exact"/>
              <w:ind w:firstLineChars="100" w:firstLine="210"/>
              <w:rPr>
                <w:rFonts w:eastAsia="仿宋_GB2312"/>
              </w:rPr>
            </w:pPr>
            <w:r w:rsidRPr="00EA5D32">
              <w:rPr>
                <w:rFonts w:eastAsia="仿宋_GB2312"/>
              </w:rPr>
              <w:t>人工捣固</w:t>
            </w:r>
          </w:p>
        </w:tc>
        <w:tc>
          <w:tcPr>
            <w:tcW w:w="7188" w:type="dxa"/>
          </w:tcPr>
          <w:p w14:paraId="35FB42D1" w14:textId="77777777" w:rsidR="001407A3" w:rsidRPr="00EA5D32" w:rsidRDefault="001407A3" w:rsidP="008873D9">
            <w:pPr>
              <w:widowControl/>
              <w:snapToGrid w:val="0"/>
              <w:spacing w:line="240" w:lineRule="exact"/>
              <w:jc w:val="left"/>
              <w:rPr>
                <w:rFonts w:eastAsia="仿宋_GB2312"/>
              </w:rPr>
            </w:pPr>
          </w:p>
          <w:p w14:paraId="033F0E17" w14:textId="77777777" w:rsidR="001407A3" w:rsidRPr="00EA5D32" w:rsidRDefault="001407A3" w:rsidP="008873D9">
            <w:pPr>
              <w:widowControl/>
              <w:snapToGrid w:val="0"/>
              <w:spacing w:line="240" w:lineRule="exact"/>
              <w:jc w:val="left"/>
              <w:rPr>
                <w:rFonts w:eastAsia="仿宋_GB2312"/>
              </w:rPr>
            </w:pPr>
            <w:r w:rsidRPr="00EA5D32">
              <w:rPr>
                <w:rFonts w:eastAsia="仿宋_GB2312"/>
              </w:rPr>
              <w:t xml:space="preserve">  </w:t>
            </w:r>
            <w:r w:rsidRPr="00EA5D32">
              <w:rPr>
                <w:rFonts w:eastAsia="仿宋_GB2312"/>
              </w:rPr>
              <w:t>（</w:t>
            </w:r>
            <w:r w:rsidRPr="00EA5D32">
              <w:rPr>
                <w:rFonts w:eastAsia="仿宋_GB2312"/>
              </w:rPr>
              <w:t>1</w:t>
            </w:r>
            <w:r w:rsidRPr="00EA5D32">
              <w:rPr>
                <w:rFonts w:eastAsia="仿宋_GB2312"/>
              </w:rPr>
              <w:t>）施工期间，当日开通后限速</w:t>
            </w:r>
            <w:r w:rsidRPr="00EA5D32">
              <w:rPr>
                <w:rFonts w:eastAsia="仿宋_GB2312"/>
              </w:rPr>
              <w:t>45km/h</w:t>
            </w:r>
            <w:r w:rsidRPr="00EA5D32">
              <w:rPr>
                <w:rFonts w:eastAsia="仿宋_GB2312"/>
              </w:rPr>
              <w:t>不少于</w:t>
            </w:r>
            <w:r w:rsidRPr="00EA5D32">
              <w:rPr>
                <w:rFonts w:eastAsia="仿宋_GB2312"/>
              </w:rPr>
              <w:t>4</w:t>
            </w:r>
            <w:r w:rsidRPr="00EA5D32">
              <w:rPr>
                <w:rFonts w:eastAsia="仿宋_GB2312"/>
              </w:rPr>
              <w:t>小时（其中第一列</w:t>
            </w:r>
            <w:r w:rsidRPr="00EA5D32">
              <w:rPr>
                <w:rFonts w:eastAsia="仿宋_GB2312"/>
              </w:rPr>
              <w:t>15km/h</w:t>
            </w:r>
            <w:r w:rsidRPr="00EA5D32">
              <w:rPr>
                <w:rFonts w:eastAsia="仿宋_GB2312"/>
              </w:rPr>
              <w:t>，第二列</w:t>
            </w:r>
            <w:r w:rsidRPr="00EA5D32">
              <w:rPr>
                <w:rFonts w:eastAsia="仿宋_GB2312"/>
              </w:rPr>
              <w:t>25km/h</w:t>
            </w:r>
            <w:r w:rsidRPr="00EA5D32">
              <w:rPr>
                <w:rFonts w:eastAsia="仿宋_GB2312"/>
              </w:rPr>
              <w:t>），后限速</w:t>
            </w:r>
            <w:r w:rsidRPr="00EA5D32">
              <w:rPr>
                <w:rFonts w:eastAsia="仿宋_GB2312"/>
              </w:rPr>
              <w:t>60km/h</w:t>
            </w:r>
            <w:r w:rsidRPr="00EA5D32">
              <w:rPr>
                <w:rFonts w:eastAsia="仿宋_GB2312"/>
              </w:rPr>
              <w:t>至下次天窗结束；</w:t>
            </w:r>
          </w:p>
          <w:p w14:paraId="250C4ABE" w14:textId="77777777" w:rsidR="001407A3" w:rsidRPr="00EA5D32" w:rsidRDefault="001407A3" w:rsidP="008873D9">
            <w:pPr>
              <w:widowControl/>
              <w:snapToGrid w:val="0"/>
              <w:spacing w:line="240" w:lineRule="exact"/>
              <w:jc w:val="left"/>
              <w:rPr>
                <w:rFonts w:eastAsia="仿宋_GB2312"/>
              </w:rPr>
            </w:pPr>
            <w:r w:rsidRPr="00EA5D32">
              <w:rPr>
                <w:rFonts w:eastAsia="仿宋_GB2312"/>
              </w:rPr>
              <w:t xml:space="preserve">  </w:t>
            </w:r>
            <w:r w:rsidRPr="00EA5D32">
              <w:rPr>
                <w:rFonts w:eastAsia="仿宋_GB2312"/>
              </w:rPr>
              <w:t>（</w:t>
            </w:r>
            <w:r w:rsidRPr="00EA5D32">
              <w:rPr>
                <w:rFonts w:eastAsia="仿宋_GB2312"/>
              </w:rPr>
              <w:t>2</w:t>
            </w:r>
            <w:r w:rsidRPr="00EA5D32">
              <w:rPr>
                <w:rFonts w:eastAsia="仿宋_GB2312"/>
              </w:rPr>
              <w:t>）施工结束，开通后限速</w:t>
            </w:r>
            <w:r w:rsidRPr="00EA5D32">
              <w:rPr>
                <w:rFonts w:eastAsia="仿宋_GB2312"/>
              </w:rPr>
              <w:t>45km/h</w:t>
            </w:r>
            <w:r w:rsidRPr="00EA5D32">
              <w:rPr>
                <w:rFonts w:eastAsia="仿宋_GB2312"/>
              </w:rPr>
              <w:t>不少于</w:t>
            </w:r>
            <w:r w:rsidRPr="00EA5D32">
              <w:rPr>
                <w:rFonts w:eastAsia="仿宋_GB2312"/>
              </w:rPr>
              <w:t>4</w:t>
            </w:r>
            <w:r w:rsidRPr="00EA5D32">
              <w:rPr>
                <w:rFonts w:eastAsia="仿宋_GB2312"/>
              </w:rPr>
              <w:t>小时（其中第一列</w:t>
            </w:r>
            <w:r w:rsidRPr="00EA5D32">
              <w:rPr>
                <w:rFonts w:eastAsia="仿宋_GB2312"/>
              </w:rPr>
              <w:t>15km/h</w:t>
            </w:r>
            <w:r w:rsidRPr="00EA5D32">
              <w:rPr>
                <w:rFonts w:eastAsia="仿宋_GB2312"/>
              </w:rPr>
              <w:t>，第二列</w:t>
            </w:r>
            <w:r w:rsidRPr="00EA5D32">
              <w:rPr>
                <w:rFonts w:eastAsia="仿宋_GB2312"/>
              </w:rPr>
              <w:t>25km/h</w:t>
            </w:r>
            <w:r w:rsidRPr="00EA5D32">
              <w:rPr>
                <w:rFonts w:eastAsia="仿宋_GB2312"/>
              </w:rPr>
              <w:t>），以后按</w:t>
            </w:r>
            <w:r w:rsidRPr="00EA5D32">
              <w:rPr>
                <w:rFonts w:eastAsia="仿宋_GB2312"/>
              </w:rPr>
              <w:t>60km/h</w:t>
            </w:r>
            <w:r w:rsidRPr="00EA5D32">
              <w:rPr>
                <w:rFonts w:eastAsia="仿宋_GB2312"/>
              </w:rPr>
              <w:t>、</w:t>
            </w:r>
            <w:r w:rsidRPr="00EA5D32">
              <w:rPr>
                <w:rFonts w:eastAsia="仿宋_GB2312"/>
              </w:rPr>
              <w:t>80km/h</w:t>
            </w:r>
            <w:r w:rsidRPr="00EA5D32">
              <w:rPr>
                <w:rFonts w:eastAsia="仿宋_GB2312"/>
              </w:rPr>
              <w:t>、</w:t>
            </w:r>
            <w:r w:rsidRPr="00EA5D32">
              <w:rPr>
                <w:rFonts w:eastAsia="仿宋_GB2312"/>
              </w:rPr>
              <w:t>120km/h</w:t>
            </w:r>
            <w:r w:rsidRPr="00EA5D32">
              <w:rPr>
                <w:rFonts w:eastAsia="仿宋_GB2312"/>
              </w:rPr>
              <w:t>各不少于</w:t>
            </w:r>
            <w:r w:rsidRPr="00EA5D32">
              <w:rPr>
                <w:rFonts w:eastAsia="仿宋_GB2312"/>
              </w:rPr>
              <w:t>24</w:t>
            </w:r>
            <w:r w:rsidRPr="00EA5D32">
              <w:rPr>
                <w:rFonts w:eastAsia="仿宋_GB2312"/>
              </w:rPr>
              <w:t>小时捣固后阶梯提速，其后正常。</w:t>
            </w:r>
          </w:p>
          <w:p w14:paraId="639C3251" w14:textId="77777777" w:rsidR="001407A3" w:rsidRPr="00EA5D32" w:rsidRDefault="001407A3" w:rsidP="008873D9">
            <w:pPr>
              <w:widowControl/>
              <w:snapToGrid w:val="0"/>
              <w:spacing w:line="240" w:lineRule="exact"/>
              <w:ind w:firstLineChars="200" w:firstLine="420"/>
              <w:jc w:val="left"/>
              <w:rPr>
                <w:rFonts w:eastAsia="仿宋_GB2312"/>
              </w:rPr>
            </w:pPr>
          </w:p>
        </w:tc>
      </w:tr>
    </w:tbl>
    <w:p w14:paraId="7E7C9F68" w14:textId="77777777" w:rsidR="001407A3" w:rsidRPr="00EA5D32" w:rsidRDefault="001407A3" w:rsidP="001407A3"/>
    <w:bookmarkEnd w:id="451"/>
    <w:bookmarkEnd w:id="452"/>
    <w:bookmarkEnd w:id="453"/>
    <w:bookmarkEnd w:id="454"/>
    <w:bookmarkEnd w:id="455"/>
    <w:bookmarkEnd w:id="456"/>
    <w:bookmarkEnd w:id="457"/>
    <w:bookmarkEnd w:id="458"/>
    <w:bookmarkEnd w:id="459"/>
    <w:bookmarkEnd w:id="460"/>
    <w:bookmarkEnd w:id="461"/>
    <w:bookmarkEnd w:id="462"/>
    <w:tbl>
      <w:tblPr>
        <w:tblW w:w="1392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5"/>
        <w:gridCol w:w="431"/>
        <w:gridCol w:w="3118"/>
        <w:gridCol w:w="1555"/>
        <w:gridCol w:w="7979"/>
      </w:tblGrid>
      <w:tr w:rsidR="001407A3" w:rsidRPr="00EA5D32" w14:paraId="3FEC2D82" w14:textId="77777777" w:rsidTr="008873D9">
        <w:trPr>
          <w:trHeight w:val="624"/>
        </w:trPr>
        <w:tc>
          <w:tcPr>
            <w:tcW w:w="1276" w:type="dxa"/>
            <w:gridSpan w:val="2"/>
            <w:vAlign w:val="center"/>
          </w:tcPr>
          <w:p w14:paraId="0DFC419C" w14:textId="77777777" w:rsidR="001407A3" w:rsidRPr="00EA5D32" w:rsidRDefault="001407A3" w:rsidP="008873D9">
            <w:pPr>
              <w:adjustRightInd w:val="0"/>
              <w:ind w:firstLineChars="200" w:firstLine="420"/>
              <w:rPr>
                <w:rFonts w:eastAsia="仿宋_GB2312"/>
                <w:bCs/>
                <w:szCs w:val="21"/>
              </w:rPr>
            </w:pPr>
          </w:p>
        </w:tc>
        <w:tc>
          <w:tcPr>
            <w:tcW w:w="3118" w:type="dxa"/>
            <w:vAlign w:val="center"/>
          </w:tcPr>
          <w:p w14:paraId="216DB5A5" w14:textId="77777777" w:rsidR="001407A3" w:rsidRPr="00EA5D32" w:rsidRDefault="001407A3" w:rsidP="008873D9">
            <w:pPr>
              <w:adjustRightInd w:val="0"/>
              <w:jc w:val="center"/>
              <w:rPr>
                <w:rFonts w:eastAsia="仿宋_GB2312"/>
                <w:b/>
                <w:szCs w:val="21"/>
              </w:rPr>
            </w:pPr>
            <w:r w:rsidRPr="00EA5D32">
              <w:rPr>
                <w:rFonts w:eastAsia="仿宋_GB2312"/>
                <w:b/>
                <w:szCs w:val="21"/>
              </w:rPr>
              <w:t>项</w:t>
            </w:r>
            <w:r w:rsidRPr="00EA5D32">
              <w:rPr>
                <w:rFonts w:eastAsia="仿宋_GB2312"/>
                <w:b/>
                <w:szCs w:val="21"/>
              </w:rPr>
              <w:t xml:space="preserve">  </w:t>
            </w:r>
            <w:r w:rsidRPr="00EA5D32">
              <w:rPr>
                <w:rFonts w:eastAsia="仿宋_GB2312"/>
                <w:b/>
                <w:szCs w:val="21"/>
              </w:rPr>
              <w:t>目</w:t>
            </w:r>
          </w:p>
        </w:tc>
        <w:tc>
          <w:tcPr>
            <w:tcW w:w="1555" w:type="dxa"/>
            <w:vAlign w:val="center"/>
          </w:tcPr>
          <w:p w14:paraId="08DE48B8" w14:textId="77777777" w:rsidR="001407A3" w:rsidRPr="00EA5D32" w:rsidRDefault="001407A3" w:rsidP="008873D9">
            <w:pPr>
              <w:adjustRightInd w:val="0"/>
              <w:jc w:val="center"/>
              <w:rPr>
                <w:rFonts w:eastAsia="仿宋_GB2312"/>
                <w:b/>
                <w:szCs w:val="21"/>
              </w:rPr>
            </w:pPr>
            <w:r w:rsidRPr="00EA5D32">
              <w:rPr>
                <w:rFonts w:eastAsia="仿宋_GB2312"/>
                <w:b/>
                <w:szCs w:val="21"/>
              </w:rPr>
              <w:t>施工条件</w:t>
            </w:r>
          </w:p>
        </w:tc>
        <w:tc>
          <w:tcPr>
            <w:tcW w:w="7979" w:type="dxa"/>
            <w:vAlign w:val="center"/>
          </w:tcPr>
          <w:p w14:paraId="52988326" w14:textId="77777777" w:rsidR="001407A3" w:rsidRPr="00EA5D32" w:rsidRDefault="001407A3" w:rsidP="008873D9">
            <w:pPr>
              <w:adjustRightInd w:val="0"/>
              <w:jc w:val="center"/>
              <w:rPr>
                <w:rFonts w:eastAsia="仿宋_GB2312"/>
                <w:b/>
                <w:szCs w:val="21"/>
              </w:rPr>
            </w:pPr>
            <w:r w:rsidRPr="00EA5D32">
              <w:rPr>
                <w:rFonts w:eastAsia="仿宋_GB2312"/>
                <w:b/>
                <w:szCs w:val="21"/>
              </w:rPr>
              <w:t>放行列车条件</w:t>
            </w:r>
          </w:p>
        </w:tc>
      </w:tr>
      <w:tr w:rsidR="001407A3" w:rsidRPr="00EA5D32" w14:paraId="31C2EEF5" w14:textId="77777777" w:rsidTr="008873D9">
        <w:trPr>
          <w:cantSplit/>
          <w:trHeight w:val="1578"/>
        </w:trPr>
        <w:tc>
          <w:tcPr>
            <w:tcW w:w="1276" w:type="dxa"/>
            <w:gridSpan w:val="2"/>
            <w:vMerge w:val="restart"/>
            <w:vAlign w:val="center"/>
          </w:tcPr>
          <w:p w14:paraId="629AB2DC" w14:textId="77777777" w:rsidR="001407A3" w:rsidRPr="00EA5D32" w:rsidRDefault="001407A3" w:rsidP="008873D9">
            <w:pPr>
              <w:adjustRightInd w:val="0"/>
              <w:ind w:firstLineChars="100" w:firstLine="210"/>
              <w:rPr>
                <w:rFonts w:eastAsia="仿宋_GB2312"/>
                <w:bCs/>
              </w:rPr>
            </w:pPr>
            <w:r w:rsidRPr="00EA5D32">
              <w:rPr>
                <w:rFonts w:eastAsia="仿宋_GB2312"/>
                <w:bCs/>
              </w:rPr>
              <w:t>二、不影响道床稳定的施工作业</w:t>
            </w:r>
          </w:p>
        </w:tc>
        <w:tc>
          <w:tcPr>
            <w:tcW w:w="3118" w:type="dxa"/>
            <w:vAlign w:val="center"/>
          </w:tcPr>
          <w:p w14:paraId="63CC8B92"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1</w:t>
            </w:r>
            <w:r w:rsidRPr="00EA5D32">
              <w:rPr>
                <w:rFonts w:eastAsia="仿宋_GB2312"/>
                <w:bCs/>
              </w:rPr>
              <w:t>）成段（</w:t>
            </w:r>
            <w:r w:rsidRPr="00EA5D32">
              <w:rPr>
                <w:rFonts w:eastAsia="仿宋_GB2312"/>
              </w:rPr>
              <w:t>连续</w:t>
            </w:r>
            <w:r w:rsidRPr="00EA5D32">
              <w:rPr>
                <w:rFonts w:eastAsia="仿宋_GB2312"/>
              </w:rPr>
              <w:t>100m</w:t>
            </w:r>
            <w:r w:rsidRPr="00EA5D32">
              <w:rPr>
                <w:rFonts w:eastAsia="仿宋_GB2312"/>
              </w:rPr>
              <w:t>以上</w:t>
            </w:r>
            <w:r w:rsidRPr="00EA5D32">
              <w:rPr>
                <w:rFonts w:eastAsia="仿宋_GB2312"/>
                <w:bCs/>
              </w:rPr>
              <w:t>）更换钢轨</w:t>
            </w:r>
          </w:p>
          <w:p w14:paraId="39133E3A"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2</w:t>
            </w:r>
            <w:r w:rsidRPr="00EA5D32">
              <w:rPr>
                <w:rFonts w:eastAsia="仿宋_GB2312"/>
                <w:bCs/>
              </w:rPr>
              <w:t>）无缝线路应力放散</w:t>
            </w:r>
          </w:p>
          <w:p w14:paraId="3246F6E9"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3</w:t>
            </w:r>
            <w:r w:rsidRPr="00EA5D32">
              <w:rPr>
                <w:rFonts w:eastAsia="仿宋_GB2312"/>
                <w:bCs/>
              </w:rPr>
              <w:t>）成段（</w:t>
            </w:r>
            <w:r w:rsidRPr="00EA5D32">
              <w:rPr>
                <w:rFonts w:eastAsia="仿宋_GB2312"/>
              </w:rPr>
              <w:t>连续</w:t>
            </w:r>
            <w:r w:rsidRPr="00EA5D32">
              <w:rPr>
                <w:rFonts w:eastAsia="仿宋_GB2312"/>
              </w:rPr>
              <w:t>100m</w:t>
            </w:r>
            <w:r w:rsidRPr="00EA5D32">
              <w:rPr>
                <w:rFonts w:eastAsia="仿宋_GB2312"/>
              </w:rPr>
              <w:t>以上</w:t>
            </w:r>
            <w:r w:rsidRPr="00EA5D32">
              <w:rPr>
                <w:rFonts w:eastAsia="仿宋_GB2312"/>
                <w:bCs/>
              </w:rPr>
              <w:t>）调整轨缝，拆开接头并插入短轨头</w:t>
            </w:r>
          </w:p>
          <w:p w14:paraId="677B1931"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4</w:t>
            </w:r>
            <w:r w:rsidRPr="00EA5D32">
              <w:rPr>
                <w:rFonts w:eastAsia="仿宋_GB2312"/>
                <w:bCs/>
              </w:rPr>
              <w:t>）成段（</w:t>
            </w:r>
            <w:r w:rsidRPr="00EA5D32">
              <w:rPr>
                <w:rFonts w:eastAsia="仿宋_GB2312"/>
              </w:rPr>
              <w:t>连续</w:t>
            </w:r>
            <w:r w:rsidRPr="00EA5D32">
              <w:rPr>
                <w:rFonts w:eastAsia="仿宋_GB2312"/>
              </w:rPr>
              <w:t>100m</w:t>
            </w:r>
            <w:r w:rsidRPr="00EA5D32">
              <w:rPr>
                <w:rFonts w:eastAsia="仿宋_GB2312"/>
              </w:rPr>
              <w:t>以上</w:t>
            </w:r>
            <w:r w:rsidRPr="00EA5D32">
              <w:rPr>
                <w:rFonts w:eastAsia="仿宋_GB2312"/>
                <w:bCs/>
              </w:rPr>
              <w:t>）修整轨底坡</w:t>
            </w:r>
          </w:p>
        </w:tc>
        <w:tc>
          <w:tcPr>
            <w:tcW w:w="1555" w:type="dxa"/>
            <w:vAlign w:val="center"/>
          </w:tcPr>
          <w:p w14:paraId="788250C1" w14:textId="77777777" w:rsidR="001407A3" w:rsidRPr="00EA5D32" w:rsidRDefault="001407A3" w:rsidP="008873D9">
            <w:pPr>
              <w:widowControl/>
              <w:adjustRightInd w:val="0"/>
              <w:jc w:val="center"/>
              <w:rPr>
                <w:rFonts w:eastAsia="仿宋_GB2312"/>
                <w:bCs/>
              </w:rPr>
            </w:pPr>
            <w:r w:rsidRPr="00EA5D32">
              <w:rPr>
                <w:rFonts w:eastAsia="仿宋_GB2312"/>
                <w:bCs/>
              </w:rPr>
              <w:t>封锁施工</w:t>
            </w:r>
          </w:p>
        </w:tc>
        <w:tc>
          <w:tcPr>
            <w:tcW w:w="7979" w:type="dxa"/>
            <w:vAlign w:val="center"/>
          </w:tcPr>
          <w:p w14:paraId="3A60E1CB" w14:textId="77777777" w:rsidR="001407A3" w:rsidRPr="00EA5D32" w:rsidRDefault="001407A3" w:rsidP="008873D9">
            <w:pPr>
              <w:adjustRightInd w:val="0"/>
              <w:ind w:firstLineChars="200" w:firstLine="420"/>
              <w:rPr>
                <w:rFonts w:eastAsia="仿宋_GB2312"/>
                <w:bCs/>
                <w:highlight w:val="yellow"/>
              </w:rPr>
            </w:pPr>
            <w:r w:rsidRPr="00EA5D32">
              <w:rPr>
                <w:rFonts w:eastAsia="仿宋_GB2312"/>
                <w:bCs/>
              </w:rPr>
              <w:t>开通后第一列</w:t>
            </w:r>
            <w:r w:rsidRPr="00EA5D32">
              <w:rPr>
                <w:rFonts w:eastAsia="仿宋_GB2312"/>
                <w:bCs/>
              </w:rPr>
              <w:t>45km/h</w:t>
            </w:r>
            <w:r w:rsidR="004B25CB" w:rsidRPr="00EA5D32">
              <w:rPr>
                <w:rFonts w:eastAsia="仿宋_GB2312"/>
                <w:bCs/>
              </w:rPr>
              <w:t>，</w:t>
            </w:r>
            <w:r w:rsidRPr="00EA5D32">
              <w:rPr>
                <w:rFonts w:eastAsia="仿宋_GB2312"/>
                <w:bCs/>
              </w:rPr>
              <w:t>第二列</w:t>
            </w:r>
            <w:r w:rsidRPr="00EA5D32">
              <w:rPr>
                <w:rFonts w:eastAsia="仿宋_GB2312"/>
                <w:bCs/>
              </w:rPr>
              <w:t>60km/h</w:t>
            </w:r>
            <w:r w:rsidRPr="00EA5D32">
              <w:rPr>
                <w:rFonts w:eastAsia="仿宋_GB2312"/>
                <w:bCs/>
              </w:rPr>
              <w:t>，第三列</w:t>
            </w:r>
            <w:r w:rsidRPr="00EA5D32">
              <w:rPr>
                <w:rFonts w:eastAsia="仿宋_GB2312"/>
                <w:bCs/>
              </w:rPr>
              <w:t>120km/h</w:t>
            </w:r>
            <w:r w:rsidRPr="00EA5D32">
              <w:rPr>
                <w:rFonts w:eastAsia="仿宋_GB2312"/>
                <w:bCs/>
              </w:rPr>
              <w:t>，其后恢复常速。</w:t>
            </w:r>
          </w:p>
        </w:tc>
      </w:tr>
      <w:tr w:rsidR="001407A3" w:rsidRPr="00EA5D32" w14:paraId="09F71DC0" w14:textId="77777777" w:rsidTr="008873D9">
        <w:trPr>
          <w:cantSplit/>
          <w:trHeight w:val="1958"/>
        </w:trPr>
        <w:tc>
          <w:tcPr>
            <w:tcW w:w="1276" w:type="dxa"/>
            <w:gridSpan w:val="2"/>
            <w:vMerge/>
            <w:vAlign w:val="center"/>
          </w:tcPr>
          <w:p w14:paraId="1E55E80D" w14:textId="77777777" w:rsidR="001407A3" w:rsidRPr="00EA5D32" w:rsidRDefault="001407A3" w:rsidP="008873D9">
            <w:pPr>
              <w:adjustRightInd w:val="0"/>
              <w:ind w:firstLineChars="200" w:firstLine="420"/>
              <w:rPr>
                <w:rFonts w:eastAsia="仿宋_GB2312"/>
                <w:bCs/>
              </w:rPr>
            </w:pPr>
          </w:p>
        </w:tc>
        <w:tc>
          <w:tcPr>
            <w:tcW w:w="3118" w:type="dxa"/>
            <w:vAlign w:val="center"/>
          </w:tcPr>
          <w:p w14:paraId="60B3F34B"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1</w:t>
            </w:r>
            <w:r w:rsidRPr="00EA5D32">
              <w:rPr>
                <w:rFonts w:eastAsia="仿宋_GB2312"/>
                <w:bCs/>
              </w:rPr>
              <w:t>）使用冻害垫板一次总厚度超过</w:t>
            </w:r>
            <w:r w:rsidRPr="00EA5D32">
              <w:rPr>
                <w:rFonts w:eastAsia="仿宋_GB2312"/>
                <w:bCs/>
              </w:rPr>
              <w:t>40mm</w:t>
            </w:r>
          </w:p>
          <w:p w14:paraId="72896367"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2</w:t>
            </w:r>
            <w:r w:rsidRPr="00EA5D32">
              <w:rPr>
                <w:rFonts w:eastAsia="仿宋_GB2312"/>
                <w:bCs/>
              </w:rPr>
              <w:t>）长大隧道宽轨枕垫</w:t>
            </w:r>
            <w:proofErr w:type="gramStart"/>
            <w:r w:rsidRPr="00EA5D32">
              <w:rPr>
                <w:rFonts w:eastAsia="仿宋_GB2312"/>
                <w:bCs/>
              </w:rPr>
              <w:t>砟</w:t>
            </w:r>
            <w:proofErr w:type="gramEnd"/>
          </w:p>
          <w:p w14:paraId="1BB75A7C"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3</w:t>
            </w:r>
            <w:r w:rsidRPr="00EA5D32">
              <w:rPr>
                <w:rFonts w:eastAsia="仿宋_GB2312"/>
                <w:bCs/>
              </w:rPr>
              <w:t>）道口大修（若影响道床稳定，比照第一大项办理）</w:t>
            </w:r>
          </w:p>
        </w:tc>
        <w:tc>
          <w:tcPr>
            <w:tcW w:w="1555" w:type="dxa"/>
            <w:vAlign w:val="center"/>
          </w:tcPr>
          <w:p w14:paraId="64170875" w14:textId="77777777" w:rsidR="001407A3" w:rsidRPr="00EA5D32" w:rsidRDefault="001407A3" w:rsidP="008873D9">
            <w:pPr>
              <w:widowControl/>
              <w:adjustRightInd w:val="0"/>
              <w:jc w:val="center"/>
              <w:rPr>
                <w:rFonts w:eastAsia="仿宋_GB2312"/>
                <w:bCs/>
              </w:rPr>
            </w:pPr>
            <w:r w:rsidRPr="00EA5D32">
              <w:rPr>
                <w:rFonts w:eastAsia="仿宋_GB2312"/>
                <w:bCs/>
              </w:rPr>
              <w:t>封锁施工</w:t>
            </w:r>
          </w:p>
        </w:tc>
        <w:tc>
          <w:tcPr>
            <w:tcW w:w="7979" w:type="dxa"/>
            <w:vAlign w:val="center"/>
          </w:tcPr>
          <w:p w14:paraId="62AC604C" w14:textId="77777777" w:rsidR="001407A3" w:rsidRPr="00EA5D32" w:rsidRDefault="001407A3" w:rsidP="008873D9">
            <w:pPr>
              <w:widowControl/>
              <w:adjustRightInd w:val="0"/>
              <w:ind w:firstLineChars="200" w:firstLine="420"/>
              <w:rPr>
                <w:rFonts w:eastAsia="仿宋_GB2312"/>
                <w:bCs/>
              </w:rPr>
            </w:pPr>
            <w:r w:rsidRPr="00EA5D32">
              <w:rPr>
                <w:rFonts w:eastAsia="仿宋_GB2312"/>
                <w:bCs/>
              </w:rPr>
              <w:t>开通后第一列</w:t>
            </w:r>
            <w:r w:rsidRPr="00EA5D32">
              <w:rPr>
                <w:rFonts w:eastAsia="仿宋_GB2312"/>
                <w:bCs/>
              </w:rPr>
              <w:t>35km/h</w:t>
            </w:r>
            <w:r w:rsidRPr="00EA5D32">
              <w:rPr>
                <w:rFonts w:eastAsia="仿宋_GB2312"/>
                <w:bCs/>
              </w:rPr>
              <w:t>，第二列</w:t>
            </w:r>
            <w:r w:rsidRPr="00EA5D32">
              <w:rPr>
                <w:rFonts w:eastAsia="仿宋_GB2312"/>
                <w:bCs/>
              </w:rPr>
              <w:t>45km/h</w:t>
            </w:r>
            <w:r w:rsidR="004B25CB" w:rsidRPr="00EA5D32">
              <w:rPr>
                <w:rFonts w:eastAsia="仿宋_GB2312"/>
                <w:bCs/>
              </w:rPr>
              <w:t>，</w:t>
            </w:r>
            <w:r w:rsidRPr="00EA5D32">
              <w:rPr>
                <w:rFonts w:eastAsia="仿宋_GB2312"/>
                <w:bCs/>
              </w:rPr>
              <w:t>第三列</w:t>
            </w:r>
            <w:r w:rsidRPr="00EA5D32">
              <w:rPr>
                <w:rFonts w:eastAsia="仿宋_GB2312"/>
                <w:bCs/>
              </w:rPr>
              <w:t>60km/h</w:t>
            </w:r>
            <w:r w:rsidRPr="00EA5D32">
              <w:rPr>
                <w:rFonts w:eastAsia="仿宋_GB2312"/>
                <w:bCs/>
              </w:rPr>
              <w:t>，其后恢复常速。</w:t>
            </w:r>
          </w:p>
        </w:tc>
      </w:tr>
      <w:tr w:rsidR="001407A3" w:rsidRPr="00EA5D32" w14:paraId="25C3390E" w14:textId="77777777" w:rsidTr="008873D9">
        <w:trPr>
          <w:cantSplit/>
          <w:trHeight w:val="2180"/>
        </w:trPr>
        <w:tc>
          <w:tcPr>
            <w:tcW w:w="845" w:type="dxa"/>
            <w:vAlign w:val="center"/>
          </w:tcPr>
          <w:p w14:paraId="683D15EE" w14:textId="77777777" w:rsidR="001407A3" w:rsidRPr="00EA5D32" w:rsidRDefault="001407A3" w:rsidP="008873D9">
            <w:pPr>
              <w:widowControl/>
              <w:adjustRightInd w:val="0"/>
              <w:rPr>
                <w:rFonts w:eastAsia="仿宋_GB2312"/>
                <w:bCs/>
              </w:rPr>
            </w:pPr>
            <w:r w:rsidRPr="00EA5D32">
              <w:rPr>
                <w:rFonts w:eastAsia="仿宋_GB2312"/>
                <w:bCs/>
              </w:rPr>
              <w:t>三、桥隧</w:t>
            </w:r>
            <w:proofErr w:type="gramStart"/>
            <w:r w:rsidRPr="00EA5D32">
              <w:rPr>
                <w:rFonts w:eastAsia="仿宋_GB2312"/>
                <w:bCs/>
              </w:rPr>
              <w:t>涵</w:t>
            </w:r>
            <w:proofErr w:type="gramEnd"/>
            <w:r w:rsidRPr="00EA5D32">
              <w:rPr>
                <w:rFonts w:eastAsia="仿宋_GB2312"/>
                <w:bCs/>
              </w:rPr>
              <w:t>施工作业</w:t>
            </w:r>
          </w:p>
        </w:tc>
        <w:tc>
          <w:tcPr>
            <w:tcW w:w="3549" w:type="dxa"/>
            <w:gridSpan w:val="2"/>
            <w:vAlign w:val="center"/>
          </w:tcPr>
          <w:p w14:paraId="0A7F3ABC"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1</w:t>
            </w:r>
            <w:r w:rsidRPr="00EA5D32">
              <w:rPr>
                <w:rFonts w:eastAsia="仿宋_GB2312"/>
                <w:bCs/>
              </w:rPr>
              <w:t>）更换或拨正钢梁、混凝土梁</w:t>
            </w:r>
          </w:p>
          <w:p w14:paraId="4DFCE7A8"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2</w:t>
            </w:r>
            <w:r w:rsidRPr="00EA5D32">
              <w:rPr>
                <w:rFonts w:eastAsia="仿宋_GB2312"/>
                <w:bCs/>
              </w:rPr>
              <w:t>）抬高或降低桥梁</w:t>
            </w:r>
          </w:p>
          <w:p w14:paraId="7A4FFC0F"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3</w:t>
            </w:r>
            <w:r w:rsidRPr="00EA5D32">
              <w:rPr>
                <w:rFonts w:eastAsia="仿宋_GB2312"/>
                <w:bCs/>
              </w:rPr>
              <w:t>）拨正、更换</w:t>
            </w:r>
            <w:r w:rsidRPr="00EA5D32">
              <w:rPr>
                <w:rFonts w:eastAsia="仿宋_GB2312"/>
                <w:bCs/>
              </w:rPr>
              <w:t>T</w:t>
            </w:r>
            <w:r w:rsidRPr="00EA5D32">
              <w:rPr>
                <w:rFonts w:eastAsia="仿宋_GB2312"/>
                <w:bCs/>
              </w:rPr>
              <w:t>梁支座或翻修支撑垫石、砂浆厚度超过</w:t>
            </w:r>
            <w:r w:rsidRPr="00EA5D32">
              <w:rPr>
                <w:rFonts w:eastAsia="仿宋_GB2312"/>
                <w:bCs/>
              </w:rPr>
              <w:t>50mm</w:t>
            </w:r>
          </w:p>
          <w:p w14:paraId="6985B818"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4</w:t>
            </w:r>
            <w:r w:rsidRPr="00EA5D32">
              <w:rPr>
                <w:rFonts w:eastAsia="仿宋_GB2312"/>
                <w:bCs/>
              </w:rPr>
              <w:t>）整孔更换明桥面桥枕</w:t>
            </w:r>
          </w:p>
          <w:p w14:paraId="49F4593E"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5</w:t>
            </w:r>
            <w:r w:rsidRPr="00EA5D32">
              <w:rPr>
                <w:rFonts w:eastAsia="仿宋_GB2312"/>
                <w:bCs/>
              </w:rPr>
              <w:t>）明桥面移动桥枕</w:t>
            </w:r>
          </w:p>
          <w:p w14:paraId="3E108846" w14:textId="77777777" w:rsidR="001407A3" w:rsidRPr="00EA5D32" w:rsidRDefault="001407A3" w:rsidP="008873D9">
            <w:pPr>
              <w:widowControl/>
              <w:adjustRightInd w:val="0"/>
              <w:rPr>
                <w:rFonts w:eastAsia="仿宋_GB2312"/>
                <w:bCs/>
              </w:rPr>
            </w:pPr>
            <w:r w:rsidRPr="00EA5D32">
              <w:rPr>
                <w:rFonts w:eastAsia="仿宋_GB2312"/>
                <w:bCs/>
              </w:rPr>
              <w:t>（</w:t>
            </w:r>
            <w:r w:rsidRPr="00EA5D32">
              <w:rPr>
                <w:rFonts w:eastAsia="仿宋_GB2312"/>
                <w:bCs/>
              </w:rPr>
              <w:t>6</w:t>
            </w:r>
            <w:r w:rsidRPr="00EA5D32">
              <w:rPr>
                <w:rFonts w:eastAsia="仿宋_GB2312"/>
                <w:bCs/>
              </w:rPr>
              <w:t>）翻修、加深隧道内中心或横向排水沟</w:t>
            </w:r>
          </w:p>
        </w:tc>
        <w:tc>
          <w:tcPr>
            <w:tcW w:w="1555" w:type="dxa"/>
            <w:vAlign w:val="center"/>
          </w:tcPr>
          <w:p w14:paraId="1B48BCB9" w14:textId="77777777" w:rsidR="001407A3" w:rsidRPr="00EA5D32" w:rsidRDefault="001407A3" w:rsidP="008873D9">
            <w:pPr>
              <w:widowControl/>
              <w:adjustRightInd w:val="0"/>
              <w:jc w:val="center"/>
              <w:rPr>
                <w:rFonts w:eastAsia="仿宋_GB2312"/>
                <w:bCs/>
              </w:rPr>
            </w:pPr>
            <w:r w:rsidRPr="00EA5D32">
              <w:rPr>
                <w:rFonts w:eastAsia="仿宋_GB2312"/>
                <w:bCs/>
              </w:rPr>
              <w:t>封锁施工</w:t>
            </w:r>
          </w:p>
        </w:tc>
        <w:tc>
          <w:tcPr>
            <w:tcW w:w="7979" w:type="dxa"/>
            <w:tcBorders>
              <w:right w:val="single" w:sz="4" w:space="0" w:color="auto"/>
            </w:tcBorders>
            <w:vAlign w:val="center"/>
          </w:tcPr>
          <w:p w14:paraId="507CD022" w14:textId="77777777" w:rsidR="001407A3" w:rsidRPr="00EA5D32" w:rsidRDefault="001407A3" w:rsidP="008873D9">
            <w:pPr>
              <w:adjustRightInd w:val="0"/>
              <w:ind w:firstLineChars="200" w:firstLine="420"/>
              <w:rPr>
                <w:rFonts w:eastAsia="仿宋_GB2312"/>
                <w:bCs/>
              </w:rPr>
            </w:pPr>
            <w:r w:rsidRPr="00EA5D32">
              <w:rPr>
                <w:rFonts w:eastAsia="仿宋_GB2312"/>
                <w:bCs/>
              </w:rPr>
              <w:t>施工作业期间，当日开通后限速</w:t>
            </w:r>
            <w:r w:rsidRPr="00EA5D32">
              <w:rPr>
                <w:rFonts w:eastAsia="仿宋_GB2312"/>
                <w:bCs/>
              </w:rPr>
              <w:t>45km/h</w:t>
            </w:r>
            <w:r w:rsidRPr="00EA5D32">
              <w:rPr>
                <w:rFonts w:eastAsia="仿宋_GB2312"/>
                <w:bCs/>
              </w:rPr>
              <w:t>至下次</w:t>
            </w:r>
            <w:r w:rsidRPr="00EA5D32">
              <w:rPr>
                <w:rFonts w:eastAsia="仿宋_GB2312"/>
                <w:bCs/>
                <w:szCs w:val="21"/>
              </w:rPr>
              <w:t>天窗</w:t>
            </w:r>
            <w:r w:rsidRPr="00EA5D32">
              <w:rPr>
                <w:rFonts w:eastAsia="仿宋_GB2312"/>
                <w:bCs/>
              </w:rPr>
              <w:t>结束；施工作业结束后，开通后限速</w:t>
            </w:r>
            <w:r w:rsidRPr="00EA5D32">
              <w:rPr>
                <w:rFonts w:eastAsia="仿宋_GB2312"/>
                <w:bCs/>
              </w:rPr>
              <w:t>60km/h</w:t>
            </w:r>
            <w:r w:rsidRPr="00EA5D32">
              <w:rPr>
                <w:rFonts w:eastAsia="仿宋_GB2312"/>
                <w:bCs/>
              </w:rPr>
              <w:t>不少于</w:t>
            </w:r>
            <w:r w:rsidRPr="00EA5D32">
              <w:rPr>
                <w:rFonts w:eastAsia="仿宋_GB2312"/>
                <w:bCs/>
              </w:rPr>
              <w:t>24</w:t>
            </w:r>
            <w:r w:rsidRPr="00EA5D32">
              <w:rPr>
                <w:rFonts w:eastAsia="仿宋_GB2312"/>
                <w:bCs/>
              </w:rPr>
              <w:t>小时（其中第一列限速</w:t>
            </w:r>
            <w:r w:rsidRPr="00EA5D32">
              <w:rPr>
                <w:rFonts w:eastAsia="仿宋_GB2312"/>
                <w:bCs/>
              </w:rPr>
              <w:t>45km/h</w:t>
            </w:r>
            <w:r w:rsidRPr="00EA5D32">
              <w:rPr>
                <w:rFonts w:eastAsia="仿宋_GB2312"/>
                <w:bCs/>
              </w:rPr>
              <w:t>），再限速</w:t>
            </w:r>
            <w:r w:rsidRPr="00EA5D32">
              <w:rPr>
                <w:rFonts w:eastAsia="仿宋_GB2312"/>
                <w:bCs/>
              </w:rPr>
              <w:t>80km/h</w:t>
            </w:r>
            <w:r w:rsidRPr="00EA5D32">
              <w:rPr>
                <w:rFonts w:eastAsia="仿宋_GB2312"/>
                <w:bCs/>
              </w:rPr>
              <w:t>、</w:t>
            </w:r>
            <w:smartTag w:uri="urn:schemas-microsoft-com:office:smarttags" w:element="chmetcnv">
              <w:smartTagPr>
                <w:attr w:name="TCSC" w:val="0"/>
                <w:attr w:name="NumberType" w:val="1"/>
                <w:attr w:name="Negative" w:val="False"/>
                <w:attr w:name="HasSpace" w:val="False"/>
                <w:attr w:name="SourceValue" w:val="120"/>
                <w:attr w:name="UnitName" w:val="km/h"/>
              </w:smartTagPr>
              <w:r w:rsidRPr="00EA5D32">
                <w:rPr>
                  <w:rFonts w:eastAsia="仿宋_GB2312"/>
                  <w:bCs/>
                </w:rPr>
                <w:t>120km/h</w:t>
              </w:r>
            </w:smartTag>
            <w:r w:rsidRPr="00EA5D32">
              <w:rPr>
                <w:rFonts w:eastAsia="仿宋_GB2312"/>
                <w:bCs/>
              </w:rPr>
              <w:t>各一列后恢复常速。</w:t>
            </w:r>
          </w:p>
          <w:p w14:paraId="5F499AC4" w14:textId="77777777" w:rsidR="001407A3" w:rsidRPr="00EA5D32" w:rsidRDefault="001407A3" w:rsidP="008873D9">
            <w:pPr>
              <w:adjustRightInd w:val="0"/>
              <w:ind w:firstLineChars="200" w:firstLine="420"/>
              <w:rPr>
                <w:rFonts w:eastAsia="仿宋_GB2312"/>
                <w:bCs/>
              </w:rPr>
            </w:pPr>
          </w:p>
        </w:tc>
      </w:tr>
    </w:tbl>
    <w:p w14:paraId="4D709E7C" w14:textId="77777777" w:rsidR="001407A3" w:rsidRPr="00EA5D32" w:rsidRDefault="001407A3" w:rsidP="001407A3">
      <w:pPr>
        <w:spacing w:line="560" w:lineRule="exact"/>
        <w:ind w:firstLineChars="270" w:firstLine="567"/>
      </w:pPr>
    </w:p>
    <w:p w14:paraId="747CD110" w14:textId="77777777" w:rsidR="001407A3" w:rsidRPr="00EA5D32" w:rsidRDefault="001407A3" w:rsidP="001407A3">
      <w:pPr>
        <w:spacing w:line="560" w:lineRule="exact"/>
        <w:ind w:firstLineChars="270" w:firstLine="567"/>
      </w:pPr>
    </w:p>
    <w:tbl>
      <w:tblPr>
        <w:tblpPr w:leftFromText="180" w:rightFromText="180" w:horzAnchor="margin" w:tblpX="250" w:tblpY="465"/>
        <w:tblW w:w="1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3543"/>
        <w:gridCol w:w="1304"/>
        <w:gridCol w:w="7875"/>
      </w:tblGrid>
      <w:tr w:rsidR="001407A3" w:rsidRPr="00EA5D32" w14:paraId="3BC12506" w14:textId="77777777" w:rsidTr="008873D9">
        <w:trPr>
          <w:trHeight w:val="454"/>
        </w:trPr>
        <w:tc>
          <w:tcPr>
            <w:tcW w:w="1101" w:type="dxa"/>
            <w:vAlign w:val="center"/>
          </w:tcPr>
          <w:p w14:paraId="736D40BB" w14:textId="77777777" w:rsidR="001407A3" w:rsidRPr="00EA5D32" w:rsidRDefault="001407A3" w:rsidP="008873D9">
            <w:pPr>
              <w:adjustRightInd w:val="0"/>
              <w:snapToGrid w:val="0"/>
              <w:spacing w:line="240" w:lineRule="exact"/>
              <w:ind w:firstLineChars="200" w:firstLine="420"/>
              <w:jc w:val="left"/>
              <w:rPr>
                <w:rFonts w:eastAsia="仿宋_GB2312"/>
                <w:bCs/>
                <w:szCs w:val="21"/>
              </w:rPr>
            </w:pPr>
          </w:p>
        </w:tc>
        <w:tc>
          <w:tcPr>
            <w:tcW w:w="3543" w:type="dxa"/>
            <w:vAlign w:val="center"/>
          </w:tcPr>
          <w:p w14:paraId="415931C1" w14:textId="77777777" w:rsidR="001407A3" w:rsidRPr="00EA5D32" w:rsidRDefault="001407A3" w:rsidP="008873D9">
            <w:pPr>
              <w:adjustRightInd w:val="0"/>
              <w:snapToGrid w:val="0"/>
              <w:spacing w:line="240" w:lineRule="exact"/>
              <w:jc w:val="center"/>
              <w:rPr>
                <w:rFonts w:eastAsia="仿宋_GB2312"/>
                <w:b/>
                <w:szCs w:val="21"/>
              </w:rPr>
            </w:pPr>
            <w:r w:rsidRPr="00EA5D32">
              <w:rPr>
                <w:rFonts w:eastAsia="仿宋_GB2312"/>
                <w:b/>
                <w:szCs w:val="21"/>
              </w:rPr>
              <w:t>项</w:t>
            </w:r>
            <w:r w:rsidRPr="00EA5D32">
              <w:rPr>
                <w:rFonts w:eastAsia="仿宋_GB2312"/>
                <w:b/>
                <w:szCs w:val="21"/>
              </w:rPr>
              <w:t xml:space="preserve">  </w:t>
            </w:r>
            <w:r w:rsidRPr="00EA5D32">
              <w:rPr>
                <w:rFonts w:eastAsia="仿宋_GB2312"/>
                <w:b/>
                <w:szCs w:val="21"/>
              </w:rPr>
              <w:t>目</w:t>
            </w:r>
          </w:p>
        </w:tc>
        <w:tc>
          <w:tcPr>
            <w:tcW w:w="1304" w:type="dxa"/>
            <w:vAlign w:val="center"/>
          </w:tcPr>
          <w:p w14:paraId="15D6A1A4" w14:textId="77777777" w:rsidR="001407A3" w:rsidRPr="00EA5D32" w:rsidRDefault="001407A3" w:rsidP="008873D9">
            <w:pPr>
              <w:adjustRightInd w:val="0"/>
              <w:snapToGrid w:val="0"/>
              <w:spacing w:line="240" w:lineRule="exact"/>
              <w:jc w:val="center"/>
              <w:rPr>
                <w:rFonts w:eastAsia="仿宋_GB2312"/>
                <w:b/>
                <w:szCs w:val="21"/>
              </w:rPr>
            </w:pPr>
            <w:r w:rsidRPr="00EA5D32">
              <w:rPr>
                <w:rFonts w:eastAsia="仿宋_GB2312"/>
                <w:b/>
                <w:szCs w:val="21"/>
              </w:rPr>
              <w:t>施工条件</w:t>
            </w:r>
          </w:p>
        </w:tc>
        <w:tc>
          <w:tcPr>
            <w:tcW w:w="7875" w:type="dxa"/>
            <w:tcBorders>
              <w:right w:val="single" w:sz="4" w:space="0" w:color="auto"/>
            </w:tcBorders>
            <w:vAlign w:val="center"/>
          </w:tcPr>
          <w:p w14:paraId="6603D2F6" w14:textId="77777777" w:rsidR="001407A3" w:rsidRPr="00EA5D32" w:rsidRDefault="001407A3" w:rsidP="008873D9">
            <w:pPr>
              <w:adjustRightInd w:val="0"/>
              <w:snapToGrid w:val="0"/>
              <w:spacing w:line="240" w:lineRule="exact"/>
              <w:jc w:val="center"/>
              <w:rPr>
                <w:rFonts w:eastAsia="仿宋_GB2312"/>
                <w:b/>
                <w:szCs w:val="21"/>
              </w:rPr>
            </w:pPr>
            <w:r w:rsidRPr="00EA5D32">
              <w:rPr>
                <w:rFonts w:eastAsia="仿宋_GB2312"/>
                <w:b/>
                <w:szCs w:val="21"/>
              </w:rPr>
              <w:t>放行列车条件</w:t>
            </w:r>
          </w:p>
        </w:tc>
      </w:tr>
      <w:tr w:rsidR="001407A3" w:rsidRPr="00EA5D32" w14:paraId="72172E25" w14:textId="77777777" w:rsidTr="008873D9">
        <w:trPr>
          <w:cantSplit/>
          <w:trHeight w:val="611"/>
        </w:trPr>
        <w:tc>
          <w:tcPr>
            <w:tcW w:w="1101" w:type="dxa"/>
            <w:vMerge w:val="restart"/>
            <w:vAlign w:val="center"/>
          </w:tcPr>
          <w:p w14:paraId="7BB6221B"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三、桥隧</w:t>
            </w:r>
            <w:proofErr w:type="gramStart"/>
            <w:r w:rsidRPr="00EA5D32">
              <w:rPr>
                <w:rFonts w:eastAsia="仿宋_GB2312"/>
                <w:bCs/>
              </w:rPr>
              <w:t>涵</w:t>
            </w:r>
            <w:proofErr w:type="gramEnd"/>
            <w:r w:rsidRPr="00EA5D32">
              <w:rPr>
                <w:rFonts w:eastAsia="仿宋_GB2312"/>
                <w:bCs/>
              </w:rPr>
              <w:t>施工作业</w:t>
            </w:r>
          </w:p>
        </w:tc>
        <w:tc>
          <w:tcPr>
            <w:tcW w:w="3543" w:type="dxa"/>
            <w:vAlign w:val="center"/>
          </w:tcPr>
          <w:p w14:paraId="1547583A"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1</w:t>
            </w:r>
            <w:r w:rsidRPr="00EA5D32">
              <w:rPr>
                <w:rFonts w:eastAsia="仿宋_GB2312"/>
                <w:bCs/>
              </w:rPr>
              <w:t>）明桥面移动桥枕后，上盖板喷砂除锈涂装</w:t>
            </w:r>
          </w:p>
          <w:p w14:paraId="6D106AA1"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2</w:t>
            </w:r>
            <w:r w:rsidRPr="00EA5D32">
              <w:rPr>
                <w:rFonts w:eastAsia="仿宋_GB2312"/>
                <w:bCs/>
              </w:rPr>
              <w:t>）架空施工中，安装、拆除纵横梁体系的横梁，安装</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的横梁</w:t>
            </w:r>
          </w:p>
          <w:p w14:paraId="29D7A038"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3</w:t>
            </w:r>
            <w:r w:rsidRPr="00EA5D32">
              <w:rPr>
                <w:rFonts w:eastAsia="仿宋_GB2312"/>
                <w:bCs/>
              </w:rPr>
              <w:t>）修补或重新施作有</w:t>
            </w:r>
            <w:proofErr w:type="gramStart"/>
            <w:r w:rsidRPr="00EA5D32">
              <w:rPr>
                <w:rFonts w:eastAsia="仿宋_GB2312"/>
                <w:bCs/>
              </w:rPr>
              <w:t>砟</w:t>
            </w:r>
            <w:proofErr w:type="gramEnd"/>
            <w:r w:rsidRPr="00EA5D32">
              <w:rPr>
                <w:rFonts w:eastAsia="仿宋_GB2312"/>
                <w:bCs/>
              </w:rPr>
              <w:t>轨道桥面、桥台顶面防水层</w:t>
            </w:r>
          </w:p>
        </w:tc>
        <w:tc>
          <w:tcPr>
            <w:tcW w:w="1304" w:type="dxa"/>
            <w:vAlign w:val="center"/>
          </w:tcPr>
          <w:p w14:paraId="502A5664"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慢行施工</w:t>
            </w:r>
          </w:p>
        </w:tc>
        <w:tc>
          <w:tcPr>
            <w:tcW w:w="7875" w:type="dxa"/>
            <w:tcBorders>
              <w:right w:val="single" w:sz="4" w:space="0" w:color="auto"/>
            </w:tcBorders>
            <w:vAlign w:val="center"/>
          </w:tcPr>
          <w:p w14:paraId="03411033" w14:textId="77777777" w:rsidR="001407A3" w:rsidRPr="00EA5D32" w:rsidRDefault="001407A3" w:rsidP="008873D9">
            <w:pPr>
              <w:adjustRightInd w:val="0"/>
              <w:snapToGrid w:val="0"/>
              <w:spacing w:line="240" w:lineRule="exact"/>
              <w:ind w:firstLineChars="200" w:firstLine="420"/>
              <w:jc w:val="left"/>
              <w:rPr>
                <w:rFonts w:eastAsia="仿宋_GB2312"/>
                <w:bCs/>
              </w:rPr>
            </w:pPr>
            <w:r w:rsidRPr="00EA5D32">
              <w:rPr>
                <w:rFonts w:eastAsia="仿宋_GB2312"/>
                <w:bCs/>
              </w:rPr>
              <w:t>施工作业期间限速</w:t>
            </w:r>
            <w:r w:rsidRPr="00EA5D32">
              <w:rPr>
                <w:rFonts w:eastAsia="仿宋_GB2312"/>
                <w:bCs/>
              </w:rPr>
              <w:t>45km/h</w:t>
            </w:r>
            <w:r w:rsidRPr="00EA5D32">
              <w:rPr>
                <w:rFonts w:eastAsia="仿宋_GB2312"/>
                <w:bCs/>
              </w:rPr>
              <w:t>。</w:t>
            </w:r>
          </w:p>
        </w:tc>
      </w:tr>
      <w:tr w:rsidR="001407A3" w:rsidRPr="00EA5D32" w14:paraId="06B3109B" w14:textId="77777777" w:rsidTr="008873D9">
        <w:trPr>
          <w:cantSplit/>
          <w:trHeight w:val="632"/>
        </w:trPr>
        <w:tc>
          <w:tcPr>
            <w:tcW w:w="1101" w:type="dxa"/>
            <w:vMerge/>
            <w:vAlign w:val="center"/>
          </w:tcPr>
          <w:p w14:paraId="7E52356E" w14:textId="77777777" w:rsidR="001407A3" w:rsidRPr="00EA5D32" w:rsidRDefault="001407A3" w:rsidP="008873D9">
            <w:pPr>
              <w:adjustRightInd w:val="0"/>
              <w:snapToGrid w:val="0"/>
              <w:spacing w:line="240" w:lineRule="exact"/>
              <w:ind w:firstLineChars="200" w:firstLine="420"/>
              <w:jc w:val="left"/>
              <w:rPr>
                <w:rFonts w:eastAsia="仿宋_GB2312"/>
                <w:bCs/>
              </w:rPr>
            </w:pPr>
          </w:p>
        </w:tc>
        <w:tc>
          <w:tcPr>
            <w:tcW w:w="3543" w:type="dxa"/>
            <w:vAlign w:val="center"/>
          </w:tcPr>
          <w:p w14:paraId="32D8B4C6"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线路架空或加固后桥涵顶进</w:t>
            </w:r>
          </w:p>
        </w:tc>
        <w:tc>
          <w:tcPr>
            <w:tcW w:w="1304" w:type="dxa"/>
            <w:vAlign w:val="center"/>
          </w:tcPr>
          <w:p w14:paraId="3E9BD47D"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慢行施工</w:t>
            </w:r>
          </w:p>
        </w:tc>
        <w:tc>
          <w:tcPr>
            <w:tcW w:w="7875" w:type="dxa"/>
            <w:tcBorders>
              <w:right w:val="single" w:sz="4" w:space="0" w:color="auto"/>
            </w:tcBorders>
            <w:vAlign w:val="center"/>
          </w:tcPr>
          <w:p w14:paraId="7B33A0F7" w14:textId="77777777" w:rsidR="001407A3" w:rsidRPr="00EA5D32" w:rsidRDefault="001407A3" w:rsidP="008873D9">
            <w:pPr>
              <w:adjustRightInd w:val="0"/>
              <w:snapToGrid w:val="0"/>
              <w:spacing w:line="240" w:lineRule="exact"/>
              <w:ind w:firstLineChars="200" w:firstLine="420"/>
              <w:jc w:val="left"/>
              <w:rPr>
                <w:rFonts w:eastAsia="仿宋_GB2312"/>
                <w:bCs/>
              </w:rPr>
            </w:pPr>
            <w:r w:rsidRPr="00EA5D32">
              <w:rPr>
                <w:rFonts w:eastAsia="仿宋_GB2312"/>
                <w:bCs/>
              </w:rPr>
              <w:t>施工作业期间限速</w:t>
            </w:r>
            <w:r w:rsidRPr="00EA5D32">
              <w:rPr>
                <w:rFonts w:eastAsia="仿宋_GB2312"/>
                <w:bCs/>
              </w:rPr>
              <w:t>45km/h</w:t>
            </w:r>
            <w:r w:rsidRPr="00EA5D32">
              <w:rPr>
                <w:rFonts w:eastAsia="仿宋_GB2312"/>
                <w:bCs/>
              </w:rPr>
              <w:t>；施工结束后第一列限速</w:t>
            </w:r>
            <w:r w:rsidRPr="00EA5D32">
              <w:rPr>
                <w:rFonts w:eastAsia="仿宋_GB2312"/>
                <w:bCs/>
              </w:rPr>
              <w:t>45 km/h</w:t>
            </w:r>
            <w:r w:rsidRPr="00EA5D32">
              <w:rPr>
                <w:rFonts w:eastAsia="仿宋_GB2312"/>
                <w:bCs/>
              </w:rPr>
              <w:t>不少于</w:t>
            </w:r>
            <w:r w:rsidRPr="00EA5D32">
              <w:rPr>
                <w:rFonts w:eastAsia="仿宋_GB2312"/>
                <w:bCs/>
              </w:rPr>
              <w:t xml:space="preserve"> 12</w:t>
            </w:r>
            <w:r w:rsidRPr="00EA5D32">
              <w:rPr>
                <w:rFonts w:eastAsia="仿宋_GB2312"/>
                <w:bCs/>
              </w:rPr>
              <w:t>小时，后限速</w:t>
            </w:r>
            <w:r w:rsidRPr="00EA5D32">
              <w:rPr>
                <w:rFonts w:eastAsia="仿宋_GB2312"/>
                <w:bCs/>
              </w:rPr>
              <w:t>60 km/h</w:t>
            </w:r>
            <w:r w:rsidRPr="00EA5D32">
              <w:rPr>
                <w:rFonts w:eastAsia="仿宋_GB2312"/>
                <w:bCs/>
              </w:rPr>
              <w:t>、</w:t>
            </w:r>
            <w:r w:rsidRPr="00EA5D32">
              <w:rPr>
                <w:rFonts w:eastAsia="仿宋_GB2312"/>
                <w:bCs/>
              </w:rPr>
              <w:t>80 km/h</w:t>
            </w:r>
            <w:r w:rsidRPr="00EA5D32">
              <w:rPr>
                <w:rFonts w:eastAsia="仿宋_GB2312"/>
                <w:bCs/>
              </w:rPr>
              <w:t>各不少于</w:t>
            </w:r>
            <w:r w:rsidRPr="00EA5D32">
              <w:rPr>
                <w:rFonts w:eastAsia="仿宋_GB2312"/>
                <w:bCs/>
              </w:rPr>
              <w:t>24</w:t>
            </w:r>
            <w:r w:rsidRPr="00EA5D32">
              <w:rPr>
                <w:rFonts w:eastAsia="仿宋_GB2312"/>
                <w:bCs/>
              </w:rPr>
              <w:t>小时、后</w:t>
            </w:r>
            <w:r w:rsidRPr="00EA5D32">
              <w:rPr>
                <w:rFonts w:eastAsia="仿宋_GB2312"/>
                <w:bCs/>
              </w:rPr>
              <w:t>120 km/h</w:t>
            </w:r>
            <w:r w:rsidRPr="00EA5D32">
              <w:rPr>
                <w:rFonts w:eastAsia="仿宋_GB2312"/>
                <w:bCs/>
              </w:rPr>
              <w:t>一列后恢复常速。</w:t>
            </w:r>
          </w:p>
        </w:tc>
      </w:tr>
      <w:tr w:rsidR="001407A3" w:rsidRPr="00EA5D32" w14:paraId="4A9B26C6" w14:textId="77777777" w:rsidTr="008873D9">
        <w:trPr>
          <w:cantSplit/>
          <w:trHeight w:val="697"/>
        </w:trPr>
        <w:tc>
          <w:tcPr>
            <w:tcW w:w="1101" w:type="dxa"/>
            <w:vMerge/>
            <w:vAlign w:val="center"/>
          </w:tcPr>
          <w:p w14:paraId="1E90BAF0" w14:textId="77777777" w:rsidR="001407A3" w:rsidRPr="00EA5D32" w:rsidRDefault="001407A3" w:rsidP="008873D9">
            <w:pPr>
              <w:adjustRightInd w:val="0"/>
              <w:snapToGrid w:val="0"/>
              <w:spacing w:line="240" w:lineRule="exact"/>
              <w:ind w:firstLineChars="200" w:firstLine="420"/>
              <w:jc w:val="left"/>
              <w:rPr>
                <w:rFonts w:eastAsia="仿宋_GB2312"/>
                <w:bCs/>
              </w:rPr>
            </w:pPr>
          </w:p>
        </w:tc>
        <w:tc>
          <w:tcPr>
            <w:tcW w:w="3543" w:type="dxa"/>
            <w:vAlign w:val="center"/>
          </w:tcPr>
          <w:p w14:paraId="31605E9B"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新建明、棚洞的基础施工</w:t>
            </w:r>
          </w:p>
        </w:tc>
        <w:tc>
          <w:tcPr>
            <w:tcW w:w="1304" w:type="dxa"/>
            <w:vAlign w:val="center"/>
          </w:tcPr>
          <w:p w14:paraId="591A3CD8"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慢行施工</w:t>
            </w:r>
          </w:p>
        </w:tc>
        <w:tc>
          <w:tcPr>
            <w:tcW w:w="7875" w:type="dxa"/>
            <w:tcBorders>
              <w:right w:val="single" w:sz="4" w:space="0" w:color="auto"/>
            </w:tcBorders>
            <w:vAlign w:val="center"/>
          </w:tcPr>
          <w:p w14:paraId="5E9D10D2"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 xml:space="preserve">    </w:t>
            </w:r>
            <w:r w:rsidRPr="00EA5D32">
              <w:rPr>
                <w:rFonts w:eastAsia="仿宋_GB2312"/>
                <w:bCs/>
              </w:rPr>
              <w:t>施工作业期间，本线限速</w:t>
            </w:r>
            <w:r w:rsidRPr="00EA5D32">
              <w:rPr>
                <w:rFonts w:eastAsia="仿宋_GB2312"/>
                <w:bCs/>
              </w:rPr>
              <w:t>45km/h</w:t>
            </w:r>
            <w:r w:rsidRPr="00EA5D32">
              <w:rPr>
                <w:rFonts w:eastAsia="仿宋_GB2312"/>
                <w:bCs/>
              </w:rPr>
              <w:t>，</w:t>
            </w:r>
            <w:proofErr w:type="gramStart"/>
            <w:r w:rsidRPr="00EA5D32">
              <w:rPr>
                <w:rFonts w:eastAsia="仿宋_GB2312"/>
                <w:bCs/>
              </w:rPr>
              <w:t>邻线列车</w:t>
            </w:r>
            <w:proofErr w:type="gramEnd"/>
            <w:r w:rsidRPr="00EA5D32">
              <w:rPr>
                <w:rFonts w:eastAsia="仿宋_GB2312"/>
                <w:bCs/>
              </w:rPr>
              <w:t>限速</w:t>
            </w:r>
            <w:r w:rsidRPr="00EA5D32">
              <w:rPr>
                <w:rFonts w:eastAsia="仿宋_GB2312"/>
                <w:bCs/>
              </w:rPr>
              <w:t>160km/h</w:t>
            </w:r>
            <w:r w:rsidRPr="00EA5D32">
              <w:rPr>
                <w:rFonts w:eastAsia="仿宋_GB2312"/>
                <w:bCs/>
              </w:rPr>
              <w:t>；基础施工结束后恢复常速。</w:t>
            </w:r>
          </w:p>
        </w:tc>
      </w:tr>
      <w:tr w:rsidR="001407A3" w:rsidRPr="00EA5D32" w14:paraId="48BBADBA" w14:textId="77777777" w:rsidTr="008873D9">
        <w:trPr>
          <w:cantSplit/>
          <w:trHeight w:val="439"/>
        </w:trPr>
        <w:tc>
          <w:tcPr>
            <w:tcW w:w="1101" w:type="dxa"/>
            <w:vMerge/>
            <w:vAlign w:val="center"/>
          </w:tcPr>
          <w:p w14:paraId="3D2B55A4" w14:textId="77777777" w:rsidR="001407A3" w:rsidRPr="00EA5D32" w:rsidRDefault="001407A3" w:rsidP="008873D9">
            <w:pPr>
              <w:adjustRightInd w:val="0"/>
              <w:snapToGrid w:val="0"/>
              <w:spacing w:line="240" w:lineRule="exact"/>
              <w:ind w:firstLineChars="200" w:firstLine="420"/>
              <w:jc w:val="left"/>
              <w:rPr>
                <w:rFonts w:eastAsia="仿宋_GB2312"/>
                <w:bCs/>
              </w:rPr>
            </w:pPr>
          </w:p>
        </w:tc>
        <w:tc>
          <w:tcPr>
            <w:tcW w:w="3543" w:type="dxa"/>
            <w:vAlign w:val="center"/>
          </w:tcPr>
          <w:p w14:paraId="42815B01"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1</w:t>
            </w:r>
            <w:r w:rsidRPr="00EA5D32">
              <w:rPr>
                <w:rFonts w:eastAsia="仿宋_GB2312"/>
                <w:bCs/>
              </w:rPr>
              <w:t>）在线路上安装或</w:t>
            </w:r>
            <w:proofErr w:type="gramStart"/>
            <w:r w:rsidRPr="00EA5D32">
              <w:rPr>
                <w:rFonts w:eastAsia="仿宋_GB2312"/>
                <w:bCs/>
              </w:rPr>
              <w:t>拆除轨束梁</w:t>
            </w:r>
            <w:proofErr w:type="gramEnd"/>
            <w:r w:rsidRPr="00EA5D32">
              <w:rPr>
                <w:rFonts w:eastAsia="仿宋_GB2312"/>
                <w:bCs/>
              </w:rPr>
              <w:t>、工字钢纵梁、</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的纵梁、纵横梁体系的纵梁，拆除</w:t>
            </w:r>
            <w:r w:rsidRPr="00EA5D32">
              <w:rPr>
                <w:rFonts w:eastAsia="仿宋_GB2312"/>
                <w:bCs/>
              </w:rPr>
              <w:t>D</w:t>
            </w:r>
            <w:proofErr w:type="gramStart"/>
            <w:r w:rsidRPr="00EA5D32">
              <w:rPr>
                <w:rFonts w:eastAsia="仿宋_GB2312"/>
                <w:bCs/>
              </w:rPr>
              <w:t>型便梁</w:t>
            </w:r>
            <w:proofErr w:type="gramEnd"/>
            <w:r w:rsidRPr="00EA5D32">
              <w:rPr>
                <w:rFonts w:eastAsia="仿宋_GB2312"/>
                <w:bCs/>
              </w:rPr>
              <w:t>的横梁</w:t>
            </w:r>
          </w:p>
          <w:p w14:paraId="778D1AD0"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2</w:t>
            </w:r>
            <w:r w:rsidRPr="00EA5D32">
              <w:rPr>
                <w:rFonts w:eastAsia="仿宋_GB2312"/>
                <w:bCs/>
              </w:rPr>
              <w:t>）喷锚、套衬、钢拱架、防护网加固隧道衬砌</w:t>
            </w:r>
          </w:p>
          <w:p w14:paraId="7B4A9B83"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3</w:t>
            </w:r>
            <w:r w:rsidRPr="00EA5D32">
              <w:rPr>
                <w:rFonts w:eastAsia="仿宋_GB2312"/>
                <w:bCs/>
              </w:rPr>
              <w:t>）</w:t>
            </w:r>
            <w:proofErr w:type="gramStart"/>
            <w:r w:rsidRPr="00EA5D32">
              <w:rPr>
                <w:rFonts w:eastAsia="仿宋_GB2312"/>
                <w:bCs/>
                <w:szCs w:val="21"/>
              </w:rPr>
              <w:t>模筑混凝土</w:t>
            </w:r>
            <w:proofErr w:type="gramEnd"/>
            <w:r w:rsidRPr="00EA5D32">
              <w:rPr>
                <w:rFonts w:eastAsia="仿宋_GB2312"/>
                <w:bCs/>
                <w:szCs w:val="21"/>
              </w:rPr>
              <w:t>整治隧道拱顶空洞、防水板切割二次衬砌、施工冷缝</w:t>
            </w:r>
          </w:p>
          <w:p w14:paraId="783CFDD4"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4</w:t>
            </w:r>
            <w:r w:rsidRPr="00EA5D32">
              <w:rPr>
                <w:rFonts w:eastAsia="仿宋_GB2312"/>
                <w:bCs/>
              </w:rPr>
              <w:t>）隧道整体道床翻修、注胶抬升</w:t>
            </w:r>
          </w:p>
          <w:p w14:paraId="56E296FD"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5</w:t>
            </w:r>
            <w:r w:rsidRPr="00EA5D32">
              <w:rPr>
                <w:rFonts w:eastAsia="仿宋_GB2312"/>
                <w:bCs/>
              </w:rPr>
              <w:t>）影响行车安全的其他复杂桥隧施工</w:t>
            </w:r>
          </w:p>
        </w:tc>
        <w:tc>
          <w:tcPr>
            <w:tcW w:w="1304" w:type="dxa"/>
            <w:vAlign w:val="center"/>
          </w:tcPr>
          <w:p w14:paraId="4DC7542E"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封锁施工</w:t>
            </w:r>
          </w:p>
        </w:tc>
        <w:tc>
          <w:tcPr>
            <w:tcW w:w="7875" w:type="dxa"/>
            <w:tcBorders>
              <w:right w:val="single" w:sz="4" w:space="0" w:color="auto"/>
            </w:tcBorders>
            <w:vAlign w:val="center"/>
          </w:tcPr>
          <w:p w14:paraId="72F5549B" w14:textId="77777777" w:rsidR="001407A3" w:rsidRPr="00EA5D32" w:rsidRDefault="001407A3" w:rsidP="008873D9">
            <w:pPr>
              <w:adjustRightInd w:val="0"/>
              <w:snapToGrid w:val="0"/>
              <w:spacing w:line="240" w:lineRule="exact"/>
              <w:ind w:firstLineChars="200" w:firstLine="420"/>
              <w:jc w:val="left"/>
              <w:rPr>
                <w:rFonts w:eastAsia="仿宋_GB2312"/>
                <w:bCs/>
              </w:rPr>
            </w:pPr>
            <w:r w:rsidRPr="00EA5D32">
              <w:rPr>
                <w:rFonts w:eastAsia="仿宋_GB2312"/>
                <w:bCs/>
              </w:rPr>
              <w:t>按经审查批准的施工作业设计文件所确定的列车放行条件</w:t>
            </w:r>
          </w:p>
        </w:tc>
      </w:tr>
      <w:tr w:rsidR="001407A3" w:rsidRPr="00EA5D32" w14:paraId="0043D49D" w14:textId="77777777" w:rsidTr="008873D9">
        <w:trPr>
          <w:cantSplit/>
          <w:trHeight w:val="439"/>
        </w:trPr>
        <w:tc>
          <w:tcPr>
            <w:tcW w:w="1101" w:type="dxa"/>
            <w:vMerge/>
            <w:vAlign w:val="center"/>
          </w:tcPr>
          <w:p w14:paraId="6304964E" w14:textId="77777777" w:rsidR="001407A3" w:rsidRPr="00EA5D32" w:rsidRDefault="001407A3" w:rsidP="008873D9">
            <w:pPr>
              <w:adjustRightInd w:val="0"/>
              <w:snapToGrid w:val="0"/>
              <w:spacing w:line="240" w:lineRule="exact"/>
              <w:ind w:firstLineChars="200" w:firstLine="420"/>
              <w:jc w:val="left"/>
              <w:rPr>
                <w:rFonts w:eastAsia="仿宋_GB2312"/>
                <w:bCs/>
              </w:rPr>
            </w:pPr>
          </w:p>
        </w:tc>
        <w:tc>
          <w:tcPr>
            <w:tcW w:w="3543" w:type="dxa"/>
            <w:vAlign w:val="center"/>
          </w:tcPr>
          <w:p w14:paraId="42071117" w14:textId="77777777" w:rsidR="001407A3" w:rsidRPr="00EA5D32" w:rsidRDefault="001407A3" w:rsidP="008873D9">
            <w:pPr>
              <w:adjustRightInd w:val="0"/>
              <w:snapToGrid w:val="0"/>
              <w:spacing w:line="240" w:lineRule="exact"/>
              <w:jc w:val="left"/>
              <w:rPr>
                <w:rFonts w:eastAsia="仿宋_GB2312"/>
                <w:bCs/>
              </w:rPr>
            </w:pPr>
            <w:r w:rsidRPr="00EA5D32">
              <w:rPr>
                <w:rFonts w:eastAsia="仿宋_GB2312"/>
                <w:bCs/>
              </w:rPr>
              <w:t>拨正、更换、调高箱梁支座</w:t>
            </w:r>
          </w:p>
        </w:tc>
        <w:tc>
          <w:tcPr>
            <w:tcW w:w="1304" w:type="dxa"/>
            <w:vAlign w:val="center"/>
          </w:tcPr>
          <w:p w14:paraId="242788A2"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封锁施工</w:t>
            </w:r>
          </w:p>
        </w:tc>
        <w:tc>
          <w:tcPr>
            <w:tcW w:w="7875" w:type="dxa"/>
            <w:tcBorders>
              <w:right w:val="single" w:sz="4" w:space="0" w:color="auto"/>
            </w:tcBorders>
            <w:vAlign w:val="center"/>
          </w:tcPr>
          <w:p w14:paraId="1BB16A33" w14:textId="77777777" w:rsidR="001407A3" w:rsidRPr="00EA5D32" w:rsidRDefault="001407A3" w:rsidP="008873D9">
            <w:pPr>
              <w:adjustRightInd w:val="0"/>
              <w:snapToGrid w:val="0"/>
              <w:spacing w:line="240" w:lineRule="exact"/>
              <w:ind w:firstLineChars="200" w:firstLine="420"/>
              <w:rPr>
                <w:rFonts w:eastAsia="仿宋_GB2312"/>
                <w:bCs/>
              </w:rPr>
            </w:pPr>
            <w:r w:rsidRPr="00EA5D32">
              <w:rPr>
                <w:rFonts w:eastAsia="仿宋_GB2312"/>
                <w:bCs/>
              </w:rPr>
              <w:t>施工作业期间，当日开通后限速</w:t>
            </w:r>
            <w:r w:rsidRPr="00EA5D32">
              <w:rPr>
                <w:rFonts w:eastAsia="仿宋_GB2312"/>
                <w:bCs/>
              </w:rPr>
              <w:t>60km/h</w:t>
            </w:r>
            <w:r w:rsidRPr="00EA5D32">
              <w:rPr>
                <w:rFonts w:eastAsia="仿宋_GB2312"/>
                <w:bCs/>
              </w:rPr>
              <w:t>至下次</w:t>
            </w:r>
            <w:r w:rsidRPr="00EA5D32">
              <w:rPr>
                <w:rFonts w:eastAsia="仿宋_GB2312"/>
                <w:bCs/>
                <w:szCs w:val="21"/>
              </w:rPr>
              <w:t>天窗</w:t>
            </w:r>
            <w:r w:rsidRPr="00EA5D32">
              <w:rPr>
                <w:rFonts w:eastAsia="仿宋_GB2312"/>
                <w:bCs/>
              </w:rPr>
              <w:t>结束；施工作业结束后，开通后限速</w:t>
            </w:r>
            <w:r w:rsidRPr="00EA5D32">
              <w:rPr>
                <w:rFonts w:eastAsia="仿宋_GB2312"/>
                <w:bCs/>
              </w:rPr>
              <w:t>60km/h</w:t>
            </w:r>
            <w:r w:rsidRPr="00EA5D32">
              <w:rPr>
                <w:rFonts w:eastAsia="仿宋_GB2312"/>
                <w:bCs/>
              </w:rPr>
              <w:t>不少于</w:t>
            </w:r>
            <w:r w:rsidRPr="00EA5D32">
              <w:rPr>
                <w:rFonts w:eastAsia="仿宋_GB2312"/>
                <w:bCs/>
              </w:rPr>
              <w:t>24</w:t>
            </w:r>
            <w:r w:rsidRPr="00EA5D32">
              <w:rPr>
                <w:rFonts w:eastAsia="仿宋_GB2312"/>
                <w:bCs/>
              </w:rPr>
              <w:t>小时，再限速</w:t>
            </w:r>
            <w:r w:rsidRPr="00EA5D32">
              <w:rPr>
                <w:rFonts w:eastAsia="仿宋_GB2312"/>
                <w:bCs/>
              </w:rPr>
              <w:t>80km/h</w:t>
            </w:r>
            <w:r w:rsidRPr="00EA5D32">
              <w:rPr>
                <w:rFonts w:eastAsia="仿宋_GB2312"/>
                <w:bCs/>
              </w:rPr>
              <w:t>、</w:t>
            </w:r>
            <w:smartTag w:uri="urn:schemas-microsoft-com:office:smarttags" w:element="chmetcnv">
              <w:smartTagPr>
                <w:attr w:name="TCSC" w:val="0"/>
                <w:attr w:name="NumberType" w:val="1"/>
                <w:attr w:name="Negative" w:val="False"/>
                <w:attr w:name="HasSpace" w:val="False"/>
                <w:attr w:name="SourceValue" w:val="120"/>
                <w:attr w:name="UnitName" w:val="km/h"/>
              </w:smartTagPr>
              <w:r w:rsidRPr="00EA5D32">
                <w:rPr>
                  <w:rFonts w:eastAsia="仿宋_GB2312"/>
                  <w:bCs/>
                </w:rPr>
                <w:t>120km/h</w:t>
              </w:r>
            </w:smartTag>
            <w:r w:rsidRPr="00EA5D32">
              <w:rPr>
                <w:rFonts w:eastAsia="仿宋_GB2312"/>
                <w:bCs/>
              </w:rPr>
              <w:t>各一列后恢复常速。</w:t>
            </w:r>
          </w:p>
        </w:tc>
      </w:tr>
      <w:tr w:rsidR="001407A3" w:rsidRPr="00EA5D32" w14:paraId="3D7F3E27" w14:textId="77777777" w:rsidTr="008873D9">
        <w:trPr>
          <w:cantSplit/>
          <w:trHeight w:val="705"/>
        </w:trPr>
        <w:tc>
          <w:tcPr>
            <w:tcW w:w="1101" w:type="dxa"/>
            <w:vMerge/>
            <w:vAlign w:val="center"/>
          </w:tcPr>
          <w:p w14:paraId="45403359" w14:textId="77777777" w:rsidR="001407A3" w:rsidRPr="00EA5D32" w:rsidRDefault="001407A3" w:rsidP="008873D9">
            <w:pPr>
              <w:adjustRightInd w:val="0"/>
              <w:snapToGrid w:val="0"/>
              <w:spacing w:line="240" w:lineRule="exact"/>
              <w:ind w:firstLineChars="200" w:firstLine="420"/>
              <w:jc w:val="left"/>
              <w:rPr>
                <w:rFonts w:eastAsia="仿宋_GB2312"/>
                <w:bCs/>
              </w:rPr>
            </w:pPr>
          </w:p>
        </w:tc>
        <w:tc>
          <w:tcPr>
            <w:tcW w:w="3543" w:type="dxa"/>
            <w:vAlign w:val="center"/>
          </w:tcPr>
          <w:p w14:paraId="4AFEAC88"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1</w:t>
            </w:r>
            <w:r w:rsidRPr="00EA5D32">
              <w:rPr>
                <w:rFonts w:eastAsia="仿宋_GB2312"/>
                <w:bCs/>
              </w:rPr>
              <w:t>）路基注浆，挖孔桩、</w:t>
            </w:r>
            <w:proofErr w:type="gramStart"/>
            <w:r w:rsidRPr="00EA5D32">
              <w:rPr>
                <w:rFonts w:eastAsia="仿宋_GB2312"/>
                <w:bCs/>
              </w:rPr>
              <w:t>旋喷桩</w:t>
            </w:r>
            <w:proofErr w:type="gramEnd"/>
            <w:r w:rsidRPr="00EA5D32">
              <w:rPr>
                <w:rFonts w:eastAsia="仿宋_GB2312"/>
                <w:bCs/>
              </w:rPr>
              <w:t>施工，路基降水</w:t>
            </w:r>
          </w:p>
          <w:p w14:paraId="272DC569"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2</w:t>
            </w:r>
            <w:r w:rsidRPr="00EA5D32">
              <w:rPr>
                <w:rFonts w:eastAsia="仿宋_GB2312"/>
                <w:bCs/>
              </w:rPr>
              <w:t>）隧道内</w:t>
            </w:r>
            <w:proofErr w:type="gramStart"/>
            <w:r w:rsidRPr="00EA5D32">
              <w:rPr>
                <w:rFonts w:eastAsia="仿宋_GB2312"/>
                <w:bCs/>
              </w:rPr>
              <w:t>增设密井暗管</w:t>
            </w:r>
            <w:proofErr w:type="gramEnd"/>
            <w:r w:rsidRPr="00EA5D32">
              <w:rPr>
                <w:rFonts w:eastAsia="仿宋_GB2312"/>
                <w:bCs/>
              </w:rPr>
              <w:t>施工</w:t>
            </w:r>
          </w:p>
          <w:p w14:paraId="21FB051E" w14:textId="77777777" w:rsidR="001407A3" w:rsidRPr="00EA5D32" w:rsidRDefault="001407A3" w:rsidP="008873D9">
            <w:pPr>
              <w:widowControl/>
              <w:adjustRightInd w:val="0"/>
              <w:snapToGrid w:val="0"/>
              <w:spacing w:line="240" w:lineRule="exact"/>
              <w:jc w:val="left"/>
              <w:rPr>
                <w:rFonts w:eastAsia="仿宋_GB2312"/>
                <w:bCs/>
              </w:rPr>
            </w:pPr>
            <w:r w:rsidRPr="00EA5D32">
              <w:rPr>
                <w:rFonts w:eastAsia="仿宋_GB2312"/>
                <w:bCs/>
              </w:rPr>
              <w:t>（</w:t>
            </w:r>
            <w:r w:rsidRPr="00EA5D32">
              <w:rPr>
                <w:rFonts w:eastAsia="仿宋_GB2312"/>
                <w:bCs/>
              </w:rPr>
              <w:t>3</w:t>
            </w:r>
            <w:r w:rsidRPr="00EA5D32">
              <w:rPr>
                <w:rFonts w:eastAsia="仿宋_GB2312"/>
                <w:bCs/>
              </w:rPr>
              <w:t>）翻修、加深隧道内侧向排水沟</w:t>
            </w:r>
          </w:p>
        </w:tc>
        <w:tc>
          <w:tcPr>
            <w:tcW w:w="9179" w:type="dxa"/>
            <w:gridSpan w:val="2"/>
            <w:tcBorders>
              <w:right w:val="single" w:sz="4" w:space="0" w:color="auto"/>
            </w:tcBorders>
            <w:vAlign w:val="center"/>
          </w:tcPr>
          <w:p w14:paraId="36001DAD" w14:textId="77777777" w:rsidR="001407A3" w:rsidRPr="00EA5D32" w:rsidRDefault="001407A3" w:rsidP="008873D9">
            <w:pPr>
              <w:widowControl/>
              <w:adjustRightInd w:val="0"/>
              <w:snapToGrid w:val="0"/>
              <w:spacing w:line="240" w:lineRule="exact"/>
              <w:ind w:firstLineChars="200" w:firstLine="420"/>
              <w:jc w:val="left"/>
              <w:rPr>
                <w:rFonts w:eastAsia="仿宋_GB2312"/>
                <w:bCs/>
              </w:rPr>
            </w:pPr>
            <w:r w:rsidRPr="00EA5D32">
              <w:rPr>
                <w:rFonts w:eastAsia="仿宋_GB2312"/>
                <w:bCs/>
              </w:rPr>
              <w:t>按经审查批准的施工设计文件所确定的施工条件和列车放行条件</w:t>
            </w:r>
          </w:p>
        </w:tc>
      </w:tr>
    </w:tbl>
    <w:p w14:paraId="558042DF" w14:textId="77777777" w:rsidR="001407A3" w:rsidRPr="00EA5D32" w:rsidRDefault="001407A3" w:rsidP="001407A3">
      <w:pPr>
        <w:spacing w:line="560" w:lineRule="exact"/>
        <w:ind w:firstLineChars="270" w:firstLine="567"/>
        <w:rPr>
          <w:rFonts w:eastAsia="仿宋_GB2312"/>
        </w:rPr>
        <w:sectPr w:rsidR="001407A3" w:rsidRPr="00EA5D32" w:rsidSect="008873D9">
          <w:pgSz w:w="16838" w:h="11906" w:orient="landscape" w:code="9"/>
          <w:pgMar w:top="1644" w:right="1474" w:bottom="1985" w:left="1588" w:header="851" w:footer="992" w:gutter="0"/>
          <w:cols w:space="425"/>
          <w:docGrid w:linePitch="289"/>
        </w:sectPr>
      </w:pPr>
      <w:r w:rsidRPr="00EA5D32">
        <w:rPr>
          <w:rFonts w:eastAsia="仿宋_GB2312"/>
        </w:rPr>
        <w:t>注：表内未列出的其他施工作业项目，执行工</w:t>
      </w:r>
      <w:proofErr w:type="gramStart"/>
      <w:r w:rsidRPr="00EA5D32">
        <w:rPr>
          <w:rFonts w:eastAsia="仿宋_GB2312"/>
        </w:rPr>
        <w:t>务</w:t>
      </w:r>
      <w:proofErr w:type="gramEnd"/>
      <w:r w:rsidRPr="00EA5D32">
        <w:rPr>
          <w:rFonts w:eastAsia="仿宋_GB2312"/>
        </w:rPr>
        <w:t>专业规章规定或由集团公司比照本表类似施工作业确定施工条件和放行列车条件。</w:t>
      </w:r>
    </w:p>
    <w:p w14:paraId="349243A6" w14:textId="77777777" w:rsidR="001407A3" w:rsidRPr="00EA5D32" w:rsidRDefault="001407A3" w:rsidP="001407A3">
      <w:pPr>
        <w:tabs>
          <w:tab w:val="left" w:pos="5940"/>
        </w:tabs>
        <w:adjustRightInd w:val="0"/>
        <w:snapToGrid w:val="0"/>
        <w:spacing w:line="560" w:lineRule="exact"/>
        <w:jc w:val="left"/>
        <w:rPr>
          <w:rFonts w:ascii="黑体" w:eastAsia="黑体" w:hAnsi="黑体"/>
          <w:sz w:val="32"/>
          <w:szCs w:val="32"/>
        </w:rPr>
      </w:pPr>
      <w:r w:rsidRPr="00EA5D32">
        <w:rPr>
          <w:rFonts w:ascii="黑体" w:eastAsia="黑体" w:hAnsi="黑体"/>
          <w:sz w:val="32"/>
          <w:szCs w:val="32"/>
        </w:rPr>
        <w:lastRenderedPageBreak/>
        <w:t>附件2</w:t>
      </w:r>
      <w:r w:rsidRPr="00EA5D32">
        <w:rPr>
          <w:rFonts w:ascii="黑体" w:eastAsia="黑体" w:hAnsi="黑体" w:hint="eastAsia"/>
          <w:sz w:val="32"/>
          <w:szCs w:val="32"/>
        </w:rPr>
        <w:t>2</w:t>
      </w:r>
    </w:p>
    <w:p w14:paraId="6A39FA97" w14:textId="77777777" w:rsidR="001407A3" w:rsidRPr="00EA5D32" w:rsidRDefault="001407A3" w:rsidP="001407A3">
      <w:pPr>
        <w:autoSpaceDE w:val="0"/>
        <w:autoSpaceDN w:val="0"/>
        <w:adjustRightInd w:val="0"/>
        <w:snapToGrid w:val="0"/>
        <w:spacing w:line="560" w:lineRule="exact"/>
        <w:ind w:firstLine="721"/>
        <w:jc w:val="center"/>
        <w:rPr>
          <w:rFonts w:eastAsia="华文中宋"/>
          <w:b/>
          <w:sz w:val="36"/>
          <w:szCs w:val="36"/>
        </w:rPr>
      </w:pPr>
      <w:r w:rsidRPr="00EA5D32">
        <w:rPr>
          <w:rFonts w:eastAsia="华文中宋" w:hint="eastAsia"/>
          <w:b/>
          <w:sz w:val="36"/>
          <w:szCs w:val="36"/>
        </w:rPr>
        <w:t>施工安全整改通知书</w:t>
      </w:r>
    </w:p>
    <w:p w14:paraId="4D4F510A"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施工单位：</w:t>
      </w:r>
      <w:r w:rsidRPr="00EA5D32">
        <w:rPr>
          <w:rFonts w:ascii="宋体" w:hAnsi="宋体"/>
          <w:sz w:val="24"/>
          <w:szCs w:val="24"/>
        </w:rPr>
        <w:t xml:space="preserve">                              </w:t>
      </w:r>
      <w:r w:rsidRPr="00EA5D32">
        <w:rPr>
          <w:rFonts w:ascii="宋体" w:hAnsi="宋体" w:hint="eastAsia"/>
          <w:sz w:val="24"/>
          <w:szCs w:val="24"/>
        </w:rPr>
        <w:t>检查单位（安全检查员）：</w:t>
      </w:r>
    </w:p>
    <w:p w14:paraId="76E4D2D5"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施工地点：</w:t>
      </w:r>
      <w:r w:rsidRPr="00EA5D32">
        <w:rPr>
          <w:rFonts w:ascii="宋体" w:hAnsi="宋体"/>
          <w:sz w:val="24"/>
          <w:szCs w:val="24"/>
        </w:rPr>
        <w:t xml:space="preserve">                              </w:t>
      </w:r>
      <w:r w:rsidRPr="00EA5D32">
        <w:rPr>
          <w:rFonts w:ascii="宋体" w:hAnsi="宋体" w:hint="eastAsia"/>
          <w:sz w:val="24"/>
          <w:szCs w:val="24"/>
        </w:rPr>
        <w:t>通知书编号：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5897"/>
      </w:tblGrid>
      <w:tr w:rsidR="001407A3" w:rsidRPr="00EA5D32" w14:paraId="45A1354A" w14:textId="77777777" w:rsidTr="001407A3">
        <w:trPr>
          <w:trHeight w:val="1588"/>
        </w:trPr>
        <w:tc>
          <w:tcPr>
            <w:tcW w:w="2376" w:type="dxa"/>
            <w:vAlign w:val="center"/>
          </w:tcPr>
          <w:p w14:paraId="43792C4A" w14:textId="77777777" w:rsidR="001407A3" w:rsidRPr="00EA5D32" w:rsidRDefault="001407A3" w:rsidP="001407A3">
            <w:pPr>
              <w:autoSpaceDE w:val="0"/>
              <w:autoSpaceDN w:val="0"/>
              <w:adjustRightInd w:val="0"/>
              <w:snapToGrid w:val="0"/>
              <w:spacing w:line="560" w:lineRule="exact"/>
              <w:jc w:val="center"/>
              <w:rPr>
                <w:rFonts w:ascii="宋体" w:hAnsi="宋体"/>
                <w:sz w:val="24"/>
                <w:szCs w:val="24"/>
              </w:rPr>
            </w:pPr>
            <w:r w:rsidRPr="00EA5D32">
              <w:rPr>
                <w:rFonts w:ascii="宋体" w:hAnsi="宋体" w:hint="eastAsia"/>
                <w:sz w:val="24"/>
                <w:szCs w:val="24"/>
              </w:rPr>
              <w:t>检查发现问题</w:t>
            </w:r>
          </w:p>
        </w:tc>
        <w:tc>
          <w:tcPr>
            <w:tcW w:w="6684" w:type="dxa"/>
          </w:tcPr>
          <w:p w14:paraId="1AA4F6EA" w14:textId="77777777" w:rsidR="001407A3" w:rsidRPr="00EA5D32" w:rsidRDefault="001407A3" w:rsidP="001407A3">
            <w:pPr>
              <w:keepNext/>
              <w:keepLines/>
              <w:autoSpaceDE w:val="0"/>
              <w:autoSpaceDN w:val="0"/>
              <w:adjustRightInd w:val="0"/>
              <w:snapToGrid w:val="0"/>
              <w:spacing w:before="340" w:after="330" w:line="560" w:lineRule="exact"/>
              <w:jc w:val="left"/>
              <w:outlineLvl w:val="0"/>
              <w:rPr>
                <w:rFonts w:ascii="宋体" w:hAnsi="宋体"/>
                <w:sz w:val="24"/>
                <w:szCs w:val="24"/>
              </w:rPr>
            </w:pPr>
          </w:p>
        </w:tc>
      </w:tr>
      <w:tr w:rsidR="001407A3" w:rsidRPr="00EA5D32" w14:paraId="0D4A6AEB" w14:textId="77777777" w:rsidTr="001407A3">
        <w:trPr>
          <w:trHeight w:val="1613"/>
        </w:trPr>
        <w:tc>
          <w:tcPr>
            <w:tcW w:w="2376" w:type="dxa"/>
            <w:vAlign w:val="center"/>
          </w:tcPr>
          <w:p w14:paraId="54864042" w14:textId="77777777" w:rsidR="001407A3" w:rsidRPr="00EA5D32" w:rsidRDefault="001407A3" w:rsidP="001407A3">
            <w:pPr>
              <w:autoSpaceDE w:val="0"/>
              <w:autoSpaceDN w:val="0"/>
              <w:adjustRightInd w:val="0"/>
              <w:snapToGrid w:val="0"/>
              <w:spacing w:line="560" w:lineRule="exact"/>
              <w:jc w:val="center"/>
              <w:rPr>
                <w:rFonts w:ascii="宋体" w:hAnsi="宋体"/>
                <w:sz w:val="24"/>
                <w:szCs w:val="24"/>
              </w:rPr>
            </w:pPr>
            <w:r w:rsidRPr="00EA5D32">
              <w:rPr>
                <w:rFonts w:ascii="宋体" w:hAnsi="宋体" w:hint="eastAsia"/>
                <w:sz w:val="24"/>
                <w:szCs w:val="24"/>
              </w:rPr>
              <w:t>整改意见及期限</w:t>
            </w:r>
          </w:p>
        </w:tc>
        <w:tc>
          <w:tcPr>
            <w:tcW w:w="6684" w:type="dxa"/>
          </w:tcPr>
          <w:p w14:paraId="3D5BFECA" w14:textId="77777777" w:rsidR="001407A3" w:rsidRPr="00EA5D32" w:rsidRDefault="001407A3" w:rsidP="001407A3">
            <w:pPr>
              <w:keepNext/>
              <w:keepLines/>
              <w:autoSpaceDE w:val="0"/>
              <w:autoSpaceDN w:val="0"/>
              <w:adjustRightInd w:val="0"/>
              <w:snapToGrid w:val="0"/>
              <w:spacing w:before="340" w:after="330" w:line="560" w:lineRule="exact"/>
              <w:jc w:val="left"/>
              <w:outlineLvl w:val="0"/>
              <w:rPr>
                <w:rFonts w:ascii="宋体" w:hAnsi="宋体"/>
                <w:sz w:val="24"/>
                <w:szCs w:val="24"/>
              </w:rPr>
            </w:pPr>
          </w:p>
        </w:tc>
      </w:tr>
      <w:tr w:rsidR="001407A3" w:rsidRPr="00EA5D32" w14:paraId="4C588D33" w14:textId="77777777" w:rsidTr="001407A3">
        <w:trPr>
          <w:trHeight w:val="1963"/>
        </w:trPr>
        <w:tc>
          <w:tcPr>
            <w:tcW w:w="2376" w:type="dxa"/>
            <w:vAlign w:val="center"/>
          </w:tcPr>
          <w:p w14:paraId="7AF4838C" w14:textId="77777777" w:rsidR="001407A3" w:rsidRPr="00EA5D32" w:rsidRDefault="001407A3" w:rsidP="001407A3">
            <w:pPr>
              <w:autoSpaceDE w:val="0"/>
              <w:autoSpaceDN w:val="0"/>
              <w:adjustRightInd w:val="0"/>
              <w:snapToGrid w:val="0"/>
              <w:spacing w:line="560" w:lineRule="exact"/>
              <w:jc w:val="center"/>
              <w:rPr>
                <w:rFonts w:ascii="宋体" w:hAnsi="宋体"/>
                <w:sz w:val="24"/>
                <w:szCs w:val="24"/>
              </w:rPr>
            </w:pPr>
            <w:r w:rsidRPr="00EA5D32">
              <w:rPr>
                <w:rFonts w:ascii="宋体" w:hAnsi="宋体" w:hint="eastAsia"/>
                <w:sz w:val="24"/>
                <w:szCs w:val="24"/>
              </w:rPr>
              <w:t>落实情况</w:t>
            </w:r>
          </w:p>
        </w:tc>
        <w:tc>
          <w:tcPr>
            <w:tcW w:w="6684" w:type="dxa"/>
          </w:tcPr>
          <w:p w14:paraId="11678B52" w14:textId="77777777" w:rsidR="001407A3" w:rsidRPr="00EA5D32" w:rsidRDefault="001407A3" w:rsidP="001407A3">
            <w:pPr>
              <w:keepNext/>
              <w:keepLines/>
              <w:autoSpaceDE w:val="0"/>
              <w:autoSpaceDN w:val="0"/>
              <w:adjustRightInd w:val="0"/>
              <w:snapToGrid w:val="0"/>
              <w:spacing w:before="340" w:after="330" w:line="560" w:lineRule="exact"/>
              <w:jc w:val="left"/>
              <w:outlineLvl w:val="0"/>
              <w:rPr>
                <w:rFonts w:ascii="宋体" w:hAnsi="宋体"/>
                <w:sz w:val="24"/>
                <w:szCs w:val="24"/>
              </w:rPr>
            </w:pPr>
          </w:p>
        </w:tc>
      </w:tr>
      <w:tr w:rsidR="001407A3" w:rsidRPr="00EA5D32" w14:paraId="7A6796D3" w14:textId="77777777" w:rsidTr="001407A3">
        <w:trPr>
          <w:trHeight w:val="1418"/>
        </w:trPr>
        <w:tc>
          <w:tcPr>
            <w:tcW w:w="2376" w:type="dxa"/>
            <w:vAlign w:val="center"/>
          </w:tcPr>
          <w:p w14:paraId="7C2DB125" w14:textId="77777777" w:rsidR="001407A3" w:rsidRPr="00EA5D32" w:rsidRDefault="001407A3" w:rsidP="001407A3">
            <w:pPr>
              <w:autoSpaceDE w:val="0"/>
              <w:autoSpaceDN w:val="0"/>
              <w:adjustRightInd w:val="0"/>
              <w:snapToGrid w:val="0"/>
              <w:spacing w:line="560" w:lineRule="exact"/>
              <w:jc w:val="center"/>
              <w:rPr>
                <w:rFonts w:ascii="宋体" w:hAnsi="宋体"/>
                <w:sz w:val="24"/>
                <w:szCs w:val="24"/>
              </w:rPr>
            </w:pPr>
            <w:r w:rsidRPr="00EA5D32">
              <w:rPr>
                <w:rFonts w:ascii="宋体" w:hAnsi="宋体" w:hint="eastAsia"/>
                <w:sz w:val="24"/>
                <w:szCs w:val="24"/>
              </w:rPr>
              <w:t>备注</w:t>
            </w:r>
          </w:p>
        </w:tc>
        <w:tc>
          <w:tcPr>
            <w:tcW w:w="6684" w:type="dxa"/>
          </w:tcPr>
          <w:p w14:paraId="7FF1CD8D" w14:textId="77777777" w:rsidR="001407A3" w:rsidRPr="00EA5D32" w:rsidRDefault="001407A3" w:rsidP="001407A3">
            <w:pPr>
              <w:keepNext/>
              <w:keepLines/>
              <w:autoSpaceDE w:val="0"/>
              <w:autoSpaceDN w:val="0"/>
              <w:adjustRightInd w:val="0"/>
              <w:snapToGrid w:val="0"/>
              <w:spacing w:before="340" w:after="330" w:line="560" w:lineRule="exact"/>
              <w:jc w:val="left"/>
              <w:outlineLvl w:val="0"/>
              <w:rPr>
                <w:rFonts w:ascii="宋体" w:hAnsi="宋体"/>
                <w:sz w:val="24"/>
                <w:szCs w:val="24"/>
              </w:rPr>
            </w:pPr>
          </w:p>
        </w:tc>
      </w:tr>
    </w:tbl>
    <w:p w14:paraId="73121F8D"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施工负责人（签字）：</w:t>
      </w:r>
      <w:r w:rsidRPr="00EA5D32">
        <w:rPr>
          <w:rFonts w:ascii="宋体" w:hAnsi="宋体"/>
          <w:sz w:val="24"/>
          <w:szCs w:val="24"/>
        </w:rPr>
        <w:t xml:space="preserve">                                  </w:t>
      </w:r>
      <w:r w:rsidRPr="00EA5D32">
        <w:rPr>
          <w:rFonts w:ascii="宋体" w:hAnsi="宋体" w:hint="eastAsia"/>
          <w:sz w:val="24"/>
          <w:szCs w:val="24"/>
        </w:rPr>
        <w:t>年</w:t>
      </w:r>
      <w:r w:rsidRPr="00EA5D32">
        <w:rPr>
          <w:rFonts w:ascii="宋体" w:hAnsi="宋体"/>
          <w:sz w:val="24"/>
          <w:szCs w:val="24"/>
        </w:rPr>
        <w:t xml:space="preserve">    </w:t>
      </w:r>
      <w:r w:rsidRPr="00EA5D32">
        <w:rPr>
          <w:rFonts w:ascii="宋体" w:hAnsi="宋体" w:hint="eastAsia"/>
          <w:sz w:val="24"/>
          <w:szCs w:val="24"/>
        </w:rPr>
        <w:t>月</w:t>
      </w:r>
      <w:r w:rsidRPr="00EA5D32">
        <w:rPr>
          <w:rFonts w:ascii="宋体" w:hAnsi="宋体"/>
          <w:sz w:val="24"/>
          <w:szCs w:val="24"/>
        </w:rPr>
        <w:t xml:space="preserve">    </w:t>
      </w:r>
      <w:r w:rsidRPr="00EA5D32">
        <w:rPr>
          <w:rFonts w:ascii="宋体" w:hAnsi="宋体" w:hint="eastAsia"/>
          <w:sz w:val="24"/>
          <w:szCs w:val="24"/>
        </w:rPr>
        <w:t>日</w:t>
      </w:r>
    </w:p>
    <w:p w14:paraId="19514AA7"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检查单位负责人（安全检查员）（签字）：</w:t>
      </w:r>
      <w:r w:rsidRPr="00EA5D32">
        <w:rPr>
          <w:rFonts w:ascii="宋体" w:hAnsi="宋体"/>
          <w:sz w:val="24"/>
          <w:szCs w:val="24"/>
        </w:rPr>
        <w:t xml:space="preserve">                 </w:t>
      </w:r>
      <w:r w:rsidRPr="00EA5D32">
        <w:rPr>
          <w:rFonts w:ascii="宋体" w:hAnsi="宋体" w:hint="eastAsia"/>
          <w:sz w:val="24"/>
          <w:szCs w:val="24"/>
        </w:rPr>
        <w:t>年</w:t>
      </w:r>
      <w:r w:rsidRPr="00EA5D32">
        <w:rPr>
          <w:rFonts w:ascii="宋体" w:hAnsi="宋体"/>
          <w:sz w:val="24"/>
          <w:szCs w:val="24"/>
        </w:rPr>
        <w:t xml:space="preserve">    </w:t>
      </w:r>
      <w:r w:rsidRPr="00EA5D32">
        <w:rPr>
          <w:rFonts w:ascii="宋体" w:hAnsi="宋体" w:hint="eastAsia"/>
          <w:sz w:val="24"/>
          <w:szCs w:val="24"/>
        </w:rPr>
        <w:t>月</w:t>
      </w:r>
      <w:r w:rsidRPr="00EA5D32">
        <w:rPr>
          <w:rFonts w:ascii="宋体" w:hAnsi="宋体"/>
          <w:sz w:val="24"/>
          <w:szCs w:val="24"/>
        </w:rPr>
        <w:t xml:space="preserve">    </w:t>
      </w:r>
      <w:r w:rsidRPr="00EA5D32">
        <w:rPr>
          <w:rFonts w:ascii="宋体" w:hAnsi="宋体" w:hint="eastAsia"/>
          <w:sz w:val="24"/>
          <w:szCs w:val="24"/>
        </w:rPr>
        <w:t>日</w:t>
      </w:r>
    </w:p>
    <w:p w14:paraId="5EA9A7D5" w14:textId="77777777" w:rsidR="001407A3" w:rsidRPr="00EA5D32" w:rsidRDefault="001407A3" w:rsidP="001407A3">
      <w:pPr>
        <w:autoSpaceDE w:val="0"/>
        <w:autoSpaceDN w:val="0"/>
        <w:adjustRightInd w:val="0"/>
        <w:snapToGrid w:val="0"/>
        <w:spacing w:line="560" w:lineRule="exact"/>
        <w:rPr>
          <w:rFonts w:ascii="宋体" w:hAnsi="宋体"/>
          <w:sz w:val="24"/>
          <w:szCs w:val="24"/>
        </w:rPr>
      </w:pPr>
    </w:p>
    <w:p w14:paraId="2D9874F1" w14:textId="77777777" w:rsidR="001407A3" w:rsidRPr="00EA5D32" w:rsidRDefault="001407A3" w:rsidP="001407A3">
      <w:pPr>
        <w:autoSpaceDE w:val="0"/>
        <w:autoSpaceDN w:val="0"/>
        <w:adjustRightInd w:val="0"/>
        <w:snapToGrid w:val="0"/>
        <w:spacing w:line="560" w:lineRule="exact"/>
        <w:rPr>
          <w:rFonts w:ascii="宋体" w:hAnsi="宋体"/>
          <w:sz w:val="24"/>
          <w:szCs w:val="24"/>
        </w:rPr>
      </w:pPr>
      <w:r w:rsidRPr="00EA5D32">
        <w:rPr>
          <w:rFonts w:ascii="宋体" w:hAnsi="宋体" w:hint="eastAsia"/>
          <w:sz w:val="24"/>
          <w:szCs w:val="24"/>
        </w:rPr>
        <w:t>注：本通知书一式五份，主</w:t>
      </w:r>
      <w:proofErr w:type="gramStart"/>
      <w:r w:rsidRPr="00EA5D32">
        <w:rPr>
          <w:rFonts w:ascii="宋体" w:hAnsi="宋体" w:hint="eastAsia"/>
          <w:sz w:val="24"/>
          <w:szCs w:val="24"/>
        </w:rPr>
        <w:t>送施工</w:t>
      </w:r>
      <w:proofErr w:type="gramEnd"/>
      <w:r w:rsidRPr="00EA5D32">
        <w:rPr>
          <w:rFonts w:ascii="宋体" w:hAnsi="宋体" w:hint="eastAsia"/>
          <w:sz w:val="24"/>
          <w:szCs w:val="24"/>
        </w:rPr>
        <w:t>单位，抄送建设单位、集团公司安监室、主管业务部室、自存</w:t>
      </w:r>
    </w:p>
    <w:p w14:paraId="4CCAFDDE" w14:textId="77777777" w:rsidR="001407A3" w:rsidRPr="00EA5D32" w:rsidRDefault="001407A3" w:rsidP="0017197D">
      <w:pPr>
        <w:widowControl/>
        <w:jc w:val="left"/>
        <w:rPr>
          <w:rFonts w:ascii="黑体" w:eastAsia="黑体" w:hAnsi="黑体"/>
          <w:sz w:val="32"/>
          <w:szCs w:val="32"/>
        </w:rPr>
      </w:pPr>
      <w:r w:rsidRPr="00EA5D32">
        <w:rPr>
          <w:rFonts w:ascii="黑体" w:eastAsia="黑体" w:hAnsi="黑体"/>
          <w:sz w:val="32"/>
          <w:szCs w:val="32"/>
        </w:rPr>
        <w:br w:type="page"/>
      </w:r>
      <w:r w:rsidRPr="00EA5D32">
        <w:rPr>
          <w:rFonts w:ascii="黑体" w:eastAsia="黑体" w:hAnsi="黑体"/>
          <w:sz w:val="32"/>
          <w:szCs w:val="32"/>
        </w:rPr>
        <w:lastRenderedPageBreak/>
        <w:t>附件2</w:t>
      </w:r>
      <w:r w:rsidRPr="00EA5D32">
        <w:rPr>
          <w:rFonts w:ascii="黑体" w:eastAsia="黑体" w:hAnsi="黑体" w:hint="eastAsia"/>
          <w:sz w:val="32"/>
          <w:szCs w:val="32"/>
        </w:rPr>
        <w:t>3</w:t>
      </w:r>
    </w:p>
    <w:p w14:paraId="227A0FF5" w14:textId="77777777" w:rsidR="001407A3" w:rsidRPr="00EA5D32" w:rsidRDefault="001407A3" w:rsidP="001407A3">
      <w:pPr>
        <w:autoSpaceDE w:val="0"/>
        <w:autoSpaceDN w:val="0"/>
        <w:adjustRightInd w:val="0"/>
        <w:snapToGrid w:val="0"/>
        <w:spacing w:line="560" w:lineRule="exact"/>
        <w:jc w:val="center"/>
        <w:rPr>
          <w:rFonts w:eastAsia="华文中宋"/>
          <w:b/>
          <w:sz w:val="36"/>
          <w:szCs w:val="36"/>
        </w:rPr>
      </w:pPr>
      <w:r w:rsidRPr="00EA5D32">
        <w:rPr>
          <w:rFonts w:eastAsia="华文中宋" w:hint="eastAsia"/>
          <w:b/>
          <w:sz w:val="36"/>
          <w:szCs w:val="36"/>
        </w:rPr>
        <w:t>营业线施工停工通知书</w:t>
      </w:r>
    </w:p>
    <w:p w14:paraId="3FC2E978" w14:textId="77777777" w:rsidR="001407A3" w:rsidRPr="00EA5D32" w:rsidRDefault="001407A3" w:rsidP="001407A3">
      <w:pPr>
        <w:autoSpaceDE w:val="0"/>
        <w:autoSpaceDN w:val="0"/>
        <w:adjustRightInd w:val="0"/>
        <w:snapToGrid w:val="0"/>
        <w:spacing w:line="560" w:lineRule="exact"/>
        <w:ind w:firstLine="721"/>
        <w:jc w:val="center"/>
        <w:rPr>
          <w:rFonts w:eastAsia="华文中宋"/>
          <w:sz w:val="32"/>
          <w:szCs w:val="32"/>
          <w:u w:val="single"/>
        </w:rPr>
      </w:pPr>
      <w:r w:rsidRPr="00EA5D32">
        <w:rPr>
          <w:rFonts w:eastAsia="华文中宋"/>
          <w:b/>
          <w:sz w:val="36"/>
          <w:szCs w:val="36"/>
        </w:rPr>
        <w:t xml:space="preserve">                   </w:t>
      </w:r>
      <w:r w:rsidRPr="00EA5D32">
        <w:rPr>
          <w:rFonts w:eastAsia="华文中宋" w:hint="eastAsia"/>
          <w:sz w:val="32"/>
          <w:szCs w:val="32"/>
        </w:rPr>
        <w:t>编号：</w:t>
      </w:r>
      <w:r w:rsidRPr="00EA5D32">
        <w:rPr>
          <w:rFonts w:eastAsia="华文中宋"/>
          <w:sz w:val="32"/>
          <w:szCs w:val="32"/>
          <w:u w:val="single"/>
        </w:rPr>
        <w:t xml:space="preserve">      </w:t>
      </w:r>
    </w:p>
    <w:p w14:paraId="338374AA" w14:textId="77777777" w:rsidR="001407A3" w:rsidRPr="00EA5D32" w:rsidRDefault="001407A3" w:rsidP="001407A3">
      <w:pPr>
        <w:autoSpaceDE w:val="0"/>
        <w:autoSpaceDN w:val="0"/>
        <w:adjustRightInd w:val="0"/>
        <w:snapToGrid w:val="0"/>
        <w:spacing w:line="560" w:lineRule="exact"/>
        <w:ind w:firstLine="721"/>
        <w:jc w:val="left"/>
        <w:rPr>
          <w:rFonts w:eastAsia="华文中宋"/>
          <w:sz w:val="36"/>
          <w:szCs w:val="36"/>
          <w:u w:val="single"/>
        </w:rPr>
      </w:pPr>
    </w:p>
    <w:p w14:paraId="551F6FF4" w14:textId="77777777" w:rsidR="001407A3" w:rsidRPr="00EA5D32" w:rsidRDefault="001407A3" w:rsidP="00C409C1">
      <w:pPr>
        <w:autoSpaceDE w:val="0"/>
        <w:autoSpaceDN w:val="0"/>
        <w:adjustRightInd w:val="0"/>
        <w:snapToGrid w:val="0"/>
        <w:spacing w:line="560" w:lineRule="exact"/>
        <w:jc w:val="left"/>
        <w:rPr>
          <w:rFonts w:ascii="仿宋_GB2312" w:eastAsia="仿宋_GB2312" w:hAnsi="宋体"/>
          <w:sz w:val="32"/>
          <w:szCs w:val="32"/>
        </w:rPr>
      </w:pPr>
      <w:r w:rsidRPr="00EA5D32">
        <w:rPr>
          <w:rFonts w:eastAsia="华文中宋"/>
          <w:sz w:val="36"/>
          <w:szCs w:val="36"/>
          <w:u w:val="single"/>
        </w:rPr>
        <w:t xml:space="preserve">        </w:t>
      </w:r>
      <w:r w:rsidRPr="00EA5D32">
        <w:rPr>
          <w:rFonts w:ascii="仿宋_GB2312" w:eastAsia="仿宋_GB2312" w:hAnsi="宋体" w:hint="eastAsia"/>
          <w:sz w:val="32"/>
          <w:szCs w:val="32"/>
        </w:rPr>
        <w:t>（施工单位）：</w:t>
      </w:r>
    </w:p>
    <w:p w14:paraId="3216C772"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u w:val="single"/>
        </w:rPr>
      </w:pPr>
      <w:r w:rsidRPr="00EA5D32">
        <w:rPr>
          <w:rFonts w:ascii="仿宋_GB2312" w:eastAsia="仿宋_GB2312" w:hAnsi="宋体" w:hint="eastAsia"/>
          <w:sz w:val="32"/>
          <w:szCs w:val="32"/>
        </w:rPr>
        <w:t>你单位在</w:t>
      </w:r>
      <w:r w:rsidRPr="00EA5D32">
        <w:rPr>
          <w:rFonts w:ascii="仿宋_GB2312" w:eastAsia="仿宋_GB2312" w:hAnsi="宋体"/>
          <w:sz w:val="32"/>
          <w:szCs w:val="32"/>
          <w:u w:val="single"/>
        </w:rPr>
        <w:t xml:space="preserve">                         </w:t>
      </w:r>
      <w:r w:rsidRPr="00EA5D32">
        <w:rPr>
          <w:rFonts w:ascii="仿宋_GB2312" w:eastAsia="仿宋_GB2312" w:hAnsi="宋体" w:hint="eastAsia"/>
          <w:sz w:val="32"/>
          <w:szCs w:val="32"/>
        </w:rPr>
        <w:t>施工，因违反</w:t>
      </w:r>
      <w:r w:rsidRPr="00EA5D32">
        <w:rPr>
          <w:rFonts w:ascii="仿宋_GB2312" w:eastAsia="仿宋_GB2312" w:hAnsi="宋体"/>
          <w:sz w:val="32"/>
          <w:szCs w:val="32"/>
          <w:u w:val="single"/>
        </w:rPr>
        <w:t xml:space="preserve">       </w:t>
      </w:r>
    </w:p>
    <w:p w14:paraId="2EEE3828" w14:textId="77777777" w:rsidR="001407A3" w:rsidRPr="00EA5D32" w:rsidRDefault="001407A3" w:rsidP="001407A3">
      <w:pPr>
        <w:autoSpaceDE w:val="0"/>
        <w:autoSpaceDN w:val="0"/>
        <w:adjustRightInd w:val="0"/>
        <w:snapToGrid w:val="0"/>
        <w:spacing w:line="560" w:lineRule="exact"/>
        <w:jc w:val="left"/>
        <w:rPr>
          <w:rFonts w:ascii="仿宋_GB2312" w:eastAsia="仿宋_GB2312" w:hAnsi="宋体"/>
          <w:sz w:val="32"/>
          <w:szCs w:val="32"/>
        </w:rPr>
      </w:pPr>
      <w:r w:rsidRPr="00EA5D32">
        <w:rPr>
          <w:rFonts w:ascii="仿宋_GB2312" w:eastAsia="仿宋_GB2312" w:hAnsi="宋体"/>
          <w:sz w:val="32"/>
          <w:szCs w:val="32"/>
          <w:u w:val="single"/>
        </w:rPr>
        <w:t xml:space="preserve">                </w:t>
      </w:r>
      <w:r w:rsidRPr="00EA5D32">
        <w:rPr>
          <w:rFonts w:ascii="仿宋_GB2312" w:eastAsia="仿宋_GB2312" w:hAnsi="宋体" w:hint="eastAsia"/>
          <w:sz w:val="32"/>
          <w:szCs w:val="32"/>
        </w:rPr>
        <w:t>规定，经检查组（安全检查员）检查，危及营业线行车安全，应立即停工并采取安全整改措施，保障列车安全运行。特此通知。</w:t>
      </w:r>
    </w:p>
    <w:p w14:paraId="03ED24E9"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rPr>
      </w:pPr>
      <w:r w:rsidRPr="00EA5D32">
        <w:rPr>
          <w:rFonts w:ascii="仿宋_GB2312" w:eastAsia="仿宋_GB2312" w:hAnsi="宋体" w:hint="eastAsia"/>
          <w:sz w:val="32"/>
          <w:szCs w:val="32"/>
        </w:rPr>
        <w:t>问题整改完成后，书面报告我单位（部门），复查合格后方能准许复工。</w:t>
      </w:r>
    </w:p>
    <w:p w14:paraId="3BADB1F9"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u w:val="single"/>
        </w:rPr>
      </w:pPr>
      <w:r w:rsidRPr="00EA5D32">
        <w:rPr>
          <w:rFonts w:ascii="仿宋_GB2312" w:eastAsia="仿宋_GB2312" w:hAnsi="宋体" w:hint="eastAsia"/>
          <w:sz w:val="32"/>
          <w:szCs w:val="32"/>
        </w:rPr>
        <w:t>通知单位：</w:t>
      </w:r>
      <w:r w:rsidRPr="00EA5D32">
        <w:rPr>
          <w:rFonts w:ascii="仿宋_GB2312" w:eastAsia="仿宋_GB2312" w:hAnsi="宋体"/>
          <w:sz w:val="32"/>
          <w:szCs w:val="32"/>
          <w:u w:val="single"/>
        </w:rPr>
        <w:t xml:space="preserve">              </w:t>
      </w:r>
      <w:r w:rsidRPr="00EA5D32">
        <w:rPr>
          <w:rFonts w:ascii="仿宋_GB2312" w:eastAsia="仿宋_GB2312" w:hAnsi="宋体"/>
          <w:sz w:val="32"/>
          <w:szCs w:val="32"/>
        </w:rPr>
        <w:t xml:space="preserve">    接收单位：</w:t>
      </w:r>
      <w:r w:rsidRPr="00EA5D32">
        <w:rPr>
          <w:rFonts w:ascii="仿宋_GB2312" w:eastAsia="仿宋_GB2312" w:hAnsi="宋体"/>
          <w:sz w:val="32"/>
          <w:szCs w:val="32"/>
          <w:u w:val="single"/>
        </w:rPr>
        <w:t xml:space="preserve">            </w:t>
      </w:r>
    </w:p>
    <w:p w14:paraId="11916132"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u w:val="single"/>
        </w:rPr>
      </w:pPr>
      <w:r w:rsidRPr="00EA5D32">
        <w:rPr>
          <w:rFonts w:ascii="仿宋_GB2312" w:eastAsia="仿宋_GB2312" w:hAnsi="宋体" w:hint="eastAsia"/>
          <w:sz w:val="32"/>
          <w:szCs w:val="32"/>
        </w:rPr>
        <w:t>负责人：</w:t>
      </w:r>
      <w:r w:rsidRPr="00EA5D32">
        <w:rPr>
          <w:rFonts w:ascii="仿宋_GB2312" w:eastAsia="仿宋_GB2312" w:hAnsi="宋体"/>
          <w:sz w:val="32"/>
          <w:szCs w:val="32"/>
          <w:u w:val="single"/>
        </w:rPr>
        <w:t xml:space="preserve">               </w:t>
      </w:r>
      <w:r w:rsidRPr="00EA5D32">
        <w:rPr>
          <w:rFonts w:ascii="仿宋_GB2312" w:eastAsia="仿宋_GB2312" w:hAnsi="宋体"/>
          <w:sz w:val="32"/>
          <w:szCs w:val="32"/>
        </w:rPr>
        <w:t xml:space="preserve">     负责人：</w:t>
      </w:r>
      <w:r w:rsidRPr="00EA5D32">
        <w:rPr>
          <w:rFonts w:ascii="仿宋_GB2312" w:eastAsia="仿宋_GB2312" w:hAnsi="宋体"/>
          <w:sz w:val="32"/>
          <w:szCs w:val="32"/>
          <w:u w:val="single"/>
        </w:rPr>
        <w:t xml:space="preserve">             </w:t>
      </w:r>
    </w:p>
    <w:p w14:paraId="114A766F"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rPr>
      </w:pPr>
      <w:r w:rsidRPr="00EA5D32">
        <w:rPr>
          <w:rFonts w:ascii="仿宋_GB2312" w:eastAsia="仿宋_GB2312" w:hAnsi="宋体" w:hint="eastAsia"/>
          <w:sz w:val="32"/>
          <w:szCs w:val="32"/>
        </w:rPr>
        <w:t>时间：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月</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日</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时间：年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月</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日</w:t>
      </w:r>
    </w:p>
    <w:p w14:paraId="70AE4DCC" w14:textId="77777777" w:rsidR="001407A3" w:rsidRPr="00EA5D32" w:rsidRDefault="001407A3" w:rsidP="001407A3">
      <w:pPr>
        <w:autoSpaceDE w:val="0"/>
        <w:autoSpaceDN w:val="0"/>
        <w:adjustRightInd w:val="0"/>
        <w:snapToGrid w:val="0"/>
        <w:spacing w:line="560" w:lineRule="exact"/>
        <w:rPr>
          <w:rFonts w:ascii="仿宋_GB2312" w:eastAsia="仿宋_GB2312" w:hAnsi="宋体"/>
          <w:sz w:val="32"/>
          <w:szCs w:val="32"/>
          <w:u w:val="single"/>
        </w:rPr>
      </w:pPr>
      <w:r w:rsidRPr="00EA5D32">
        <w:rPr>
          <w:rFonts w:ascii="仿宋_GB2312" w:eastAsia="仿宋_GB2312" w:hAnsi="宋体"/>
          <w:sz w:val="32"/>
          <w:szCs w:val="32"/>
          <w:u w:val="single"/>
        </w:rPr>
        <w:t xml:space="preserve">                                                         </w:t>
      </w:r>
    </w:p>
    <w:p w14:paraId="69EB8444"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rPr>
      </w:pPr>
      <w:r w:rsidRPr="00EA5D32">
        <w:rPr>
          <w:rFonts w:ascii="仿宋_GB2312" w:eastAsia="仿宋_GB2312" w:hAnsi="宋体" w:hint="eastAsia"/>
          <w:sz w:val="32"/>
          <w:szCs w:val="32"/>
        </w:rPr>
        <w:t>经复查确认，你单位危及营业线行车安全的隐患已消除，可以继续施工。</w:t>
      </w:r>
    </w:p>
    <w:p w14:paraId="0B3E19F8" w14:textId="77777777" w:rsidR="001407A3" w:rsidRPr="00EA5D32" w:rsidRDefault="001407A3" w:rsidP="00020500">
      <w:pPr>
        <w:autoSpaceDE w:val="0"/>
        <w:autoSpaceDN w:val="0"/>
        <w:adjustRightInd w:val="0"/>
        <w:snapToGrid w:val="0"/>
        <w:spacing w:line="560" w:lineRule="exact"/>
        <w:jc w:val="left"/>
        <w:rPr>
          <w:rFonts w:ascii="仿宋_GB2312" w:eastAsia="仿宋_GB2312" w:hAnsi="宋体"/>
          <w:sz w:val="32"/>
          <w:szCs w:val="32"/>
          <w:u w:val="single"/>
        </w:rPr>
      </w:pPr>
      <w:r w:rsidRPr="00EA5D32">
        <w:rPr>
          <w:rFonts w:ascii="仿宋_GB2312" w:eastAsia="仿宋_GB2312" w:hAnsi="宋体" w:hint="eastAsia"/>
          <w:sz w:val="32"/>
          <w:szCs w:val="32"/>
        </w:rPr>
        <w:t>通知单位：</w:t>
      </w:r>
      <w:r w:rsidRPr="00EA5D32">
        <w:rPr>
          <w:rFonts w:ascii="仿宋_GB2312" w:eastAsia="仿宋_GB2312" w:hAnsi="宋体"/>
          <w:sz w:val="32"/>
          <w:szCs w:val="32"/>
          <w:u w:val="single"/>
        </w:rPr>
        <w:t xml:space="preserve">              </w:t>
      </w:r>
      <w:r w:rsidRPr="00EA5D32">
        <w:rPr>
          <w:rFonts w:ascii="仿宋_GB2312" w:eastAsia="仿宋_GB2312" w:hAnsi="宋体"/>
          <w:sz w:val="32"/>
          <w:szCs w:val="32"/>
        </w:rPr>
        <w:t xml:space="preserve">    接收单位：</w:t>
      </w:r>
      <w:r w:rsidRPr="00EA5D32">
        <w:rPr>
          <w:rFonts w:ascii="仿宋_GB2312" w:eastAsia="仿宋_GB2312" w:hAnsi="宋体"/>
          <w:sz w:val="32"/>
          <w:szCs w:val="32"/>
          <w:u w:val="single"/>
        </w:rPr>
        <w:t xml:space="preserve">            </w:t>
      </w:r>
    </w:p>
    <w:p w14:paraId="6876FCD5" w14:textId="77777777" w:rsidR="001407A3" w:rsidRPr="00EA5D32" w:rsidRDefault="001407A3" w:rsidP="00020500">
      <w:pPr>
        <w:autoSpaceDE w:val="0"/>
        <w:autoSpaceDN w:val="0"/>
        <w:adjustRightInd w:val="0"/>
        <w:snapToGrid w:val="0"/>
        <w:spacing w:line="560" w:lineRule="exact"/>
        <w:jc w:val="left"/>
        <w:rPr>
          <w:rFonts w:ascii="仿宋_GB2312" w:eastAsia="仿宋_GB2312" w:hAnsi="宋体"/>
          <w:sz w:val="32"/>
          <w:szCs w:val="32"/>
          <w:u w:val="single"/>
        </w:rPr>
      </w:pPr>
      <w:r w:rsidRPr="00EA5D32">
        <w:rPr>
          <w:rFonts w:ascii="仿宋_GB2312" w:eastAsia="仿宋_GB2312" w:hAnsi="宋体" w:hint="eastAsia"/>
          <w:sz w:val="32"/>
          <w:szCs w:val="32"/>
        </w:rPr>
        <w:t>负责人：</w:t>
      </w:r>
      <w:r w:rsidRPr="00EA5D32">
        <w:rPr>
          <w:rFonts w:ascii="仿宋_GB2312" w:eastAsia="仿宋_GB2312" w:hAnsi="宋体"/>
          <w:sz w:val="32"/>
          <w:szCs w:val="32"/>
          <w:u w:val="single"/>
        </w:rPr>
        <w:t xml:space="preserve">               </w:t>
      </w:r>
      <w:r w:rsidRPr="00EA5D32">
        <w:rPr>
          <w:rFonts w:ascii="仿宋_GB2312" w:eastAsia="仿宋_GB2312" w:hAnsi="宋体"/>
          <w:sz w:val="32"/>
          <w:szCs w:val="32"/>
        </w:rPr>
        <w:t xml:space="preserve">     负责人：</w:t>
      </w:r>
      <w:r w:rsidRPr="00EA5D32">
        <w:rPr>
          <w:rFonts w:ascii="仿宋_GB2312" w:eastAsia="仿宋_GB2312" w:hAnsi="宋体"/>
          <w:sz w:val="32"/>
          <w:szCs w:val="32"/>
          <w:u w:val="single"/>
        </w:rPr>
        <w:t xml:space="preserve">             </w:t>
      </w:r>
    </w:p>
    <w:p w14:paraId="37CE6AFE" w14:textId="77777777" w:rsidR="001407A3" w:rsidRPr="00EA5D32" w:rsidRDefault="001407A3" w:rsidP="001407A3">
      <w:pPr>
        <w:autoSpaceDE w:val="0"/>
        <w:autoSpaceDN w:val="0"/>
        <w:adjustRightInd w:val="0"/>
        <w:snapToGrid w:val="0"/>
        <w:spacing w:line="560" w:lineRule="exact"/>
        <w:ind w:firstLine="721"/>
        <w:jc w:val="left"/>
        <w:rPr>
          <w:rFonts w:ascii="仿宋_GB2312" w:eastAsia="仿宋_GB2312" w:hAnsi="宋体"/>
          <w:sz w:val="32"/>
          <w:szCs w:val="32"/>
        </w:rPr>
      </w:pPr>
      <w:r w:rsidRPr="00EA5D32">
        <w:rPr>
          <w:rFonts w:ascii="仿宋_GB2312" w:eastAsia="仿宋_GB2312" w:hAnsi="宋体" w:hint="eastAsia"/>
          <w:sz w:val="32"/>
          <w:szCs w:val="32"/>
        </w:rPr>
        <w:t>时间：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月</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日</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时间：年</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月</w:t>
      </w:r>
      <w:r w:rsidRPr="00EA5D32">
        <w:rPr>
          <w:rFonts w:ascii="仿宋_GB2312" w:eastAsia="仿宋_GB2312" w:hAnsi="宋体"/>
          <w:sz w:val="32"/>
          <w:szCs w:val="32"/>
        </w:rPr>
        <w:t xml:space="preserve">  </w:t>
      </w:r>
      <w:r w:rsidRPr="00EA5D32">
        <w:rPr>
          <w:rFonts w:ascii="仿宋_GB2312" w:eastAsia="仿宋_GB2312" w:hAnsi="宋体" w:hint="eastAsia"/>
          <w:sz w:val="32"/>
          <w:szCs w:val="32"/>
        </w:rPr>
        <w:t>日</w:t>
      </w:r>
    </w:p>
    <w:p w14:paraId="04EB7688" w14:textId="77777777" w:rsidR="001407A3" w:rsidRPr="00EA5D32" w:rsidRDefault="001407A3" w:rsidP="00020500">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注：本通知书主</w:t>
      </w:r>
      <w:proofErr w:type="gramStart"/>
      <w:r w:rsidRPr="00EA5D32">
        <w:rPr>
          <w:rFonts w:ascii="宋体" w:hAnsi="宋体" w:hint="eastAsia"/>
          <w:sz w:val="24"/>
          <w:szCs w:val="24"/>
        </w:rPr>
        <w:t>送施工</w:t>
      </w:r>
      <w:proofErr w:type="gramEnd"/>
      <w:r w:rsidRPr="00EA5D32">
        <w:rPr>
          <w:rFonts w:ascii="宋体" w:hAnsi="宋体" w:hint="eastAsia"/>
          <w:sz w:val="24"/>
          <w:szCs w:val="24"/>
        </w:rPr>
        <w:t>单位，抄送建设单位、集团公司安监室、主管业务部室、调度所（施工办）。</w:t>
      </w:r>
    </w:p>
    <w:p w14:paraId="582EF43B" w14:textId="77777777" w:rsidR="001407A3" w:rsidRPr="00EA5D32" w:rsidRDefault="001407A3" w:rsidP="001407A3">
      <w:pPr>
        <w:widowControl/>
        <w:jc w:val="left"/>
        <w:rPr>
          <w:rFonts w:ascii="黑体" w:eastAsia="黑体" w:hAnsi="黑体"/>
          <w:bCs/>
          <w:sz w:val="32"/>
        </w:rPr>
      </w:pPr>
      <w:r w:rsidRPr="00EA5D32">
        <w:rPr>
          <w:rFonts w:ascii="黑体" w:eastAsia="黑体" w:hAnsi="黑体"/>
          <w:bCs/>
          <w:sz w:val="32"/>
        </w:rPr>
        <w:br w:type="page"/>
      </w:r>
    </w:p>
    <w:p w14:paraId="1C5C5773" w14:textId="77777777" w:rsidR="001407A3" w:rsidRPr="00EA5D32" w:rsidRDefault="001407A3" w:rsidP="001407A3">
      <w:pPr>
        <w:snapToGrid w:val="0"/>
        <w:spacing w:line="560" w:lineRule="exact"/>
        <w:ind w:leftChars="-337" w:left="-708"/>
        <w:rPr>
          <w:rFonts w:ascii="黑体" w:eastAsia="黑体" w:hAnsi="黑体"/>
          <w:sz w:val="24"/>
        </w:rPr>
      </w:pPr>
      <w:r w:rsidRPr="00EA5D32">
        <w:rPr>
          <w:rFonts w:ascii="黑体" w:eastAsia="黑体" w:hAnsi="黑体"/>
          <w:bCs/>
          <w:sz w:val="32"/>
        </w:rPr>
        <w:t>附件</w:t>
      </w:r>
      <w:r w:rsidRPr="00EA5D32">
        <w:rPr>
          <w:rFonts w:ascii="黑体" w:eastAsia="黑体" w:hAnsi="黑体" w:hint="eastAsia"/>
          <w:bCs/>
          <w:sz w:val="32"/>
        </w:rPr>
        <w:t>24</w:t>
      </w:r>
    </w:p>
    <w:p w14:paraId="1D938C5A" w14:textId="77777777" w:rsidR="001407A3" w:rsidRPr="00EA5D32" w:rsidRDefault="001407A3" w:rsidP="001407A3">
      <w:pPr>
        <w:jc w:val="center"/>
        <w:rPr>
          <w:rFonts w:eastAsia="华文中宋"/>
          <w:b/>
          <w:sz w:val="36"/>
          <w:szCs w:val="36"/>
        </w:rPr>
      </w:pPr>
      <w:r w:rsidRPr="00EA5D32">
        <w:rPr>
          <w:rFonts w:eastAsia="华文中宋"/>
          <w:b/>
          <w:sz w:val="36"/>
          <w:szCs w:val="36"/>
        </w:rPr>
        <w:t>施工现场安全重点监控表</w:t>
      </w:r>
    </w:p>
    <w:tbl>
      <w:tblPr>
        <w:tblW w:w="910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460"/>
        <w:gridCol w:w="1316"/>
        <w:gridCol w:w="1080"/>
        <w:gridCol w:w="1260"/>
        <w:gridCol w:w="540"/>
        <w:gridCol w:w="3452"/>
      </w:tblGrid>
      <w:tr w:rsidR="001407A3" w:rsidRPr="00EA5D32" w14:paraId="7CD8008F" w14:textId="77777777" w:rsidTr="008873D9">
        <w:trPr>
          <w:trHeight w:hRule="exact" w:val="499"/>
          <w:jc w:val="center"/>
        </w:trPr>
        <w:tc>
          <w:tcPr>
            <w:tcW w:w="1460" w:type="dxa"/>
            <w:vAlign w:val="center"/>
          </w:tcPr>
          <w:p w14:paraId="407C2DAA" w14:textId="77777777" w:rsidR="001407A3" w:rsidRPr="00EA5D32" w:rsidRDefault="001407A3" w:rsidP="008873D9">
            <w:pPr>
              <w:jc w:val="center"/>
            </w:pPr>
            <w:r w:rsidRPr="00EA5D32">
              <w:t>施工项目</w:t>
            </w:r>
          </w:p>
        </w:tc>
        <w:tc>
          <w:tcPr>
            <w:tcW w:w="2396" w:type="dxa"/>
            <w:gridSpan w:val="2"/>
            <w:vAlign w:val="center"/>
          </w:tcPr>
          <w:p w14:paraId="76F0ABD8" w14:textId="77777777" w:rsidR="001407A3" w:rsidRPr="00EA5D32" w:rsidRDefault="001407A3" w:rsidP="008873D9">
            <w:pPr>
              <w:jc w:val="center"/>
            </w:pPr>
          </w:p>
        </w:tc>
        <w:tc>
          <w:tcPr>
            <w:tcW w:w="1260" w:type="dxa"/>
            <w:vAlign w:val="center"/>
          </w:tcPr>
          <w:p w14:paraId="09FD7C8D" w14:textId="77777777" w:rsidR="001407A3" w:rsidRPr="00EA5D32" w:rsidRDefault="001407A3" w:rsidP="008873D9">
            <w:pPr>
              <w:jc w:val="center"/>
            </w:pPr>
            <w:r w:rsidRPr="00EA5D32">
              <w:t>施工地点</w:t>
            </w:r>
          </w:p>
        </w:tc>
        <w:tc>
          <w:tcPr>
            <w:tcW w:w="3992" w:type="dxa"/>
            <w:gridSpan w:val="2"/>
            <w:vAlign w:val="center"/>
          </w:tcPr>
          <w:p w14:paraId="5C9FE318" w14:textId="77777777" w:rsidR="001407A3" w:rsidRPr="00EA5D32" w:rsidRDefault="001407A3" w:rsidP="008873D9">
            <w:pPr>
              <w:jc w:val="center"/>
            </w:pPr>
          </w:p>
        </w:tc>
      </w:tr>
      <w:tr w:rsidR="001407A3" w:rsidRPr="00EA5D32" w14:paraId="64E4BEDF" w14:textId="77777777" w:rsidTr="008873D9">
        <w:trPr>
          <w:trHeight w:hRule="exact" w:val="499"/>
          <w:jc w:val="center"/>
        </w:trPr>
        <w:tc>
          <w:tcPr>
            <w:tcW w:w="1460" w:type="dxa"/>
            <w:vAlign w:val="center"/>
          </w:tcPr>
          <w:p w14:paraId="059A5CEC" w14:textId="77777777" w:rsidR="001407A3" w:rsidRPr="00EA5D32" w:rsidRDefault="001407A3" w:rsidP="008873D9">
            <w:pPr>
              <w:jc w:val="center"/>
            </w:pPr>
            <w:r w:rsidRPr="00EA5D32">
              <w:t>施工日期</w:t>
            </w:r>
          </w:p>
        </w:tc>
        <w:tc>
          <w:tcPr>
            <w:tcW w:w="2396" w:type="dxa"/>
            <w:gridSpan w:val="2"/>
            <w:vAlign w:val="center"/>
          </w:tcPr>
          <w:p w14:paraId="0DEB7DAA" w14:textId="77777777" w:rsidR="001407A3" w:rsidRPr="00EA5D32" w:rsidRDefault="001407A3" w:rsidP="008873D9">
            <w:pPr>
              <w:jc w:val="center"/>
            </w:pPr>
          </w:p>
        </w:tc>
        <w:tc>
          <w:tcPr>
            <w:tcW w:w="1260" w:type="dxa"/>
            <w:vAlign w:val="center"/>
          </w:tcPr>
          <w:p w14:paraId="1E409184" w14:textId="77777777" w:rsidR="001407A3" w:rsidRPr="00EA5D32" w:rsidRDefault="001407A3" w:rsidP="008873D9">
            <w:pPr>
              <w:jc w:val="center"/>
            </w:pPr>
            <w:r w:rsidRPr="00EA5D32">
              <w:t>起止时间</w:t>
            </w:r>
          </w:p>
        </w:tc>
        <w:tc>
          <w:tcPr>
            <w:tcW w:w="3992" w:type="dxa"/>
            <w:gridSpan w:val="2"/>
            <w:vAlign w:val="center"/>
          </w:tcPr>
          <w:p w14:paraId="2E1B359E" w14:textId="77777777" w:rsidR="001407A3" w:rsidRPr="00EA5D32" w:rsidRDefault="001407A3" w:rsidP="008873D9">
            <w:pPr>
              <w:jc w:val="center"/>
            </w:pPr>
          </w:p>
        </w:tc>
      </w:tr>
      <w:tr w:rsidR="001407A3" w:rsidRPr="00EA5D32" w14:paraId="04BD762D" w14:textId="77777777" w:rsidTr="008873D9">
        <w:trPr>
          <w:trHeight w:hRule="exact" w:val="499"/>
          <w:jc w:val="center"/>
        </w:trPr>
        <w:tc>
          <w:tcPr>
            <w:tcW w:w="1460" w:type="dxa"/>
            <w:vAlign w:val="center"/>
          </w:tcPr>
          <w:p w14:paraId="367B4E00" w14:textId="77777777" w:rsidR="001407A3" w:rsidRPr="00EA5D32" w:rsidRDefault="001407A3" w:rsidP="008873D9">
            <w:pPr>
              <w:jc w:val="center"/>
            </w:pPr>
            <w:r w:rsidRPr="00EA5D32">
              <w:t>施工等级</w:t>
            </w:r>
          </w:p>
        </w:tc>
        <w:tc>
          <w:tcPr>
            <w:tcW w:w="2396" w:type="dxa"/>
            <w:gridSpan w:val="2"/>
            <w:tcBorders>
              <w:right w:val="single" w:sz="4" w:space="0" w:color="auto"/>
            </w:tcBorders>
            <w:vAlign w:val="center"/>
          </w:tcPr>
          <w:p w14:paraId="336C1970" w14:textId="77777777" w:rsidR="001407A3" w:rsidRPr="00EA5D32" w:rsidRDefault="001407A3" w:rsidP="008873D9">
            <w:pPr>
              <w:jc w:val="center"/>
            </w:pPr>
          </w:p>
        </w:tc>
        <w:tc>
          <w:tcPr>
            <w:tcW w:w="1260" w:type="dxa"/>
            <w:tcBorders>
              <w:left w:val="single" w:sz="4" w:space="0" w:color="auto"/>
              <w:right w:val="single" w:sz="4" w:space="0" w:color="auto"/>
            </w:tcBorders>
            <w:vAlign w:val="center"/>
          </w:tcPr>
          <w:p w14:paraId="5518A372" w14:textId="77777777" w:rsidR="001407A3" w:rsidRPr="00EA5D32" w:rsidRDefault="001407A3" w:rsidP="008873D9">
            <w:pPr>
              <w:jc w:val="center"/>
            </w:pPr>
            <w:r w:rsidRPr="00EA5D32">
              <w:t>施工单位</w:t>
            </w:r>
          </w:p>
        </w:tc>
        <w:tc>
          <w:tcPr>
            <w:tcW w:w="3992" w:type="dxa"/>
            <w:gridSpan w:val="2"/>
            <w:tcBorders>
              <w:left w:val="single" w:sz="4" w:space="0" w:color="auto"/>
            </w:tcBorders>
            <w:vAlign w:val="center"/>
          </w:tcPr>
          <w:p w14:paraId="2D432A60" w14:textId="77777777" w:rsidR="001407A3" w:rsidRPr="00EA5D32" w:rsidRDefault="001407A3" w:rsidP="008873D9">
            <w:pPr>
              <w:jc w:val="center"/>
            </w:pPr>
          </w:p>
        </w:tc>
      </w:tr>
      <w:tr w:rsidR="001407A3" w:rsidRPr="00EA5D32" w14:paraId="05B8F623" w14:textId="77777777" w:rsidTr="008873D9">
        <w:trPr>
          <w:trHeight w:hRule="exact" w:val="550"/>
          <w:jc w:val="center"/>
        </w:trPr>
        <w:tc>
          <w:tcPr>
            <w:tcW w:w="1460" w:type="dxa"/>
            <w:vAlign w:val="center"/>
          </w:tcPr>
          <w:p w14:paraId="736B52E5" w14:textId="77777777" w:rsidR="001407A3" w:rsidRPr="00EA5D32" w:rsidRDefault="001407A3" w:rsidP="008873D9">
            <w:pPr>
              <w:jc w:val="center"/>
            </w:pPr>
            <w:r w:rsidRPr="00EA5D32">
              <w:t>设备管理</w:t>
            </w:r>
            <w:r w:rsidRPr="00EA5D32">
              <w:br/>
            </w:r>
            <w:r w:rsidRPr="00EA5D32">
              <w:t>单位</w:t>
            </w:r>
          </w:p>
        </w:tc>
        <w:tc>
          <w:tcPr>
            <w:tcW w:w="7648" w:type="dxa"/>
            <w:gridSpan w:val="5"/>
            <w:vAlign w:val="center"/>
          </w:tcPr>
          <w:p w14:paraId="7757FE05" w14:textId="77777777" w:rsidR="001407A3" w:rsidRPr="00EA5D32" w:rsidRDefault="001407A3" w:rsidP="008873D9">
            <w:pPr>
              <w:jc w:val="center"/>
            </w:pPr>
          </w:p>
        </w:tc>
      </w:tr>
      <w:tr w:rsidR="001407A3" w:rsidRPr="00EA5D32" w14:paraId="64B1409A" w14:textId="77777777" w:rsidTr="008873D9">
        <w:trPr>
          <w:trHeight w:hRule="exact" w:val="418"/>
          <w:jc w:val="center"/>
        </w:trPr>
        <w:tc>
          <w:tcPr>
            <w:tcW w:w="1460" w:type="dxa"/>
            <w:vAlign w:val="center"/>
          </w:tcPr>
          <w:p w14:paraId="23C75AFB" w14:textId="77777777" w:rsidR="001407A3" w:rsidRPr="00EA5D32" w:rsidRDefault="001407A3" w:rsidP="008873D9">
            <w:pPr>
              <w:jc w:val="center"/>
            </w:pPr>
            <w:r w:rsidRPr="00EA5D32">
              <w:t>施工内容</w:t>
            </w:r>
          </w:p>
        </w:tc>
        <w:tc>
          <w:tcPr>
            <w:tcW w:w="7648" w:type="dxa"/>
            <w:gridSpan w:val="5"/>
            <w:vAlign w:val="center"/>
          </w:tcPr>
          <w:p w14:paraId="31FA26DA" w14:textId="77777777" w:rsidR="001407A3" w:rsidRPr="00EA5D32" w:rsidRDefault="001407A3" w:rsidP="008873D9">
            <w:pPr>
              <w:jc w:val="center"/>
            </w:pPr>
          </w:p>
        </w:tc>
      </w:tr>
      <w:tr w:rsidR="001407A3" w:rsidRPr="00EA5D32" w14:paraId="0FEA883A" w14:textId="77777777" w:rsidTr="008873D9">
        <w:trPr>
          <w:trHeight w:hRule="exact" w:val="425"/>
          <w:jc w:val="center"/>
        </w:trPr>
        <w:tc>
          <w:tcPr>
            <w:tcW w:w="1460" w:type="dxa"/>
            <w:vAlign w:val="center"/>
          </w:tcPr>
          <w:p w14:paraId="7F0831C1" w14:textId="77777777" w:rsidR="001407A3" w:rsidRPr="00EA5D32" w:rsidRDefault="001407A3" w:rsidP="008873D9">
            <w:pPr>
              <w:jc w:val="center"/>
            </w:pPr>
            <w:r w:rsidRPr="00EA5D32">
              <w:t>单位及部门</w:t>
            </w:r>
          </w:p>
        </w:tc>
        <w:tc>
          <w:tcPr>
            <w:tcW w:w="1316" w:type="dxa"/>
            <w:vAlign w:val="center"/>
          </w:tcPr>
          <w:p w14:paraId="7869A2D6" w14:textId="77777777" w:rsidR="001407A3" w:rsidRPr="00EA5D32" w:rsidRDefault="001407A3" w:rsidP="008873D9">
            <w:pPr>
              <w:jc w:val="center"/>
            </w:pPr>
            <w:r w:rsidRPr="00EA5D32">
              <w:t>单位及职务</w:t>
            </w:r>
          </w:p>
        </w:tc>
        <w:tc>
          <w:tcPr>
            <w:tcW w:w="1080" w:type="dxa"/>
            <w:vAlign w:val="center"/>
          </w:tcPr>
          <w:p w14:paraId="0798D0F9" w14:textId="77777777" w:rsidR="001407A3" w:rsidRPr="00EA5D32" w:rsidRDefault="001407A3" w:rsidP="008873D9">
            <w:pPr>
              <w:jc w:val="center"/>
            </w:pPr>
            <w:r w:rsidRPr="00EA5D32">
              <w:t>姓名</w:t>
            </w:r>
          </w:p>
        </w:tc>
        <w:tc>
          <w:tcPr>
            <w:tcW w:w="1800" w:type="dxa"/>
            <w:gridSpan w:val="2"/>
            <w:vAlign w:val="center"/>
          </w:tcPr>
          <w:p w14:paraId="0C95A339" w14:textId="77777777" w:rsidR="001407A3" w:rsidRPr="00EA5D32" w:rsidRDefault="001407A3" w:rsidP="008873D9">
            <w:pPr>
              <w:jc w:val="center"/>
            </w:pPr>
            <w:r w:rsidRPr="00EA5D32">
              <w:t>重点监控处所</w:t>
            </w:r>
          </w:p>
        </w:tc>
        <w:tc>
          <w:tcPr>
            <w:tcW w:w="3452" w:type="dxa"/>
            <w:vAlign w:val="center"/>
          </w:tcPr>
          <w:p w14:paraId="63A36F1D" w14:textId="77777777" w:rsidR="001407A3" w:rsidRPr="00EA5D32" w:rsidRDefault="001407A3" w:rsidP="008873D9">
            <w:pPr>
              <w:jc w:val="center"/>
            </w:pPr>
            <w:r w:rsidRPr="00EA5D32">
              <w:t>监控关键项点</w:t>
            </w:r>
          </w:p>
        </w:tc>
      </w:tr>
      <w:tr w:rsidR="001407A3" w:rsidRPr="00EA5D32" w14:paraId="3BA9695C" w14:textId="77777777" w:rsidTr="008873D9">
        <w:trPr>
          <w:trHeight w:hRule="exact" w:val="499"/>
          <w:jc w:val="center"/>
        </w:trPr>
        <w:tc>
          <w:tcPr>
            <w:tcW w:w="1460" w:type="dxa"/>
            <w:vMerge w:val="restart"/>
            <w:vAlign w:val="center"/>
          </w:tcPr>
          <w:p w14:paraId="3378C0A2" w14:textId="77777777" w:rsidR="001407A3" w:rsidRPr="00EA5D32" w:rsidRDefault="001407A3" w:rsidP="008873D9">
            <w:pPr>
              <w:jc w:val="center"/>
            </w:pPr>
            <w:r w:rsidRPr="00EA5D32">
              <w:t>组长或</w:t>
            </w:r>
          </w:p>
          <w:p w14:paraId="3A82DD18" w14:textId="77777777" w:rsidR="001407A3" w:rsidRPr="00EA5D32" w:rsidRDefault="001407A3" w:rsidP="008873D9">
            <w:pPr>
              <w:jc w:val="center"/>
            </w:pPr>
            <w:r w:rsidRPr="00EA5D32">
              <w:t>副组长</w:t>
            </w:r>
          </w:p>
        </w:tc>
        <w:tc>
          <w:tcPr>
            <w:tcW w:w="1316" w:type="dxa"/>
            <w:vAlign w:val="center"/>
          </w:tcPr>
          <w:p w14:paraId="4968BE2E" w14:textId="77777777" w:rsidR="001407A3" w:rsidRPr="00EA5D32" w:rsidRDefault="001407A3" w:rsidP="008873D9">
            <w:pPr>
              <w:jc w:val="center"/>
            </w:pPr>
          </w:p>
        </w:tc>
        <w:tc>
          <w:tcPr>
            <w:tcW w:w="1080" w:type="dxa"/>
            <w:vAlign w:val="center"/>
          </w:tcPr>
          <w:p w14:paraId="5254CA18" w14:textId="77777777" w:rsidR="001407A3" w:rsidRPr="00EA5D32" w:rsidRDefault="001407A3" w:rsidP="008873D9">
            <w:pPr>
              <w:jc w:val="center"/>
            </w:pPr>
          </w:p>
        </w:tc>
        <w:tc>
          <w:tcPr>
            <w:tcW w:w="1800" w:type="dxa"/>
            <w:gridSpan w:val="2"/>
            <w:vAlign w:val="center"/>
          </w:tcPr>
          <w:p w14:paraId="19D9DD54" w14:textId="77777777" w:rsidR="001407A3" w:rsidRPr="00EA5D32" w:rsidRDefault="001407A3" w:rsidP="008873D9">
            <w:pPr>
              <w:jc w:val="center"/>
            </w:pPr>
          </w:p>
        </w:tc>
        <w:tc>
          <w:tcPr>
            <w:tcW w:w="3452" w:type="dxa"/>
            <w:vAlign w:val="center"/>
          </w:tcPr>
          <w:p w14:paraId="560C947D" w14:textId="77777777" w:rsidR="001407A3" w:rsidRPr="00EA5D32" w:rsidRDefault="001407A3" w:rsidP="008873D9">
            <w:pPr>
              <w:jc w:val="center"/>
            </w:pPr>
          </w:p>
        </w:tc>
      </w:tr>
      <w:tr w:rsidR="001407A3" w:rsidRPr="00EA5D32" w14:paraId="548E20B4" w14:textId="77777777" w:rsidTr="008873D9">
        <w:trPr>
          <w:trHeight w:hRule="exact" w:val="499"/>
          <w:jc w:val="center"/>
        </w:trPr>
        <w:tc>
          <w:tcPr>
            <w:tcW w:w="1460" w:type="dxa"/>
            <w:vMerge/>
            <w:vAlign w:val="center"/>
          </w:tcPr>
          <w:p w14:paraId="6D3BC21D" w14:textId="77777777" w:rsidR="001407A3" w:rsidRPr="00EA5D32" w:rsidRDefault="001407A3" w:rsidP="008873D9">
            <w:pPr>
              <w:jc w:val="center"/>
            </w:pPr>
          </w:p>
        </w:tc>
        <w:tc>
          <w:tcPr>
            <w:tcW w:w="1316" w:type="dxa"/>
            <w:vAlign w:val="center"/>
          </w:tcPr>
          <w:p w14:paraId="2892CE9E" w14:textId="77777777" w:rsidR="001407A3" w:rsidRPr="00EA5D32" w:rsidRDefault="001407A3" w:rsidP="008873D9">
            <w:pPr>
              <w:jc w:val="center"/>
            </w:pPr>
          </w:p>
        </w:tc>
        <w:tc>
          <w:tcPr>
            <w:tcW w:w="1080" w:type="dxa"/>
            <w:vAlign w:val="center"/>
          </w:tcPr>
          <w:p w14:paraId="230D5572" w14:textId="77777777" w:rsidR="001407A3" w:rsidRPr="00EA5D32" w:rsidRDefault="001407A3" w:rsidP="008873D9">
            <w:pPr>
              <w:jc w:val="center"/>
            </w:pPr>
          </w:p>
        </w:tc>
        <w:tc>
          <w:tcPr>
            <w:tcW w:w="1800" w:type="dxa"/>
            <w:gridSpan w:val="2"/>
            <w:vAlign w:val="center"/>
          </w:tcPr>
          <w:p w14:paraId="5193CC48" w14:textId="77777777" w:rsidR="001407A3" w:rsidRPr="00EA5D32" w:rsidRDefault="001407A3" w:rsidP="008873D9">
            <w:pPr>
              <w:jc w:val="center"/>
            </w:pPr>
          </w:p>
        </w:tc>
        <w:tc>
          <w:tcPr>
            <w:tcW w:w="3452" w:type="dxa"/>
            <w:vAlign w:val="center"/>
          </w:tcPr>
          <w:p w14:paraId="2E10C624" w14:textId="77777777" w:rsidR="001407A3" w:rsidRPr="00EA5D32" w:rsidRDefault="001407A3" w:rsidP="008873D9">
            <w:pPr>
              <w:jc w:val="center"/>
            </w:pPr>
          </w:p>
        </w:tc>
      </w:tr>
      <w:tr w:rsidR="001407A3" w:rsidRPr="00EA5D32" w14:paraId="34ADB0D0" w14:textId="77777777" w:rsidTr="008873D9">
        <w:trPr>
          <w:trHeight w:hRule="exact" w:val="499"/>
          <w:jc w:val="center"/>
        </w:trPr>
        <w:tc>
          <w:tcPr>
            <w:tcW w:w="1460" w:type="dxa"/>
            <w:vAlign w:val="center"/>
          </w:tcPr>
          <w:p w14:paraId="6B897A1F" w14:textId="77777777" w:rsidR="001407A3" w:rsidRPr="00EA5D32" w:rsidRDefault="001407A3" w:rsidP="008873D9">
            <w:pPr>
              <w:jc w:val="center"/>
            </w:pPr>
            <w:r w:rsidRPr="00EA5D32">
              <w:t>安监部门</w:t>
            </w:r>
          </w:p>
        </w:tc>
        <w:tc>
          <w:tcPr>
            <w:tcW w:w="1316" w:type="dxa"/>
            <w:vAlign w:val="center"/>
          </w:tcPr>
          <w:p w14:paraId="141EE436" w14:textId="77777777" w:rsidR="001407A3" w:rsidRPr="00EA5D32" w:rsidRDefault="001407A3" w:rsidP="008873D9">
            <w:pPr>
              <w:jc w:val="center"/>
            </w:pPr>
          </w:p>
        </w:tc>
        <w:tc>
          <w:tcPr>
            <w:tcW w:w="1080" w:type="dxa"/>
            <w:vAlign w:val="center"/>
          </w:tcPr>
          <w:p w14:paraId="0025A34B" w14:textId="77777777" w:rsidR="001407A3" w:rsidRPr="00EA5D32" w:rsidRDefault="001407A3" w:rsidP="008873D9">
            <w:pPr>
              <w:jc w:val="center"/>
            </w:pPr>
          </w:p>
        </w:tc>
        <w:tc>
          <w:tcPr>
            <w:tcW w:w="1800" w:type="dxa"/>
            <w:gridSpan w:val="2"/>
            <w:vAlign w:val="center"/>
          </w:tcPr>
          <w:p w14:paraId="3EF62626" w14:textId="77777777" w:rsidR="001407A3" w:rsidRPr="00EA5D32" w:rsidRDefault="001407A3" w:rsidP="008873D9">
            <w:pPr>
              <w:jc w:val="center"/>
            </w:pPr>
          </w:p>
        </w:tc>
        <w:tc>
          <w:tcPr>
            <w:tcW w:w="3452" w:type="dxa"/>
            <w:vAlign w:val="center"/>
          </w:tcPr>
          <w:p w14:paraId="0422589A" w14:textId="77777777" w:rsidR="001407A3" w:rsidRPr="00EA5D32" w:rsidRDefault="001407A3" w:rsidP="008873D9">
            <w:pPr>
              <w:jc w:val="center"/>
            </w:pPr>
          </w:p>
        </w:tc>
      </w:tr>
      <w:tr w:rsidR="001407A3" w:rsidRPr="00EA5D32" w14:paraId="3EA01BAC" w14:textId="77777777" w:rsidTr="008873D9">
        <w:trPr>
          <w:trHeight w:hRule="exact" w:val="499"/>
          <w:jc w:val="center"/>
        </w:trPr>
        <w:tc>
          <w:tcPr>
            <w:tcW w:w="1460" w:type="dxa"/>
            <w:vAlign w:val="center"/>
          </w:tcPr>
          <w:p w14:paraId="0664DD21" w14:textId="77777777" w:rsidR="001407A3" w:rsidRPr="00EA5D32" w:rsidRDefault="001407A3" w:rsidP="008873D9">
            <w:pPr>
              <w:jc w:val="center"/>
            </w:pPr>
            <w:r w:rsidRPr="00EA5D32">
              <w:t>运输部门</w:t>
            </w:r>
          </w:p>
        </w:tc>
        <w:tc>
          <w:tcPr>
            <w:tcW w:w="1316" w:type="dxa"/>
            <w:vAlign w:val="center"/>
          </w:tcPr>
          <w:p w14:paraId="6683EBFD" w14:textId="77777777" w:rsidR="001407A3" w:rsidRPr="00EA5D32" w:rsidRDefault="001407A3" w:rsidP="008873D9">
            <w:pPr>
              <w:jc w:val="center"/>
            </w:pPr>
          </w:p>
        </w:tc>
        <w:tc>
          <w:tcPr>
            <w:tcW w:w="1080" w:type="dxa"/>
            <w:vAlign w:val="center"/>
          </w:tcPr>
          <w:p w14:paraId="6E01412B" w14:textId="77777777" w:rsidR="001407A3" w:rsidRPr="00EA5D32" w:rsidRDefault="001407A3" w:rsidP="008873D9">
            <w:pPr>
              <w:jc w:val="center"/>
            </w:pPr>
          </w:p>
        </w:tc>
        <w:tc>
          <w:tcPr>
            <w:tcW w:w="1800" w:type="dxa"/>
            <w:gridSpan w:val="2"/>
            <w:vAlign w:val="center"/>
          </w:tcPr>
          <w:p w14:paraId="412DFCEA" w14:textId="77777777" w:rsidR="001407A3" w:rsidRPr="00EA5D32" w:rsidRDefault="001407A3" w:rsidP="008873D9">
            <w:pPr>
              <w:jc w:val="center"/>
            </w:pPr>
          </w:p>
        </w:tc>
        <w:tc>
          <w:tcPr>
            <w:tcW w:w="3452" w:type="dxa"/>
            <w:vAlign w:val="center"/>
          </w:tcPr>
          <w:p w14:paraId="1C4C853C" w14:textId="77777777" w:rsidR="001407A3" w:rsidRPr="00EA5D32" w:rsidRDefault="001407A3" w:rsidP="008873D9">
            <w:pPr>
              <w:jc w:val="center"/>
            </w:pPr>
          </w:p>
        </w:tc>
      </w:tr>
      <w:tr w:rsidR="001407A3" w:rsidRPr="00EA5D32" w14:paraId="3E249571" w14:textId="77777777" w:rsidTr="008873D9">
        <w:trPr>
          <w:trHeight w:hRule="exact" w:val="499"/>
          <w:jc w:val="center"/>
        </w:trPr>
        <w:tc>
          <w:tcPr>
            <w:tcW w:w="1460" w:type="dxa"/>
            <w:vAlign w:val="center"/>
          </w:tcPr>
          <w:p w14:paraId="1F527D43" w14:textId="77777777" w:rsidR="001407A3" w:rsidRPr="00EA5D32" w:rsidRDefault="001407A3" w:rsidP="008873D9">
            <w:pPr>
              <w:jc w:val="center"/>
            </w:pPr>
            <w:r w:rsidRPr="00EA5D32">
              <w:t>机务部门</w:t>
            </w:r>
          </w:p>
        </w:tc>
        <w:tc>
          <w:tcPr>
            <w:tcW w:w="1316" w:type="dxa"/>
            <w:vAlign w:val="center"/>
          </w:tcPr>
          <w:p w14:paraId="3A9C3CC5" w14:textId="77777777" w:rsidR="001407A3" w:rsidRPr="00EA5D32" w:rsidRDefault="001407A3" w:rsidP="008873D9">
            <w:pPr>
              <w:jc w:val="center"/>
            </w:pPr>
          </w:p>
        </w:tc>
        <w:tc>
          <w:tcPr>
            <w:tcW w:w="1080" w:type="dxa"/>
            <w:vAlign w:val="center"/>
          </w:tcPr>
          <w:p w14:paraId="16D42BB5" w14:textId="77777777" w:rsidR="001407A3" w:rsidRPr="00EA5D32" w:rsidRDefault="001407A3" w:rsidP="008873D9">
            <w:pPr>
              <w:jc w:val="center"/>
            </w:pPr>
          </w:p>
        </w:tc>
        <w:tc>
          <w:tcPr>
            <w:tcW w:w="1800" w:type="dxa"/>
            <w:gridSpan w:val="2"/>
            <w:vAlign w:val="center"/>
          </w:tcPr>
          <w:p w14:paraId="649D85EF" w14:textId="77777777" w:rsidR="001407A3" w:rsidRPr="00EA5D32" w:rsidRDefault="001407A3" w:rsidP="008873D9">
            <w:pPr>
              <w:jc w:val="center"/>
            </w:pPr>
          </w:p>
        </w:tc>
        <w:tc>
          <w:tcPr>
            <w:tcW w:w="3452" w:type="dxa"/>
            <w:vAlign w:val="center"/>
          </w:tcPr>
          <w:p w14:paraId="0A281119" w14:textId="77777777" w:rsidR="001407A3" w:rsidRPr="00EA5D32" w:rsidRDefault="001407A3" w:rsidP="008873D9">
            <w:pPr>
              <w:jc w:val="center"/>
            </w:pPr>
          </w:p>
        </w:tc>
      </w:tr>
      <w:tr w:rsidR="001407A3" w:rsidRPr="00EA5D32" w14:paraId="596A3484" w14:textId="77777777" w:rsidTr="008873D9">
        <w:trPr>
          <w:trHeight w:hRule="exact" w:val="499"/>
          <w:jc w:val="center"/>
        </w:trPr>
        <w:tc>
          <w:tcPr>
            <w:tcW w:w="1460" w:type="dxa"/>
            <w:vMerge w:val="restart"/>
            <w:tcBorders>
              <w:right w:val="single" w:sz="4" w:space="0" w:color="auto"/>
            </w:tcBorders>
            <w:vAlign w:val="center"/>
          </w:tcPr>
          <w:p w14:paraId="1C85F415" w14:textId="77777777" w:rsidR="001407A3" w:rsidRPr="00EA5D32" w:rsidRDefault="001407A3" w:rsidP="008873D9">
            <w:pPr>
              <w:jc w:val="center"/>
            </w:pPr>
            <w:r w:rsidRPr="00EA5D32">
              <w:t>设备主管</w:t>
            </w:r>
          </w:p>
          <w:p w14:paraId="59F18FE9" w14:textId="77777777" w:rsidR="001407A3" w:rsidRPr="00EA5D32" w:rsidRDefault="001407A3" w:rsidP="008873D9">
            <w:pPr>
              <w:jc w:val="center"/>
            </w:pPr>
            <w:r w:rsidRPr="00EA5D32">
              <w:t>业务部门</w:t>
            </w:r>
          </w:p>
        </w:tc>
        <w:tc>
          <w:tcPr>
            <w:tcW w:w="1316" w:type="dxa"/>
            <w:tcBorders>
              <w:left w:val="single" w:sz="4" w:space="0" w:color="auto"/>
              <w:bottom w:val="single" w:sz="4" w:space="0" w:color="auto"/>
            </w:tcBorders>
            <w:vAlign w:val="center"/>
          </w:tcPr>
          <w:p w14:paraId="232AC606" w14:textId="77777777" w:rsidR="001407A3" w:rsidRPr="00EA5D32" w:rsidRDefault="001407A3" w:rsidP="008873D9">
            <w:pPr>
              <w:jc w:val="center"/>
            </w:pPr>
          </w:p>
        </w:tc>
        <w:tc>
          <w:tcPr>
            <w:tcW w:w="1080" w:type="dxa"/>
            <w:tcBorders>
              <w:bottom w:val="single" w:sz="4" w:space="0" w:color="auto"/>
            </w:tcBorders>
            <w:vAlign w:val="center"/>
          </w:tcPr>
          <w:p w14:paraId="3AFB88A1" w14:textId="77777777" w:rsidR="001407A3" w:rsidRPr="00EA5D32" w:rsidRDefault="001407A3" w:rsidP="008873D9">
            <w:pPr>
              <w:jc w:val="center"/>
            </w:pPr>
          </w:p>
        </w:tc>
        <w:tc>
          <w:tcPr>
            <w:tcW w:w="1800" w:type="dxa"/>
            <w:gridSpan w:val="2"/>
            <w:tcBorders>
              <w:bottom w:val="single" w:sz="4" w:space="0" w:color="auto"/>
            </w:tcBorders>
            <w:vAlign w:val="center"/>
          </w:tcPr>
          <w:p w14:paraId="5EB56805" w14:textId="77777777" w:rsidR="001407A3" w:rsidRPr="00EA5D32" w:rsidRDefault="001407A3" w:rsidP="008873D9">
            <w:pPr>
              <w:jc w:val="center"/>
            </w:pPr>
          </w:p>
        </w:tc>
        <w:tc>
          <w:tcPr>
            <w:tcW w:w="3452" w:type="dxa"/>
            <w:tcBorders>
              <w:bottom w:val="single" w:sz="4" w:space="0" w:color="auto"/>
            </w:tcBorders>
            <w:vAlign w:val="center"/>
          </w:tcPr>
          <w:p w14:paraId="7064785B" w14:textId="77777777" w:rsidR="001407A3" w:rsidRPr="00EA5D32" w:rsidRDefault="001407A3" w:rsidP="008873D9">
            <w:pPr>
              <w:jc w:val="center"/>
            </w:pPr>
          </w:p>
        </w:tc>
      </w:tr>
      <w:tr w:rsidR="001407A3" w:rsidRPr="00EA5D32" w14:paraId="6842F6CB" w14:textId="77777777" w:rsidTr="008873D9">
        <w:trPr>
          <w:trHeight w:hRule="exact" w:val="499"/>
          <w:jc w:val="center"/>
        </w:trPr>
        <w:tc>
          <w:tcPr>
            <w:tcW w:w="1460" w:type="dxa"/>
            <w:vMerge/>
            <w:tcBorders>
              <w:right w:val="single" w:sz="4" w:space="0" w:color="auto"/>
            </w:tcBorders>
            <w:vAlign w:val="center"/>
          </w:tcPr>
          <w:p w14:paraId="5A6D96BA" w14:textId="77777777" w:rsidR="001407A3" w:rsidRPr="00EA5D32" w:rsidRDefault="001407A3" w:rsidP="008873D9">
            <w:pPr>
              <w:jc w:val="center"/>
            </w:pPr>
          </w:p>
        </w:tc>
        <w:tc>
          <w:tcPr>
            <w:tcW w:w="1316" w:type="dxa"/>
            <w:tcBorders>
              <w:top w:val="single" w:sz="4" w:space="0" w:color="auto"/>
              <w:left w:val="single" w:sz="4" w:space="0" w:color="auto"/>
            </w:tcBorders>
            <w:vAlign w:val="center"/>
          </w:tcPr>
          <w:p w14:paraId="393C3131" w14:textId="77777777" w:rsidR="001407A3" w:rsidRPr="00EA5D32" w:rsidRDefault="001407A3" w:rsidP="008873D9">
            <w:pPr>
              <w:jc w:val="center"/>
            </w:pPr>
          </w:p>
        </w:tc>
        <w:tc>
          <w:tcPr>
            <w:tcW w:w="1080" w:type="dxa"/>
            <w:tcBorders>
              <w:top w:val="single" w:sz="4" w:space="0" w:color="auto"/>
            </w:tcBorders>
            <w:vAlign w:val="center"/>
          </w:tcPr>
          <w:p w14:paraId="5537F38D" w14:textId="77777777" w:rsidR="001407A3" w:rsidRPr="00EA5D32" w:rsidRDefault="001407A3" w:rsidP="008873D9">
            <w:pPr>
              <w:jc w:val="center"/>
            </w:pPr>
          </w:p>
        </w:tc>
        <w:tc>
          <w:tcPr>
            <w:tcW w:w="1800" w:type="dxa"/>
            <w:gridSpan w:val="2"/>
            <w:tcBorders>
              <w:top w:val="single" w:sz="4" w:space="0" w:color="auto"/>
            </w:tcBorders>
            <w:vAlign w:val="center"/>
          </w:tcPr>
          <w:p w14:paraId="5E873E63" w14:textId="77777777" w:rsidR="001407A3" w:rsidRPr="00EA5D32" w:rsidRDefault="001407A3" w:rsidP="008873D9">
            <w:pPr>
              <w:jc w:val="center"/>
            </w:pPr>
          </w:p>
        </w:tc>
        <w:tc>
          <w:tcPr>
            <w:tcW w:w="3452" w:type="dxa"/>
            <w:tcBorders>
              <w:top w:val="single" w:sz="4" w:space="0" w:color="auto"/>
            </w:tcBorders>
            <w:vAlign w:val="center"/>
          </w:tcPr>
          <w:p w14:paraId="057157D3" w14:textId="77777777" w:rsidR="001407A3" w:rsidRPr="00EA5D32" w:rsidRDefault="001407A3" w:rsidP="008873D9">
            <w:pPr>
              <w:jc w:val="center"/>
            </w:pPr>
          </w:p>
        </w:tc>
      </w:tr>
      <w:tr w:rsidR="001407A3" w:rsidRPr="00EA5D32" w14:paraId="453974CC" w14:textId="77777777" w:rsidTr="008873D9">
        <w:trPr>
          <w:trHeight w:hRule="exact" w:val="499"/>
          <w:jc w:val="center"/>
        </w:trPr>
        <w:tc>
          <w:tcPr>
            <w:tcW w:w="1460" w:type="dxa"/>
            <w:vMerge/>
            <w:tcBorders>
              <w:right w:val="single" w:sz="4" w:space="0" w:color="auto"/>
            </w:tcBorders>
            <w:vAlign w:val="center"/>
          </w:tcPr>
          <w:p w14:paraId="6C02ABFA" w14:textId="77777777" w:rsidR="001407A3" w:rsidRPr="00EA5D32" w:rsidRDefault="001407A3" w:rsidP="008873D9">
            <w:pPr>
              <w:jc w:val="center"/>
            </w:pPr>
          </w:p>
        </w:tc>
        <w:tc>
          <w:tcPr>
            <w:tcW w:w="1316" w:type="dxa"/>
            <w:tcBorders>
              <w:left w:val="single" w:sz="4" w:space="0" w:color="auto"/>
            </w:tcBorders>
            <w:vAlign w:val="center"/>
          </w:tcPr>
          <w:p w14:paraId="3D8C74AE" w14:textId="77777777" w:rsidR="001407A3" w:rsidRPr="00EA5D32" w:rsidRDefault="001407A3" w:rsidP="008873D9">
            <w:pPr>
              <w:jc w:val="center"/>
            </w:pPr>
          </w:p>
        </w:tc>
        <w:tc>
          <w:tcPr>
            <w:tcW w:w="1080" w:type="dxa"/>
            <w:vAlign w:val="center"/>
          </w:tcPr>
          <w:p w14:paraId="50650F8D" w14:textId="77777777" w:rsidR="001407A3" w:rsidRPr="00EA5D32" w:rsidRDefault="001407A3" w:rsidP="008873D9">
            <w:pPr>
              <w:jc w:val="center"/>
            </w:pPr>
          </w:p>
        </w:tc>
        <w:tc>
          <w:tcPr>
            <w:tcW w:w="1800" w:type="dxa"/>
            <w:gridSpan w:val="2"/>
            <w:vAlign w:val="center"/>
          </w:tcPr>
          <w:p w14:paraId="501273FB" w14:textId="77777777" w:rsidR="001407A3" w:rsidRPr="00EA5D32" w:rsidRDefault="001407A3" w:rsidP="008873D9">
            <w:pPr>
              <w:jc w:val="center"/>
            </w:pPr>
          </w:p>
        </w:tc>
        <w:tc>
          <w:tcPr>
            <w:tcW w:w="3452" w:type="dxa"/>
            <w:vAlign w:val="center"/>
          </w:tcPr>
          <w:p w14:paraId="6EF84344" w14:textId="77777777" w:rsidR="001407A3" w:rsidRPr="00EA5D32" w:rsidRDefault="001407A3" w:rsidP="008873D9">
            <w:pPr>
              <w:jc w:val="center"/>
            </w:pPr>
          </w:p>
        </w:tc>
      </w:tr>
      <w:tr w:rsidR="001407A3" w:rsidRPr="00EA5D32" w14:paraId="150416E3" w14:textId="77777777" w:rsidTr="008873D9">
        <w:trPr>
          <w:trHeight w:hRule="exact" w:val="499"/>
          <w:jc w:val="center"/>
        </w:trPr>
        <w:tc>
          <w:tcPr>
            <w:tcW w:w="1460" w:type="dxa"/>
            <w:vMerge w:val="restart"/>
            <w:vAlign w:val="center"/>
          </w:tcPr>
          <w:p w14:paraId="4842A1EE" w14:textId="77777777" w:rsidR="001407A3" w:rsidRPr="00EA5D32" w:rsidRDefault="001407A3" w:rsidP="008873D9">
            <w:pPr>
              <w:jc w:val="center"/>
            </w:pPr>
            <w:r w:rsidRPr="00EA5D32">
              <w:t>施工单位</w:t>
            </w:r>
          </w:p>
          <w:p w14:paraId="3F4B0FE9" w14:textId="77777777" w:rsidR="001407A3" w:rsidRPr="00EA5D32" w:rsidRDefault="001407A3" w:rsidP="008873D9">
            <w:pPr>
              <w:jc w:val="center"/>
            </w:pPr>
            <w:r w:rsidRPr="00EA5D32">
              <w:t>及</w:t>
            </w:r>
          </w:p>
          <w:p w14:paraId="3DAE3F6D" w14:textId="77777777" w:rsidR="001407A3" w:rsidRPr="00EA5D32" w:rsidRDefault="001407A3" w:rsidP="008873D9">
            <w:pPr>
              <w:jc w:val="center"/>
            </w:pPr>
            <w:r w:rsidRPr="00EA5D32">
              <w:t>主管部门</w:t>
            </w:r>
          </w:p>
        </w:tc>
        <w:tc>
          <w:tcPr>
            <w:tcW w:w="1316" w:type="dxa"/>
            <w:vAlign w:val="center"/>
          </w:tcPr>
          <w:p w14:paraId="60C41402" w14:textId="77777777" w:rsidR="001407A3" w:rsidRPr="00EA5D32" w:rsidRDefault="001407A3" w:rsidP="008873D9">
            <w:pPr>
              <w:jc w:val="center"/>
            </w:pPr>
          </w:p>
        </w:tc>
        <w:tc>
          <w:tcPr>
            <w:tcW w:w="1080" w:type="dxa"/>
            <w:vAlign w:val="center"/>
          </w:tcPr>
          <w:p w14:paraId="5D4081A4" w14:textId="77777777" w:rsidR="001407A3" w:rsidRPr="00EA5D32" w:rsidRDefault="001407A3" w:rsidP="008873D9">
            <w:pPr>
              <w:jc w:val="center"/>
            </w:pPr>
          </w:p>
        </w:tc>
        <w:tc>
          <w:tcPr>
            <w:tcW w:w="1800" w:type="dxa"/>
            <w:gridSpan w:val="2"/>
            <w:vAlign w:val="center"/>
          </w:tcPr>
          <w:p w14:paraId="0EBA6685" w14:textId="77777777" w:rsidR="001407A3" w:rsidRPr="00EA5D32" w:rsidRDefault="001407A3" w:rsidP="008873D9">
            <w:pPr>
              <w:jc w:val="center"/>
            </w:pPr>
          </w:p>
        </w:tc>
        <w:tc>
          <w:tcPr>
            <w:tcW w:w="3452" w:type="dxa"/>
            <w:vAlign w:val="center"/>
          </w:tcPr>
          <w:p w14:paraId="1FFBAC0C" w14:textId="77777777" w:rsidR="001407A3" w:rsidRPr="00EA5D32" w:rsidRDefault="001407A3" w:rsidP="008873D9">
            <w:pPr>
              <w:jc w:val="center"/>
            </w:pPr>
          </w:p>
        </w:tc>
      </w:tr>
      <w:tr w:rsidR="001407A3" w:rsidRPr="00EA5D32" w14:paraId="644577E7" w14:textId="77777777" w:rsidTr="008873D9">
        <w:trPr>
          <w:trHeight w:hRule="exact" w:val="499"/>
          <w:jc w:val="center"/>
        </w:trPr>
        <w:tc>
          <w:tcPr>
            <w:tcW w:w="1460" w:type="dxa"/>
            <w:vMerge/>
            <w:vAlign w:val="center"/>
          </w:tcPr>
          <w:p w14:paraId="58EEC3BA" w14:textId="77777777" w:rsidR="001407A3" w:rsidRPr="00EA5D32" w:rsidRDefault="001407A3" w:rsidP="008873D9">
            <w:pPr>
              <w:jc w:val="center"/>
            </w:pPr>
          </w:p>
        </w:tc>
        <w:tc>
          <w:tcPr>
            <w:tcW w:w="1316" w:type="dxa"/>
            <w:vAlign w:val="center"/>
          </w:tcPr>
          <w:p w14:paraId="5AD7986D" w14:textId="77777777" w:rsidR="001407A3" w:rsidRPr="00EA5D32" w:rsidRDefault="001407A3" w:rsidP="008873D9">
            <w:pPr>
              <w:jc w:val="center"/>
            </w:pPr>
          </w:p>
        </w:tc>
        <w:tc>
          <w:tcPr>
            <w:tcW w:w="1080" w:type="dxa"/>
            <w:vAlign w:val="center"/>
          </w:tcPr>
          <w:p w14:paraId="1BFF6FFB" w14:textId="77777777" w:rsidR="001407A3" w:rsidRPr="00EA5D32" w:rsidRDefault="001407A3" w:rsidP="008873D9">
            <w:pPr>
              <w:jc w:val="center"/>
            </w:pPr>
          </w:p>
        </w:tc>
        <w:tc>
          <w:tcPr>
            <w:tcW w:w="1800" w:type="dxa"/>
            <w:gridSpan w:val="2"/>
            <w:vAlign w:val="center"/>
          </w:tcPr>
          <w:p w14:paraId="3177B69E" w14:textId="77777777" w:rsidR="001407A3" w:rsidRPr="00EA5D32" w:rsidRDefault="001407A3" w:rsidP="008873D9">
            <w:pPr>
              <w:jc w:val="center"/>
            </w:pPr>
          </w:p>
        </w:tc>
        <w:tc>
          <w:tcPr>
            <w:tcW w:w="3452" w:type="dxa"/>
            <w:vAlign w:val="center"/>
          </w:tcPr>
          <w:p w14:paraId="58A59B59" w14:textId="77777777" w:rsidR="001407A3" w:rsidRPr="00EA5D32" w:rsidRDefault="001407A3" w:rsidP="008873D9">
            <w:pPr>
              <w:jc w:val="center"/>
            </w:pPr>
          </w:p>
        </w:tc>
      </w:tr>
      <w:tr w:rsidR="001407A3" w:rsidRPr="00EA5D32" w14:paraId="6CEF648F" w14:textId="77777777" w:rsidTr="008873D9">
        <w:trPr>
          <w:trHeight w:hRule="exact" w:val="499"/>
          <w:jc w:val="center"/>
        </w:trPr>
        <w:tc>
          <w:tcPr>
            <w:tcW w:w="1460" w:type="dxa"/>
            <w:vMerge/>
            <w:vAlign w:val="center"/>
          </w:tcPr>
          <w:p w14:paraId="5815B933" w14:textId="77777777" w:rsidR="001407A3" w:rsidRPr="00EA5D32" w:rsidRDefault="001407A3" w:rsidP="008873D9">
            <w:pPr>
              <w:jc w:val="center"/>
            </w:pPr>
          </w:p>
        </w:tc>
        <w:tc>
          <w:tcPr>
            <w:tcW w:w="1316" w:type="dxa"/>
            <w:vAlign w:val="center"/>
          </w:tcPr>
          <w:p w14:paraId="546EC307" w14:textId="77777777" w:rsidR="001407A3" w:rsidRPr="00EA5D32" w:rsidRDefault="001407A3" w:rsidP="008873D9">
            <w:pPr>
              <w:jc w:val="center"/>
            </w:pPr>
          </w:p>
        </w:tc>
        <w:tc>
          <w:tcPr>
            <w:tcW w:w="1080" w:type="dxa"/>
            <w:vAlign w:val="center"/>
          </w:tcPr>
          <w:p w14:paraId="383CB3CB" w14:textId="77777777" w:rsidR="001407A3" w:rsidRPr="00EA5D32" w:rsidRDefault="001407A3" w:rsidP="008873D9">
            <w:pPr>
              <w:jc w:val="center"/>
            </w:pPr>
          </w:p>
        </w:tc>
        <w:tc>
          <w:tcPr>
            <w:tcW w:w="1800" w:type="dxa"/>
            <w:gridSpan w:val="2"/>
            <w:vAlign w:val="center"/>
          </w:tcPr>
          <w:p w14:paraId="0BCA3AD5" w14:textId="77777777" w:rsidR="001407A3" w:rsidRPr="00EA5D32" w:rsidRDefault="001407A3" w:rsidP="008873D9">
            <w:pPr>
              <w:jc w:val="center"/>
            </w:pPr>
          </w:p>
        </w:tc>
        <w:tc>
          <w:tcPr>
            <w:tcW w:w="3452" w:type="dxa"/>
            <w:vAlign w:val="center"/>
          </w:tcPr>
          <w:p w14:paraId="683FA6D0" w14:textId="77777777" w:rsidR="001407A3" w:rsidRPr="00EA5D32" w:rsidRDefault="001407A3" w:rsidP="008873D9">
            <w:pPr>
              <w:jc w:val="center"/>
            </w:pPr>
          </w:p>
        </w:tc>
      </w:tr>
      <w:tr w:rsidR="001407A3" w:rsidRPr="00EA5D32" w14:paraId="28394BC6" w14:textId="77777777" w:rsidTr="008873D9">
        <w:trPr>
          <w:trHeight w:hRule="exact" w:val="499"/>
          <w:jc w:val="center"/>
        </w:trPr>
        <w:tc>
          <w:tcPr>
            <w:tcW w:w="1460" w:type="dxa"/>
            <w:vMerge/>
            <w:vAlign w:val="center"/>
          </w:tcPr>
          <w:p w14:paraId="36F1AA7A" w14:textId="77777777" w:rsidR="001407A3" w:rsidRPr="00EA5D32" w:rsidRDefault="001407A3" w:rsidP="008873D9">
            <w:pPr>
              <w:jc w:val="center"/>
            </w:pPr>
          </w:p>
        </w:tc>
        <w:tc>
          <w:tcPr>
            <w:tcW w:w="1316" w:type="dxa"/>
            <w:vAlign w:val="center"/>
          </w:tcPr>
          <w:p w14:paraId="7025CCC7" w14:textId="77777777" w:rsidR="001407A3" w:rsidRPr="00EA5D32" w:rsidRDefault="001407A3" w:rsidP="008873D9">
            <w:pPr>
              <w:jc w:val="center"/>
            </w:pPr>
          </w:p>
        </w:tc>
        <w:tc>
          <w:tcPr>
            <w:tcW w:w="1080" w:type="dxa"/>
            <w:vAlign w:val="center"/>
          </w:tcPr>
          <w:p w14:paraId="752DF2EA" w14:textId="77777777" w:rsidR="001407A3" w:rsidRPr="00EA5D32" w:rsidRDefault="001407A3" w:rsidP="008873D9">
            <w:pPr>
              <w:jc w:val="center"/>
            </w:pPr>
          </w:p>
        </w:tc>
        <w:tc>
          <w:tcPr>
            <w:tcW w:w="1800" w:type="dxa"/>
            <w:gridSpan w:val="2"/>
            <w:vAlign w:val="center"/>
          </w:tcPr>
          <w:p w14:paraId="7ECCE853" w14:textId="77777777" w:rsidR="001407A3" w:rsidRPr="00EA5D32" w:rsidRDefault="001407A3" w:rsidP="008873D9">
            <w:pPr>
              <w:jc w:val="center"/>
            </w:pPr>
          </w:p>
        </w:tc>
        <w:tc>
          <w:tcPr>
            <w:tcW w:w="3452" w:type="dxa"/>
            <w:vAlign w:val="center"/>
          </w:tcPr>
          <w:p w14:paraId="15F9B8F5" w14:textId="77777777" w:rsidR="001407A3" w:rsidRPr="00EA5D32" w:rsidRDefault="001407A3" w:rsidP="008873D9">
            <w:pPr>
              <w:jc w:val="center"/>
            </w:pPr>
          </w:p>
        </w:tc>
      </w:tr>
      <w:tr w:rsidR="001407A3" w:rsidRPr="00EA5D32" w14:paraId="4B628969" w14:textId="77777777" w:rsidTr="008873D9">
        <w:trPr>
          <w:trHeight w:hRule="exact" w:val="499"/>
          <w:jc w:val="center"/>
        </w:trPr>
        <w:tc>
          <w:tcPr>
            <w:tcW w:w="1460" w:type="dxa"/>
            <w:vMerge/>
            <w:vAlign w:val="center"/>
          </w:tcPr>
          <w:p w14:paraId="391CAA52" w14:textId="77777777" w:rsidR="001407A3" w:rsidRPr="00EA5D32" w:rsidRDefault="001407A3" w:rsidP="008873D9">
            <w:pPr>
              <w:jc w:val="center"/>
            </w:pPr>
          </w:p>
        </w:tc>
        <w:tc>
          <w:tcPr>
            <w:tcW w:w="1316" w:type="dxa"/>
            <w:vAlign w:val="center"/>
          </w:tcPr>
          <w:p w14:paraId="1BBED8E5" w14:textId="77777777" w:rsidR="001407A3" w:rsidRPr="00EA5D32" w:rsidRDefault="001407A3" w:rsidP="008873D9">
            <w:pPr>
              <w:jc w:val="center"/>
            </w:pPr>
          </w:p>
        </w:tc>
        <w:tc>
          <w:tcPr>
            <w:tcW w:w="1080" w:type="dxa"/>
            <w:vAlign w:val="center"/>
          </w:tcPr>
          <w:p w14:paraId="03937926" w14:textId="77777777" w:rsidR="001407A3" w:rsidRPr="00EA5D32" w:rsidRDefault="001407A3" w:rsidP="008873D9">
            <w:pPr>
              <w:jc w:val="center"/>
            </w:pPr>
          </w:p>
        </w:tc>
        <w:tc>
          <w:tcPr>
            <w:tcW w:w="1800" w:type="dxa"/>
            <w:gridSpan w:val="2"/>
            <w:vAlign w:val="center"/>
          </w:tcPr>
          <w:p w14:paraId="4B9B63DF" w14:textId="77777777" w:rsidR="001407A3" w:rsidRPr="00EA5D32" w:rsidRDefault="001407A3" w:rsidP="008873D9">
            <w:pPr>
              <w:jc w:val="center"/>
            </w:pPr>
          </w:p>
        </w:tc>
        <w:tc>
          <w:tcPr>
            <w:tcW w:w="3452" w:type="dxa"/>
            <w:vAlign w:val="center"/>
          </w:tcPr>
          <w:p w14:paraId="23533D47" w14:textId="77777777" w:rsidR="001407A3" w:rsidRPr="00EA5D32" w:rsidRDefault="001407A3" w:rsidP="008873D9">
            <w:pPr>
              <w:jc w:val="center"/>
            </w:pPr>
          </w:p>
        </w:tc>
      </w:tr>
      <w:tr w:rsidR="001407A3" w:rsidRPr="00EA5D32" w14:paraId="586631D4" w14:textId="77777777" w:rsidTr="008873D9">
        <w:trPr>
          <w:trHeight w:hRule="exact" w:val="499"/>
          <w:jc w:val="center"/>
        </w:trPr>
        <w:tc>
          <w:tcPr>
            <w:tcW w:w="1460" w:type="dxa"/>
            <w:vMerge w:val="restart"/>
            <w:vAlign w:val="center"/>
          </w:tcPr>
          <w:p w14:paraId="1E3E58F6" w14:textId="77777777" w:rsidR="001407A3" w:rsidRPr="00EA5D32" w:rsidRDefault="001407A3" w:rsidP="008873D9">
            <w:pPr>
              <w:jc w:val="center"/>
            </w:pPr>
            <w:r w:rsidRPr="00EA5D32">
              <w:t>设计部门</w:t>
            </w:r>
          </w:p>
        </w:tc>
        <w:tc>
          <w:tcPr>
            <w:tcW w:w="1316" w:type="dxa"/>
            <w:tcBorders>
              <w:bottom w:val="single" w:sz="4" w:space="0" w:color="auto"/>
            </w:tcBorders>
            <w:vAlign w:val="center"/>
          </w:tcPr>
          <w:p w14:paraId="58E7AAB6" w14:textId="77777777" w:rsidR="001407A3" w:rsidRPr="00EA5D32" w:rsidRDefault="001407A3" w:rsidP="008873D9">
            <w:pPr>
              <w:jc w:val="center"/>
            </w:pPr>
          </w:p>
        </w:tc>
        <w:tc>
          <w:tcPr>
            <w:tcW w:w="1080" w:type="dxa"/>
            <w:tcBorders>
              <w:bottom w:val="single" w:sz="4" w:space="0" w:color="auto"/>
            </w:tcBorders>
            <w:vAlign w:val="center"/>
          </w:tcPr>
          <w:p w14:paraId="4A8CDDAF" w14:textId="77777777" w:rsidR="001407A3" w:rsidRPr="00EA5D32" w:rsidRDefault="001407A3" w:rsidP="008873D9">
            <w:pPr>
              <w:jc w:val="center"/>
            </w:pPr>
          </w:p>
        </w:tc>
        <w:tc>
          <w:tcPr>
            <w:tcW w:w="1800" w:type="dxa"/>
            <w:gridSpan w:val="2"/>
            <w:tcBorders>
              <w:bottom w:val="single" w:sz="4" w:space="0" w:color="auto"/>
            </w:tcBorders>
            <w:vAlign w:val="center"/>
          </w:tcPr>
          <w:p w14:paraId="19216D0D" w14:textId="77777777" w:rsidR="001407A3" w:rsidRPr="00EA5D32" w:rsidRDefault="001407A3" w:rsidP="008873D9">
            <w:pPr>
              <w:jc w:val="center"/>
            </w:pPr>
          </w:p>
        </w:tc>
        <w:tc>
          <w:tcPr>
            <w:tcW w:w="3452" w:type="dxa"/>
            <w:tcBorders>
              <w:bottom w:val="single" w:sz="4" w:space="0" w:color="auto"/>
            </w:tcBorders>
            <w:vAlign w:val="center"/>
          </w:tcPr>
          <w:p w14:paraId="32614378" w14:textId="77777777" w:rsidR="001407A3" w:rsidRPr="00EA5D32" w:rsidRDefault="001407A3" w:rsidP="008873D9">
            <w:pPr>
              <w:jc w:val="center"/>
            </w:pPr>
          </w:p>
        </w:tc>
      </w:tr>
      <w:tr w:rsidR="001407A3" w:rsidRPr="00EA5D32" w14:paraId="7CDB1293" w14:textId="77777777" w:rsidTr="008873D9">
        <w:trPr>
          <w:trHeight w:hRule="exact" w:val="499"/>
          <w:jc w:val="center"/>
        </w:trPr>
        <w:tc>
          <w:tcPr>
            <w:tcW w:w="1460" w:type="dxa"/>
            <w:vMerge/>
            <w:vAlign w:val="center"/>
          </w:tcPr>
          <w:p w14:paraId="639266AF" w14:textId="77777777" w:rsidR="001407A3" w:rsidRPr="00EA5D32" w:rsidRDefault="001407A3" w:rsidP="008873D9">
            <w:pPr>
              <w:jc w:val="center"/>
            </w:pPr>
          </w:p>
        </w:tc>
        <w:tc>
          <w:tcPr>
            <w:tcW w:w="1316" w:type="dxa"/>
            <w:tcBorders>
              <w:top w:val="single" w:sz="4" w:space="0" w:color="auto"/>
            </w:tcBorders>
            <w:vAlign w:val="center"/>
          </w:tcPr>
          <w:p w14:paraId="027A2B28" w14:textId="77777777" w:rsidR="001407A3" w:rsidRPr="00EA5D32" w:rsidRDefault="001407A3" w:rsidP="008873D9">
            <w:pPr>
              <w:jc w:val="center"/>
            </w:pPr>
          </w:p>
        </w:tc>
        <w:tc>
          <w:tcPr>
            <w:tcW w:w="1080" w:type="dxa"/>
            <w:tcBorders>
              <w:top w:val="single" w:sz="4" w:space="0" w:color="auto"/>
            </w:tcBorders>
            <w:vAlign w:val="center"/>
          </w:tcPr>
          <w:p w14:paraId="23D6605F" w14:textId="77777777" w:rsidR="001407A3" w:rsidRPr="00EA5D32" w:rsidRDefault="001407A3" w:rsidP="008873D9">
            <w:pPr>
              <w:jc w:val="center"/>
            </w:pPr>
          </w:p>
        </w:tc>
        <w:tc>
          <w:tcPr>
            <w:tcW w:w="1800" w:type="dxa"/>
            <w:gridSpan w:val="2"/>
            <w:tcBorders>
              <w:top w:val="single" w:sz="4" w:space="0" w:color="auto"/>
            </w:tcBorders>
            <w:vAlign w:val="center"/>
          </w:tcPr>
          <w:p w14:paraId="723BD0E3" w14:textId="77777777" w:rsidR="001407A3" w:rsidRPr="00EA5D32" w:rsidRDefault="001407A3" w:rsidP="008873D9">
            <w:pPr>
              <w:jc w:val="center"/>
            </w:pPr>
          </w:p>
        </w:tc>
        <w:tc>
          <w:tcPr>
            <w:tcW w:w="3452" w:type="dxa"/>
            <w:tcBorders>
              <w:top w:val="single" w:sz="4" w:space="0" w:color="auto"/>
            </w:tcBorders>
            <w:vAlign w:val="center"/>
          </w:tcPr>
          <w:p w14:paraId="7BC98408" w14:textId="77777777" w:rsidR="001407A3" w:rsidRPr="00EA5D32" w:rsidRDefault="001407A3" w:rsidP="008873D9">
            <w:pPr>
              <w:jc w:val="center"/>
            </w:pPr>
          </w:p>
        </w:tc>
      </w:tr>
      <w:tr w:rsidR="001407A3" w:rsidRPr="00EA5D32" w14:paraId="24AA5A24" w14:textId="77777777" w:rsidTr="008873D9">
        <w:trPr>
          <w:trHeight w:hRule="exact" w:val="440"/>
          <w:jc w:val="center"/>
        </w:trPr>
        <w:tc>
          <w:tcPr>
            <w:tcW w:w="1460" w:type="dxa"/>
            <w:vMerge w:val="restart"/>
            <w:vAlign w:val="center"/>
          </w:tcPr>
          <w:p w14:paraId="7B64925A" w14:textId="77777777" w:rsidR="001407A3" w:rsidRPr="00EA5D32" w:rsidRDefault="001407A3" w:rsidP="008873D9">
            <w:pPr>
              <w:jc w:val="center"/>
            </w:pPr>
            <w:r w:rsidRPr="00EA5D32">
              <w:t>监理部门</w:t>
            </w:r>
          </w:p>
        </w:tc>
        <w:tc>
          <w:tcPr>
            <w:tcW w:w="1316" w:type="dxa"/>
            <w:tcBorders>
              <w:bottom w:val="single" w:sz="4" w:space="0" w:color="auto"/>
            </w:tcBorders>
            <w:vAlign w:val="center"/>
          </w:tcPr>
          <w:p w14:paraId="5C4F77C3" w14:textId="77777777" w:rsidR="001407A3" w:rsidRPr="00EA5D32" w:rsidRDefault="001407A3" w:rsidP="008873D9">
            <w:pPr>
              <w:jc w:val="center"/>
            </w:pPr>
          </w:p>
        </w:tc>
        <w:tc>
          <w:tcPr>
            <w:tcW w:w="1080" w:type="dxa"/>
            <w:tcBorders>
              <w:bottom w:val="single" w:sz="4" w:space="0" w:color="auto"/>
            </w:tcBorders>
            <w:vAlign w:val="center"/>
          </w:tcPr>
          <w:p w14:paraId="6FB2516C" w14:textId="77777777" w:rsidR="001407A3" w:rsidRPr="00EA5D32" w:rsidRDefault="001407A3" w:rsidP="008873D9">
            <w:pPr>
              <w:jc w:val="center"/>
            </w:pPr>
          </w:p>
        </w:tc>
        <w:tc>
          <w:tcPr>
            <w:tcW w:w="1800" w:type="dxa"/>
            <w:gridSpan w:val="2"/>
            <w:tcBorders>
              <w:bottom w:val="single" w:sz="4" w:space="0" w:color="auto"/>
            </w:tcBorders>
            <w:vAlign w:val="center"/>
          </w:tcPr>
          <w:p w14:paraId="26EA976B" w14:textId="77777777" w:rsidR="001407A3" w:rsidRPr="00EA5D32" w:rsidRDefault="001407A3" w:rsidP="008873D9">
            <w:pPr>
              <w:jc w:val="center"/>
            </w:pPr>
          </w:p>
        </w:tc>
        <w:tc>
          <w:tcPr>
            <w:tcW w:w="3452" w:type="dxa"/>
            <w:tcBorders>
              <w:bottom w:val="single" w:sz="4" w:space="0" w:color="auto"/>
            </w:tcBorders>
            <w:vAlign w:val="center"/>
          </w:tcPr>
          <w:p w14:paraId="10BFAF07" w14:textId="77777777" w:rsidR="001407A3" w:rsidRPr="00EA5D32" w:rsidRDefault="001407A3" w:rsidP="008873D9">
            <w:pPr>
              <w:jc w:val="center"/>
            </w:pPr>
          </w:p>
        </w:tc>
      </w:tr>
      <w:tr w:rsidR="001407A3" w:rsidRPr="00EA5D32" w14:paraId="6E358DDE" w14:textId="77777777" w:rsidTr="008873D9">
        <w:trPr>
          <w:trHeight w:hRule="exact" w:val="405"/>
          <w:jc w:val="center"/>
        </w:trPr>
        <w:tc>
          <w:tcPr>
            <w:tcW w:w="1460" w:type="dxa"/>
            <w:vMerge/>
            <w:vAlign w:val="center"/>
          </w:tcPr>
          <w:p w14:paraId="3650CC34" w14:textId="77777777" w:rsidR="001407A3" w:rsidRPr="00EA5D32" w:rsidRDefault="001407A3" w:rsidP="008873D9">
            <w:pPr>
              <w:jc w:val="center"/>
            </w:pPr>
          </w:p>
        </w:tc>
        <w:tc>
          <w:tcPr>
            <w:tcW w:w="1316" w:type="dxa"/>
            <w:tcBorders>
              <w:top w:val="single" w:sz="4" w:space="0" w:color="auto"/>
            </w:tcBorders>
            <w:vAlign w:val="center"/>
          </w:tcPr>
          <w:p w14:paraId="54B6B869" w14:textId="77777777" w:rsidR="001407A3" w:rsidRPr="00EA5D32" w:rsidRDefault="001407A3" w:rsidP="008873D9">
            <w:pPr>
              <w:jc w:val="center"/>
            </w:pPr>
          </w:p>
        </w:tc>
        <w:tc>
          <w:tcPr>
            <w:tcW w:w="1080" w:type="dxa"/>
            <w:tcBorders>
              <w:top w:val="single" w:sz="4" w:space="0" w:color="auto"/>
            </w:tcBorders>
            <w:vAlign w:val="center"/>
          </w:tcPr>
          <w:p w14:paraId="00CD85F7" w14:textId="77777777" w:rsidR="001407A3" w:rsidRPr="00EA5D32" w:rsidRDefault="001407A3" w:rsidP="008873D9">
            <w:pPr>
              <w:jc w:val="center"/>
            </w:pPr>
          </w:p>
        </w:tc>
        <w:tc>
          <w:tcPr>
            <w:tcW w:w="1800" w:type="dxa"/>
            <w:gridSpan w:val="2"/>
            <w:tcBorders>
              <w:top w:val="single" w:sz="4" w:space="0" w:color="auto"/>
            </w:tcBorders>
            <w:vAlign w:val="center"/>
          </w:tcPr>
          <w:p w14:paraId="679904D5" w14:textId="77777777" w:rsidR="001407A3" w:rsidRPr="00EA5D32" w:rsidRDefault="001407A3" w:rsidP="008873D9">
            <w:pPr>
              <w:jc w:val="center"/>
            </w:pPr>
          </w:p>
        </w:tc>
        <w:tc>
          <w:tcPr>
            <w:tcW w:w="3452" w:type="dxa"/>
            <w:tcBorders>
              <w:top w:val="single" w:sz="4" w:space="0" w:color="auto"/>
            </w:tcBorders>
            <w:vAlign w:val="center"/>
          </w:tcPr>
          <w:p w14:paraId="745B50BE" w14:textId="77777777" w:rsidR="001407A3" w:rsidRPr="00EA5D32" w:rsidRDefault="001407A3" w:rsidP="008873D9">
            <w:pPr>
              <w:jc w:val="center"/>
            </w:pPr>
          </w:p>
        </w:tc>
      </w:tr>
    </w:tbl>
    <w:p w14:paraId="17907FCD" w14:textId="77777777" w:rsidR="001407A3" w:rsidRPr="00EA5D32" w:rsidRDefault="001407A3" w:rsidP="001407A3">
      <w:pPr>
        <w:snapToGrid w:val="0"/>
        <w:jc w:val="left"/>
      </w:pPr>
    </w:p>
    <w:p w14:paraId="1D83A295" w14:textId="77777777" w:rsidR="001407A3" w:rsidRPr="00EA5D32" w:rsidRDefault="001407A3" w:rsidP="001407A3">
      <w:pPr>
        <w:snapToGrid w:val="0"/>
        <w:jc w:val="left"/>
        <w:sectPr w:rsidR="001407A3" w:rsidRPr="00EA5D32" w:rsidSect="008873D9">
          <w:pgSz w:w="11906" w:h="16838" w:code="9"/>
          <w:pgMar w:top="1474" w:right="1985" w:bottom="1588" w:left="2098" w:header="851" w:footer="992" w:gutter="0"/>
          <w:cols w:space="425"/>
          <w:docGrid w:linePitch="289"/>
        </w:sectPr>
      </w:pPr>
      <w:r w:rsidRPr="00EA5D32">
        <w:t>注：下</w:t>
      </w:r>
      <w:proofErr w:type="gramStart"/>
      <w:r w:rsidRPr="00EA5D32">
        <w:t>穿线路</w:t>
      </w:r>
      <w:proofErr w:type="gramEnd"/>
      <w:r w:rsidRPr="00EA5D32">
        <w:t>等施工时间超过</w:t>
      </w:r>
      <w:r w:rsidRPr="00EA5D32">
        <w:t>24</w:t>
      </w:r>
      <w:r w:rsidRPr="00EA5D32">
        <w:t>小时的</w:t>
      </w:r>
      <w:r w:rsidRPr="00EA5D32">
        <w:t>Ⅲ</w:t>
      </w:r>
      <w:r w:rsidRPr="00EA5D32">
        <w:t>级施工，设备管理单位</w:t>
      </w:r>
      <w:r w:rsidRPr="00EA5D32">
        <w:rPr>
          <w:rFonts w:hint="eastAsia"/>
        </w:rPr>
        <w:t>、</w:t>
      </w:r>
      <w:r w:rsidRPr="00EA5D32">
        <w:t>建设项目管理机构人员应逐日填记此表</w:t>
      </w:r>
      <w:r w:rsidRPr="00EA5D32">
        <w:rPr>
          <w:rFonts w:hint="eastAsia"/>
        </w:rPr>
        <w:t>（</w:t>
      </w:r>
      <w:r w:rsidRPr="00EA5D32">
        <w:t>正、副组长</w:t>
      </w:r>
      <w:r w:rsidRPr="00EA5D32">
        <w:rPr>
          <w:rFonts w:hint="eastAsia"/>
        </w:rPr>
        <w:t>参与</w:t>
      </w:r>
      <w:r w:rsidRPr="00EA5D32">
        <w:t>现场组织协调和安全监控</w:t>
      </w:r>
      <w:r w:rsidRPr="00EA5D32">
        <w:rPr>
          <w:rFonts w:hint="eastAsia"/>
        </w:rPr>
        <w:t>时填记）</w:t>
      </w:r>
      <w:r w:rsidRPr="00EA5D32">
        <w:t>。</w:t>
      </w:r>
    </w:p>
    <w:p w14:paraId="5E00F010" w14:textId="77777777" w:rsidR="001407A3" w:rsidRPr="009F3614" w:rsidRDefault="001407A3" w:rsidP="001407A3">
      <w:pPr>
        <w:tabs>
          <w:tab w:val="left" w:pos="5940"/>
        </w:tabs>
        <w:adjustRightInd w:val="0"/>
        <w:snapToGrid w:val="0"/>
        <w:spacing w:line="560" w:lineRule="exact"/>
        <w:jc w:val="left"/>
        <w:rPr>
          <w:rFonts w:ascii="黑体" w:eastAsia="黑体" w:hAnsi="黑体"/>
          <w:sz w:val="32"/>
          <w:szCs w:val="32"/>
        </w:rPr>
      </w:pPr>
      <w:r w:rsidRPr="009F3614">
        <w:rPr>
          <w:rFonts w:ascii="黑体" w:eastAsia="黑体" w:hAnsi="黑体"/>
          <w:sz w:val="32"/>
          <w:szCs w:val="32"/>
        </w:rPr>
        <w:lastRenderedPageBreak/>
        <w:t>附件25</w:t>
      </w:r>
    </w:p>
    <w:p w14:paraId="65069005" w14:textId="77777777" w:rsidR="001407A3" w:rsidRPr="009F3614" w:rsidRDefault="001407A3" w:rsidP="001407A3">
      <w:pPr>
        <w:tabs>
          <w:tab w:val="left" w:pos="5940"/>
        </w:tabs>
        <w:adjustRightInd w:val="0"/>
        <w:snapToGrid w:val="0"/>
        <w:spacing w:line="560" w:lineRule="exact"/>
        <w:jc w:val="center"/>
        <w:rPr>
          <w:rFonts w:eastAsia="华文中宋"/>
          <w:b/>
          <w:sz w:val="36"/>
          <w:szCs w:val="36"/>
        </w:rPr>
      </w:pPr>
      <w:r w:rsidRPr="009F3614">
        <w:rPr>
          <w:rFonts w:eastAsia="华文中宋" w:hint="eastAsia"/>
          <w:b/>
          <w:sz w:val="36"/>
          <w:szCs w:val="36"/>
        </w:rPr>
        <w:t>施工（维修）作业配合通知书</w:t>
      </w:r>
    </w:p>
    <w:p w14:paraId="47CFF379" w14:textId="77777777" w:rsidR="001407A3" w:rsidRPr="009F3614" w:rsidRDefault="001407A3" w:rsidP="001407A3">
      <w:pPr>
        <w:tabs>
          <w:tab w:val="left" w:pos="5940"/>
        </w:tabs>
        <w:adjustRightInd w:val="0"/>
        <w:snapToGrid w:val="0"/>
        <w:spacing w:line="560" w:lineRule="exact"/>
        <w:jc w:val="left"/>
        <w:rPr>
          <w:rFonts w:ascii="宋体" w:hAnsi="宋体"/>
          <w:sz w:val="24"/>
          <w:szCs w:val="24"/>
        </w:rPr>
      </w:pPr>
      <w:r w:rsidRPr="009F3614">
        <w:rPr>
          <w:rFonts w:ascii="宋体" w:hAnsi="宋体"/>
          <w:sz w:val="24"/>
          <w:szCs w:val="24"/>
          <w:u w:val="single"/>
        </w:rPr>
        <w:t xml:space="preserve">         </w:t>
      </w:r>
      <w:r w:rsidRPr="009F3614">
        <w:rPr>
          <w:rFonts w:ascii="宋体" w:hAnsi="宋体" w:hint="eastAsia"/>
          <w:sz w:val="24"/>
          <w:szCs w:val="24"/>
        </w:rPr>
        <w:t>（单位名称）：</w:t>
      </w:r>
    </w:p>
    <w:p w14:paraId="0FBC32C4" w14:textId="77777777" w:rsidR="001407A3" w:rsidRPr="009F3614" w:rsidRDefault="001407A3" w:rsidP="001407A3">
      <w:pPr>
        <w:autoSpaceDE w:val="0"/>
        <w:autoSpaceDN w:val="0"/>
        <w:adjustRightInd w:val="0"/>
        <w:snapToGrid w:val="0"/>
        <w:spacing w:line="560" w:lineRule="exact"/>
        <w:jc w:val="left"/>
        <w:rPr>
          <w:rFonts w:ascii="宋体" w:hAnsi="宋体"/>
          <w:sz w:val="24"/>
          <w:szCs w:val="24"/>
        </w:rPr>
      </w:pPr>
      <w:r w:rsidRPr="009F3614">
        <w:rPr>
          <w:rFonts w:ascii="宋体" w:hAnsi="宋体" w:hint="eastAsia"/>
          <w:sz w:val="24"/>
          <w:szCs w:val="24"/>
        </w:rPr>
        <w:t>我单</w:t>
      </w:r>
      <w:proofErr w:type="gramStart"/>
      <w:r w:rsidRPr="009F3614">
        <w:rPr>
          <w:rFonts w:ascii="宋体" w:hAnsi="宋体" w:hint="eastAsia"/>
          <w:sz w:val="24"/>
          <w:szCs w:val="24"/>
        </w:rPr>
        <w:t>位拟</w:t>
      </w:r>
      <w:proofErr w:type="gramEnd"/>
      <w:r w:rsidRPr="009F3614">
        <w:rPr>
          <w:rFonts w:ascii="宋体" w:hAnsi="宋体" w:hint="eastAsia"/>
          <w:sz w:val="24"/>
          <w:szCs w:val="24"/>
        </w:rPr>
        <w:t>于</w:t>
      </w:r>
      <w:r w:rsidRPr="009F3614">
        <w:rPr>
          <w:rFonts w:ascii="宋体" w:hAnsi="宋体"/>
          <w:sz w:val="24"/>
          <w:szCs w:val="24"/>
        </w:rPr>
        <w:t>X月X日进行以下施工（维修）作业，请贵单位予以配合。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927"/>
        <w:gridCol w:w="207"/>
        <w:gridCol w:w="1303"/>
        <w:gridCol w:w="540"/>
        <w:gridCol w:w="970"/>
        <w:gridCol w:w="589"/>
        <w:gridCol w:w="921"/>
        <w:gridCol w:w="1510"/>
        <w:tblGridChange w:id="463">
          <w:tblGrid>
            <w:gridCol w:w="2093"/>
            <w:gridCol w:w="927"/>
            <w:gridCol w:w="207"/>
            <w:gridCol w:w="1303"/>
            <w:gridCol w:w="540"/>
            <w:gridCol w:w="970"/>
            <w:gridCol w:w="589"/>
            <w:gridCol w:w="921"/>
            <w:gridCol w:w="1510"/>
          </w:tblGrid>
        </w:tblGridChange>
      </w:tblGrid>
      <w:tr w:rsidR="001407A3" w:rsidRPr="00EA5D32" w14:paraId="1562DE32" w14:textId="77777777" w:rsidTr="001407A3">
        <w:trPr>
          <w:trHeight w:hRule="exact" w:val="749"/>
        </w:trPr>
        <w:tc>
          <w:tcPr>
            <w:tcW w:w="2093" w:type="dxa"/>
            <w:vAlign w:val="center"/>
          </w:tcPr>
          <w:p w14:paraId="41F43975"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主体作业项目</w:t>
            </w:r>
          </w:p>
        </w:tc>
        <w:tc>
          <w:tcPr>
            <w:tcW w:w="6967" w:type="dxa"/>
            <w:gridSpan w:val="8"/>
            <w:vAlign w:val="center"/>
          </w:tcPr>
          <w:p w14:paraId="514D1671" w14:textId="77777777" w:rsidR="001407A3" w:rsidRPr="00EA5D32"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r>
      <w:tr w:rsidR="001407A3" w:rsidRPr="00EA5D32" w14:paraId="3C75ED32" w14:textId="77777777" w:rsidTr="001407A3">
        <w:trPr>
          <w:trHeight w:hRule="exact" w:val="845"/>
        </w:trPr>
        <w:tc>
          <w:tcPr>
            <w:tcW w:w="2093" w:type="dxa"/>
            <w:vAlign w:val="center"/>
          </w:tcPr>
          <w:p w14:paraId="0CF2E248"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作业日期</w:t>
            </w:r>
          </w:p>
        </w:tc>
        <w:tc>
          <w:tcPr>
            <w:tcW w:w="927" w:type="dxa"/>
            <w:vAlign w:val="center"/>
          </w:tcPr>
          <w:p w14:paraId="5CDFADE2" w14:textId="77777777" w:rsidR="001407A3" w:rsidRPr="00EA5D32"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c>
          <w:tcPr>
            <w:tcW w:w="1510" w:type="dxa"/>
            <w:gridSpan w:val="2"/>
            <w:vAlign w:val="center"/>
          </w:tcPr>
          <w:p w14:paraId="0C1EAD1E" w14:textId="77777777" w:rsidR="001407A3" w:rsidRPr="009F3614" w:rsidRDefault="001407A3" w:rsidP="001407A3">
            <w:pPr>
              <w:autoSpaceDE w:val="0"/>
              <w:autoSpaceDN w:val="0"/>
              <w:adjustRightInd w:val="0"/>
              <w:snapToGrid w:val="0"/>
              <w:spacing w:line="560" w:lineRule="exact"/>
              <w:jc w:val="center"/>
              <w:rPr>
                <w:rFonts w:ascii="宋体" w:hAnsi="宋体"/>
                <w:kern w:val="0"/>
                <w:sz w:val="24"/>
                <w:szCs w:val="24"/>
              </w:rPr>
            </w:pPr>
            <w:r w:rsidRPr="009F3614">
              <w:rPr>
                <w:rFonts w:ascii="宋体" w:hAnsi="宋体" w:hint="eastAsia"/>
                <w:sz w:val="24"/>
                <w:szCs w:val="24"/>
              </w:rPr>
              <w:t>要点时间</w:t>
            </w:r>
          </w:p>
        </w:tc>
        <w:tc>
          <w:tcPr>
            <w:tcW w:w="1510" w:type="dxa"/>
            <w:gridSpan w:val="2"/>
            <w:vAlign w:val="center"/>
          </w:tcPr>
          <w:p w14:paraId="0FE40E99" w14:textId="77777777" w:rsidR="001407A3" w:rsidRPr="009F3614"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c>
          <w:tcPr>
            <w:tcW w:w="1510" w:type="dxa"/>
            <w:gridSpan w:val="2"/>
            <w:vAlign w:val="center"/>
          </w:tcPr>
          <w:p w14:paraId="3B10CDFD" w14:textId="77777777" w:rsidR="001407A3" w:rsidRPr="009F3614" w:rsidRDefault="001407A3" w:rsidP="001407A3">
            <w:pPr>
              <w:autoSpaceDE w:val="0"/>
              <w:autoSpaceDN w:val="0"/>
              <w:adjustRightInd w:val="0"/>
              <w:snapToGrid w:val="0"/>
              <w:spacing w:line="560" w:lineRule="exact"/>
              <w:jc w:val="center"/>
              <w:rPr>
                <w:rFonts w:ascii="宋体" w:hAnsi="宋体"/>
                <w:kern w:val="0"/>
                <w:sz w:val="24"/>
                <w:szCs w:val="24"/>
              </w:rPr>
            </w:pPr>
            <w:r w:rsidRPr="009F3614">
              <w:rPr>
                <w:rFonts w:ascii="宋体" w:hAnsi="宋体" w:hint="eastAsia"/>
                <w:sz w:val="24"/>
                <w:szCs w:val="24"/>
              </w:rPr>
              <w:t>登记站</w:t>
            </w:r>
          </w:p>
        </w:tc>
        <w:tc>
          <w:tcPr>
            <w:tcW w:w="1510" w:type="dxa"/>
            <w:vAlign w:val="center"/>
          </w:tcPr>
          <w:p w14:paraId="0EBB248D" w14:textId="77777777" w:rsidR="001407A3" w:rsidRPr="009F3614"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r>
      <w:tr w:rsidR="001407A3" w:rsidRPr="00EA5D32" w14:paraId="0209851C" w14:textId="77777777" w:rsidTr="001407A3">
        <w:trPr>
          <w:trHeight w:hRule="exact" w:val="969"/>
        </w:trPr>
        <w:tc>
          <w:tcPr>
            <w:tcW w:w="2093" w:type="dxa"/>
            <w:vAlign w:val="center"/>
          </w:tcPr>
          <w:p w14:paraId="131964F1"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作业地点</w:t>
            </w:r>
          </w:p>
        </w:tc>
        <w:tc>
          <w:tcPr>
            <w:tcW w:w="2437" w:type="dxa"/>
            <w:gridSpan w:val="3"/>
            <w:vAlign w:val="center"/>
          </w:tcPr>
          <w:p w14:paraId="504239DB" w14:textId="77777777" w:rsidR="001407A3" w:rsidRPr="00EA5D32"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c>
          <w:tcPr>
            <w:tcW w:w="1510" w:type="dxa"/>
            <w:gridSpan w:val="2"/>
            <w:vAlign w:val="center"/>
          </w:tcPr>
          <w:p w14:paraId="17B26B44" w14:textId="77777777" w:rsidR="001407A3" w:rsidRPr="009F3614" w:rsidRDefault="001407A3" w:rsidP="001407A3">
            <w:pPr>
              <w:autoSpaceDE w:val="0"/>
              <w:autoSpaceDN w:val="0"/>
              <w:adjustRightInd w:val="0"/>
              <w:snapToGrid w:val="0"/>
              <w:spacing w:line="560" w:lineRule="exact"/>
              <w:jc w:val="center"/>
              <w:rPr>
                <w:rFonts w:ascii="宋体" w:hAnsi="宋体"/>
                <w:kern w:val="0"/>
                <w:sz w:val="24"/>
                <w:szCs w:val="24"/>
              </w:rPr>
            </w:pPr>
            <w:r w:rsidRPr="009F3614">
              <w:rPr>
                <w:rFonts w:ascii="宋体" w:hAnsi="宋体" w:hint="eastAsia"/>
                <w:sz w:val="24"/>
                <w:szCs w:val="24"/>
              </w:rPr>
              <w:t>作业里程</w:t>
            </w:r>
          </w:p>
        </w:tc>
        <w:tc>
          <w:tcPr>
            <w:tcW w:w="3020" w:type="dxa"/>
            <w:gridSpan w:val="3"/>
            <w:vAlign w:val="center"/>
          </w:tcPr>
          <w:p w14:paraId="32C9C7FA" w14:textId="77777777" w:rsidR="001407A3" w:rsidRPr="009F3614"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r>
      <w:tr w:rsidR="001407A3" w:rsidRPr="00EA5D32" w14:paraId="398A17DF" w14:textId="77777777" w:rsidTr="00143709">
        <w:trPr>
          <w:trHeight w:hRule="exact" w:val="1026"/>
        </w:trPr>
        <w:tc>
          <w:tcPr>
            <w:tcW w:w="2093" w:type="dxa"/>
            <w:vAlign w:val="center"/>
          </w:tcPr>
          <w:p w14:paraId="42443AFE"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作业条件</w:t>
            </w:r>
          </w:p>
        </w:tc>
        <w:tc>
          <w:tcPr>
            <w:tcW w:w="6967" w:type="dxa"/>
            <w:gridSpan w:val="8"/>
            <w:vAlign w:val="center"/>
          </w:tcPr>
          <w:p w14:paraId="4E98087A" w14:textId="77777777" w:rsidR="001407A3" w:rsidRPr="00EA5D32" w:rsidRDefault="001407A3" w:rsidP="00143709">
            <w:pPr>
              <w:keepNext/>
              <w:keepLines/>
              <w:autoSpaceDE w:val="0"/>
              <w:autoSpaceDN w:val="0"/>
              <w:adjustRightInd w:val="0"/>
              <w:snapToGrid w:val="0"/>
              <w:spacing w:before="340" w:after="330" w:line="560" w:lineRule="exact"/>
              <w:outlineLvl w:val="0"/>
              <w:rPr>
                <w:rFonts w:ascii="宋体" w:hAnsi="宋体"/>
                <w:kern w:val="0"/>
                <w:sz w:val="24"/>
                <w:szCs w:val="24"/>
              </w:rPr>
            </w:pPr>
          </w:p>
        </w:tc>
      </w:tr>
      <w:tr w:rsidR="001407A3" w:rsidRPr="00EA5D32" w14:paraId="7527CB82" w14:textId="77777777" w:rsidTr="00143709">
        <w:trPr>
          <w:trHeight w:hRule="exact" w:val="999"/>
        </w:trPr>
        <w:tc>
          <w:tcPr>
            <w:tcW w:w="2093" w:type="dxa"/>
            <w:vAlign w:val="center"/>
          </w:tcPr>
          <w:p w14:paraId="01C2A0E7"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配合作业内容</w:t>
            </w:r>
          </w:p>
        </w:tc>
        <w:tc>
          <w:tcPr>
            <w:tcW w:w="6967" w:type="dxa"/>
            <w:gridSpan w:val="8"/>
            <w:vAlign w:val="center"/>
          </w:tcPr>
          <w:p w14:paraId="22A37E0F" w14:textId="77777777" w:rsidR="001407A3" w:rsidRPr="00EA5D32" w:rsidRDefault="001407A3" w:rsidP="00143709">
            <w:pPr>
              <w:keepNext/>
              <w:keepLines/>
              <w:autoSpaceDE w:val="0"/>
              <w:autoSpaceDN w:val="0"/>
              <w:adjustRightInd w:val="0"/>
              <w:snapToGrid w:val="0"/>
              <w:spacing w:before="340" w:after="330" w:line="560" w:lineRule="exact"/>
              <w:outlineLvl w:val="0"/>
              <w:rPr>
                <w:rFonts w:ascii="宋体" w:hAnsi="宋体"/>
                <w:kern w:val="0"/>
                <w:sz w:val="24"/>
                <w:szCs w:val="24"/>
              </w:rPr>
            </w:pPr>
          </w:p>
        </w:tc>
      </w:tr>
      <w:tr w:rsidR="001407A3" w:rsidRPr="00EA5D32" w14:paraId="20258ED2" w14:textId="77777777" w:rsidTr="001407A3">
        <w:trPr>
          <w:trHeight w:hRule="exact" w:val="708"/>
        </w:trPr>
        <w:tc>
          <w:tcPr>
            <w:tcW w:w="2093" w:type="dxa"/>
            <w:vAlign w:val="center"/>
          </w:tcPr>
          <w:p w14:paraId="12B724B4"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其他事项</w:t>
            </w:r>
          </w:p>
        </w:tc>
        <w:tc>
          <w:tcPr>
            <w:tcW w:w="6967" w:type="dxa"/>
            <w:gridSpan w:val="8"/>
            <w:vAlign w:val="center"/>
          </w:tcPr>
          <w:p w14:paraId="1707C537" w14:textId="77777777" w:rsidR="001407A3" w:rsidRPr="00EA5D32"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r>
      <w:tr w:rsidR="001407A3" w:rsidRPr="00EA5D32" w14:paraId="6C2CC084" w14:textId="77777777" w:rsidTr="001407A3">
        <w:trPr>
          <w:trHeight w:val="979"/>
        </w:trPr>
        <w:tc>
          <w:tcPr>
            <w:tcW w:w="2093" w:type="dxa"/>
            <w:vAlign w:val="center"/>
          </w:tcPr>
          <w:p w14:paraId="5BE4DED6" w14:textId="77777777" w:rsidR="001407A3" w:rsidRPr="00EA5D32" w:rsidRDefault="001407A3" w:rsidP="001407A3">
            <w:pPr>
              <w:autoSpaceDE w:val="0"/>
              <w:autoSpaceDN w:val="0"/>
              <w:adjustRightInd w:val="0"/>
              <w:snapToGrid w:val="0"/>
              <w:spacing w:line="560" w:lineRule="exact"/>
              <w:jc w:val="center"/>
              <w:rPr>
                <w:rFonts w:ascii="宋体" w:hAnsi="宋体"/>
                <w:kern w:val="0"/>
                <w:sz w:val="24"/>
                <w:szCs w:val="24"/>
              </w:rPr>
            </w:pPr>
            <w:r w:rsidRPr="00EA5D32">
              <w:rPr>
                <w:rFonts w:ascii="宋体" w:hAnsi="宋体" w:hint="eastAsia"/>
                <w:sz w:val="24"/>
                <w:szCs w:val="24"/>
              </w:rPr>
              <w:t>施工（维修）单位</w:t>
            </w:r>
          </w:p>
        </w:tc>
        <w:tc>
          <w:tcPr>
            <w:tcW w:w="1134" w:type="dxa"/>
            <w:gridSpan w:val="2"/>
            <w:vAlign w:val="center"/>
          </w:tcPr>
          <w:p w14:paraId="76459BB2" w14:textId="77777777" w:rsidR="001407A3" w:rsidRPr="00EA5D32"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c>
          <w:tcPr>
            <w:tcW w:w="1843" w:type="dxa"/>
            <w:gridSpan w:val="2"/>
            <w:vAlign w:val="center"/>
          </w:tcPr>
          <w:p w14:paraId="6772E157" w14:textId="77777777" w:rsidR="001407A3" w:rsidRPr="009F3614" w:rsidRDefault="001407A3" w:rsidP="001407A3">
            <w:pPr>
              <w:autoSpaceDE w:val="0"/>
              <w:autoSpaceDN w:val="0"/>
              <w:adjustRightInd w:val="0"/>
              <w:snapToGrid w:val="0"/>
              <w:spacing w:line="560" w:lineRule="exact"/>
              <w:jc w:val="center"/>
              <w:rPr>
                <w:rFonts w:ascii="宋体" w:hAnsi="宋体"/>
                <w:kern w:val="0"/>
                <w:sz w:val="24"/>
                <w:szCs w:val="24"/>
              </w:rPr>
            </w:pPr>
            <w:r w:rsidRPr="009F3614">
              <w:rPr>
                <w:rFonts w:ascii="宋体" w:hAnsi="宋体" w:hint="eastAsia"/>
                <w:sz w:val="24"/>
                <w:szCs w:val="24"/>
              </w:rPr>
              <w:t>施工负责人（姓名、职务）</w:t>
            </w:r>
          </w:p>
        </w:tc>
        <w:tc>
          <w:tcPr>
            <w:tcW w:w="1559" w:type="dxa"/>
            <w:gridSpan w:val="2"/>
            <w:vAlign w:val="center"/>
          </w:tcPr>
          <w:p w14:paraId="3D3BB32D" w14:textId="77777777" w:rsidR="001407A3" w:rsidRPr="009F3614"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c>
          <w:tcPr>
            <w:tcW w:w="921" w:type="dxa"/>
            <w:vAlign w:val="center"/>
          </w:tcPr>
          <w:p w14:paraId="3655A6C1" w14:textId="77777777" w:rsidR="001407A3" w:rsidRPr="009F3614" w:rsidRDefault="001407A3" w:rsidP="001407A3">
            <w:pPr>
              <w:autoSpaceDE w:val="0"/>
              <w:autoSpaceDN w:val="0"/>
              <w:adjustRightInd w:val="0"/>
              <w:snapToGrid w:val="0"/>
              <w:spacing w:line="560" w:lineRule="exact"/>
              <w:jc w:val="center"/>
              <w:rPr>
                <w:rFonts w:ascii="宋体" w:hAnsi="宋体"/>
                <w:kern w:val="0"/>
                <w:sz w:val="24"/>
                <w:szCs w:val="24"/>
              </w:rPr>
            </w:pPr>
            <w:r w:rsidRPr="009F3614">
              <w:rPr>
                <w:rFonts w:ascii="宋体" w:hAnsi="宋体" w:hint="eastAsia"/>
                <w:sz w:val="24"/>
                <w:szCs w:val="24"/>
              </w:rPr>
              <w:t>电话</w:t>
            </w:r>
          </w:p>
        </w:tc>
        <w:tc>
          <w:tcPr>
            <w:tcW w:w="1510" w:type="dxa"/>
            <w:vAlign w:val="center"/>
          </w:tcPr>
          <w:p w14:paraId="0EEB190D" w14:textId="77777777" w:rsidR="001407A3" w:rsidRPr="009F3614" w:rsidRDefault="001407A3" w:rsidP="001407A3">
            <w:pPr>
              <w:keepNext/>
              <w:keepLines/>
              <w:autoSpaceDE w:val="0"/>
              <w:autoSpaceDN w:val="0"/>
              <w:adjustRightInd w:val="0"/>
              <w:snapToGrid w:val="0"/>
              <w:spacing w:before="340" w:after="330" w:line="560" w:lineRule="exact"/>
              <w:jc w:val="center"/>
              <w:outlineLvl w:val="0"/>
              <w:rPr>
                <w:rFonts w:ascii="宋体" w:hAnsi="宋体"/>
                <w:kern w:val="0"/>
                <w:sz w:val="24"/>
                <w:szCs w:val="24"/>
              </w:rPr>
            </w:pPr>
          </w:p>
        </w:tc>
      </w:tr>
    </w:tbl>
    <w:p w14:paraId="0BE27C05" w14:textId="77777777" w:rsidR="001407A3" w:rsidRPr="009F3614" w:rsidRDefault="001407A3" w:rsidP="001407A3">
      <w:pPr>
        <w:autoSpaceDE w:val="0"/>
        <w:autoSpaceDN w:val="0"/>
        <w:adjustRightInd w:val="0"/>
        <w:snapToGrid w:val="0"/>
        <w:spacing w:line="560" w:lineRule="exact"/>
        <w:ind w:firstLine="480"/>
        <w:jc w:val="left"/>
        <w:rPr>
          <w:rFonts w:ascii="宋体" w:hAnsi="宋体"/>
          <w:sz w:val="24"/>
          <w:szCs w:val="24"/>
        </w:rPr>
      </w:pPr>
      <w:r w:rsidRPr="009F3614">
        <w:rPr>
          <w:rFonts w:ascii="宋体" w:hAnsi="宋体" w:hint="eastAsia"/>
          <w:sz w:val="24"/>
          <w:szCs w:val="24"/>
        </w:rPr>
        <w:t>制表：</w:t>
      </w:r>
      <w:r w:rsidRPr="009F3614">
        <w:rPr>
          <w:rFonts w:ascii="宋体" w:hAnsi="宋体"/>
          <w:sz w:val="24"/>
          <w:szCs w:val="24"/>
        </w:rPr>
        <w:t xml:space="preserve">XX                            </w:t>
      </w:r>
      <w:r w:rsidRPr="009F3614">
        <w:rPr>
          <w:rFonts w:ascii="宋体" w:hAnsi="宋体" w:hint="eastAsia"/>
          <w:sz w:val="24"/>
          <w:szCs w:val="24"/>
        </w:rPr>
        <w:t>审核：</w:t>
      </w:r>
      <w:r w:rsidRPr="009F3614">
        <w:rPr>
          <w:rFonts w:ascii="宋体" w:hAnsi="宋体"/>
          <w:sz w:val="24"/>
          <w:szCs w:val="24"/>
        </w:rPr>
        <w:t>XX</w:t>
      </w:r>
    </w:p>
    <w:p w14:paraId="0ABC8D3B" w14:textId="77777777" w:rsidR="001407A3" w:rsidRPr="009F3614" w:rsidRDefault="001407A3" w:rsidP="001407A3">
      <w:pPr>
        <w:autoSpaceDE w:val="0"/>
        <w:autoSpaceDN w:val="0"/>
        <w:adjustRightInd w:val="0"/>
        <w:snapToGrid w:val="0"/>
        <w:spacing w:line="560" w:lineRule="exact"/>
        <w:ind w:firstLine="480"/>
        <w:jc w:val="left"/>
        <w:rPr>
          <w:rFonts w:ascii="宋体" w:hAnsi="宋体"/>
          <w:sz w:val="24"/>
          <w:szCs w:val="24"/>
        </w:rPr>
      </w:pPr>
      <w:r w:rsidRPr="009F3614">
        <w:rPr>
          <w:rFonts w:ascii="宋体" w:hAnsi="宋体"/>
          <w:sz w:val="24"/>
          <w:szCs w:val="24"/>
        </w:rPr>
        <w:t xml:space="preserve">                                                      XX单位（盖章）</w:t>
      </w:r>
    </w:p>
    <w:tbl>
      <w:tblPr>
        <w:tblpPr w:leftFromText="180" w:rightFromText="180" w:vertAnchor="text" w:horzAnchor="margin"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7538"/>
      </w:tblGrid>
      <w:tr w:rsidR="001407A3" w:rsidRPr="00EA5D32" w14:paraId="232EC282" w14:textId="77777777" w:rsidTr="001407A3">
        <w:trPr>
          <w:trHeight w:val="987"/>
        </w:trPr>
        <w:tc>
          <w:tcPr>
            <w:tcW w:w="1522" w:type="dxa"/>
          </w:tcPr>
          <w:p w14:paraId="7E82D9DC"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hint="eastAsia"/>
                <w:sz w:val="24"/>
                <w:szCs w:val="24"/>
              </w:rPr>
              <w:t>配合单位确认意见</w:t>
            </w:r>
          </w:p>
        </w:tc>
        <w:tc>
          <w:tcPr>
            <w:tcW w:w="7538" w:type="dxa"/>
          </w:tcPr>
          <w:p w14:paraId="7CECCD6C"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p>
          <w:p w14:paraId="239195DB" w14:textId="77777777" w:rsidR="001407A3" w:rsidRPr="00EA5D32" w:rsidRDefault="001407A3" w:rsidP="001407A3">
            <w:pPr>
              <w:autoSpaceDE w:val="0"/>
              <w:autoSpaceDN w:val="0"/>
              <w:adjustRightInd w:val="0"/>
              <w:snapToGrid w:val="0"/>
              <w:spacing w:line="560" w:lineRule="exact"/>
              <w:jc w:val="left"/>
              <w:rPr>
                <w:rFonts w:ascii="宋体" w:hAnsi="宋体"/>
                <w:sz w:val="24"/>
                <w:szCs w:val="24"/>
              </w:rPr>
            </w:pPr>
            <w:r w:rsidRPr="00EA5D32">
              <w:rPr>
                <w:rFonts w:ascii="宋体" w:hAnsi="宋体"/>
                <w:sz w:val="24"/>
                <w:szCs w:val="24"/>
              </w:rPr>
              <w:t xml:space="preserve">                                            XX单位：签名（盖章）</w:t>
            </w:r>
          </w:p>
        </w:tc>
      </w:tr>
    </w:tbl>
    <w:p w14:paraId="53E8C7CC" w14:textId="77777777" w:rsidR="003E5211" w:rsidRDefault="001407A3" w:rsidP="00143709">
      <w:pPr>
        <w:autoSpaceDE w:val="0"/>
        <w:autoSpaceDN w:val="0"/>
        <w:adjustRightInd w:val="0"/>
        <w:snapToGrid w:val="0"/>
        <w:spacing w:line="560" w:lineRule="exact"/>
        <w:jc w:val="left"/>
        <w:rPr>
          <w:rFonts w:ascii="宋体" w:hAnsi="宋体"/>
          <w:sz w:val="24"/>
          <w:szCs w:val="24"/>
        </w:rPr>
      </w:pPr>
      <w:r w:rsidRPr="009F3614">
        <w:rPr>
          <w:rFonts w:ascii="宋体" w:hAnsi="宋体" w:hint="eastAsia"/>
          <w:sz w:val="24"/>
          <w:szCs w:val="24"/>
        </w:rPr>
        <w:t>注：</w:t>
      </w:r>
      <w:r w:rsidRPr="009F3614">
        <w:rPr>
          <w:rFonts w:ascii="宋体" w:hAnsi="宋体"/>
          <w:sz w:val="24"/>
          <w:szCs w:val="24"/>
        </w:rPr>
        <w:t>1.本通知一式两份，施工单位、配合单位各一份。2.本表不适用于车务站段。3.本通知书</w:t>
      </w:r>
      <w:r w:rsidRPr="00EA5D32">
        <w:rPr>
          <w:rFonts w:ascii="宋体" w:hAnsi="宋体" w:hint="eastAsia"/>
          <w:sz w:val="24"/>
          <w:szCs w:val="24"/>
        </w:rPr>
        <w:t>格式作为各单位参考，可根据现场情况调整</w:t>
      </w:r>
      <w:r w:rsidRPr="009F3614">
        <w:rPr>
          <w:rFonts w:ascii="宋体" w:hAnsi="宋体"/>
          <w:sz w:val="24"/>
          <w:szCs w:val="24"/>
        </w:rPr>
        <w:t>。</w:t>
      </w:r>
      <w:bookmarkStart w:id="464" w:name="_PictureBullets"/>
      <w:bookmarkEnd w:id="464"/>
    </w:p>
    <w:p w14:paraId="2445BD65" w14:textId="77777777" w:rsidR="003E5211" w:rsidRPr="009A35EF" w:rsidRDefault="003E5211" w:rsidP="003E5211">
      <w:pPr>
        <w:adjustRightInd w:val="0"/>
        <w:snapToGrid w:val="0"/>
        <w:spacing w:line="560" w:lineRule="exact"/>
        <w:rPr>
          <w:rFonts w:ascii="黑体" w:eastAsia="黑体" w:hAnsi="黑体"/>
          <w:sz w:val="32"/>
          <w:szCs w:val="32"/>
        </w:rPr>
      </w:pPr>
      <w:r>
        <w:rPr>
          <w:rFonts w:ascii="宋体" w:hAnsi="宋体"/>
          <w:sz w:val="24"/>
          <w:szCs w:val="24"/>
        </w:rPr>
        <w:br w:type="page"/>
      </w:r>
      <w:r w:rsidRPr="009A35EF">
        <w:rPr>
          <w:rFonts w:ascii="黑体" w:eastAsia="黑体" w:hAnsi="黑体" w:hint="eastAsia"/>
          <w:sz w:val="32"/>
          <w:szCs w:val="32"/>
        </w:rPr>
        <w:lastRenderedPageBreak/>
        <w:t>附件26</w:t>
      </w:r>
    </w:p>
    <w:tbl>
      <w:tblPr>
        <w:tblW w:w="9231" w:type="dxa"/>
        <w:tblInd w:w="91" w:type="dxa"/>
        <w:tblLook w:val="04A0" w:firstRow="1" w:lastRow="0" w:firstColumn="1" w:lastColumn="0" w:noHBand="0" w:noVBand="1"/>
      </w:tblPr>
      <w:tblGrid>
        <w:gridCol w:w="2427"/>
        <w:gridCol w:w="284"/>
        <w:gridCol w:w="2409"/>
        <w:gridCol w:w="1985"/>
        <w:gridCol w:w="2126"/>
        <w:tblGridChange w:id="465">
          <w:tblGrid>
            <w:gridCol w:w="2427"/>
            <w:gridCol w:w="284"/>
            <w:gridCol w:w="2409"/>
            <w:gridCol w:w="1985"/>
            <w:gridCol w:w="2126"/>
          </w:tblGrid>
        </w:tblGridChange>
      </w:tblGrid>
      <w:tr w:rsidR="003E5211" w:rsidRPr="009A35EF" w14:paraId="12972B44" w14:textId="77777777" w:rsidTr="00391E61">
        <w:trPr>
          <w:trHeight w:val="915"/>
        </w:trPr>
        <w:tc>
          <w:tcPr>
            <w:tcW w:w="9231" w:type="dxa"/>
            <w:gridSpan w:val="5"/>
            <w:tcBorders>
              <w:top w:val="nil"/>
              <w:left w:val="nil"/>
              <w:bottom w:val="single" w:sz="4" w:space="0" w:color="auto"/>
              <w:right w:val="nil"/>
            </w:tcBorders>
            <w:noWrap/>
            <w:vAlign w:val="center"/>
            <w:hideMark/>
          </w:tcPr>
          <w:p w14:paraId="227F8ED4" w14:textId="77777777" w:rsidR="003E5211" w:rsidRPr="003E5211" w:rsidRDefault="003E5211" w:rsidP="00391E61">
            <w:pPr>
              <w:widowControl/>
              <w:jc w:val="center"/>
              <w:rPr>
                <w:rFonts w:ascii="华文中宋" w:eastAsia="华文中宋" w:hAnsi="华文中宋" w:cs="宋体"/>
                <w:b/>
                <w:color w:val="000000"/>
                <w:kern w:val="0"/>
                <w:sz w:val="36"/>
                <w:szCs w:val="36"/>
                <w:rPrChange w:id="466" w:author="Tom" w:date="2023-02-14T08:12:00Z">
                  <w:rPr>
                    <w:rFonts w:ascii="华文中宋" w:eastAsia="华文中宋" w:hAnsi="华文中宋" w:cs="宋体"/>
                    <w:color w:val="000000"/>
                    <w:kern w:val="0"/>
                    <w:sz w:val="36"/>
                    <w:szCs w:val="36"/>
                  </w:rPr>
                </w:rPrChange>
              </w:rPr>
            </w:pPr>
            <w:r w:rsidRPr="003E5211">
              <w:rPr>
                <w:rFonts w:ascii="华文中宋" w:eastAsia="华文中宋" w:hAnsi="华文中宋" w:cs="宋体" w:hint="eastAsia"/>
                <w:b/>
                <w:color w:val="000000"/>
                <w:kern w:val="0"/>
                <w:sz w:val="36"/>
                <w:szCs w:val="36"/>
                <w:rPrChange w:id="467" w:author="Tom" w:date="2023-02-14T08:12:00Z">
                  <w:rPr>
                    <w:rFonts w:ascii="华文中宋" w:eastAsia="华文中宋" w:hAnsi="华文中宋" w:cs="宋体" w:hint="eastAsia"/>
                    <w:color w:val="000000"/>
                    <w:kern w:val="0"/>
                    <w:sz w:val="36"/>
                    <w:szCs w:val="36"/>
                  </w:rPr>
                </w:rPrChange>
              </w:rPr>
              <w:t>施工方案</w:t>
            </w:r>
            <w:proofErr w:type="gramStart"/>
            <w:r w:rsidRPr="003E5211">
              <w:rPr>
                <w:rFonts w:ascii="华文中宋" w:eastAsia="华文中宋" w:hAnsi="华文中宋" w:cs="宋体" w:hint="eastAsia"/>
                <w:b/>
                <w:color w:val="000000"/>
                <w:kern w:val="0"/>
                <w:sz w:val="36"/>
                <w:szCs w:val="36"/>
                <w:rPrChange w:id="468" w:author="Tom" w:date="2023-02-14T08:12:00Z">
                  <w:rPr>
                    <w:rFonts w:ascii="华文中宋" w:eastAsia="华文中宋" w:hAnsi="华文中宋" w:cs="宋体" w:hint="eastAsia"/>
                    <w:color w:val="000000"/>
                    <w:kern w:val="0"/>
                    <w:sz w:val="36"/>
                    <w:szCs w:val="36"/>
                  </w:rPr>
                </w:rPrChange>
              </w:rPr>
              <w:t>会签表</w:t>
            </w:r>
            <w:proofErr w:type="gramEnd"/>
          </w:p>
        </w:tc>
      </w:tr>
      <w:tr w:rsidR="003E5211" w:rsidRPr="009A35EF" w14:paraId="02C541ED" w14:textId="77777777" w:rsidTr="00391E61">
        <w:trPr>
          <w:trHeight w:val="615"/>
        </w:trPr>
        <w:tc>
          <w:tcPr>
            <w:tcW w:w="2711" w:type="dxa"/>
            <w:gridSpan w:val="2"/>
            <w:tcBorders>
              <w:top w:val="nil"/>
              <w:left w:val="single" w:sz="4" w:space="0" w:color="auto"/>
              <w:bottom w:val="single" w:sz="4" w:space="0" w:color="auto"/>
              <w:right w:val="single" w:sz="4" w:space="0" w:color="auto"/>
            </w:tcBorders>
            <w:noWrap/>
            <w:vAlign w:val="center"/>
            <w:hideMark/>
          </w:tcPr>
          <w:p w14:paraId="4C6397C9"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施工项目</w:t>
            </w:r>
          </w:p>
        </w:tc>
        <w:tc>
          <w:tcPr>
            <w:tcW w:w="6520" w:type="dxa"/>
            <w:gridSpan w:val="3"/>
            <w:tcBorders>
              <w:top w:val="single" w:sz="4" w:space="0" w:color="auto"/>
              <w:left w:val="nil"/>
              <w:bottom w:val="single" w:sz="4" w:space="0" w:color="auto"/>
              <w:right w:val="single" w:sz="4" w:space="0" w:color="auto"/>
            </w:tcBorders>
            <w:vAlign w:val="center"/>
            <w:hideMark/>
          </w:tcPr>
          <w:p w14:paraId="23C2C9D2"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r>
      <w:tr w:rsidR="003E5211" w:rsidRPr="009A35EF" w14:paraId="28DCE078" w14:textId="77777777" w:rsidTr="00391E61">
        <w:trPr>
          <w:trHeight w:val="765"/>
        </w:trPr>
        <w:tc>
          <w:tcPr>
            <w:tcW w:w="2711" w:type="dxa"/>
            <w:gridSpan w:val="2"/>
            <w:tcBorders>
              <w:top w:val="nil"/>
              <w:left w:val="single" w:sz="4" w:space="0" w:color="auto"/>
              <w:bottom w:val="single" w:sz="4" w:space="0" w:color="auto"/>
              <w:right w:val="single" w:sz="4" w:space="0" w:color="auto"/>
            </w:tcBorders>
            <w:vAlign w:val="center"/>
            <w:hideMark/>
          </w:tcPr>
          <w:p w14:paraId="647EE342"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施工单位</w:t>
            </w:r>
            <w:r w:rsidRPr="009A35EF">
              <w:rPr>
                <w:rFonts w:ascii="宋体" w:hAnsi="宋体" w:cs="宋体" w:hint="eastAsia"/>
                <w:color w:val="000000"/>
                <w:kern w:val="0"/>
                <w:sz w:val="22"/>
                <w:szCs w:val="22"/>
              </w:rPr>
              <w:br/>
              <w:t>（盖章）</w:t>
            </w:r>
          </w:p>
        </w:tc>
        <w:tc>
          <w:tcPr>
            <w:tcW w:w="2409" w:type="dxa"/>
            <w:tcBorders>
              <w:top w:val="single" w:sz="4" w:space="0" w:color="auto"/>
              <w:left w:val="nil"/>
              <w:bottom w:val="single" w:sz="4" w:space="0" w:color="auto"/>
              <w:right w:val="single" w:sz="4" w:space="0" w:color="auto"/>
            </w:tcBorders>
            <w:noWrap/>
            <w:vAlign w:val="center"/>
            <w:hideMark/>
          </w:tcPr>
          <w:p w14:paraId="72E143BA"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c>
          <w:tcPr>
            <w:tcW w:w="1985" w:type="dxa"/>
            <w:tcBorders>
              <w:top w:val="nil"/>
              <w:left w:val="nil"/>
              <w:bottom w:val="single" w:sz="4" w:space="0" w:color="auto"/>
              <w:right w:val="single" w:sz="4" w:space="0" w:color="auto"/>
            </w:tcBorders>
            <w:vAlign w:val="center"/>
            <w:hideMark/>
          </w:tcPr>
          <w:p w14:paraId="46F024DD"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施工负责人</w:t>
            </w:r>
            <w:r w:rsidRPr="009A35EF">
              <w:rPr>
                <w:rFonts w:ascii="宋体" w:hAnsi="宋体" w:cs="宋体" w:hint="eastAsia"/>
                <w:color w:val="000000"/>
                <w:kern w:val="0"/>
                <w:sz w:val="22"/>
                <w:szCs w:val="22"/>
              </w:rPr>
              <w:br/>
              <w:t>（联系电话）</w:t>
            </w:r>
          </w:p>
        </w:tc>
        <w:tc>
          <w:tcPr>
            <w:tcW w:w="2126" w:type="dxa"/>
            <w:tcBorders>
              <w:top w:val="single" w:sz="4" w:space="0" w:color="auto"/>
              <w:left w:val="nil"/>
              <w:bottom w:val="single" w:sz="4" w:space="0" w:color="auto"/>
              <w:right w:val="single" w:sz="4" w:space="0" w:color="auto"/>
            </w:tcBorders>
            <w:noWrap/>
            <w:vAlign w:val="center"/>
            <w:hideMark/>
          </w:tcPr>
          <w:p w14:paraId="05C31A84"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r>
      <w:tr w:rsidR="003E5211" w:rsidRPr="009A35EF" w14:paraId="51E95507" w14:textId="77777777" w:rsidTr="003E5211">
        <w:tblPrEx>
          <w:tblW w:w="9231" w:type="dxa"/>
          <w:tblInd w:w="91" w:type="dxa"/>
          <w:tblPrExChange w:id="469" w:author="Tom" w:date="2023-02-14T08:13:00Z">
            <w:tblPrEx>
              <w:tblW w:w="9231" w:type="dxa"/>
              <w:tblInd w:w="91" w:type="dxa"/>
            </w:tblPrEx>
          </w:tblPrExChange>
        </w:tblPrEx>
        <w:trPr>
          <w:trHeight w:val="653"/>
          <w:trPrChange w:id="470" w:author="Tom" w:date="2023-02-14T08:13:00Z">
            <w:trPr>
              <w:trHeight w:val="810"/>
            </w:trPr>
          </w:trPrChange>
        </w:trPr>
        <w:tc>
          <w:tcPr>
            <w:tcW w:w="2711" w:type="dxa"/>
            <w:gridSpan w:val="2"/>
            <w:tcBorders>
              <w:top w:val="nil"/>
              <w:left w:val="single" w:sz="4" w:space="0" w:color="auto"/>
              <w:bottom w:val="single" w:sz="4" w:space="0" w:color="auto"/>
              <w:right w:val="single" w:sz="4" w:space="0" w:color="auto"/>
            </w:tcBorders>
            <w:noWrap/>
            <w:vAlign w:val="center"/>
            <w:hideMark/>
            <w:tcPrChange w:id="471" w:author="Tom" w:date="2023-02-14T08:13:00Z">
              <w:tcPr>
                <w:tcW w:w="2711" w:type="dxa"/>
                <w:gridSpan w:val="2"/>
                <w:tcBorders>
                  <w:top w:val="nil"/>
                  <w:left w:val="single" w:sz="4" w:space="0" w:color="auto"/>
                  <w:bottom w:val="single" w:sz="4" w:space="0" w:color="auto"/>
                  <w:right w:val="single" w:sz="4" w:space="0" w:color="auto"/>
                </w:tcBorders>
                <w:noWrap/>
                <w:vAlign w:val="center"/>
                <w:hideMark/>
              </w:tcPr>
            </w:tcPrChange>
          </w:tcPr>
          <w:p w14:paraId="3C9C1D02" w14:textId="77777777" w:rsidR="003E5211" w:rsidRPr="009A35EF" w:rsidRDefault="003E5211" w:rsidP="00391E61">
            <w:pPr>
              <w:widowControl/>
              <w:jc w:val="center"/>
              <w:rPr>
                <w:rFonts w:ascii="宋体" w:hAnsi="宋体" w:cs="宋体"/>
                <w:color w:val="000000"/>
                <w:kern w:val="0"/>
                <w:sz w:val="22"/>
                <w:szCs w:val="22"/>
              </w:rPr>
            </w:pPr>
            <w:proofErr w:type="gramStart"/>
            <w:r w:rsidRPr="009A35EF">
              <w:rPr>
                <w:rFonts w:ascii="宋体" w:hAnsi="宋体" w:cs="宋体" w:hint="eastAsia"/>
                <w:color w:val="000000"/>
                <w:kern w:val="0"/>
                <w:sz w:val="22"/>
                <w:szCs w:val="22"/>
              </w:rPr>
              <w:t>送签日期</w:t>
            </w:r>
            <w:proofErr w:type="gramEnd"/>
          </w:p>
        </w:tc>
        <w:tc>
          <w:tcPr>
            <w:tcW w:w="2409" w:type="dxa"/>
            <w:tcBorders>
              <w:top w:val="single" w:sz="4" w:space="0" w:color="auto"/>
              <w:left w:val="nil"/>
              <w:bottom w:val="single" w:sz="4" w:space="0" w:color="auto"/>
              <w:right w:val="single" w:sz="4" w:space="0" w:color="auto"/>
            </w:tcBorders>
            <w:noWrap/>
            <w:vAlign w:val="center"/>
            <w:hideMark/>
            <w:tcPrChange w:id="472" w:author="Tom" w:date="2023-02-14T08:13:00Z">
              <w:tcPr>
                <w:tcW w:w="2409" w:type="dxa"/>
                <w:tcBorders>
                  <w:top w:val="single" w:sz="4" w:space="0" w:color="auto"/>
                  <w:left w:val="nil"/>
                  <w:bottom w:val="single" w:sz="4" w:space="0" w:color="auto"/>
                  <w:right w:val="single" w:sz="4" w:space="0" w:color="auto"/>
                </w:tcBorders>
                <w:noWrap/>
                <w:vAlign w:val="center"/>
                <w:hideMark/>
              </w:tcPr>
            </w:tcPrChange>
          </w:tcPr>
          <w:p w14:paraId="4C119F28"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c>
          <w:tcPr>
            <w:tcW w:w="1985" w:type="dxa"/>
            <w:tcBorders>
              <w:top w:val="nil"/>
              <w:left w:val="nil"/>
              <w:bottom w:val="single" w:sz="4" w:space="0" w:color="auto"/>
              <w:right w:val="single" w:sz="4" w:space="0" w:color="auto"/>
            </w:tcBorders>
            <w:noWrap/>
            <w:vAlign w:val="center"/>
            <w:hideMark/>
            <w:tcPrChange w:id="473" w:author="Tom" w:date="2023-02-14T08:13:00Z">
              <w:tcPr>
                <w:tcW w:w="1985" w:type="dxa"/>
                <w:tcBorders>
                  <w:top w:val="nil"/>
                  <w:left w:val="nil"/>
                  <w:bottom w:val="single" w:sz="4" w:space="0" w:color="auto"/>
                  <w:right w:val="single" w:sz="4" w:space="0" w:color="auto"/>
                </w:tcBorders>
                <w:noWrap/>
                <w:vAlign w:val="center"/>
                <w:hideMark/>
              </w:tcPr>
            </w:tcPrChange>
          </w:tcPr>
          <w:p w14:paraId="5B139BAB"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计划开工日期</w:t>
            </w:r>
          </w:p>
        </w:tc>
        <w:tc>
          <w:tcPr>
            <w:tcW w:w="2126" w:type="dxa"/>
            <w:tcBorders>
              <w:top w:val="single" w:sz="4" w:space="0" w:color="auto"/>
              <w:left w:val="nil"/>
              <w:bottom w:val="single" w:sz="4" w:space="0" w:color="auto"/>
              <w:right w:val="single" w:sz="4" w:space="0" w:color="auto"/>
            </w:tcBorders>
            <w:noWrap/>
            <w:vAlign w:val="center"/>
            <w:hideMark/>
            <w:tcPrChange w:id="474" w:author="Tom" w:date="2023-02-14T08:13:00Z">
              <w:tcPr>
                <w:tcW w:w="2126" w:type="dxa"/>
                <w:tcBorders>
                  <w:top w:val="single" w:sz="4" w:space="0" w:color="auto"/>
                  <w:left w:val="nil"/>
                  <w:bottom w:val="single" w:sz="4" w:space="0" w:color="auto"/>
                  <w:right w:val="single" w:sz="4" w:space="0" w:color="auto"/>
                </w:tcBorders>
                <w:noWrap/>
                <w:vAlign w:val="center"/>
                <w:hideMark/>
              </w:tcPr>
            </w:tcPrChange>
          </w:tcPr>
          <w:p w14:paraId="1A47DCAB"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r>
      <w:tr w:rsidR="003E5211" w:rsidRPr="009A35EF" w14:paraId="7CBCBDBB" w14:textId="77777777" w:rsidTr="00391E61">
        <w:trPr>
          <w:trHeight w:val="551"/>
        </w:trPr>
        <w:tc>
          <w:tcPr>
            <w:tcW w:w="9231" w:type="dxa"/>
            <w:gridSpan w:val="5"/>
            <w:tcBorders>
              <w:top w:val="single" w:sz="4" w:space="0" w:color="auto"/>
              <w:left w:val="single" w:sz="4" w:space="0" w:color="auto"/>
              <w:bottom w:val="single" w:sz="4" w:space="0" w:color="auto"/>
              <w:right w:val="single" w:sz="4" w:space="0" w:color="auto"/>
            </w:tcBorders>
            <w:noWrap/>
            <w:vAlign w:val="center"/>
            <w:hideMark/>
          </w:tcPr>
          <w:p w14:paraId="7F6FBD43" w14:textId="77777777" w:rsidR="003E5211" w:rsidRPr="009A35EF" w:rsidRDefault="003E5211" w:rsidP="00391E61">
            <w:pPr>
              <w:widowControl/>
              <w:jc w:val="center"/>
              <w:rPr>
                <w:rFonts w:ascii="黑体" w:eastAsia="黑体" w:hAnsi="黑体" w:cs="宋体"/>
                <w:color w:val="000000"/>
                <w:kern w:val="0"/>
                <w:sz w:val="24"/>
                <w:szCs w:val="24"/>
              </w:rPr>
            </w:pPr>
            <w:r w:rsidRPr="009A35EF">
              <w:rPr>
                <w:rFonts w:ascii="黑体" w:eastAsia="黑体" w:hAnsi="黑体" w:cs="宋体" w:hint="eastAsia"/>
                <w:color w:val="000000"/>
                <w:kern w:val="0"/>
                <w:sz w:val="24"/>
                <w:szCs w:val="24"/>
              </w:rPr>
              <w:t>设备管理单位（行车组织单位）意见</w:t>
            </w:r>
          </w:p>
        </w:tc>
      </w:tr>
      <w:tr w:rsidR="003E5211" w:rsidRPr="009A35EF" w14:paraId="57AB4516" w14:textId="77777777" w:rsidTr="00391E61">
        <w:trPr>
          <w:trHeight w:val="1342"/>
        </w:trPr>
        <w:tc>
          <w:tcPr>
            <w:tcW w:w="9231" w:type="dxa"/>
            <w:gridSpan w:val="5"/>
            <w:tcBorders>
              <w:top w:val="single" w:sz="4" w:space="0" w:color="auto"/>
              <w:left w:val="single" w:sz="4" w:space="0" w:color="auto"/>
              <w:bottom w:val="single" w:sz="4" w:space="0" w:color="auto"/>
              <w:right w:val="single" w:sz="4" w:space="0" w:color="auto"/>
            </w:tcBorders>
            <w:hideMark/>
          </w:tcPr>
          <w:p w14:paraId="6FC79BA7" w14:textId="77777777" w:rsidR="003E5211" w:rsidRPr="009A35EF" w:rsidRDefault="003E5211" w:rsidP="00191DAB">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会签意见：</w:t>
            </w:r>
            <w:r w:rsidRPr="009A35EF">
              <w:rPr>
                <w:rFonts w:ascii="宋体" w:hAnsi="宋体" w:cs="宋体" w:hint="eastAsia"/>
                <w:color w:val="000000"/>
                <w:kern w:val="0"/>
                <w:sz w:val="22"/>
                <w:szCs w:val="22"/>
              </w:rPr>
              <w:br/>
            </w:r>
            <w:r w:rsidRPr="009A35EF">
              <w:rPr>
                <w:rFonts w:ascii="宋体" w:hAnsi="宋体" w:cs="宋体" w:hint="eastAsia"/>
                <w:color w:val="000000"/>
                <w:kern w:val="0"/>
                <w:sz w:val="22"/>
                <w:szCs w:val="22"/>
              </w:rPr>
              <w:br/>
            </w:r>
            <w:r w:rsidRPr="009A35EF">
              <w:rPr>
                <w:rFonts w:ascii="宋体" w:hAnsi="宋体" w:cs="宋体" w:hint="eastAsia"/>
                <w:color w:val="000000"/>
                <w:kern w:val="0"/>
                <w:sz w:val="22"/>
                <w:szCs w:val="22"/>
              </w:rPr>
              <w:br/>
              <w:t xml:space="preserve">                                                                 主管</w:t>
            </w:r>
            <w:r w:rsidR="00191DAB">
              <w:rPr>
                <w:rFonts w:ascii="宋体" w:hAnsi="宋体" w:cs="宋体" w:hint="eastAsia"/>
                <w:color w:val="000000"/>
                <w:kern w:val="0"/>
                <w:sz w:val="22"/>
                <w:szCs w:val="22"/>
              </w:rPr>
              <w:t>技术</w:t>
            </w:r>
            <w:r w:rsidRPr="009A35EF">
              <w:rPr>
                <w:rFonts w:ascii="宋体" w:hAnsi="宋体" w:cs="宋体" w:hint="eastAsia"/>
                <w:color w:val="000000"/>
                <w:kern w:val="0"/>
                <w:sz w:val="22"/>
                <w:szCs w:val="22"/>
              </w:rPr>
              <w:t>人员：</w:t>
            </w:r>
            <w:r w:rsidRPr="009A35EF">
              <w:rPr>
                <w:rFonts w:ascii="宋体" w:hAnsi="宋体" w:cs="宋体" w:hint="eastAsia"/>
                <w:color w:val="000000"/>
                <w:kern w:val="0"/>
                <w:sz w:val="22"/>
                <w:szCs w:val="22"/>
              </w:rPr>
              <w:br/>
              <w:t xml:space="preserve">                                                                              </w:t>
            </w:r>
            <w:r w:rsidRPr="009A35EF">
              <w:rPr>
                <w:rFonts w:ascii="宋体" w:hAnsi="宋体" w:cs="宋体" w:hint="eastAsia"/>
                <w:color w:val="000000"/>
                <w:kern w:val="0"/>
                <w:sz w:val="22"/>
                <w:szCs w:val="22"/>
              </w:rPr>
              <w:br/>
              <w:t xml:space="preserve">                                                                 年    月    日</w:t>
            </w:r>
          </w:p>
        </w:tc>
      </w:tr>
      <w:tr w:rsidR="003E5211" w:rsidRPr="009A35EF" w14:paraId="1887D454" w14:textId="77777777" w:rsidTr="00391E61">
        <w:trPr>
          <w:trHeight w:val="1172"/>
        </w:trPr>
        <w:tc>
          <w:tcPr>
            <w:tcW w:w="9231" w:type="dxa"/>
            <w:gridSpan w:val="5"/>
            <w:tcBorders>
              <w:top w:val="single" w:sz="4" w:space="0" w:color="auto"/>
              <w:left w:val="single" w:sz="4" w:space="0" w:color="auto"/>
              <w:bottom w:val="single" w:sz="4" w:space="0" w:color="auto"/>
              <w:right w:val="single" w:sz="4" w:space="0" w:color="auto"/>
            </w:tcBorders>
            <w:hideMark/>
          </w:tcPr>
          <w:p w14:paraId="60863ABA" w14:textId="77777777" w:rsidR="003E5211" w:rsidRPr="009A35EF"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会签意见：</w:t>
            </w:r>
            <w:r w:rsidRPr="009A35EF">
              <w:rPr>
                <w:rFonts w:ascii="宋体" w:hAnsi="宋体" w:cs="宋体" w:hint="eastAsia"/>
                <w:color w:val="000000"/>
                <w:kern w:val="0"/>
                <w:sz w:val="22"/>
                <w:szCs w:val="22"/>
              </w:rPr>
              <w:br/>
            </w:r>
            <w:r w:rsidRPr="009A35EF">
              <w:rPr>
                <w:rFonts w:ascii="宋体" w:hAnsi="宋体" w:cs="宋体" w:hint="eastAsia"/>
                <w:color w:val="000000"/>
                <w:kern w:val="0"/>
                <w:sz w:val="22"/>
                <w:szCs w:val="22"/>
              </w:rPr>
              <w:br/>
              <w:t xml:space="preserve">                                                                 科室负责人：</w:t>
            </w:r>
            <w:r w:rsidRPr="009A35EF">
              <w:rPr>
                <w:rFonts w:ascii="宋体" w:hAnsi="宋体" w:cs="宋体" w:hint="eastAsia"/>
                <w:color w:val="000000"/>
                <w:kern w:val="0"/>
                <w:sz w:val="22"/>
                <w:szCs w:val="22"/>
              </w:rPr>
              <w:br/>
              <w:t xml:space="preserve">                                                                              </w:t>
            </w:r>
            <w:r w:rsidRPr="009A35EF">
              <w:rPr>
                <w:rFonts w:ascii="宋体" w:hAnsi="宋体" w:cs="宋体" w:hint="eastAsia"/>
                <w:color w:val="000000"/>
                <w:kern w:val="0"/>
                <w:sz w:val="22"/>
                <w:szCs w:val="22"/>
              </w:rPr>
              <w:br/>
              <w:t xml:space="preserve">                                                                 年    月    日</w:t>
            </w:r>
          </w:p>
        </w:tc>
      </w:tr>
      <w:tr w:rsidR="003E5211" w:rsidRPr="009A35EF" w14:paraId="6CB2004D" w14:textId="77777777" w:rsidTr="00391E61">
        <w:trPr>
          <w:trHeight w:val="715"/>
        </w:trPr>
        <w:tc>
          <w:tcPr>
            <w:tcW w:w="9231" w:type="dxa"/>
            <w:gridSpan w:val="5"/>
            <w:tcBorders>
              <w:top w:val="single" w:sz="4" w:space="0" w:color="auto"/>
              <w:left w:val="single" w:sz="4" w:space="0" w:color="auto"/>
              <w:bottom w:val="single" w:sz="4" w:space="0" w:color="auto"/>
              <w:right w:val="single" w:sz="4" w:space="0" w:color="auto"/>
            </w:tcBorders>
            <w:hideMark/>
          </w:tcPr>
          <w:p w14:paraId="2DE95D6E" w14:textId="77777777" w:rsidR="003E5211" w:rsidRPr="009A35EF" w:rsidRDefault="003E5211" w:rsidP="00AB5566">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会签意见：</w:t>
            </w:r>
            <w:r w:rsidRPr="009A35EF">
              <w:rPr>
                <w:rFonts w:ascii="宋体" w:hAnsi="宋体" w:cs="宋体" w:hint="eastAsia"/>
                <w:color w:val="000000"/>
                <w:kern w:val="0"/>
                <w:sz w:val="22"/>
                <w:szCs w:val="22"/>
              </w:rPr>
              <w:br/>
            </w:r>
            <w:r w:rsidRPr="009A35EF">
              <w:rPr>
                <w:rFonts w:ascii="宋体" w:hAnsi="宋体" w:cs="宋体" w:hint="eastAsia"/>
                <w:color w:val="000000"/>
                <w:kern w:val="0"/>
                <w:sz w:val="22"/>
                <w:szCs w:val="22"/>
              </w:rPr>
              <w:br/>
              <w:t xml:space="preserve">                                                                 </w:t>
            </w:r>
            <w:r w:rsidR="00AB5566">
              <w:rPr>
                <w:rFonts w:ascii="宋体" w:hAnsi="宋体" w:cs="宋体" w:hint="eastAsia"/>
                <w:color w:val="000000"/>
                <w:kern w:val="0"/>
                <w:sz w:val="22"/>
                <w:szCs w:val="22"/>
              </w:rPr>
              <w:t>主</w:t>
            </w:r>
            <w:r w:rsidRPr="009A35EF">
              <w:rPr>
                <w:rFonts w:ascii="宋体" w:hAnsi="宋体" w:cs="宋体" w:hint="eastAsia"/>
                <w:color w:val="000000"/>
                <w:kern w:val="0"/>
                <w:sz w:val="22"/>
                <w:szCs w:val="22"/>
              </w:rPr>
              <w:t>管领导：</w:t>
            </w:r>
            <w:r w:rsidRPr="009A35EF">
              <w:rPr>
                <w:rFonts w:ascii="宋体" w:hAnsi="宋体" w:cs="宋体" w:hint="eastAsia"/>
                <w:color w:val="000000"/>
                <w:kern w:val="0"/>
                <w:sz w:val="22"/>
                <w:szCs w:val="22"/>
              </w:rPr>
              <w:br/>
              <w:t xml:space="preserve">                                                                              </w:t>
            </w:r>
            <w:r w:rsidRPr="009A35EF">
              <w:rPr>
                <w:rFonts w:ascii="宋体" w:hAnsi="宋体" w:cs="宋体" w:hint="eastAsia"/>
                <w:color w:val="000000"/>
                <w:kern w:val="0"/>
                <w:sz w:val="22"/>
                <w:szCs w:val="22"/>
              </w:rPr>
              <w:br/>
              <w:t xml:space="preserve">                                                                 年    月    日</w:t>
            </w:r>
          </w:p>
        </w:tc>
      </w:tr>
      <w:tr w:rsidR="003E5211" w:rsidRPr="009A35EF" w14:paraId="5E5E5AF2" w14:textId="77777777" w:rsidTr="003E5211">
        <w:tblPrEx>
          <w:tblW w:w="9231" w:type="dxa"/>
          <w:tblInd w:w="91" w:type="dxa"/>
          <w:tblPrExChange w:id="475" w:author="Tom" w:date="2023-02-14T08:13:00Z">
            <w:tblPrEx>
              <w:tblW w:w="9231" w:type="dxa"/>
              <w:tblInd w:w="91" w:type="dxa"/>
            </w:tblPrEx>
          </w:tblPrExChange>
        </w:tblPrEx>
        <w:trPr>
          <w:trHeight w:val="1204"/>
          <w:trPrChange w:id="476" w:author="Tom" w:date="2023-02-14T08:13:00Z">
            <w:trPr>
              <w:trHeight w:val="922"/>
            </w:trPr>
          </w:trPrChange>
        </w:trPr>
        <w:tc>
          <w:tcPr>
            <w:tcW w:w="2427" w:type="dxa"/>
            <w:tcBorders>
              <w:top w:val="nil"/>
              <w:left w:val="single" w:sz="4" w:space="0" w:color="auto"/>
              <w:bottom w:val="single" w:sz="4" w:space="0" w:color="auto"/>
              <w:right w:val="single" w:sz="4" w:space="0" w:color="auto"/>
            </w:tcBorders>
            <w:vAlign w:val="center"/>
            <w:hideMark/>
            <w:tcPrChange w:id="477" w:author="Tom" w:date="2023-02-14T08:13:00Z">
              <w:tcPr>
                <w:tcW w:w="2427" w:type="dxa"/>
                <w:tcBorders>
                  <w:top w:val="nil"/>
                  <w:left w:val="single" w:sz="4" w:space="0" w:color="auto"/>
                  <w:bottom w:val="single" w:sz="4" w:space="0" w:color="auto"/>
                  <w:right w:val="single" w:sz="4" w:space="0" w:color="auto"/>
                </w:tcBorders>
                <w:vAlign w:val="center"/>
                <w:hideMark/>
              </w:tcPr>
            </w:tcPrChange>
          </w:tcPr>
          <w:p w14:paraId="03C284C9"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设备管理单位</w:t>
            </w:r>
            <w:r w:rsidRPr="009A35EF">
              <w:rPr>
                <w:rFonts w:ascii="宋体" w:hAnsi="宋体" w:cs="宋体" w:hint="eastAsia"/>
                <w:color w:val="000000"/>
                <w:kern w:val="0"/>
                <w:sz w:val="22"/>
                <w:szCs w:val="22"/>
              </w:rPr>
              <w:br/>
              <w:t>（行车组织单位）</w:t>
            </w:r>
            <w:r w:rsidRPr="009A35EF">
              <w:rPr>
                <w:rFonts w:ascii="宋体" w:hAnsi="宋体" w:cs="宋体" w:hint="eastAsia"/>
                <w:color w:val="000000"/>
                <w:kern w:val="0"/>
                <w:sz w:val="22"/>
                <w:szCs w:val="22"/>
              </w:rPr>
              <w:br/>
              <w:t>（段级印章）</w:t>
            </w:r>
          </w:p>
        </w:tc>
        <w:tc>
          <w:tcPr>
            <w:tcW w:w="6804" w:type="dxa"/>
            <w:gridSpan w:val="4"/>
            <w:tcBorders>
              <w:top w:val="single" w:sz="4" w:space="0" w:color="auto"/>
              <w:left w:val="nil"/>
              <w:bottom w:val="single" w:sz="4" w:space="0" w:color="auto"/>
              <w:right w:val="single" w:sz="4" w:space="0" w:color="auto"/>
            </w:tcBorders>
            <w:noWrap/>
            <w:hideMark/>
            <w:tcPrChange w:id="478" w:author="Tom" w:date="2023-02-14T08:13:00Z">
              <w:tcPr>
                <w:tcW w:w="6804" w:type="dxa"/>
                <w:gridSpan w:val="4"/>
                <w:tcBorders>
                  <w:top w:val="single" w:sz="4" w:space="0" w:color="auto"/>
                  <w:left w:val="nil"/>
                  <w:bottom w:val="single" w:sz="4" w:space="0" w:color="auto"/>
                  <w:right w:val="single" w:sz="4" w:space="0" w:color="auto"/>
                </w:tcBorders>
                <w:noWrap/>
                <w:hideMark/>
              </w:tcPr>
            </w:tcPrChange>
          </w:tcPr>
          <w:p w14:paraId="586CBB68" w14:textId="77777777" w:rsidR="003E5211" w:rsidRPr="009A35EF" w:rsidRDefault="003E5211" w:rsidP="00391E61">
            <w:pPr>
              <w:widowControl/>
              <w:jc w:val="center"/>
              <w:rPr>
                <w:rFonts w:ascii="宋体" w:hAnsi="宋体" w:cs="宋体"/>
                <w:color w:val="000000"/>
                <w:kern w:val="0"/>
                <w:sz w:val="22"/>
                <w:szCs w:val="22"/>
              </w:rPr>
            </w:pPr>
            <w:r w:rsidRPr="009A35EF">
              <w:rPr>
                <w:rFonts w:ascii="宋体" w:hAnsi="宋体" w:cs="宋体" w:hint="eastAsia"/>
                <w:color w:val="000000"/>
                <w:kern w:val="0"/>
                <w:sz w:val="22"/>
                <w:szCs w:val="22"/>
              </w:rPr>
              <w:t xml:space="preserve">　</w:t>
            </w:r>
          </w:p>
        </w:tc>
      </w:tr>
      <w:tr w:rsidR="003E5211" w:rsidRPr="009A35EF" w14:paraId="1F60E838" w14:textId="77777777" w:rsidTr="003E5211">
        <w:tblPrEx>
          <w:tblW w:w="9231" w:type="dxa"/>
          <w:tblInd w:w="91" w:type="dxa"/>
          <w:tblPrExChange w:id="479" w:author="Tom" w:date="2023-02-14T08:13:00Z">
            <w:tblPrEx>
              <w:tblW w:w="9231" w:type="dxa"/>
              <w:tblInd w:w="91" w:type="dxa"/>
            </w:tblPrEx>
          </w:tblPrExChange>
        </w:tblPrEx>
        <w:trPr>
          <w:trHeight w:val="2708"/>
          <w:trPrChange w:id="480" w:author="Tom" w:date="2023-02-14T08:13:00Z">
            <w:trPr>
              <w:trHeight w:val="2186"/>
            </w:trPr>
          </w:trPrChange>
        </w:trPr>
        <w:tc>
          <w:tcPr>
            <w:tcW w:w="9231" w:type="dxa"/>
            <w:gridSpan w:val="5"/>
            <w:tcBorders>
              <w:top w:val="single" w:sz="4" w:space="0" w:color="auto"/>
              <w:left w:val="single" w:sz="4" w:space="0" w:color="auto"/>
              <w:bottom w:val="single" w:sz="4" w:space="0" w:color="auto"/>
              <w:right w:val="single" w:sz="4" w:space="0" w:color="auto"/>
            </w:tcBorders>
            <w:vAlign w:val="center"/>
            <w:hideMark/>
            <w:tcPrChange w:id="481" w:author="Tom" w:date="2023-02-14T08:13:00Z">
              <w:tcPr>
                <w:tcW w:w="9231" w:type="dxa"/>
                <w:gridSpan w:val="5"/>
                <w:tcBorders>
                  <w:top w:val="single" w:sz="4" w:space="0" w:color="auto"/>
                  <w:left w:val="single" w:sz="4" w:space="0" w:color="auto"/>
                  <w:bottom w:val="single" w:sz="4" w:space="0" w:color="auto"/>
                  <w:right w:val="single" w:sz="4" w:space="0" w:color="auto"/>
                </w:tcBorders>
                <w:vAlign w:val="center"/>
                <w:hideMark/>
              </w:tcPr>
            </w:tcPrChange>
          </w:tcPr>
          <w:p w14:paraId="64D3F1C5" w14:textId="77777777" w:rsidR="003E5211"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备注：</w:t>
            </w:r>
          </w:p>
          <w:p w14:paraId="31EEF613" w14:textId="77777777" w:rsidR="003E5211"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br w:type="page"/>
              <w:t>1.施工单位应将该</w:t>
            </w:r>
            <w:proofErr w:type="gramStart"/>
            <w:r w:rsidRPr="009A35EF">
              <w:rPr>
                <w:rFonts w:ascii="宋体" w:hAnsi="宋体" w:cs="宋体" w:hint="eastAsia"/>
                <w:color w:val="000000"/>
                <w:kern w:val="0"/>
                <w:sz w:val="22"/>
                <w:szCs w:val="22"/>
              </w:rPr>
              <w:t>会签表</w:t>
            </w:r>
            <w:proofErr w:type="gramEnd"/>
            <w:r w:rsidRPr="009A35EF">
              <w:rPr>
                <w:rFonts w:ascii="宋体" w:hAnsi="宋体" w:cs="宋体" w:hint="eastAsia"/>
                <w:color w:val="000000"/>
                <w:kern w:val="0"/>
                <w:sz w:val="22"/>
                <w:szCs w:val="22"/>
              </w:rPr>
              <w:t>与会签同意后的施工方案一并上报主管业务部室审查。</w:t>
            </w:r>
            <w:r w:rsidRPr="009A35EF">
              <w:rPr>
                <w:rFonts w:ascii="宋体" w:hAnsi="宋体" w:cs="宋体" w:hint="eastAsia"/>
                <w:color w:val="000000"/>
                <w:kern w:val="0"/>
                <w:sz w:val="22"/>
                <w:szCs w:val="22"/>
              </w:rPr>
              <w:br w:type="page"/>
            </w:r>
          </w:p>
          <w:p w14:paraId="3762F2C5" w14:textId="77777777" w:rsidR="003E5211"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2.设备管理单位、行车组织单位对施工方案有修改意见时，</w:t>
            </w:r>
            <w:proofErr w:type="gramStart"/>
            <w:r w:rsidRPr="009A35EF">
              <w:rPr>
                <w:rFonts w:ascii="宋体" w:hAnsi="宋体" w:cs="宋体" w:hint="eastAsia"/>
                <w:color w:val="000000"/>
                <w:kern w:val="0"/>
                <w:sz w:val="22"/>
                <w:szCs w:val="22"/>
              </w:rPr>
              <w:t>返施工</w:t>
            </w:r>
            <w:proofErr w:type="gramEnd"/>
            <w:r w:rsidRPr="009A35EF">
              <w:rPr>
                <w:rFonts w:ascii="宋体" w:hAnsi="宋体" w:cs="宋体" w:hint="eastAsia"/>
                <w:color w:val="000000"/>
                <w:kern w:val="0"/>
                <w:sz w:val="22"/>
                <w:szCs w:val="22"/>
              </w:rPr>
              <w:t>单位进行修改，修改完善后再在“会签意见”栏签认：“同意”。</w:t>
            </w:r>
          </w:p>
          <w:p w14:paraId="6A084E6C" w14:textId="77777777" w:rsidR="003E5211"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br w:type="page"/>
              <w:t>3.施工单位修订完善施工方案后，设备管理单位、行车组织单位原则上应于5个工作日内完成会签。</w:t>
            </w:r>
            <w:r w:rsidRPr="009A35EF">
              <w:rPr>
                <w:rFonts w:ascii="宋体" w:hAnsi="宋体" w:cs="宋体" w:hint="eastAsia"/>
                <w:color w:val="000000"/>
                <w:kern w:val="0"/>
                <w:sz w:val="22"/>
                <w:szCs w:val="22"/>
              </w:rPr>
              <w:br w:type="page"/>
            </w:r>
          </w:p>
          <w:p w14:paraId="5BB583C9" w14:textId="77777777" w:rsidR="003E5211"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t>4.涉及</w:t>
            </w:r>
            <w:proofErr w:type="gramStart"/>
            <w:r w:rsidRPr="009A35EF">
              <w:rPr>
                <w:rFonts w:ascii="宋体" w:hAnsi="宋体" w:cs="宋体" w:hint="eastAsia"/>
                <w:color w:val="000000"/>
                <w:kern w:val="0"/>
                <w:sz w:val="22"/>
                <w:szCs w:val="22"/>
              </w:rPr>
              <w:t>工电段</w:t>
            </w:r>
            <w:proofErr w:type="gramEnd"/>
            <w:r w:rsidRPr="009A35EF">
              <w:rPr>
                <w:rFonts w:ascii="宋体" w:hAnsi="宋体" w:cs="宋体" w:hint="eastAsia"/>
                <w:color w:val="000000"/>
                <w:kern w:val="0"/>
                <w:sz w:val="22"/>
                <w:szCs w:val="22"/>
              </w:rPr>
              <w:t>的施工项目，应分专业进行会签。</w:t>
            </w:r>
          </w:p>
          <w:p w14:paraId="5D8DAE34" w14:textId="77777777" w:rsidR="003E5211" w:rsidRPr="009A35EF" w:rsidRDefault="003E5211" w:rsidP="00391E61">
            <w:pPr>
              <w:widowControl/>
              <w:jc w:val="left"/>
              <w:rPr>
                <w:rFonts w:ascii="宋体" w:hAnsi="宋体" w:cs="宋体"/>
                <w:color w:val="000000"/>
                <w:kern w:val="0"/>
                <w:sz w:val="22"/>
                <w:szCs w:val="22"/>
              </w:rPr>
            </w:pPr>
            <w:r w:rsidRPr="009A35EF">
              <w:rPr>
                <w:rFonts w:ascii="宋体" w:hAnsi="宋体" w:cs="宋体" w:hint="eastAsia"/>
                <w:color w:val="000000"/>
                <w:kern w:val="0"/>
                <w:sz w:val="22"/>
                <w:szCs w:val="22"/>
              </w:rPr>
              <w:br w:type="page"/>
              <w:t>5.建设项目、</w:t>
            </w:r>
            <w:proofErr w:type="gramStart"/>
            <w:r w:rsidRPr="009A35EF">
              <w:rPr>
                <w:rFonts w:ascii="宋体" w:hAnsi="宋体" w:cs="宋体" w:hint="eastAsia"/>
                <w:color w:val="000000"/>
                <w:kern w:val="0"/>
                <w:sz w:val="22"/>
                <w:szCs w:val="22"/>
              </w:rPr>
              <w:t>涉铁工程项目</w:t>
            </w:r>
            <w:proofErr w:type="gramEnd"/>
            <w:r w:rsidRPr="009A35EF">
              <w:rPr>
                <w:rFonts w:ascii="宋体" w:hAnsi="宋体" w:cs="宋体" w:hint="eastAsia"/>
                <w:color w:val="000000"/>
                <w:kern w:val="0"/>
                <w:sz w:val="22"/>
                <w:szCs w:val="22"/>
              </w:rPr>
              <w:t>应在该</w:t>
            </w:r>
            <w:proofErr w:type="gramStart"/>
            <w:r w:rsidRPr="009A35EF">
              <w:rPr>
                <w:rFonts w:ascii="宋体" w:hAnsi="宋体" w:cs="宋体" w:hint="eastAsia"/>
                <w:color w:val="000000"/>
                <w:kern w:val="0"/>
                <w:sz w:val="22"/>
                <w:szCs w:val="22"/>
              </w:rPr>
              <w:t>会签表完成</w:t>
            </w:r>
            <w:proofErr w:type="gramEnd"/>
            <w:r w:rsidRPr="009A35EF">
              <w:rPr>
                <w:rFonts w:ascii="宋体" w:hAnsi="宋体" w:cs="宋体" w:hint="eastAsia"/>
                <w:color w:val="000000"/>
                <w:kern w:val="0"/>
                <w:sz w:val="22"/>
                <w:szCs w:val="22"/>
              </w:rPr>
              <w:t>后，再由项目管理机构、成铁工管公司组织预审。</w:t>
            </w:r>
          </w:p>
        </w:tc>
      </w:tr>
    </w:tbl>
    <w:p w14:paraId="63B97253" w14:textId="77777777" w:rsidR="0067225B" w:rsidRPr="009F3614" w:rsidRDefault="00733442" w:rsidP="00733442">
      <w:pPr>
        <w:adjustRightInd w:val="0"/>
        <w:snapToGrid w:val="0"/>
        <w:spacing w:line="560" w:lineRule="exact"/>
        <w:rPr>
          <w:rFonts w:eastAsia="仿宋_GB2312"/>
          <w:snapToGrid w:val="0"/>
          <w:kern w:val="0"/>
          <w:sz w:val="32"/>
          <w:szCs w:val="28"/>
        </w:rPr>
      </w:pPr>
      <w:r w:rsidRPr="009F3614">
        <w:rPr>
          <w:rFonts w:eastAsia="仿宋_GB2312"/>
          <w:snapToGrid w:val="0"/>
          <w:kern w:val="0"/>
          <w:sz w:val="32"/>
          <w:szCs w:val="28"/>
        </w:rPr>
        <w:t xml:space="preserve"> </w:t>
      </w:r>
    </w:p>
    <w:sectPr w:rsidR="0067225B" w:rsidRPr="009F3614" w:rsidSect="003E5211">
      <w:headerReference w:type="default" r:id="rId12"/>
      <w:footerReference w:type="even" r:id="rId13"/>
      <w:footerReference w:type="default" r:id="rId14"/>
      <w:pgSz w:w="11907" w:h="16839" w:code="9"/>
      <w:pgMar w:top="2098" w:right="1474" w:bottom="1134" w:left="1588" w:header="851" w:footer="992" w:gutter="0"/>
      <w:cols w:space="425"/>
      <w:docGrid w:type="lines" w:linePitch="289"/>
      <w:sectPrChange w:id="482" w:author="Tom" w:date="2023-02-14T08:13:00Z">
        <w:sectPr w:rsidR="0067225B" w:rsidRPr="009F3614" w:rsidSect="003E5211">
          <w:pgMar w:top="2098" w:right="1474" w:bottom="1985" w:left="1588" w:header="851" w:footer="992"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612F8" w14:textId="77777777" w:rsidR="003370DA" w:rsidRDefault="003370DA">
      <w:r>
        <w:separator/>
      </w:r>
    </w:p>
  </w:endnote>
  <w:endnote w:type="continuationSeparator" w:id="0">
    <w:p w14:paraId="2E636BA6" w14:textId="77777777" w:rsidR="003370DA" w:rsidRDefault="0033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方正大黑简体">
    <w:altName w:val="宋体"/>
    <w:charset w:val="86"/>
    <w:family w:val="auto"/>
    <w:pitch w:val="default"/>
    <w:sig w:usb0="00000001" w:usb1="080E0000" w:usb2="00000010" w:usb3="00000000" w:csb0="00040000"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EA96" w14:textId="77777777" w:rsidR="00942224" w:rsidRDefault="00942224">
    <w:pPr>
      <w:pStyle w:val="a5"/>
      <w:jc w:val="center"/>
    </w:pPr>
    <w:r>
      <w:fldChar w:fldCharType="begin"/>
    </w:r>
    <w:r>
      <w:instrText xml:space="preserve"> PAGE   \* MERGEFORMAT </w:instrText>
    </w:r>
    <w:r>
      <w:fldChar w:fldCharType="separate"/>
    </w:r>
    <w:r w:rsidR="00083B09" w:rsidRPr="00083B09">
      <w:rPr>
        <w:noProof/>
        <w:lang w:val="zh-CN"/>
      </w:rPr>
      <w:t>8</w:t>
    </w:r>
    <w:r>
      <w:fldChar w:fldCharType="end"/>
    </w:r>
  </w:p>
  <w:p w14:paraId="528C78F3" w14:textId="77777777" w:rsidR="00942224" w:rsidRDefault="0094222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0FF8" w14:textId="77777777" w:rsidR="001407A3" w:rsidRDefault="001407A3">
    <w:pPr>
      <w:pStyle w:val="a5"/>
      <w:jc w:val="center"/>
    </w:pPr>
  </w:p>
  <w:p w14:paraId="1C6B7AD5" w14:textId="77777777" w:rsidR="001407A3" w:rsidRDefault="001407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DD9F" w14:textId="77777777" w:rsidR="00D6148C" w:rsidRDefault="00D6148C" w:rsidP="007900E5">
    <w:pPr>
      <w:pStyle w:val="a5"/>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end"/>
    </w:r>
  </w:p>
  <w:p w14:paraId="5623D003" w14:textId="77777777" w:rsidR="00D6148C" w:rsidRDefault="00D6148C" w:rsidP="007900E5">
    <w:pPr>
      <w:pStyle w:val="a5"/>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E390" w14:textId="77777777" w:rsidR="00D6148C" w:rsidRDefault="00D6148C">
    <w:pPr>
      <w:pStyle w:val="a5"/>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7EB8" w14:textId="77777777" w:rsidR="003370DA" w:rsidRDefault="003370DA">
      <w:r>
        <w:separator/>
      </w:r>
    </w:p>
  </w:footnote>
  <w:footnote w:type="continuationSeparator" w:id="0">
    <w:p w14:paraId="38FF9CD2" w14:textId="77777777" w:rsidR="003370DA" w:rsidRDefault="00337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04FE" w14:textId="77777777" w:rsidR="001407A3" w:rsidRDefault="001407A3" w:rsidP="008873D9">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E3D7" w14:textId="77777777" w:rsidR="001407A3" w:rsidRDefault="001407A3" w:rsidP="008873D9">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5002" w14:textId="77777777" w:rsidR="00D6148C" w:rsidRPr="00F92866" w:rsidRDefault="00D6148C" w:rsidP="00165E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F42"/>
    <w:multiLevelType w:val="hybridMultilevel"/>
    <w:tmpl w:val="1A323036"/>
    <w:lvl w:ilvl="0" w:tplc="0409000F">
      <w:start w:val="1"/>
      <w:numFmt w:val="decimal"/>
      <w:lvlText w:val="%1."/>
      <w:lvlJc w:val="left"/>
      <w:pPr>
        <w:tabs>
          <w:tab w:val="num" w:pos="1060"/>
        </w:tabs>
        <w:ind w:left="1060" w:hanging="420"/>
      </w:p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 w15:restartNumberingAfterBreak="0">
    <w:nsid w:val="03800358"/>
    <w:multiLevelType w:val="multilevel"/>
    <w:tmpl w:val="04090023"/>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523485E"/>
    <w:multiLevelType w:val="hybridMultilevel"/>
    <w:tmpl w:val="A91AD386"/>
    <w:lvl w:ilvl="0" w:tplc="F2F404BA">
      <w:start w:val="2"/>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C83877"/>
    <w:multiLevelType w:val="hybridMultilevel"/>
    <w:tmpl w:val="E66A20C8"/>
    <w:lvl w:ilvl="0" w:tplc="70F49E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3C92A07"/>
    <w:multiLevelType w:val="hybridMultilevel"/>
    <w:tmpl w:val="2444A10A"/>
    <w:lvl w:ilvl="0" w:tplc="3BFA431E">
      <w:start w:val="3"/>
      <w:numFmt w:val="decimal"/>
      <w:lvlText w:val="%1．"/>
      <w:lvlJc w:val="left"/>
      <w:pPr>
        <w:tabs>
          <w:tab w:val="num" w:pos="1368"/>
        </w:tabs>
        <w:ind w:left="1368" w:hanging="720"/>
      </w:pPr>
      <w:rPr>
        <w:rFonts w:hint="eastAsia"/>
      </w:rPr>
    </w:lvl>
    <w:lvl w:ilvl="1" w:tplc="04090019" w:tentative="1">
      <w:start w:val="1"/>
      <w:numFmt w:val="lowerLetter"/>
      <w:lvlText w:val="%2)"/>
      <w:lvlJc w:val="left"/>
      <w:pPr>
        <w:tabs>
          <w:tab w:val="num" w:pos="1488"/>
        </w:tabs>
        <w:ind w:left="1488" w:hanging="420"/>
      </w:pPr>
    </w:lvl>
    <w:lvl w:ilvl="2" w:tplc="0409001B" w:tentative="1">
      <w:start w:val="1"/>
      <w:numFmt w:val="lowerRoman"/>
      <w:lvlText w:val="%3."/>
      <w:lvlJc w:val="right"/>
      <w:pPr>
        <w:tabs>
          <w:tab w:val="num" w:pos="1908"/>
        </w:tabs>
        <w:ind w:left="1908" w:hanging="420"/>
      </w:pPr>
    </w:lvl>
    <w:lvl w:ilvl="3" w:tplc="0409000F" w:tentative="1">
      <w:start w:val="1"/>
      <w:numFmt w:val="decimal"/>
      <w:lvlText w:val="%4."/>
      <w:lvlJc w:val="left"/>
      <w:pPr>
        <w:tabs>
          <w:tab w:val="num" w:pos="2328"/>
        </w:tabs>
        <w:ind w:left="2328" w:hanging="420"/>
      </w:pPr>
    </w:lvl>
    <w:lvl w:ilvl="4" w:tplc="04090019" w:tentative="1">
      <w:start w:val="1"/>
      <w:numFmt w:val="lowerLetter"/>
      <w:lvlText w:val="%5)"/>
      <w:lvlJc w:val="left"/>
      <w:pPr>
        <w:tabs>
          <w:tab w:val="num" w:pos="2748"/>
        </w:tabs>
        <w:ind w:left="2748" w:hanging="420"/>
      </w:pPr>
    </w:lvl>
    <w:lvl w:ilvl="5" w:tplc="0409001B" w:tentative="1">
      <w:start w:val="1"/>
      <w:numFmt w:val="lowerRoman"/>
      <w:lvlText w:val="%6."/>
      <w:lvlJc w:val="right"/>
      <w:pPr>
        <w:tabs>
          <w:tab w:val="num" w:pos="3168"/>
        </w:tabs>
        <w:ind w:left="3168" w:hanging="420"/>
      </w:pPr>
    </w:lvl>
    <w:lvl w:ilvl="6" w:tplc="0409000F" w:tentative="1">
      <w:start w:val="1"/>
      <w:numFmt w:val="decimal"/>
      <w:lvlText w:val="%7."/>
      <w:lvlJc w:val="left"/>
      <w:pPr>
        <w:tabs>
          <w:tab w:val="num" w:pos="3588"/>
        </w:tabs>
        <w:ind w:left="3588" w:hanging="420"/>
      </w:pPr>
    </w:lvl>
    <w:lvl w:ilvl="7" w:tplc="04090019" w:tentative="1">
      <w:start w:val="1"/>
      <w:numFmt w:val="lowerLetter"/>
      <w:lvlText w:val="%8)"/>
      <w:lvlJc w:val="left"/>
      <w:pPr>
        <w:tabs>
          <w:tab w:val="num" w:pos="4008"/>
        </w:tabs>
        <w:ind w:left="4008" w:hanging="420"/>
      </w:pPr>
    </w:lvl>
    <w:lvl w:ilvl="8" w:tplc="0409001B" w:tentative="1">
      <w:start w:val="1"/>
      <w:numFmt w:val="lowerRoman"/>
      <w:lvlText w:val="%9."/>
      <w:lvlJc w:val="right"/>
      <w:pPr>
        <w:tabs>
          <w:tab w:val="num" w:pos="4428"/>
        </w:tabs>
        <w:ind w:left="4428" w:hanging="420"/>
      </w:pPr>
    </w:lvl>
  </w:abstractNum>
  <w:abstractNum w:abstractNumId="5" w15:restartNumberingAfterBreak="0">
    <w:nsid w:val="14A128C1"/>
    <w:multiLevelType w:val="multilevel"/>
    <w:tmpl w:val="662291B4"/>
    <w:styleLink w:val="1"/>
    <w:lvl w:ilvl="0">
      <w:start w:val="1"/>
      <w:numFmt w:val="upperRoman"/>
      <w:lvlText w:val="第 %1 条"/>
      <w:lvlJc w:val="left"/>
      <w:pPr>
        <w:tabs>
          <w:tab w:val="num" w:pos="2235"/>
        </w:tabs>
        <w:ind w:left="1155"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16A27212"/>
    <w:multiLevelType w:val="hybridMultilevel"/>
    <w:tmpl w:val="884420AC"/>
    <w:lvl w:ilvl="0" w:tplc="F5126C00">
      <w:start w:val="1"/>
      <w:numFmt w:val="decimal"/>
      <w:lvlText w:val="%1."/>
      <w:lvlJc w:val="left"/>
      <w:pPr>
        <w:tabs>
          <w:tab w:val="num" w:pos="360"/>
        </w:tabs>
        <w:ind w:left="360" w:hanging="360"/>
      </w:pPr>
      <w:rPr>
        <w:rFonts w:hint="default"/>
      </w:rPr>
    </w:lvl>
    <w:lvl w:ilvl="1" w:tplc="66C04372">
      <w:start w:val="1"/>
      <w:numFmt w:val="decimal"/>
      <w:lvlText w:val="（%2）"/>
      <w:lvlJc w:val="left"/>
      <w:pPr>
        <w:tabs>
          <w:tab w:val="num" w:pos="1140"/>
        </w:tabs>
        <w:ind w:left="1140" w:hanging="720"/>
      </w:pPr>
      <w:rPr>
        <w:rFonts w:hint="default"/>
      </w:rPr>
    </w:lvl>
    <w:lvl w:ilvl="2" w:tplc="BB006636">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FFE6B06"/>
    <w:multiLevelType w:val="hybridMultilevel"/>
    <w:tmpl w:val="2CFC4A94"/>
    <w:lvl w:ilvl="0" w:tplc="04090013">
      <w:start w:val="1"/>
      <w:numFmt w:val="chineseCountingThousand"/>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8" w15:restartNumberingAfterBreak="0">
    <w:nsid w:val="333E187D"/>
    <w:multiLevelType w:val="hybridMultilevel"/>
    <w:tmpl w:val="DA4C0EC2"/>
    <w:lvl w:ilvl="0" w:tplc="1E88CFFE">
      <w:start w:val="1"/>
      <w:numFmt w:val="decimal"/>
      <w:lvlText w:val="%1."/>
      <w:lvlJc w:val="left"/>
      <w:pPr>
        <w:tabs>
          <w:tab w:val="num" w:pos="570"/>
        </w:tabs>
        <w:ind w:left="570" w:hanging="360"/>
      </w:pPr>
      <w:rPr>
        <w:rFonts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9" w15:restartNumberingAfterBreak="0">
    <w:nsid w:val="33D06187"/>
    <w:multiLevelType w:val="hybridMultilevel"/>
    <w:tmpl w:val="99EA3BC6"/>
    <w:lvl w:ilvl="0" w:tplc="BB3A35F6">
      <w:start w:val="1"/>
      <w:numFmt w:val="decimal"/>
      <w:lvlText w:val="%1."/>
      <w:lvlJc w:val="left"/>
      <w:pPr>
        <w:tabs>
          <w:tab w:val="num" w:pos="1030"/>
        </w:tabs>
        <w:ind w:left="1030" w:hanging="39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0" w15:restartNumberingAfterBreak="0">
    <w:nsid w:val="33E17A54"/>
    <w:multiLevelType w:val="multilevel"/>
    <w:tmpl w:val="2BFE240C"/>
    <w:lvl w:ilvl="0">
      <w:start w:val="1"/>
      <w:numFmt w:val="chineseCountingThousand"/>
      <w:suff w:val="nothing"/>
      <w:lvlText w:val="第%1章"/>
      <w:lvlJc w:val="left"/>
      <w:pPr>
        <w:ind w:left="0" w:firstLine="0"/>
      </w:pPr>
      <w:rPr>
        <w:rFonts w:hint="eastAsia"/>
      </w:rPr>
    </w:lvl>
    <w:lvl w:ilvl="1">
      <w:start w:val="1"/>
      <w:numFmt w:val="none"/>
      <w:suff w:val="nothing"/>
      <w:lvlText w:val="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15:restartNumberingAfterBreak="0">
    <w:nsid w:val="36EA6568"/>
    <w:multiLevelType w:val="multilevel"/>
    <w:tmpl w:val="04090023"/>
    <w:lvl w:ilvl="0">
      <w:start w:val="1"/>
      <w:numFmt w:val="upperRoman"/>
      <w:lvlText w:val="第 %1 条"/>
      <w:lvlJc w:val="left"/>
      <w:pPr>
        <w:tabs>
          <w:tab w:val="num" w:pos="1800"/>
        </w:tabs>
        <w:ind w:left="0" w:firstLine="0"/>
      </w:pPr>
    </w:lvl>
    <w:lvl w:ilvl="1">
      <w:start w:val="1"/>
      <w:numFmt w:val="decimalZero"/>
      <w:pStyle w:val="2"/>
      <w:isLgl/>
      <w:lvlText w:val="节 %1.%2"/>
      <w:lvlJc w:val="left"/>
      <w:pPr>
        <w:tabs>
          <w:tab w:val="num" w:pos="1080"/>
        </w:tabs>
        <w:ind w:left="0" w:firstLine="0"/>
      </w:pPr>
    </w:lvl>
    <w:lvl w:ilvl="2">
      <w:start w:val="1"/>
      <w:numFmt w:val="lowerLetter"/>
      <w:pStyle w:val="3"/>
      <w:lvlText w:val="(%3)"/>
      <w:lvlJc w:val="left"/>
      <w:pPr>
        <w:tabs>
          <w:tab w:val="num" w:pos="1008"/>
        </w:tabs>
        <w:ind w:left="720" w:hanging="432"/>
      </w:pPr>
    </w:lvl>
    <w:lvl w:ilvl="3">
      <w:start w:val="1"/>
      <w:numFmt w:val="lowerRoman"/>
      <w:pStyle w:val="4"/>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2" w15:restartNumberingAfterBreak="0">
    <w:nsid w:val="39AF276A"/>
    <w:multiLevelType w:val="hybridMultilevel"/>
    <w:tmpl w:val="B440854C"/>
    <w:lvl w:ilvl="0" w:tplc="A372D05A">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3" w15:restartNumberingAfterBreak="0">
    <w:nsid w:val="3C263FAE"/>
    <w:multiLevelType w:val="multilevel"/>
    <w:tmpl w:val="E79A9DA6"/>
    <w:lvl w:ilvl="0">
      <w:start w:val="1"/>
      <w:numFmt w:val="chineseCountingThousand"/>
      <w:suff w:val="nothing"/>
      <w:lvlText w:val="第%1章"/>
      <w:lvlJc w:val="left"/>
      <w:pPr>
        <w:ind w:left="0" w:firstLine="0"/>
      </w:pPr>
      <w:rPr>
        <w:rFonts w:hint="eastAsia"/>
      </w:rPr>
    </w:lvl>
    <w:lvl w:ilvl="1">
      <w:start w:val="1"/>
      <w:numFmt w:val="none"/>
      <w:suff w:val="nothing"/>
      <w:lvlText w:val="%2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3C4319C1"/>
    <w:multiLevelType w:val="hybridMultilevel"/>
    <w:tmpl w:val="110A0D0E"/>
    <w:lvl w:ilvl="0" w:tplc="3350EE06">
      <w:start w:val="1"/>
      <w:numFmt w:val="decimal"/>
      <w:lvlText w:val="%1."/>
      <w:lvlJc w:val="left"/>
      <w:pPr>
        <w:ind w:left="990" w:hanging="465"/>
      </w:pPr>
      <w:rPr>
        <w:rFonts w:ascii="仿宋" w:eastAsia="仿宋" w:hAnsi="仿宋"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5" w15:restartNumberingAfterBreak="0">
    <w:nsid w:val="3E574C91"/>
    <w:multiLevelType w:val="hybridMultilevel"/>
    <w:tmpl w:val="3BF21706"/>
    <w:lvl w:ilvl="0" w:tplc="C85E44A0">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6" w15:restartNumberingAfterBreak="0">
    <w:nsid w:val="44AB11D8"/>
    <w:multiLevelType w:val="hybridMultilevel"/>
    <w:tmpl w:val="B6742F86"/>
    <w:lvl w:ilvl="0" w:tplc="C3F62AFE">
      <w:start w:val="8"/>
      <w:numFmt w:val="japaneseCounting"/>
      <w:lvlText w:val="第%1章"/>
      <w:lvlJc w:val="left"/>
      <w:pPr>
        <w:tabs>
          <w:tab w:val="num" w:pos="3645"/>
        </w:tabs>
        <w:ind w:left="3645" w:hanging="1440"/>
      </w:pPr>
      <w:rPr>
        <w:rFonts w:hint="default"/>
      </w:rPr>
    </w:lvl>
    <w:lvl w:ilvl="1" w:tplc="04090019" w:tentative="1">
      <w:start w:val="1"/>
      <w:numFmt w:val="lowerLetter"/>
      <w:lvlText w:val="%2)"/>
      <w:lvlJc w:val="left"/>
      <w:pPr>
        <w:tabs>
          <w:tab w:val="num" w:pos="3045"/>
        </w:tabs>
        <w:ind w:left="3045" w:hanging="420"/>
      </w:pPr>
    </w:lvl>
    <w:lvl w:ilvl="2" w:tplc="0409001B" w:tentative="1">
      <w:start w:val="1"/>
      <w:numFmt w:val="lowerRoman"/>
      <w:lvlText w:val="%3."/>
      <w:lvlJc w:val="right"/>
      <w:pPr>
        <w:tabs>
          <w:tab w:val="num" w:pos="3465"/>
        </w:tabs>
        <w:ind w:left="3465" w:hanging="420"/>
      </w:pPr>
    </w:lvl>
    <w:lvl w:ilvl="3" w:tplc="0409000F" w:tentative="1">
      <w:start w:val="1"/>
      <w:numFmt w:val="decimal"/>
      <w:lvlText w:val="%4."/>
      <w:lvlJc w:val="left"/>
      <w:pPr>
        <w:tabs>
          <w:tab w:val="num" w:pos="3885"/>
        </w:tabs>
        <w:ind w:left="3885" w:hanging="420"/>
      </w:pPr>
    </w:lvl>
    <w:lvl w:ilvl="4" w:tplc="04090019" w:tentative="1">
      <w:start w:val="1"/>
      <w:numFmt w:val="lowerLetter"/>
      <w:lvlText w:val="%5)"/>
      <w:lvlJc w:val="left"/>
      <w:pPr>
        <w:tabs>
          <w:tab w:val="num" w:pos="4305"/>
        </w:tabs>
        <w:ind w:left="4305" w:hanging="420"/>
      </w:pPr>
    </w:lvl>
    <w:lvl w:ilvl="5" w:tplc="0409001B" w:tentative="1">
      <w:start w:val="1"/>
      <w:numFmt w:val="lowerRoman"/>
      <w:lvlText w:val="%6."/>
      <w:lvlJc w:val="right"/>
      <w:pPr>
        <w:tabs>
          <w:tab w:val="num" w:pos="4725"/>
        </w:tabs>
        <w:ind w:left="4725" w:hanging="420"/>
      </w:pPr>
    </w:lvl>
    <w:lvl w:ilvl="6" w:tplc="0409000F" w:tentative="1">
      <w:start w:val="1"/>
      <w:numFmt w:val="decimal"/>
      <w:lvlText w:val="%7."/>
      <w:lvlJc w:val="left"/>
      <w:pPr>
        <w:tabs>
          <w:tab w:val="num" w:pos="5145"/>
        </w:tabs>
        <w:ind w:left="5145" w:hanging="420"/>
      </w:pPr>
    </w:lvl>
    <w:lvl w:ilvl="7" w:tplc="04090019" w:tentative="1">
      <w:start w:val="1"/>
      <w:numFmt w:val="lowerLetter"/>
      <w:lvlText w:val="%8)"/>
      <w:lvlJc w:val="left"/>
      <w:pPr>
        <w:tabs>
          <w:tab w:val="num" w:pos="5565"/>
        </w:tabs>
        <w:ind w:left="5565" w:hanging="420"/>
      </w:pPr>
    </w:lvl>
    <w:lvl w:ilvl="8" w:tplc="0409001B" w:tentative="1">
      <w:start w:val="1"/>
      <w:numFmt w:val="lowerRoman"/>
      <w:lvlText w:val="%9."/>
      <w:lvlJc w:val="right"/>
      <w:pPr>
        <w:tabs>
          <w:tab w:val="num" w:pos="5985"/>
        </w:tabs>
        <w:ind w:left="5985" w:hanging="420"/>
      </w:pPr>
    </w:lvl>
  </w:abstractNum>
  <w:abstractNum w:abstractNumId="17" w15:restartNumberingAfterBreak="0">
    <w:nsid w:val="48AD4BD5"/>
    <w:multiLevelType w:val="hybridMultilevel"/>
    <w:tmpl w:val="28EE7F90"/>
    <w:lvl w:ilvl="0" w:tplc="52D083A8">
      <w:start w:val="1"/>
      <w:numFmt w:val="decimal"/>
      <w:lvlText w:val="%1."/>
      <w:lvlJc w:val="left"/>
      <w:pPr>
        <w:tabs>
          <w:tab w:val="num" w:pos="1030"/>
        </w:tabs>
        <w:ind w:left="1030" w:hanging="39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8" w15:restartNumberingAfterBreak="0">
    <w:nsid w:val="4C57702D"/>
    <w:multiLevelType w:val="hybridMultilevel"/>
    <w:tmpl w:val="0786E7FC"/>
    <w:lvl w:ilvl="0" w:tplc="93D82D24">
      <w:start w:val="1"/>
      <w:numFmt w:val="decimal"/>
      <w:lvlText w:val="%1."/>
      <w:lvlJc w:val="left"/>
      <w:pPr>
        <w:tabs>
          <w:tab w:val="num" w:pos="1000"/>
        </w:tabs>
        <w:ind w:left="1000" w:hanging="360"/>
      </w:pPr>
      <w:rPr>
        <w:rFonts w:hint="eastAsia"/>
        <w:color w:val="000000"/>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9" w15:restartNumberingAfterBreak="0">
    <w:nsid w:val="50CC59A8"/>
    <w:multiLevelType w:val="hybridMultilevel"/>
    <w:tmpl w:val="7FB4ACC4"/>
    <w:lvl w:ilvl="0" w:tplc="084821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548115C2"/>
    <w:multiLevelType w:val="hybridMultilevel"/>
    <w:tmpl w:val="12580490"/>
    <w:lvl w:ilvl="0" w:tplc="38FEB518">
      <w:start w:val="5"/>
      <w:numFmt w:val="japaneseCounting"/>
      <w:lvlText w:val="第%1章"/>
      <w:lvlJc w:val="left"/>
      <w:pPr>
        <w:tabs>
          <w:tab w:val="num" w:pos="3540"/>
        </w:tabs>
        <w:ind w:left="3540" w:hanging="1440"/>
      </w:pPr>
      <w:rPr>
        <w:rFonts w:hint="default"/>
      </w:rPr>
    </w:lvl>
    <w:lvl w:ilvl="1" w:tplc="0409000F">
      <w:start w:val="1"/>
      <w:numFmt w:val="decimal"/>
      <w:lvlText w:val="%2."/>
      <w:lvlJc w:val="left"/>
      <w:pPr>
        <w:tabs>
          <w:tab w:val="num" w:pos="2940"/>
        </w:tabs>
        <w:ind w:left="2940" w:hanging="420"/>
      </w:pPr>
      <w:rPr>
        <w:rFonts w:hint="default"/>
      </w:rPr>
    </w:lvl>
    <w:lvl w:ilvl="2" w:tplc="69A2E8E8">
      <w:start w:val="1"/>
      <w:numFmt w:val="decimal"/>
      <w:lvlText w:val="（%3）"/>
      <w:lvlJc w:val="left"/>
      <w:pPr>
        <w:tabs>
          <w:tab w:val="num" w:pos="4020"/>
        </w:tabs>
        <w:ind w:left="4020" w:hanging="1080"/>
      </w:pPr>
      <w:rPr>
        <w:rFonts w:ascii="Times New Roman" w:cs="Times New Roman" w:hint="default"/>
      </w:rPr>
    </w:lvl>
    <w:lvl w:ilvl="3" w:tplc="684472BE">
      <w:start w:val="1"/>
      <w:numFmt w:val="decimal"/>
      <w:lvlText w:val="%4．"/>
      <w:lvlJc w:val="left"/>
      <w:pPr>
        <w:tabs>
          <w:tab w:val="num" w:pos="4485"/>
        </w:tabs>
        <w:ind w:left="4485" w:hanging="1125"/>
      </w:pPr>
      <w:rPr>
        <w:rFonts w:ascii="仿宋_GB2312" w:hint="default"/>
      </w:rPr>
    </w:lvl>
    <w:lvl w:ilvl="4" w:tplc="04090019" w:tentative="1">
      <w:start w:val="1"/>
      <w:numFmt w:val="lowerLetter"/>
      <w:lvlText w:val="%5)"/>
      <w:lvlJc w:val="left"/>
      <w:pPr>
        <w:tabs>
          <w:tab w:val="num" w:pos="4200"/>
        </w:tabs>
        <w:ind w:left="4200" w:hanging="420"/>
      </w:pPr>
    </w:lvl>
    <w:lvl w:ilvl="5" w:tplc="0409001B" w:tentative="1">
      <w:start w:val="1"/>
      <w:numFmt w:val="lowerRoman"/>
      <w:lvlText w:val="%6."/>
      <w:lvlJc w:val="right"/>
      <w:pPr>
        <w:tabs>
          <w:tab w:val="num" w:pos="4620"/>
        </w:tabs>
        <w:ind w:left="4620" w:hanging="420"/>
      </w:pPr>
    </w:lvl>
    <w:lvl w:ilvl="6" w:tplc="0409000F" w:tentative="1">
      <w:start w:val="1"/>
      <w:numFmt w:val="decimal"/>
      <w:lvlText w:val="%7."/>
      <w:lvlJc w:val="left"/>
      <w:pPr>
        <w:tabs>
          <w:tab w:val="num" w:pos="5040"/>
        </w:tabs>
        <w:ind w:left="5040" w:hanging="420"/>
      </w:pPr>
    </w:lvl>
    <w:lvl w:ilvl="7" w:tplc="04090019" w:tentative="1">
      <w:start w:val="1"/>
      <w:numFmt w:val="lowerLetter"/>
      <w:lvlText w:val="%8)"/>
      <w:lvlJc w:val="left"/>
      <w:pPr>
        <w:tabs>
          <w:tab w:val="num" w:pos="5460"/>
        </w:tabs>
        <w:ind w:left="5460" w:hanging="420"/>
      </w:pPr>
    </w:lvl>
    <w:lvl w:ilvl="8" w:tplc="0409001B" w:tentative="1">
      <w:start w:val="1"/>
      <w:numFmt w:val="lowerRoman"/>
      <w:lvlText w:val="%9."/>
      <w:lvlJc w:val="right"/>
      <w:pPr>
        <w:tabs>
          <w:tab w:val="num" w:pos="5880"/>
        </w:tabs>
        <w:ind w:left="5880" w:hanging="420"/>
      </w:pPr>
    </w:lvl>
  </w:abstractNum>
  <w:abstractNum w:abstractNumId="21" w15:restartNumberingAfterBreak="0">
    <w:nsid w:val="58712849"/>
    <w:multiLevelType w:val="multilevel"/>
    <w:tmpl w:val="E224289E"/>
    <w:lvl w:ilvl="0">
      <w:start w:val="1"/>
      <w:numFmt w:val="chineseCountingThousand"/>
      <w:suff w:val="nothing"/>
      <w:lvlText w:val="第%1章"/>
      <w:lvlJc w:val="left"/>
      <w:pPr>
        <w:ind w:left="0" w:firstLine="0"/>
      </w:pPr>
      <w:rPr>
        <w:rFonts w:hint="eastAsia"/>
      </w:rPr>
    </w:lvl>
    <w:lvl w:ilvl="1">
      <w:start w:val="1"/>
      <w:numFmt w:val="none"/>
      <w:suff w:val="nothing"/>
      <w:lvlText w:val="第1条"/>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15:restartNumberingAfterBreak="0">
    <w:nsid w:val="5B86670F"/>
    <w:multiLevelType w:val="hybridMultilevel"/>
    <w:tmpl w:val="976A398C"/>
    <w:lvl w:ilvl="0" w:tplc="103AFC0A">
      <w:start w:val="1"/>
      <w:numFmt w:val="decimal"/>
      <w:lvlText w:val="%1."/>
      <w:lvlJc w:val="left"/>
      <w:pPr>
        <w:tabs>
          <w:tab w:val="num" w:pos="960"/>
        </w:tabs>
        <w:ind w:left="960" w:hanging="360"/>
      </w:pPr>
      <w:rPr>
        <w:rFonts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23" w15:restartNumberingAfterBreak="0">
    <w:nsid w:val="5B8E2222"/>
    <w:multiLevelType w:val="hybridMultilevel"/>
    <w:tmpl w:val="59940E0A"/>
    <w:lvl w:ilvl="0" w:tplc="8D602838">
      <w:start w:val="1"/>
      <w:numFmt w:val="decimal"/>
      <w:lvlText w:val="%1."/>
      <w:lvlJc w:val="left"/>
      <w:pPr>
        <w:tabs>
          <w:tab w:val="num" w:pos="360"/>
        </w:tabs>
        <w:ind w:left="360" w:hanging="360"/>
      </w:pPr>
      <w:rPr>
        <w:rFonts w:ascii="仿宋_GB2312" w:eastAsia="仿宋_GB2312" w:hAnsi="宋体" w:cs="Times New Roman" w:hint="default"/>
        <w:b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C6C63C1"/>
    <w:multiLevelType w:val="hybridMultilevel"/>
    <w:tmpl w:val="76B80A6A"/>
    <w:lvl w:ilvl="0" w:tplc="E81C25E6">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A43567"/>
    <w:multiLevelType w:val="hybridMultilevel"/>
    <w:tmpl w:val="B1E4EB6A"/>
    <w:lvl w:ilvl="0" w:tplc="A970DC30">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6" w15:restartNumberingAfterBreak="0">
    <w:nsid w:val="5F0B7096"/>
    <w:multiLevelType w:val="hybridMultilevel"/>
    <w:tmpl w:val="93524178"/>
    <w:lvl w:ilvl="0" w:tplc="DC3C6CC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63132369"/>
    <w:multiLevelType w:val="hybridMultilevel"/>
    <w:tmpl w:val="3CD2A0D0"/>
    <w:lvl w:ilvl="0" w:tplc="5358C940">
      <w:start w:val="2"/>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13CB"/>
    <w:multiLevelType w:val="multilevel"/>
    <w:tmpl w:val="67BD13CB"/>
    <w:lvl w:ilvl="0">
      <w:start w:val="1"/>
      <w:numFmt w:val="decimal"/>
      <w:lvlText w:val="%1."/>
      <w:lvlJc w:val="left"/>
      <w:pPr>
        <w:tabs>
          <w:tab w:val="num" w:pos="958"/>
        </w:tabs>
        <w:ind w:left="958" w:hanging="420"/>
      </w:pPr>
    </w:lvl>
    <w:lvl w:ilvl="1">
      <w:start w:val="1"/>
      <w:numFmt w:val="lowerLetter"/>
      <w:lvlText w:val="%2)"/>
      <w:lvlJc w:val="left"/>
      <w:pPr>
        <w:tabs>
          <w:tab w:val="num" w:pos="1378"/>
        </w:tabs>
        <w:ind w:left="1378" w:hanging="420"/>
      </w:pPr>
    </w:lvl>
    <w:lvl w:ilvl="2">
      <w:start w:val="1"/>
      <w:numFmt w:val="lowerRoman"/>
      <w:lvlText w:val="%3."/>
      <w:lvlJc w:val="right"/>
      <w:pPr>
        <w:tabs>
          <w:tab w:val="num" w:pos="1798"/>
        </w:tabs>
        <w:ind w:left="1798" w:hanging="420"/>
      </w:pPr>
    </w:lvl>
    <w:lvl w:ilvl="3">
      <w:start w:val="1"/>
      <w:numFmt w:val="decimal"/>
      <w:lvlText w:val="%4."/>
      <w:lvlJc w:val="left"/>
      <w:pPr>
        <w:tabs>
          <w:tab w:val="num" w:pos="2218"/>
        </w:tabs>
        <w:ind w:left="2218" w:hanging="420"/>
      </w:pPr>
    </w:lvl>
    <w:lvl w:ilvl="4">
      <w:start w:val="1"/>
      <w:numFmt w:val="lowerLetter"/>
      <w:lvlText w:val="%5)"/>
      <w:lvlJc w:val="left"/>
      <w:pPr>
        <w:tabs>
          <w:tab w:val="num" w:pos="2638"/>
        </w:tabs>
        <w:ind w:left="2638" w:hanging="420"/>
      </w:pPr>
    </w:lvl>
    <w:lvl w:ilvl="5">
      <w:start w:val="1"/>
      <w:numFmt w:val="lowerRoman"/>
      <w:lvlText w:val="%6."/>
      <w:lvlJc w:val="right"/>
      <w:pPr>
        <w:tabs>
          <w:tab w:val="num" w:pos="3058"/>
        </w:tabs>
        <w:ind w:left="3058" w:hanging="420"/>
      </w:pPr>
    </w:lvl>
    <w:lvl w:ilvl="6">
      <w:start w:val="1"/>
      <w:numFmt w:val="decimal"/>
      <w:lvlText w:val="%7."/>
      <w:lvlJc w:val="left"/>
      <w:pPr>
        <w:tabs>
          <w:tab w:val="num" w:pos="3478"/>
        </w:tabs>
        <w:ind w:left="3478" w:hanging="420"/>
      </w:pPr>
    </w:lvl>
    <w:lvl w:ilvl="7">
      <w:start w:val="1"/>
      <w:numFmt w:val="lowerLetter"/>
      <w:lvlText w:val="%8)"/>
      <w:lvlJc w:val="left"/>
      <w:pPr>
        <w:tabs>
          <w:tab w:val="num" w:pos="3898"/>
        </w:tabs>
        <w:ind w:left="3898" w:hanging="420"/>
      </w:pPr>
    </w:lvl>
    <w:lvl w:ilvl="8">
      <w:start w:val="1"/>
      <w:numFmt w:val="lowerRoman"/>
      <w:lvlText w:val="%9."/>
      <w:lvlJc w:val="right"/>
      <w:pPr>
        <w:tabs>
          <w:tab w:val="num" w:pos="4318"/>
        </w:tabs>
        <w:ind w:left="4318" w:hanging="420"/>
      </w:pPr>
    </w:lvl>
  </w:abstractNum>
  <w:abstractNum w:abstractNumId="29" w15:restartNumberingAfterBreak="0">
    <w:nsid w:val="6CF717A9"/>
    <w:multiLevelType w:val="hybridMultilevel"/>
    <w:tmpl w:val="82509F98"/>
    <w:lvl w:ilvl="0" w:tplc="0700D236">
      <w:start w:val="1"/>
      <w:numFmt w:val="japaneseCounting"/>
      <w:lvlText w:val="第%1章"/>
      <w:lvlJc w:val="left"/>
      <w:pPr>
        <w:tabs>
          <w:tab w:val="num" w:pos="4485"/>
        </w:tabs>
        <w:ind w:left="4485" w:hanging="1440"/>
      </w:pPr>
      <w:rPr>
        <w:rFonts w:hint="eastAsia"/>
        <w:b w:val="0"/>
        <w:sz w:val="32"/>
        <w:szCs w:val="32"/>
        <w:lang w:val="en-US"/>
      </w:rPr>
    </w:lvl>
    <w:lvl w:ilvl="1" w:tplc="04090019" w:tentative="1">
      <w:start w:val="1"/>
      <w:numFmt w:val="lowerLetter"/>
      <w:lvlText w:val="%2)"/>
      <w:lvlJc w:val="left"/>
      <w:pPr>
        <w:tabs>
          <w:tab w:val="num" w:pos="3885"/>
        </w:tabs>
        <w:ind w:left="3885" w:hanging="420"/>
      </w:pPr>
    </w:lvl>
    <w:lvl w:ilvl="2" w:tplc="0409001B" w:tentative="1">
      <w:start w:val="1"/>
      <w:numFmt w:val="lowerRoman"/>
      <w:lvlText w:val="%3."/>
      <w:lvlJc w:val="right"/>
      <w:pPr>
        <w:tabs>
          <w:tab w:val="num" w:pos="4305"/>
        </w:tabs>
        <w:ind w:left="4305" w:hanging="420"/>
      </w:pPr>
    </w:lvl>
    <w:lvl w:ilvl="3" w:tplc="0409000F" w:tentative="1">
      <w:start w:val="1"/>
      <w:numFmt w:val="decimal"/>
      <w:lvlText w:val="%4."/>
      <w:lvlJc w:val="left"/>
      <w:pPr>
        <w:tabs>
          <w:tab w:val="num" w:pos="4725"/>
        </w:tabs>
        <w:ind w:left="4725" w:hanging="420"/>
      </w:pPr>
    </w:lvl>
    <w:lvl w:ilvl="4" w:tplc="04090019" w:tentative="1">
      <w:start w:val="1"/>
      <w:numFmt w:val="lowerLetter"/>
      <w:lvlText w:val="%5)"/>
      <w:lvlJc w:val="left"/>
      <w:pPr>
        <w:tabs>
          <w:tab w:val="num" w:pos="5145"/>
        </w:tabs>
        <w:ind w:left="5145" w:hanging="420"/>
      </w:pPr>
    </w:lvl>
    <w:lvl w:ilvl="5" w:tplc="0409001B" w:tentative="1">
      <w:start w:val="1"/>
      <w:numFmt w:val="lowerRoman"/>
      <w:lvlText w:val="%6."/>
      <w:lvlJc w:val="right"/>
      <w:pPr>
        <w:tabs>
          <w:tab w:val="num" w:pos="5565"/>
        </w:tabs>
        <w:ind w:left="5565" w:hanging="420"/>
      </w:pPr>
    </w:lvl>
    <w:lvl w:ilvl="6" w:tplc="0409000F" w:tentative="1">
      <w:start w:val="1"/>
      <w:numFmt w:val="decimal"/>
      <w:lvlText w:val="%7."/>
      <w:lvlJc w:val="left"/>
      <w:pPr>
        <w:tabs>
          <w:tab w:val="num" w:pos="5985"/>
        </w:tabs>
        <w:ind w:left="5985" w:hanging="420"/>
      </w:pPr>
    </w:lvl>
    <w:lvl w:ilvl="7" w:tplc="04090019" w:tentative="1">
      <w:start w:val="1"/>
      <w:numFmt w:val="lowerLetter"/>
      <w:lvlText w:val="%8)"/>
      <w:lvlJc w:val="left"/>
      <w:pPr>
        <w:tabs>
          <w:tab w:val="num" w:pos="6405"/>
        </w:tabs>
        <w:ind w:left="6405" w:hanging="420"/>
      </w:pPr>
    </w:lvl>
    <w:lvl w:ilvl="8" w:tplc="0409001B" w:tentative="1">
      <w:start w:val="1"/>
      <w:numFmt w:val="lowerRoman"/>
      <w:lvlText w:val="%9."/>
      <w:lvlJc w:val="right"/>
      <w:pPr>
        <w:tabs>
          <w:tab w:val="num" w:pos="6825"/>
        </w:tabs>
        <w:ind w:left="6825" w:hanging="420"/>
      </w:pPr>
    </w:lvl>
  </w:abstractNum>
  <w:abstractNum w:abstractNumId="30" w15:restartNumberingAfterBreak="0">
    <w:nsid w:val="6D4E1AB9"/>
    <w:multiLevelType w:val="multilevel"/>
    <w:tmpl w:val="6D4E1AB9"/>
    <w:lvl w:ilvl="0">
      <w:start w:val="1"/>
      <w:numFmt w:val="decimal"/>
      <w:lvlText w:val="%1."/>
      <w:lvlJc w:val="left"/>
      <w:pPr>
        <w:tabs>
          <w:tab w:val="num" w:pos="1060"/>
        </w:tabs>
        <w:ind w:left="1060" w:hanging="420"/>
      </w:p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31" w15:restartNumberingAfterBreak="0">
    <w:nsid w:val="7862183E"/>
    <w:multiLevelType w:val="hybridMultilevel"/>
    <w:tmpl w:val="E0AE1AF0"/>
    <w:lvl w:ilvl="0" w:tplc="ABD6D182">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206E9B"/>
    <w:multiLevelType w:val="hybridMultilevel"/>
    <w:tmpl w:val="BBA66D38"/>
    <w:lvl w:ilvl="0" w:tplc="AE6E27AE">
      <w:start w:val="1"/>
      <w:numFmt w:val="decimal"/>
      <w:lvlText w:val="（%1）"/>
      <w:lvlJc w:val="left"/>
      <w:pPr>
        <w:tabs>
          <w:tab w:val="num" w:pos="1720"/>
        </w:tabs>
        <w:ind w:left="1720" w:hanging="108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16cid:durableId="2012026910">
    <w:abstractNumId w:val="29"/>
  </w:num>
  <w:num w:numId="2" w16cid:durableId="1538853117">
    <w:abstractNumId w:val="18"/>
  </w:num>
  <w:num w:numId="3" w16cid:durableId="308021257">
    <w:abstractNumId w:val="22"/>
  </w:num>
  <w:num w:numId="4" w16cid:durableId="66540573">
    <w:abstractNumId w:val="20"/>
  </w:num>
  <w:num w:numId="5" w16cid:durableId="580680218">
    <w:abstractNumId w:val="16"/>
  </w:num>
  <w:num w:numId="6" w16cid:durableId="274992658">
    <w:abstractNumId w:val="5"/>
  </w:num>
  <w:num w:numId="7" w16cid:durableId="151802014">
    <w:abstractNumId w:val="11"/>
  </w:num>
  <w:num w:numId="8" w16cid:durableId="5596191">
    <w:abstractNumId w:val="10"/>
  </w:num>
  <w:num w:numId="9" w16cid:durableId="1001808815">
    <w:abstractNumId w:val="21"/>
  </w:num>
  <w:num w:numId="10" w16cid:durableId="104153147">
    <w:abstractNumId w:val="13"/>
  </w:num>
  <w:num w:numId="11" w16cid:durableId="1792556633">
    <w:abstractNumId w:val="1"/>
  </w:num>
  <w:num w:numId="12" w16cid:durableId="222722500">
    <w:abstractNumId w:val="11"/>
  </w:num>
  <w:num w:numId="13" w16cid:durableId="731076573">
    <w:abstractNumId w:val="23"/>
  </w:num>
  <w:num w:numId="14" w16cid:durableId="1920140010">
    <w:abstractNumId w:val="15"/>
  </w:num>
  <w:num w:numId="15" w16cid:durableId="1755127354">
    <w:abstractNumId w:val="4"/>
  </w:num>
  <w:num w:numId="16" w16cid:durableId="1623419226">
    <w:abstractNumId w:val="3"/>
  </w:num>
  <w:num w:numId="17" w16cid:durableId="1629508552">
    <w:abstractNumId w:val="32"/>
  </w:num>
  <w:num w:numId="18" w16cid:durableId="1711565334">
    <w:abstractNumId w:val="7"/>
  </w:num>
  <w:num w:numId="19" w16cid:durableId="481655565">
    <w:abstractNumId w:val="14"/>
  </w:num>
  <w:num w:numId="20" w16cid:durableId="1703555484">
    <w:abstractNumId w:val="8"/>
  </w:num>
  <w:num w:numId="21" w16cid:durableId="1707634974">
    <w:abstractNumId w:val="0"/>
  </w:num>
  <w:num w:numId="22" w16cid:durableId="1657756171">
    <w:abstractNumId w:val="25"/>
  </w:num>
  <w:num w:numId="23" w16cid:durableId="686949917">
    <w:abstractNumId w:val="12"/>
  </w:num>
  <w:num w:numId="24" w16cid:durableId="597639186">
    <w:abstractNumId w:val="19"/>
  </w:num>
  <w:num w:numId="25" w16cid:durableId="912005874">
    <w:abstractNumId w:val="9"/>
  </w:num>
  <w:num w:numId="26" w16cid:durableId="1952739685">
    <w:abstractNumId w:val="17"/>
  </w:num>
  <w:num w:numId="27" w16cid:durableId="75710958">
    <w:abstractNumId w:val="28"/>
  </w:num>
  <w:num w:numId="28" w16cid:durableId="207037972">
    <w:abstractNumId w:val="30"/>
  </w:num>
  <w:num w:numId="29" w16cid:durableId="308174615">
    <w:abstractNumId w:val="27"/>
  </w:num>
  <w:num w:numId="30" w16cid:durableId="1262034720">
    <w:abstractNumId w:val="2"/>
  </w:num>
  <w:num w:numId="31" w16cid:durableId="892469616">
    <w:abstractNumId w:val="24"/>
  </w:num>
  <w:num w:numId="32" w16cid:durableId="1255358403">
    <w:abstractNumId w:val="31"/>
  </w:num>
  <w:num w:numId="33" w16cid:durableId="1304194823">
    <w:abstractNumId w:val="26"/>
  </w:num>
  <w:num w:numId="34" w16cid:durableId="96600509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28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3EA4"/>
    <w:rsid w:val="00000277"/>
    <w:rsid w:val="00001370"/>
    <w:rsid w:val="00001625"/>
    <w:rsid w:val="00001A4C"/>
    <w:rsid w:val="00001BF3"/>
    <w:rsid w:val="00001D94"/>
    <w:rsid w:val="00001DCD"/>
    <w:rsid w:val="00001DF2"/>
    <w:rsid w:val="00001EAB"/>
    <w:rsid w:val="00002867"/>
    <w:rsid w:val="000028FC"/>
    <w:rsid w:val="00002C1B"/>
    <w:rsid w:val="000033AF"/>
    <w:rsid w:val="0000385B"/>
    <w:rsid w:val="00003A7C"/>
    <w:rsid w:val="00003E72"/>
    <w:rsid w:val="00003E9A"/>
    <w:rsid w:val="00004150"/>
    <w:rsid w:val="000044BD"/>
    <w:rsid w:val="0000559F"/>
    <w:rsid w:val="00006068"/>
    <w:rsid w:val="00006A79"/>
    <w:rsid w:val="0000703D"/>
    <w:rsid w:val="00007080"/>
    <w:rsid w:val="000076B0"/>
    <w:rsid w:val="000078D2"/>
    <w:rsid w:val="00007A11"/>
    <w:rsid w:val="00007B1A"/>
    <w:rsid w:val="00007B6C"/>
    <w:rsid w:val="00010381"/>
    <w:rsid w:val="00010D2C"/>
    <w:rsid w:val="00010EE6"/>
    <w:rsid w:val="0001108F"/>
    <w:rsid w:val="0001143A"/>
    <w:rsid w:val="000114E9"/>
    <w:rsid w:val="000115F5"/>
    <w:rsid w:val="00011797"/>
    <w:rsid w:val="000117DE"/>
    <w:rsid w:val="0001289C"/>
    <w:rsid w:val="000128C8"/>
    <w:rsid w:val="0001292C"/>
    <w:rsid w:val="000144A9"/>
    <w:rsid w:val="00014C58"/>
    <w:rsid w:val="00015205"/>
    <w:rsid w:val="0001542F"/>
    <w:rsid w:val="00015E35"/>
    <w:rsid w:val="00015FC2"/>
    <w:rsid w:val="00016F66"/>
    <w:rsid w:val="0001768D"/>
    <w:rsid w:val="0001783B"/>
    <w:rsid w:val="0001792C"/>
    <w:rsid w:val="00017D13"/>
    <w:rsid w:val="0002017F"/>
    <w:rsid w:val="00020500"/>
    <w:rsid w:val="00020D9A"/>
    <w:rsid w:val="00022C0E"/>
    <w:rsid w:val="00023219"/>
    <w:rsid w:val="000235B2"/>
    <w:rsid w:val="00023744"/>
    <w:rsid w:val="00023AA7"/>
    <w:rsid w:val="00023D77"/>
    <w:rsid w:val="00024761"/>
    <w:rsid w:val="00025170"/>
    <w:rsid w:val="0002535A"/>
    <w:rsid w:val="00025A80"/>
    <w:rsid w:val="00025C83"/>
    <w:rsid w:val="00025DD3"/>
    <w:rsid w:val="00025E74"/>
    <w:rsid w:val="0002622D"/>
    <w:rsid w:val="0002647F"/>
    <w:rsid w:val="000266A8"/>
    <w:rsid w:val="00026D03"/>
    <w:rsid w:val="00026EA8"/>
    <w:rsid w:val="00027371"/>
    <w:rsid w:val="00027653"/>
    <w:rsid w:val="00027B53"/>
    <w:rsid w:val="00027CF6"/>
    <w:rsid w:val="00027FE3"/>
    <w:rsid w:val="000313D6"/>
    <w:rsid w:val="00031403"/>
    <w:rsid w:val="0003162B"/>
    <w:rsid w:val="000319F3"/>
    <w:rsid w:val="00031D3E"/>
    <w:rsid w:val="00032491"/>
    <w:rsid w:val="000330CA"/>
    <w:rsid w:val="00033406"/>
    <w:rsid w:val="00033861"/>
    <w:rsid w:val="00033D31"/>
    <w:rsid w:val="00033D94"/>
    <w:rsid w:val="00033FF9"/>
    <w:rsid w:val="000340FC"/>
    <w:rsid w:val="000350EB"/>
    <w:rsid w:val="00035A3F"/>
    <w:rsid w:val="000365D1"/>
    <w:rsid w:val="0003665B"/>
    <w:rsid w:val="0003671D"/>
    <w:rsid w:val="00036987"/>
    <w:rsid w:val="00036C0C"/>
    <w:rsid w:val="000372A0"/>
    <w:rsid w:val="000402E5"/>
    <w:rsid w:val="0004056F"/>
    <w:rsid w:val="00040765"/>
    <w:rsid w:val="000408B2"/>
    <w:rsid w:val="00040CBE"/>
    <w:rsid w:val="00041029"/>
    <w:rsid w:val="00041836"/>
    <w:rsid w:val="000418B5"/>
    <w:rsid w:val="000419C1"/>
    <w:rsid w:val="00042220"/>
    <w:rsid w:val="00042386"/>
    <w:rsid w:val="00042980"/>
    <w:rsid w:val="00043E5F"/>
    <w:rsid w:val="000443C8"/>
    <w:rsid w:val="00044A15"/>
    <w:rsid w:val="00045521"/>
    <w:rsid w:val="000457AA"/>
    <w:rsid w:val="00046031"/>
    <w:rsid w:val="00046101"/>
    <w:rsid w:val="00046238"/>
    <w:rsid w:val="000472C0"/>
    <w:rsid w:val="00047785"/>
    <w:rsid w:val="000479F3"/>
    <w:rsid w:val="0005044E"/>
    <w:rsid w:val="00050599"/>
    <w:rsid w:val="00050703"/>
    <w:rsid w:val="000511BD"/>
    <w:rsid w:val="00051A87"/>
    <w:rsid w:val="00051B14"/>
    <w:rsid w:val="00051C4C"/>
    <w:rsid w:val="000535FF"/>
    <w:rsid w:val="00053B22"/>
    <w:rsid w:val="00053B44"/>
    <w:rsid w:val="0005451C"/>
    <w:rsid w:val="00054A59"/>
    <w:rsid w:val="00055110"/>
    <w:rsid w:val="00055BA3"/>
    <w:rsid w:val="00055C9C"/>
    <w:rsid w:val="00055DE1"/>
    <w:rsid w:val="00055EF5"/>
    <w:rsid w:val="0005680F"/>
    <w:rsid w:val="00056923"/>
    <w:rsid w:val="000570F9"/>
    <w:rsid w:val="000571A0"/>
    <w:rsid w:val="00057E7A"/>
    <w:rsid w:val="0006011D"/>
    <w:rsid w:val="000603D1"/>
    <w:rsid w:val="00061D29"/>
    <w:rsid w:val="0006205B"/>
    <w:rsid w:val="0006238B"/>
    <w:rsid w:val="0006252F"/>
    <w:rsid w:val="00062580"/>
    <w:rsid w:val="00062AAD"/>
    <w:rsid w:val="00062D31"/>
    <w:rsid w:val="000638CD"/>
    <w:rsid w:val="00063AC2"/>
    <w:rsid w:val="00063B8B"/>
    <w:rsid w:val="000640CC"/>
    <w:rsid w:val="00064157"/>
    <w:rsid w:val="00064A4B"/>
    <w:rsid w:val="00064AAB"/>
    <w:rsid w:val="000651A4"/>
    <w:rsid w:val="000656AF"/>
    <w:rsid w:val="00065AA3"/>
    <w:rsid w:val="00065B01"/>
    <w:rsid w:val="00065C45"/>
    <w:rsid w:val="00066352"/>
    <w:rsid w:val="00066699"/>
    <w:rsid w:val="0006745C"/>
    <w:rsid w:val="000674D4"/>
    <w:rsid w:val="00067DCA"/>
    <w:rsid w:val="000705B2"/>
    <w:rsid w:val="00071DB3"/>
    <w:rsid w:val="00071E46"/>
    <w:rsid w:val="000720BC"/>
    <w:rsid w:val="000722FF"/>
    <w:rsid w:val="00072710"/>
    <w:rsid w:val="000728D2"/>
    <w:rsid w:val="00072AD5"/>
    <w:rsid w:val="00072C6B"/>
    <w:rsid w:val="00072EC9"/>
    <w:rsid w:val="00072F45"/>
    <w:rsid w:val="000733F8"/>
    <w:rsid w:val="00073961"/>
    <w:rsid w:val="0007411A"/>
    <w:rsid w:val="00074385"/>
    <w:rsid w:val="00074972"/>
    <w:rsid w:val="0007545F"/>
    <w:rsid w:val="00076B12"/>
    <w:rsid w:val="00076EA7"/>
    <w:rsid w:val="0007756C"/>
    <w:rsid w:val="00077FBA"/>
    <w:rsid w:val="00077FC5"/>
    <w:rsid w:val="000800CA"/>
    <w:rsid w:val="000818D3"/>
    <w:rsid w:val="0008194A"/>
    <w:rsid w:val="00081E19"/>
    <w:rsid w:val="00082671"/>
    <w:rsid w:val="00082BD4"/>
    <w:rsid w:val="00082ED2"/>
    <w:rsid w:val="00082F71"/>
    <w:rsid w:val="00082FCA"/>
    <w:rsid w:val="000831E0"/>
    <w:rsid w:val="00083B09"/>
    <w:rsid w:val="00083D82"/>
    <w:rsid w:val="00083E24"/>
    <w:rsid w:val="00084507"/>
    <w:rsid w:val="00084FA7"/>
    <w:rsid w:val="00084FBB"/>
    <w:rsid w:val="00085147"/>
    <w:rsid w:val="000863F0"/>
    <w:rsid w:val="00086A6B"/>
    <w:rsid w:val="00086B72"/>
    <w:rsid w:val="00086DA0"/>
    <w:rsid w:val="00087056"/>
    <w:rsid w:val="000874FA"/>
    <w:rsid w:val="00087C3E"/>
    <w:rsid w:val="00087E32"/>
    <w:rsid w:val="00090B99"/>
    <w:rsid w:val="00091226"/>
    <w:rsid w:val="00091244"/>
    <w:rsid w:val="000913F2"/>
    <w:rsid w:val="00091DE6"/>
    <w:rsid w:val="0009228A"/>
    <w:rsid w:val="0009244B"/>
    <w:rsid w:val="000928B5"/>
    <w:rsid w:val="00092DB1"/>
    <w:rsid w:val="0009308E"/>
    <w:rsid w:val="0009365F"/>
    <w:rsid w:val="0009399A"/>
    <w:rsid w:val="00093A6C"/>
    <w:rsid w:val="00093E38"/>
    <w:rsid w:val="00093F10"/>
    <w:rsid w:val="00094021"/>
    <w:rsid w:val="00094279"/>
    <w:rsid w:val="000942D3"/>
    <w:rsid w:val="00094463"/>
    <w:rsid w:val="00095266"/>
    <w:rsid w:val="000952FD"/>
    <w:rsid w:val="000960CE"/>
    <w:rsid w:val="00096A3C"/>
    <w:rsid w:val="00096FE7"/>
    <w:rsid w:val="00097212"/>
    <w:rsid w:val="000973F3"/>
    <w:rsid w:val="00097607"/>
    <w:rsid w:val="0009779A"/>
    <w:rsid w:val="000A0860"/>
    <w:rsid w:val="000A11A7"/>
    <w:rsid w:val="000A1D29"/>
    <w:rsid w:val="000A222B"/>
    <w:rsid w:val="000A33DE"/>
    <w:rsid w:val="000A3D2D"/>
    <w:rsid w:val="000A42C8"/>
    <w:rsid w:val="000A460A"/>
    <w:rsid w:val="000A4650"/>
    <w:rsid w:val="000A4B3B"/>
    <w:rsid w:val="000A55EE"/>
    <w:rsid w:val="000A5D27"/>
    <w:rsid w:val="000A5D94"/>
    <w:rsid w:val="000A66D8"/>
    <w:rsid w:val="000A6BF5"/>
    <w:rsid w:val="000A6C35"/>
    <w:rsid w:val="000A7D58"/>
    <w:rsid w:val="000A7E6C"/>
    <w:rsid w:val="000B0653"/>
    <w:rsid w:val="000B1AE0"/>
    <w:rsid w:val="000B1E81"/>
    <w:rsid w:val="000B2217"/>
    <w:rsid w:val="000B2832"/>
    <w:rsid w:val="000B28BA"/>
    <w:rsid w:val="000B3030"/>
    <w:rsid w:val="000B30D5"/>
    <w:rsid w:val="000B38EB"/>
    <w:rsid w:val="000B3B50"/>
    <w:rsid w:val="000B3BA6"/>
    <w:rsid w:val="000B44B1"/>
    <w:rsid w:val="000B472A"/>
    <w:rsid w:val="000B4764"/>
    <w:rsid w:val="000B4A7B"/>
    <w:rsid w:val="000B5067"/>
    <w:rsid w:val="000B7035"/>
    <w:rsid w:val="000B7301"/>
    <w:rsid w:val="000B7351"/>
    <w:rsid w:val="000B73E9"/>
    <w:rsid w:val="000B7973"/>
    <w:rsid w:val="000C0605"/>
    <w:rsid w:val="000C079E"/>
    <w:rsid w:val="000C140C"/>
    <w:rsid w:val="000C149C"/>
    <w:rsid w:val="000C1624"/>
    <w:rsid w:val="000C175D"/>
    <w:rsid w:val="000C1A36"/>
    <w:rsid w:val="000C22D3"/>
    <w:rsid w:val="000C2E73"/>
    <w:rsid w:val="000C3159"/>
    <w:rsid w:val="000C31EB"/>
    <w:rsid w:val="000C3449"/>
    <w:rsid w:val="000C4242"/>
    <w:rsid w:val="000C507A"/>
    <w:rsid w:val="000C5180"/>
    <w:rsid w:val="000C5697"/>
    <w:rsid w:val="000C7028"/>
    <w:rsid w:val="000C7E67"/>
    <w:rsid w:val="000D06DB"/>
    <w:rsid w:val="000D1262"/>
    <w:rsid w:val="000D21C8"/>
    <w:rsid w:val="000D3002"/>
    <w:rsid w:val="000D3923"/>
    <w:rsid w:val="000D45C6"/>
    <w:rsid w:val="000D4816"/>
    <w:rsid w:val="000D5130"/>
    <w:rsid w:val="000D5267"/>
    <w:rsid w:val="000D5321"/>
    <w:rsid w:val="000D5FA9"/>
    <w:rsid w:val="000D60DD"/>
    <w:rsid w:val="000D61F3"/>
    <w:rsid w:val="000D6486"/>
    <w:rsid w:val="000D66BC"/>
    <w:rsid w:val="000D7071"/>
    <w:rsid w:val="000D729A"/>
    <w:rsid w:val="000D7402"/>
    <w:rsid w:val="000D7BA4"/>
    <w:rsid w:val="000D7C3C"/>
    <w:rsid w:val="000D7E25"/>
    <w:rsid w:val="000E016C"/>
    <w:rsid w:val="000E05CF"/>
    <w:rsid w:val="000E0714"/>
    <w:rsid w:val="000E0898"/>
    <w:rsid w:val="000E0B81"/>
    <w:rsid w:val="000E1240"/>
    <w:rsid w:val="000E184F"/>
    <w:rsid w:val="000E18D3"/>
    <w:rsid w:val="000E1FCD"/>
    <w:rsid w:val="000E22EF"/>
    <w:rsid w:val="000E2491"/>
    <w:rsid w:val="000E2689"/>
    <w:rsid w:val="000E2D0F"/>
    <w:rsid w:val="000E333C"/>
    <w:rsid w:val="000E3541"/>
    <w:rsid w:val="000E3AD6"/>
    <w:rsid w:val="000E3CBB"/>
    <w:rsid w:val="000E41DC"/>
    <w:rsid w:val="000E4BA1"/>
    <w:rsid w:val="000E5CF4"/>
    <w:rsid w:val="000E62CC"/>
    <w:rsid w:val="000E6661"/>
    <w:rsid w:val="000E6C57"/>
    <w:rsid w:val="000E70B6"/>
    <w:rsid w:val="000E7326"/>
    <w:rsid w:val="000E74F7"/>
    <w:rsid w:val="000E75A0"/>
    <w:rsid w:val="000F0AED"/>
    <w:rsid w:val="000F0B47"/>
    <w:rsid w:val="000F1C59"/>
    <w:rsid w:val="000F1E7E"/>
    <w:rsid w:val="000F1E9A"/>
    <w:rsid w:val="000F22BF"/>
    <w:rsid w:val="000F2D6A"/>
    <w:rsid w:val="000F33B4"/>
    <w:rsid w:val="000F39B5"/>
    <w:rsid w:val="000F39B9"/>
    <w:rsid w:val="000F3E9B"/>
    <w:rsid w:val="000F4AEF"/>
    <w:rsid w:val="000F61BE"/>
    <w:rsid w:val="000F636B"/>
    <w:rsid w:val="000F63B5"/>
    <w:rsid w:val="000F6D17"/>
    <w:rsid w:val="000F7564"/>
    <w:rsid w:val="000F7673"/>
    <w:rsid w:val="000F784C"/>
    <w:rsid w:val="000F7CDA"/>
    <w:rsid w:val="000F7D61"/>
    <w:rsid w:val="000F7E63"/>
    <w:rsid w:val="00100211"/>
    <w:rsid w:val="00100478"/>
    <w:rsid w:val="001009F5"/>
    <w:rsid w:val="00100B37"/>
    <w:rsid w:val="00100EFD"/>
    <w:rsid w:val="0010121C"/>
    <w:rsid w:val="00101739"/>
    <w:rsid w:val="00102385"/>
    <w:rsid w:val="00102688"/>
    <w:rsid w:val="001029FD"/>
    <w:rsid w:val="00102E71"/>
    <w:rsid w:val="001032F9"/>
    <w:rsid w:val="0010372C"/>
    <w:rsid w:val="00103F11"/>
    <w:rsid w:val="00104417"/>
    <w:rsid w:val="00104753"/>
    <w:rsid w:val="00104E02"/>
    <w:rsid w:val="001059DA"/>
    <w:rsid w:val="00105D30"/>
    <w:rsid w:val="00105D90"/>
    <w:rsid w:val="00106473"/>
    <w:rsid w:val="00106DC4"/>
    <w:rsid w:val="001076AF"/>
    <w:rsid w:val="00110BA5"/>
    <w:rsid w:val="00110E31"/>
    <w:rsid w:val="001112AC"/>
    <w:rsid w:val="00111384"/>
    <w:rsid w:val="00111829"/>
    <w:rsid w:val="00111DD8"/>
    <w:rsid w:val="00112831"/>
    <w:rsid w:val="00112DB8"/>
    <w:rsid w:val="00112E04"/>
    <w:rsid w:val="0011438A"/>
    <w:rsid w:val="001145C6"/>
    <w:rsid w:val="00114993"/>
    <w:rsid w:val="00114A17"/>
    <w:rsid w:val="00114C2E"/>
    <w:rsid w:val="001153C1"/>
    <w:rsid w:val="001159C9"/>
    <w:rsid w:val="00115C2F"/>
    <w:rsid w:val="00115F81"/>
    <w:rsid w:val="00116244"/>
    <w:rsid w:val="0011624F"/>
    <w:rsid w:val="00116679"/>
    <w:rsid w:val="00116CA0"/>
    <w:rsid w:val="00117208"/>
    <w:rsid w:val="00117784"/>
    <w:rsid w:val="00117BCE"/>
    <w:rsid w:val="00117BD7"/>
    <w:rsid w:val="00120BCF"/>
    <w:rsid w:val="00120BF1"/>
    <w:rsid w:val="00120D1E"/>
    <w:rsid w:val="001213A4"/>
    <w:rsid w:val="00121B24"/>
    <w:rsid w:val="00121CE5"/>
    <w:rsid w:val="00121F47"/>
    <w:rsid w:val="001224C3"/>
    <w:rsid w:val="00122B66"/>
    <w:rsid w:val="00122C7E"/>
    <w:rsid w:val="001236E5"/>
    <w:rsid w:val="00124792"/>
    <w:rsid w:val="00124853"/>
    <w:rsid w:val="00124A65"/>
    <w:rsid w:val="00124BB7"/>
    <w:rsid w:val="00124E76"/>
    <w:rsid w:val="00124EF4"/>
    <w:rsid w:val="001253B1"/>
    <w:rsid w:val="001253B8"/>
    <w:rsid w:val="001254D0"/>
    <w:rsid w:val="00125570"/>
    <w:rsid w:val="001256AC"/>
    <w:rsid w:val="00125AFC"/>
    <w:rsid w:val="00125C53"/>
    <w:rsid w:val="00127B47"/>
    <w:rsid w:val="00127B4B"/>
    <w:rsid w:val="00127FDE"/>
    <w:rsid w:val="00130657"/>
    <w:rsid w:val="00130ABC"/>
    <w:rsid w:val="0013122B"/>
    <w:rsid w:val="0013146F"/>
    <w:rsid w:val="0013170A"/>
    <w:rsid w:val="0013188F"/>
    <w:rsid w:val="00131C23"/>
    <w:rsid w:val="001326E7"/>
    <w:rsid w:val="001338F3"/>
    <w:rsid w:val="001354F0"/>
    <w:rsid w:val="00135F55"/>
    <w:rsid w:val="001364A0"/>
    <w:rsid w:val="00136B47"/>
    <w:rsid w:val="00137A60"/>
    <w:rsid w:val="00137CC6"/>
    <w:rsid w:val="0014028B"/>
    <w:rsid w:val="001402B2"/>
    <w:rsid w:val="00140383"/>
    <w:rsid w:val="0014060F"/>
    <w:rsid w:val="001407A3"/>
    <w:rsid w:val="00140838"/>
    <w:rsid w:val="001413FF"/>
    <w:rsid w:val="001416F2"/>
    <w:rsid w:val="00141819"/>
    <w:rsid w:val="001423FD"/>
    <w:rsid w:val="0014251B"/>
    <w:rsid w:val="001425DE"/>
    <w:rsid w:val="00142CD6"/>
    <w:rsid w:val="00142D30"/>
    <w:rsid w:val="00142E26"/>
    <w:rsid w:val="00143067"/>
    <w:rsid w:val="00143648"/>
    <w:rsid w:val="00143709"/>
    <w:rsid w:val="00143737"/>
    <w:rsid w:val="0014439C"/>
    <w:rsid w:val="00146255"/>
    <w:rsid w:val="001464C9"/>
    <w:rsid w:val="00146E3A"/>
    <w:rsid w:val="001472DA"/>
    <w:rsid w:val="001476C6"/>
    <w:rsid w:val="0014799B"/>
    <w:rsid w:val="00147AFA"/>
    <w:rsid w:val="001502AC"/>
    <w:rsid w:val="00151117"/>
    <w:rsid w:val="00151159"/>
    <w:rsid w:val="001514CA"/>
    <w:rsid w:val="00151CE3"/>
    <w:rsid w:val="00152600"/>
    <w:rsid w:val="00152677"/>
    <w:rsid w:val="00152A02"/>
    <w:rsid w:val="00153858"/>
    <w:rsid w:val="001545CB"/>
    <w:rsid w:val="001546D0"/>
    <w:rsid w:val="00154CE3"/>
    <w:rsid w:val="00155007"/>
    <w:rsid w:val="0015508B"/>
    <w:rsid w:val="00155565"/>
    <w:rsid w:val="001559D0"/>
    <w:rsid w:val="00155F3A"/>
    <w:rsid w:val="0015630C"/>
    <w:rsid w:val="00157281"/>
    <w:rsid w:val="00157866"/>
    <w:rsid w:val="00157F1E"/>
    <w:rsid w:val="001600AA"/>
    <w:rsid w:val="00160468"/>
    <w:rsid w:val="00160A15"/>
    <w:rsid w:val="00160CC3"/>
    <w:rsid w:val="00160E90"/>
    <w:rsid w:val="001610BC"/>
    <w:rsid w:val="00162BC2"/>
    <w:rsid w:val="00162F4E"/>
    <w:rsid w:val="001633BE"/>
    <w:rsid w:val="001637A5"/>
    <w:rsid w:val="00163E6C"/>
    <w:rsid w:val="00164292"/>
    <w:rsid w:val="001643A4"/>
    <w:rsid w:val="001643CC"/>
    <w:rsid w:val="0016496F"/>
    <w:rsid w:val="00165B94"/>
    <w:rsid w:val="00165E0B"/>
    <w:rsid w:val="00165EDF"/>
    <w:rsid w:val="00166105"/>
    <w:rsid w:val="001662E2"/>
    <w:rsid w:val="00166369"/>
    <w:rsid w:val="00166AD4"/>
    <w:rsid w:val="00166C6B"/>
    <w:rsid w:val="00167130"/>
    <w:rsid w:val="00167447"/>
    <w:rsid w:val="00167ED5"/>
    <w:rsid w:val="001707FC"/>
    <w:rsid w:val="00170BD5"/>
    <w:rsid w:val="0017197D"/>
    <w:rsid w:val="001719EA"/>
    <w:rsid w:val="00171F7F"/>
    <w:rsid w:val="0017270F"/>
    <w:rsid w:val="00172BD9"/>
    <w:rsid w:val="001733B5"/>
    <w:rsid w:val="0017351B"/>
    <w:rsid w:val="00173DD1"/>
    <w:rsid w:val="001743C9"/>
    <w:rsid w:val="0017469E"/>
    <w:rsid w:val="00174C47"/>
    <w:rsid w:val="00174DAB"/>
    <w:rsid w:val="001757E7"/>
    <w:rsid w:val="00175C4C"/>
    <w:rsid w:val="00175CCE"/>
    <w:rsid w:val="00176456"/>
    <w:rsid w:val="0017653A"/>
    <w:rsid w:val="00176612"/>
    <w:rsid w:val="0017666E"/>
    <w:rsid w:val="001767B4"/>
    <w:rsid w:val="001775B6"/>
    <w:rsid w:val="001776A8"/>
    <w:rsid w:val="00177C66"/>
    <w:rsid w:val="00177D32"/>
    <w:rsid w:val="00177EF4"/>
    <w:rsid w:val="00177F7C"/>
    <w:rsid w:val="0018017E"/>
    <w:rsid w:val="00181431"/>
    <w:rsid w:val="0018170E"/>
    <w:rsid w:val="00181D64"/>
    <w:rsid w:val="00181ED0"/>
    <w:rsid w:val="001825BF"/>
    <w:rsid w:val="00182B66"/>
    <w:rsid w:val="00182D5E"/>
    <w:rsid w:val="00182F04"/>
    <w:rsid w:val="0018373F"/>
    <w:rsid w:val="00183B48"/>
    <w:rsid w:val="00183D99"/>
    <w:rsid w:val="0018448B"/>
    <w:rsid w:val="001846EB"/>
    <w:rsid w:val="00184907"/>
    <w:rsid w:val="00185698"/>
    <w:rsid w:val="001861B7"/>
    <w:rsid w:val="00186993"/>
    <w:rsid w:val="00186A81"/>
    <w:rsid w:val="00186CB8"/>
    <w:rsid w:val="00186F17"/>
    <w:rsid w:val="00187AE9"/>
    <w:rsid w:val="0019075F"/>
    <w:rsid w:val="00191011"/>
    <w:rsid w:val="00191B24"/>
    <w:rsid w:val="00191DAB"/>
    <w:rsid w:val="001923C1"/>
    <w:rsid w:val="001926D2"/>
    <w:rsid w:val="00192BF8"/>
    <w:rsid w:val="00192CCF"/>
    <w:rsid w:val="00192EDF"/>
    <w:rsid w:val="00193150"/>
    <w:rsid w:val="001931E8"/>
    <w:rsid w:val="0019328F"/>
    <w:rsid w:val="001933E4"/>
    <w:rsid w:val="00193890"/>
    <w:rsid w:val="00193EC4"/>
    <w:rsid w:val="00194114"/>
    <w:rsid w:val="0019458D"/>
    <w:rsid w:val="00195203"/>
    <w:rsid w:val="001952D8"/>
    <w:rsid w:val="001955BD"/>
    <w:rsid w:val="0019576A"/>
    <w:rsid w:val="001958AF"/>
    <w:rsid w:val="001969A9"/>
    <w:rsid w:val="00196DF0"/>
    <w:rsid w:val="00197A19"/>
    <w:rsid w:val="001A04CB"/>
    <w:rsid w:val="001A04F5"/>
    <w:rsid w:val="001A07F9"/>
    <w:rsid w:val="001A11DF"/>
    <w:rsid w:val="001A14C5"/>
    <w:rsid w:val="001A1591"/>
    <w:rsid w:val="001A169A"/>
    <w:rsid w:val="001A1F0B"/>
    <w:rsid w:val="001A1F85"/>
    <w:rsid w:val="001A2FC3"/>
    <w:rsid w:val="001A30A0"/>
    <w:rsid w:val="001A30EB"/>
    <w:rsid w:val="001A32F1"/>
    <w:rsid w:val="001A3372"/>
    <w:rsid w:val="001A35F0"/>
    <w:rsid w:val="001A39CF"/>
    <w:rsid w:val="001A3A1A"/>
    <w:rsid w:val="001A3CE3"/>
    <w:rsid w:val="001A41A7"/>
    <w:rsid w:val="001A4214"/>
    <w:rsid w:val="001A43F1"/>
    <w:rsid w:val="001A4C03"/>
    <w:rsid w:val="001A5161"/>
    <w:rsid w:val="001A57EF"/>
    <w:rsid w:val="001A5E76"/>
    <w:rsid w:val="001A6256"/>
    <w:rsid w:val="001A6454"/>
    <w:rsid w:val="001A73CE"/>
    <w:rsid w:val="001A7981"/>
    <w:rsid w:val="001B060F"/>
    <w:rsid w:val="001B0815"/>
    <w:rsid w:val="001B0B39"/>
    <w:rsid w:val="001B1150"/>
    <w:rsid w:val="001B1217"/>
    <w:rsid w:val="001B133F"/>
    <w:rsid w:val="001B17B9"/>
    <w:rsid w:val="001B2141"/>
    <w:rsid w:val="001B299A"/>
    <w:rsid w:val="001B32CC"/>
    <w:rsid w:val="001B4075"/>
    <w:rsid w:val="001B409C"/>
    <w:rsid w:val="001B4317"/>
    <w:rsid w:val="001B4DAD"/>
    <w:rsid w:val="001B4EF9"/>
    <w:rsid w:val="001B53E3"/>
    <w:rsid w:val="001B5CBA"/>
    <w:rsid w:val="001B5EC7"/>
    <w:rsid w:val="001B64BF"/>
    <w:rsid w:val="001B6D43"/>
    <w:rsid w:val="001B6D55"/>
    <w:rsid w:val="001B6F98"/>
    <w:rsid w:val="001C0045"/>
    <w:rsid w:val="001C00A4"/>
    <w:rsid w:val="001C028D"/>
    <w:rsid w:val="001C070A"/>
    <w:rsid w:val="001C0C20"/>
    <w:rsid w:val="001C1FC2"/>
    <w:rsid w:val="001C22DC"/>
    <w:rsid w:val="001C2B60"/>
    <w:rsid w:val="001C3160"/>
    <w:rsid w:val="001C4550"/>
    <w:rsid w:val="001C4A67"/>
    <w:rsid w:val="001C4F74"/>
    <w:rsid w:val="001C52A3"/>
    <w:rsid w:val="001C6779"/>
    <w:rsid w:val="001C6987"/>
    <w:rsid w:val="001C6B66"/>
    <w:rsid w:val="001C7A07"/>
    <w:rsid w:val="001C7D9B"/>
    <w:rsid w:val="001C7DBB"/>
    <w:rsid w:val="001D07EB"/>
    <w:rsid w:val="001D0D1C"/>
    <w:rsid w:val="001D104D"/>
    <w:rsid w:val="001D268C"/>
    <w:rsid w:val="001D2B1C"/>
    <w:rsid w:val="001D51AB"/>
    <w:rsid w:val="001D55FD"/>
    <w:rsid w:val="001D59F8"/>
    <w:rsid w:val="001D630E"/>
    <w:rsid w:val="001D6447"/>
    <w:rsid w:val="001D6452"/>
    <w:rsid w:val="001D65B5"/>
    <w:rsid w:val="001D6CAE"/>
    <w:rsid w:val="001D70DF"/>
    <w:rsid w:val="001D7AD0"/>
    <w:rsid w:val="001D7F21"/>
    <w:rsid w:val="001E0505"/>
    <w:rsid w:val="001E05D1"/>
    <w:rsid w:val="001E08D0"/>
    <w:rsid w:val="001E0E7B"/>
    <w:rsid w:val="001E15B2"/>
    <w:rsid w:val="001E16C0"/>
    <w:rsid w:val="001E1BEF"/>
    <w:rsid w:val="001E3787"/>
    <w:rsid w:val="001E37E8"/>
    <w:rsid w:val="001E4043"/>
    <w:rsid w:val="001E419B"/>
    <w:rsid w:val="001E4727"/>
    <w:rsid w:val="001E4F35"/>
    <w:rsid w:val="001E55CE"/>
    <w:rsid w:val="001E5BB5"/>
    <w:rsid w:val="001E5CC4"/>
    <w:rsid w:val="001E6168"/>
    <w:rsid w:val="001E63F6"/>
    <w:rsid w:val="001E6578"/>
    <w:rsid w:val="001E7EEB"/>
    <w:rsid w:val="001F0080"/>
    <w:rsid w:val="001F0F2B"/>
    <w:rsid w:val="001F152B"/>
    <w:rsid w:val="001F1883"/>
    <w:rsid w:val="001F1941"/>
    <w:rsid w:val="001F1BE4"/>
    <w:rsid w:val="001F29C7"/>
    <w:rsid w:val="001F327D"/>
    <w:rsid w:val="001F34D2"/>
    <w:rsid w:val="001F3B47"/>
    <w:rsid w:val="001F4160"/>
    <w:rsid w:val="001F4389"/>
    <w:rsid w:val="001F4863"/>
    <w:rsid w:val="001F50D0"/>
    <w:rsid w:val="001F53F4"/>
    <w:rsid w:val="001F558F"/>
    <w:rsid w:val="001F5D24"/>
    <w:rsid w:val="001F63EB"/>
    <w:rsid w:val="001F7107"/>
    <w:rsid w:val="001F752E"/>
    <w:rsid w:val="001F7DC9"/>
    <w:rsid w:val="0020008C"/>
    <w:rsid w:val="002001F1"/>
    <w:rsid w:val="00200208"/>
    <w:rsid w:val="00200695"/>
    <w:rsid w:val="0020083F"/>
    <w:rsid w:val="0020143E"/>
    <w:rsid w:val="002014D1"/>
    <w:rsid w:val="002015E3"/>
    <w:rsid w:val="00201751"/>
    <w:rsid w:val="002018B8"/>
    <w:rsid w:val="002024EF"/>
    <w:rsid w:val="00202560"/>
    <w:rsid w:val="0020266F"/>
    <w:rsid w:val="00202FD0"/>
    <w:rsid w:val="0020357C"/>
    <w:rsid w:val="00203A4E"/>
    <w:rsid w:val="00203A69"/>
    <w:rsid w:val="002045CA"/>
    <w:rsid w:val="002048E6"/>
    <w:rsid w:val="00204E97"/>
    <w:rsid w:val="002050DB"/>
    <w:rsid w:val="00205377"/>
    <w:rsid w:val="00205991"/>
    <w:rsid w:val="002063A5"/>
    <w:rsid w:val="00206630"/>
    <w:rsid w:val="00206D31"/>
    <w:rsid w:val="00206D34"/>
    <w:rsid w:val="0020756C"/>
    <w:rsid w:val="002100D7"/>
    <w:rsid w:val="00211E47"/>
    <w:rsid w:val="00212099"/>
    <w:rsid w:val="00212570"/>
    <w:rsid w:val="002134EF"/>
    <w:rsid w:val="002142F2"/>
    <w:rsid w:val="0021470D"/>
    <w:rsid w:val="00214A43"/>
    <w:rsid w:val="00214BF8"/>
    <w:rsid w:val="00214D2D"/>
    <w:rsid w:val="002156C9"/>
    <w:rsid w:val="00215B3F"/>
    <w:rsid w:val="00215F7C"/>
    <w:rsid w:val="00215F8E"/>
    <w:rsid w:val="00216E49"/>
    <w:rsid w:val="002171BA"/>
    <w:rsid w:val="00217488"/>
    <w:rsid w:val="0021783C"/>
    <w:rsid w:val="00217D72"/>
    <w:rsid w:val="00217ECF"/>
    <w:rsid w:val="00217F9B"/>
    <w:rsid w:val="00220881"/>
    <w:rsid w:val="00221275"/>
    <w:rsid w:val="00221B16"/>
    <w:rsid w:val="00221C67"/>
    <w:rsid w:val="0022205B"/>
    <w:rsid w:val="002220DC"/>
    <w:rsid w:val="00222445"/>
    <w:rsid w:val="00222537"/>
    <w:rsid w:val="002243E8"/>
    <w:rsid w:val="00224591"/>
    <w:rsid w:val="002247F7"/>
    <w:rsid w:val="00224883"/>
    <w:rsid w:val="00224D37"/>
    <w:rsid w:val="0022621D"/>
    <w:rsid w:val="002263B6"/>
    <w:rsid w:val="00226684"/>
    <w:rsid w:val="002266E0"/>
    <w:rsid w:val="00226900"/>
    <w:rsid w:val="00226C3C"/>
    <w:rsid w:val="0022714D"/>
    <w:rsid w:val="002303A1"/>
    <w:rsid w:val="002313F9"/>
    <w:rsid w:val="002316FD"/>
    <w:rsid w:val="00231BA5"/>
    <w:rsid w:val="00231E80"/>
    <w:rsid w:val="00232146"/>
    <w:rsid w:val="00232416"/>
    <w:rsid w:val="002327AC"/>
    <w:rsid w:val="002339BD"/>
    <w:rsid w:val="00233A7D"/>
    <w:rsid w:val="0023402C"/>
    <w:rsid w:val="00235058"/>
    <w:rsid w:val="002351CD"/>
    <w:rsid w:val="00235952"/>
    <w:rsid w:val="00236038"/>
    <w:rsid w:val="0023653B"/>
    <w:rsid w:val="0023654F"/>
    <w:rsid w:val="002367E8"/>
    <w:rsid w:val="00236B5E"/>
    <w:rsid w:val="00236E32"/>
    <w:rsid w:val="00236F16"/>
    <w:rsid w:val="00237783"/>
    <w:rsid w:val="00237F09"/>
    <w:rsid w:val="00240031"/>
    <w:rsid w:val="0024079F"/>
    <w:rsid w:val="002411B8"/>
    <w:rsid w:val="002411FA"/>
    <w:rsid w:val="0024144C"/>
    <w:rsid w:val="00241621"/>
    <w:rsid w:val="0024162B"/>
    <w:rsid w:val="0024175A"/>
    <w:rsid w:val="00241B01"/>
    <w:rsid w:val="00242148"/>
    <w:rsid w:val="002429C7"/>
    <w:rsid w:val="002438AF"/>
    <w:rsid w:val="00243DB1"/>
    <w:rsid w:val="00243E57"/>
    <w:rsid w:val="00244CD4"/>
    <w:rsid w:val="0024592E"/>
    <w:rsid w:val="00246380"/>
    <w:rsid w:val="00246A92"/>
    <w:rsid w:val="00246ABC"/>
    <w:rsid w:val="0024771D"/>
    <w:rsid w:val="002503EE"/>
    <w:rsid w:val="002507D2"/>
    <w:rsid w:val="002509AF"/>
    <w:rsid w:val="00251027"/>
    <w:rsid w:val="002514B2"/>
    <w:rsid w:val="00251790"/>
    <w:rsid w:val="00252631"/>
    <w:rsid w:val="00252824"/>
    <w:rsid w:val="00252AAD"/>
    <w:rsid w:val="00252C1B"/>
    <w:rsid w:val="00252CD9"/>
    <w:rsid w:val="002534E2"/>
    <w:rsid w:val="00254152"/>
    <w:rsid w:val="00254467"/>
    <w:rsid w:val="00254DCD"/>
    <w:rsid w:val="00254E74"/>
    <w:rsid w:val="0025562C"/>
    <w:rsid w:val="0025570A"/>
    <w:rsid w:val="00255A65"/>
    <w:rsid w:val="00256195"/>
    <w:rsid w:val="002561A6"/>
    <w:rsid w:val="00256306"/>
    <w:rsid w:val="00256493"/>
    <w:rsid w:val="002566C5"/>
    <w:rsid w:val="00256A8D"/>
    <w:rsid w:val="00256E9B"/>
    <w:rsid w:val="00257BE5"/>
    <w:rsid w:val="0026037D"/>
    <w:rsid w:val="00260B51"/>
    <w:rsid w:val="00260E14"/>
    <w:rsid w:val="00260F90"/>
    <w:rsid w:val="002613B5"/>
    <w:rsid w:val="00261CAB"/>
    <w:rsid w:val="002620ED"/>
    <w:rsid w:val="00262A6C"/>
    <w:rsid w:val="00262CD9"/>
    <w:rsid w:val="00262D7A"/>
    <w:rsid w:val="00263382"/>
    <w:rsid w:val="00263749"/>
    <w:rsid w:val="00263F43"/>
    <w:rsid w:val="002642B5"/>
    <w:rsid w:val="002644BE"/>
    <w:rsid w:val="00264CC1"/>
    <w:rsid w:val="00264D18"/>
    <w:rsid w:val="002651CC"/>
    <w:rsid w:val="002653B6"/>
    <w:rsid w:val="002655FE"/>
    <w:rsid w:val="00265DC4"/>
    <w:rsid w:val="00266086"/>
    <w:rsid w:val="00266328"/>
    <w:rsid w:val="002668C1"/>
    <w:rsid w:val="0026697F"/>
    <w:rsid w:val="002670FB"/>
    <w:rsid w:val="002678BD"/>
    <w:rsid w:val="00267B9C"/>
    <w:rsid w:val="002703E7"/>
    <w:rsid w:val="0027061D"/>
    <w:rsid w:val="0027062E"/>
    <w:rsid w:val="00270F47"/>
    <w:rsid w:val="00271B56"/>
    <w:rsid w:val="00271D43"/>
    <w:rsid w:val="00271DDD"/>
    <w:rsid w:val="00272F81"/>
    <w:rsid w:val="00273B9F"/>
    <w:rsid w:val="00273C8B"/>
    <w:rsid w:val="00273D1C"/>
    <w:rsid w:val="00275360"/>
    <w:rsid w:val="0027564A"/>
    <w:rsid w:val="0027644E"/>
    <w:rsid w:val="00276A84"/>
    <w:rsid w:val="00276CF0"/>
    <w:rsid w:val="002773E1"/>
    <w:rsid w:val="00277B26"/>
    <w:rsid w:val="00280B6A"/>
    <w:rsid w:val="00280CEE"/>
    <w:rsid w:val="0028109E"/>
    <w:rsid w:val="002815DF"/>
    <w:rsid w:val="002815EF"/>
    <w:rsid w:val="002818A7"/>
    <w:rsid w:val="00281F93"/>
    <w:rsid w:val="002820FE"/>
    <w:rsid w:val="00282ADC"/>
    <w:rsid w:val="00283B2D"/>
    <w:rsid w:val="00283DF9"/>
    <w:rsid w:val="00283FA7"/>
    <w:rsid w:val="00284905"/>
    <w:rsid w:val="00285691"/>
    <w:rsid w:val="00285A57"/>
    <w:rsid w:val="00285D23"/>
    <w:rsid w:val="00285F0B"/>
    <w:rsid w:val="00285FCE"/>
    <w:rsid w:val="0028618D"/>
    <w:rsid w:val="00286386"/>
    <w:rsid w:val="00286575"/>
    <w:rsid w:val="002865EC"/>
    <w:rsid w:val="00286E51"/>
    <w:rsid w:val="002870B9"/>
    <w:rsid w:val="00287FFE"/>
    <w:rsid w:val="002902A7"/>
    <w:rsid w:val="002904FB"/>
    <w:rsid w:val="0029179D"/>
    <w:rsid w:val="00291A6F"/>
    <w:rsid w:val="00291D39"/>
    <w:rsid w:val="0029323A"/>
    <w:rsid w:val="002932A5"/>
    <w:rsid w:val="00293F56"/>
    <w:rsid w:val="00293F67"/>
    <w:rsid w:val="00294567"/>
    <w:rsid w:val="002945C7"/>
    <w:rsid w:val="0029477B"/>
    <w:rsid w:val="00294FB0"/>
    <w:rsid w:val="00295A5A"/>
    <w:rsid w:val="00295D79"/>
    <w:rsid w:val="00295FE8"/>
    <w:rsid w:val="00296372"/>
    <w:rsid w:val="002967F9"/>
    <w:rsid w:val="002969A2"/>
    <w:rsid w:val="00296F50"/>
    <w:rsid w:val="0029716A"/>
    <w:rsid w:val="00297E15"/>
    <w:rsid w:val="002A008F"/>
    <w:rsid w:val="002A035D"/>
    <w:rsid w:val="002A0454"/>
    <w:rsid w:val="002A054D"/>
    <w:rsid w:val="002A0723"/>
    <w:rsid w:val="002A0AC6"/>
    <w:rsid w:val="002A0CBE"/>
    <w:rsid w:val="002A15A6"/>
    <w:rsid w:val="002A1D00"/>
    <w:rsid w:val="002A1D70"/>
    <w:rsid w:val="002A1F54"/>
    <w:rsid w:val="002A21F1"/>
    <w:rsid w:val="002A2264"/>
    <w:rsid w:val="002A23D7"/>
    <w:rsid w:val="002A24FB"/>
    <w:rsid w:val="002A2624"/>
    <w:rsid w:val="002A3156"/>
    <w:rsid w:val="002A33BD"/>
    <w:rsid w:val="002A347A"/>
    <w:rsid w:val="002A4BA9"/>
    <w:rsid w:val="002A5096"/>
    <w:rsid w:val="002A57FF"/>
    <w:rsid w:val="002A5FB3"/>
    <w:rsid w:val="002A702B"/>
    <w:rsid w:val="002A7179"/>
    <w:rsid w:val="002A72E7"/>
    <w:rsid w:val="002A7A99"/>
    <w:rsid w:val="002B0456"/>
    <w:rsid w:val="002B0A63"/>
    <w:rsid w:val="002B16EE"/>
    <w:rsid w:val="002B2147"/>
    <w:rsid w:val="002B256C"/>
    <w:rsid w:val="002B256F"/>
    <w:rsid w:val="002B28EA"/>
    <w:rsid w:val="002B2E61"/>
    <w:rsid w:val="002B36B0"/>
    <w:rsid w:val="002B377D"/>
    <w:rsid w:val="002B3804"/>
    <w:rsid w:val="002B38EA"/>
    <w:rsid w:val="002B3B34"/>
    <w:rsid w:val="002B3B7C"/>
    <w:rsid w:val="002B3C1B"/>
    <w:rsid w:val="002B3C7B"/>
    <w:rsid w:val="002B463A"/>
    <w:rsid w:val="002B4804"/>
    <w:rsid w:val="002B5284"/>
    <w:rsid w:val="002B6102"/>
    <w:rsid w:val="002B6794"/>
    <w:rsid w:val="002B6BE4"/>
    <w:rsid w:val="002B707E"/>
    <w:rsid w:val="002B715A"/>
    <w:rsid w:val="002B74A8"/>
    <w:rsid w:val="002B7F10"/>
    <w:rsid w:val="002C08FA"/>
    <w:rsid w:val="002C09B7"/>
    <w:rsid w:val="002C0B8B"/>
    <w:rsid w:val="002C18A3"/>
    <w:rsid w:val="002C1AC8"/>
    <w:rsid w:val="002C1F76"/>
    <w:rsid w:val="002C2786"/>
    <w:rsid w:val="002C30B8"/>
    <w:rsid w:val="002C3148"/>
    <w:rsid w:val="002C3A2F"/>
    <w:rsid w:val="002C42C4"/>
    <w:rsid w:val="002C4468"/>
    <w:rsid w:val="002C455C"/>
    <w:rsid w:val="002C561C"/>
    <w:rsid w:val="002C5C1B"/>
    <w:rsid w:val="002C5FC7"/>
    <w:rsid w:val="002C6961"/>
    <w:rsid w:val="002C7323"/>
    <w:rsid w:val="002C749C"/>
    <w:rsid w:val="002D0964"/>
    <w:rsid w:val="002D13C5"/>
    <w:rsid w:val="002D1D4B"/>
    <w:rsid w:val="002D26D6"/>
    <w:rsid w:val="002D35E3"/>
    <w:rsid w:val="002D3669"/>
    <w:rsid w:val="002D392C"/>
    <w:rsid w:val="002D3C40"/>
    <w:rsid w:val="002D3ECD"/>
    <w:rsid w:val="002D4179"/>
    <w:rsid w:val="002D5179"/>
    <w:rsid w:val="002D55D9"/>
    <w:rsid w:val="002D64F8"/>
    <w:rsid w:val="002D69D0"/>
    <w:rsid w:val="002D6B95"/>
    <w:rsid w:val="002D6E65"/>
    <w:rsid w:val="002D6EB3"/>
    <w:rsid w:val="002D6ECC"/>
    <w:rsid w:val="002D70A1"/>
    <w:rsid w:val="002D7B5F"/>
    <w:rsid w:val="002D7BF3"/>
    <w:rsid w:val="002D7E0F"/>
    <w:rsid w:val="002E02DF"/>
    <w:rsid w:val="002E0B44"/>
    <w:rsid w:val="002E18A0"/>
    <w:rsid w:val="002E1BB6"/>
    <w:rsid w:val="002E2149"/>
    <w:rsid w:val="002E2E01"/>
    <w:rsid w:val="002E32F6"/>
    <w:rsid w:val="002E34B4"/>
    <w:rsid w:val="002E36E6"/>
    <w:rsid w:val="002E37D2"/>
    <w:rsid w:val="002E3AF5"/>
    <w:rsid w:val="002E527B"/>
    <w:rsid w:val="002E52AE"/>
    <w:rsid w:val="002E68A5"/>
    <w:rsid w:val="002E77AA"/>
    <w:rsid w:val="002F05CF"/>
    <w:rsid w:val="002F0606"/>
    <w:rsid w:val="002F0DE3"/>
    <w:rsid w:val="002F10C9"/>
    <w:rsid w:val="002F1AA4"/>
    <w:rsid w:val="002F23D3"/>
    <w:rsid w:val="002F24D1"/>
    <w:rsid w:val="002F31BA"/>
    <w:rsid w:val="002F3917"/>
    <w:rsid w:val="002F4ADE"/>
    <w:rsid w:val="002F4B70"/>
    <w:rsid w:val="002F5361"/>
    <w:rsid w:val="002F53CE"/>
    <w:rsid w:val="002F583D"/>
    <w:rsid w:val="002F5BB6"/>
    <w:rsid w:val="002F5FA3"/>
    <w:rsid w:val="002F6174"/>
    <w:rsid w:val="002F6563"/>
    <w:rsid w:val="002F66F0"/>
    <w:rsid w:val="002F680D"/>
    <w:rsid w:val="002F6B97"/>
    <w:rsid w:val="002F6BBF"/>
    <w:rsid w:val="002F70EF"/>
    <w:rsid w:val="003005EA"/>
    <w:rsid w:val="00300D1E"/>
    <w:rsid w:val="00301771"/>
    <w:rsid w:val="00301954"/>
    <w:rsid w:val="00302326"/>
    <w:rsid w:val="00302AAC"/>
    <w:rsid w:val="00302AF1"/>
    <w:rsid w:val="00303074"/>
    <w:rsid w:val="00304140"/>
    <w:rsid w:val="0030457A"/>
    <w:rsid w:val="0030542B"/>
    <w:rsid w:val="00305C2F"/>
    <w:rsid w:val="0030650F"/>
    <w:rsid w:val="00306794"/>
    <w:rsid w:val="003069EC"/>
    <w:rsid w:val="00306E00"/>
    <w:rsid w:val="003074D9"/>
    <w:rsid w:val="00307634"/>
    <w:rsid w:val="00307811"/>
    <w:rsid w:val="00307959"/>
    <w:rsid w:val="00307DA3"/>
    <w:rsid w:val="00310530"/>
    <w:rsid w:val="00310610"/>
    <w:rsid w:val="00310662"/>
    <w:rsid w:val="00310794"/>
    <w:rsid w:val="00310A9F"/>
    <w:rsid w:val="00310B74"/>
    <w:rsid w:val="00310D8B"/>
    <w:rsid w:val="00310DFC"/>
    <w:rsid w:val="0031169A"/>
    <w:rsid w:val="003123DD"/>
    <w:rsid w:val="00312B7C"/>
    <w:rsid w:val="003130E6"/>
    <w:rsid w:val="0031399A"/>
    <w:rsid w:val="00314339"/>
    <w:rsid w:val="003144F5"/>
    <w:rsid w:val="00314941"/>
    <w:rsid w:val="00314969"/>
    <w:rsid w:val="00314A8E"/>
    <w:rsid w:val="00314B8C"/>
    <w:rsid w:val="00315015"/>
    <w:rsid w:val="003155E6"/>
    <w:rsid w:val="003158A5"/>
    <w:rsid w:val="00315EC1"/>
    <w:rsid w:val="00315F9E"/>
    <w:rsid w:val="00316183"/>
    <w:rsid w:val="00316561"/>
    <w:rsid w:val="003168A0"/>
    <w:rsid w:val="00316D66"/>
    <w:rsid w:val="00317192"/>
    <w:rsid w:val="0031798B"/>
    <w:rsid w:val="00317D75"/>
    <w:rsid w:val="00320126"/>
    <w:rsid w:val="003203C2"/>
    <w:rsid w:val="003208B6"/>
    <w:rsid w:val="00320A4A"/>
    <w:rsid w:val="00321064"/>
    <w:rsid w:val="003212C2"/>
    <w:rsid w:val="00321572"/>
    <w:rsid w:val="00321864"/>
    <w:rsid w:val="003219B9"/>
    <w:rsid w:val="00321EFD"/>
    <w:rsid w:val="0032251B"/>
    <w:rsid w:val="00322693"/>
    <w:rsid w:val="0032278F"/>
    <w:rsid w:val="00322A40"/>
    <w:rsid w:val="003230F0"/>
    <w:rsid w:val="00323346"/>
    <w:rsid w:val="00323AD1"/>
    <w:rsid w:val="00324F4D"/>
    <w:rsid w:val="0032520A"/>
    <w:rsid w:val="003254F4"/>
    <w:rsid w:val="00326468"/>
    <w:rsid w:val="00326819"/>
    <w:rsid w:val="00326A4E"/>
    <w:rsid w:val="00326CE2"/>
    <w:rsid w:val="00326EAC"/>
    <w:rsid w:val="00327033"/>
    <w:rsid w:val="003275DF"/>
    <w:rsid w:val="003307DC"/>
    <w:rsid w:val="0033084D"/>
    <w:rsid w:val="00330EDB"/>
    <w:rsid w:val="00331C74"/>
    <w:rsid w:val="00331D11"/>
    <w:rsid w:val="00331F43"/>
    <w:rsid w:val="003329F1"/>
    <w:rsid w:val="00332EF0"/>
    <w:rsid w:val="00333417"/>
    <w:rsid w:val="00333E08"/>
    <w:rsid w:val="00334436"/>
    <w:rsid w:val="00334FCD"/>
    <w:rsid w:val="00335615"/>
    <w:rsid w:val="00335758"/>
    <w:rsid w:val="00335C08"/>
    <w:rsid w:val="00336596"/>
    <w:rsid w:val="00336ADD"/>
    <w:rsid w:val="00336CD6"/>
    <w:rsid w:val="003370DA"/>
    <w:rsid w:val="00337336"/>
    <w:rsid w:val="003373DB"/>
    <w:rsid w:val="0033753F"/>
    <w:rsid w:val="00337BC2"/>
    <w:rsid w:val="00340005"/>
    <w:rsid w:val="003405E6"/>
    <w:rsid w:val="00341099"/>
    <w:rsid w:val="00341488"/>
    <w:rsid w:val="00341A91"/>
    <w:rsid w:val="003427EC"/>
    <w:rsid w:val="003428EF"/>
    <w:rsid w:val="00342AD8"/>
    <w:rsid w:val="00342E34"/>
    <w:rsid w:val="00343602"/>
    <w:rsid w:val="0034444B"/>
    <w:rsid w:val="00344E1A"/>
    <w:rsid w:val="003459B4"/>
    <w:rsid w:val="00346220"/>
    <w:rsid w:val="00346590"/>
    <w:rsid w:val="003476CB"/>
    <w:rsid w:val="0035003F"/>
    <w:rsid w:val="003500F1"/>
    <w:rsid w:val="003506D5"/>
    <w:rsid w:val="00350E9E"/>
    <w:rsid w:val="00350F79"/>
    <w:rsid w:val="003514F0"/>
    <w:rsid w:val="003518A4"/>
    <w:rsid w:val="003519A5"/>
    <w:rsid w:val="00351A61"/>
    <w:rsid w:val="00351C17"/>
    <w:rsid w:val="00352512"/>
    <w:rsid w:val="00352623"/>
    <w:rsid w:val="00352789"/>
    <w:rsid w:val="00352BBA"/>
    <w:rsid w:val="00352FA6"/>
    <w:rsid w:val="003531AF"/>
    <w:rsid w:val="0035327F"/>
    <w:rsid w:val="003534CB"/>
    <w:rsid w:val="00353881"/>
    <w:rsid w:val="0035603E"/>
    <w:rsid w:val="003560A4"/>
    <w:rsid w:val="0035626E"/>
    <w:rsid w:val="003563DB"/>
    <w:rsid w:val="00356441"/>
    <w:rsid w:val="0035663A"/>
    <w:rsid w:val="00356CCE"/>
    <w:rsid w:val="00356FB2"/>
    <w:rsid w:val="0035710B"/>
    <w:rsid w:val="00357675"/>
    <w:rsid w:val="00360EFC"/>
    <w:rsid w:val="0036176F"/>
    <w:rsid w:val="0036183A"/>
    <w:rsid w:val="00361BB3"/>
    <w:rsid w:val="003638D8"/>
    <w:rsid w:val="00363C6C"/>
    <w:rsid w:val="0036436D"/>
    <w:rsid w:val="0036532C"/>
    <w:rsid w:val="00366F1F"/>
    <w:rsid w:val="0036709D"/>
    <w:rsid w:val="00367214"/>
    <w:rsid w:val="00367A61"/>
    <w:rsid w:val="003705EE"/>
    <w:rsid w:val="00370D4A"/>
    <w:rsid w:val="00371C64"/>
    <w:rsid w:val="00371C89"/>
    <w:rsid w:val="00371D56"/>
    <w:rsid w:val="00372FC0"/>
    <w:rsid w:val="00373889"/>
    <w:rsid w:val="0037392D"/>
    <w:rsid w:val="00373ABB"/>
    <w:rsid w:val="00373D36"/>
    <w:rsid w:val="00373FD3"/>
    <w:rsid w:val="0037457A"/>
    <w:rsid w:val="0037459D"/>
    <w:rsid w:val="003745A0"/>
    <w:rsid w:val="00374B2C"/>
    <w:rsid w:val="0037505C"/>
    <w:rsid w:val="003750A5"/>
    <w:rsid w:val="00375624"/>
    <w:rsid w:val="00375BE2"/>
    <w:rsid w:val="003766F3"/>
    <w:rsid w:val="00376C23"/>
    <w:rsid w:val="00376E37"/>
    <w:rsid w:val="00377777"/>
    <w:rsid w:val="0037798F"/>
    <w:rsid w:val="00377D6F"/>
    <w:rsid w:val="003804FB"/>
    <w:rsid w:val="00380F1F"/>
    <w:rsid w:val="00380FAF"/>
    <w:rsid w:val="00380FEB"/>
    <w:rsid w:val="003815D0"/>
    <w:rsid w:val="00381D11"/>
    <w:rsid w:val="00381F96"/>
    <w:rsid w:val="0038273F"/>
    <w:rsid w:val="003827BF"/>
    <w:rsid w:val="00382ECB"/>
    <w:rsid w:val="0038301C"/>
    <w:rsid w:val="0038308B"/>
    <w:rsid w:val="00384108"/>
    <w:rsid w:val="003849F7"/>
    <w:rsid w:val="0038528B"/>
    <w:rsid w:val="003855CD"/>
    <w:rsid w:val="00385927"/>
    <w:rsid w:val="003877F9"/>
    <w:rsid w:val="0039070C"/>
    <w:rsid w:val="0039081C"/>
    <w:rsid w:val="00390F8D"/>
    <w:rsid w:val="00391041"/>
    <w:rsid w:val="003918AF"/>
    <w:rsid w:val="00391E61"/>
    <w:rsid w:val="0039277C"/>
    <w:rsid w:val="00392C54"/>
    <w:rsid w:val="00392D08"/>
    <w:rsid w:val="0039379B"/>
    <w:rsid w:val="00393D09"/>
    <w:rsid w:val="0039449E"/>
    <w:rsid w:val="00394571"/>
    <w:rsid w:val="003945B7"/>
    <w:rsid w:val="003946E1"/>
    <w:rsid w:val="00394768"/>
    <w:rsid w:val="00394BC0"/>
    <w:rsid w:val="00394FC4"/>
    <w:rsid w:val="00395807"/>
    <w:rsid w:val="00395B56"/>
    <w:rsid w:val="00395F04"/>
    <w:rsid w:val="00396143"/>
    <w:rsid w:val="00396175"/>
    <w:rsid w:val="0039629E"/>
    <w:rsid w:val="0039647E"/>
    <w:rsid w:val="003975A8"/>
    <w:rsid w:val="003975D3"/>
    <w:rsid w:val="003A0F7E"/>
    <w:rsid w:val="003A2896"/>
    <w:rsid w:val="003A2D2C"/>
    <w:rsid w:val="003A3211"/>
    <w:rsid w:val="003A3337"/>
    <w:rsid w:val="003A37E4"/>
    <w:rsid w:val="003A38A7"/>
    <w:rsid w:val="003A3CB8"/>
    <w:rsid w:val="003A40E4"/>
    <w:rsid w:val="003A46E8"/>
    <w:rsid w:val="003A5013"/>
    <w:rsid w:val="003A5075"/>
    <w:rsid w:val="003A66C0"/>
    <w:rsid w:val="003A717B"/>
    <w:rsid w:val="003A76A1"/>
    <w:rsid w:val="003A7AAB"/>
    <w:rsid w:val="003A7AEC"/>
    <w:rsid w:val="003A7B81"/>
    <w:rsid w:val="003B013D"/>
    <w:rsid w:val="003B072E"/>
    <w:rsid w:val="003B0E68"/>
    <w:rsid w:val="003B12A5"/>
    <w:rsid w:val="003B14B6"/>
    <w:rsid w:val="003B1834"/>
    <w:rsid w:val="003B245C"/>
    <w:rsid w:val="003B2608"/>
    <w:rsid w:val="003B282E"/>
    <w:rsid w:val="003B34ED"/>
    <w:rsid w:val="003B3AC3"/>
    <w:rsid w:val="003B3B93"/>
    <w:rsid w:val="003B40F8"/>
    <w:rsid w:val="003B4106"/>
    <w:rsid w:val="003B4205"/>
    <w:rsid w:val="003B4DC5"/>
    <w:rsid w:val="003B5230"/>
    <w:rsid w:val="003B5720"/>
    <w:rsid w:val="003B579B"/>
    <w:rsid w:val="003B63AB"/>
    <w:rsid w:val="003B63E3"/>
    <w:rsid w:val="003B6BC0"/>
    <w:rsid w:val="003B6E1F"/>
    <w:rsid w:val="003B726B"/>
    <w:rsid w:val="003B74CA"/>
    <w:rsid w:val="003B7934"/>
    <w:rsid w:val="003B7984"/>
    <w:rsid w:val="003B7CC9"/>
    <w:rsid w:val="003B7F63"/>
    <w:rsid w:val="003C00F7"/>
    <w:rsid w:val="003C020D"/>
    <w:rsid w:val="003C03D5"/>
    <w:rsid w:val="003C0485"/>
    <w:rsid w:val="003C08C8"/>
    <w:rsid w:val="003C0C3A"/>
    <w:rsid w:val="003C21A1"/>
    <w:rsid w:val="003C21C3"/>
    <w:rsid w:val="003C24E8"/>
    <w:rsid w:val="003C252D"/>
    <w:rsid w:val="003C2654"/>
    <w:rsid w:val="003C27A0"/>
    <w:rsid w:val="003C28AA"/>
    <w:rsid w:val="003C30C0"/>
    <w:rsid w:val="003C3157"/>
    <w:rsid w:val="003C35BA"/>
    <w:rsid w:val="003C3704"/>
    <w:rsid w:val="003C3B47"/>
    <w:rsid w:val="003C3BA8"/>
    <w:rsid w:val="003C4DF5"/>
    <w:rsid w:val="003C4F83"/>
    <w:rsid w:val="003C5BBC"/>
    <w:rsid w:val="003C5D54"/>
    <w:rsid w:val="003C5DD2"/>
    <w:rsid w:val="003C605A"/>
    <w:rsid w:val="003C68E9"/>
    <w:rsid w:val="003C6D67"/>
    <w:rsid w:val="003C7754"/>
    <w:rsid w:val="003D10A0"/>
    <w:rsid w:val="003D1793"/>
    <w:rsid w:val="003D17C0"/>
    <w:rsid w:val="003D1B38"/>
    <w:rsid w:val="003D1C3C"/>
    <w:rsid w:val="003D1E36"/>
    <w:rsid w:val="003D269C"/>
    <w:rsid w:val="003D42C7"/>
    <w:rsid w:val="003D4496"/>
    <w:rsid w:val="003D4837"/>
    <w:rsid w:val="003D4AA9"/>
    <w:rsid w:val="003D4D62"/>
    <w:rsid w:val="003D52E3"/>
    <w:rsid w:val="003D5588"/>
    <w:rsid w:val="003D58F6"/>
    <w:rsid w:val="003D5CF5"/>
    <w:rsid w:val="003D6220"/>
    <w:rsid w:val="003D62A4"/>
    <w:rsid w:val="003D657F"/>
    <w:rsid w:val="003D697E"/>
    <w:rsid w:val="003D6B80"/>
    <w:rsid w:val="003D7108"/>
    <w:rsid w:val="003D73C9"/>
    <w:rsid w:val="003E0655"/>
    <w:rsid w:val="003E1287"/>
    <w:rsid w:val="003E1402"/>
    <w:rsid w:val="003E1BD0"/>
    <w:rsid w:val="003E362E"/>
    <w:rsid w:val="003E371B"/>
    <w:rsid w:val="003E37D7"/>
    <w:rsid w:val="003E3B49"/>
    <w:rsid w:val="003E44CF"/>
    <w:rsid w:val="003E4B69"/>
    <w:rsid w:val="003E4CC6"/>
    <w:rsid w:val="003E5211"/>
    <w:rsid w:val="003E558C"/>
    <w:rsid w:val="003E5912"/>
    <w:rsid w:val="003E6284"/>
    <w:rsid w:val="003E62E4"/>
    <w:rsid w:val="003E62F3"/>
    <w:rsid w:val="003E6C88"/>
    <w:rsid w:val="003E6CDC"/>
    <w:rsid w:val="003E72BC"/>
    <w:rsid w:val="003E79FE"/>
    <w:rsid w:val="003E7BA2"/>
    <w:rsid w:val="003F006F"/>
    <w:rsid w:val="003F07B8"/>
    <w:rsid w:val="003F08E4"/>
    <w:rsid w:val="003F0F0D"/>
    <w:rsid w:val="003F1939"/>
    <w:rsid w:val="003F22A1"/>
    <w:rsid w:val="003F2DA8"/>
    <w:rsid w:val="003F2E72"/>
    <w:rsid w:val="003F38E5"/>
    <w:rsid w:val="003F3E1E"/>
    <w:rsid w:val="003F469B"/>
    <w:rsid w:val="003F4793"/>
    <w:rsid w:val="003F4D5E"/>
    <w:rsid w:val="003F57F9"/>
    <w:rsid w:val="003F59D3"/>
    <w:rsid w:val="003F5A95"/>
    <w:rsid w:val="003F5C70"/>
    <w:rsid w:val="003F5E73"/>
    <w:rsid w:val="003F613A"/>
    <w:rsid w:val="003F6AB5"/>
    <w:rsid w:val="003F6B46"/>
    <w:rsid w:val="003F7376"/>
    <w:rsid w:val="003F7E9D"/>
    <w:rsid w:val="0040030F"/>
    <w:rsid w:val="0040166F"/>
    <w:rsid w:val="00401B20"/>
    <w:rsid w:val="00401BD7"/>
    <w:rsid w:val="004025FD"/>
    <w:rsid w:val="00402717"/>
    <w:rsid w:val="00402A42"/>
    <w:rsid w:val="004038E3"/>
    <w:rsid w:val="00403E3B"/>
    <w:rsid w:val="00404199"/>
    <w:rsid w:val="00404322"/>
    <w:rsid w:val="004047C8"/>
    <w:rsid w:val="0040526F"/>
    <w:rsid w:val="00406644"/>
    <w:rsid w:val="004068B3"/>
    <w:rsid w:val="00406D1E"/>
    <w:rsid w:val="00407200"/>
    <w:rsid w:val="00407541"/>
    <w:rsid w:val="004077C5"/>
    <w:rsid w:val="00407805"/>
    <w:rsid w:val="004079BB"/>
    <w:rsid w:val="00407A3C"/>
    <w:rsid w:val="00407AA6"/>
    <w:rsid w:val="00407B93"/>
    <w:rsid w:val="00407D18"/>
    <w:rsid w:val="004100ED"/>
    <w:rsid w:val="00411669"/>
    <w:rsid w:val="0041196B"/>
    <w:rsid w:val="00411972"/>
    <w:rsid w:val="00411E6A"/>
    <w:rsid w:val="004120CF"/>
    <w:rsid w:val="00412AD4"/>
    <w:rsid w:val="00414126"/>
    <w:rsid w:val="00414241"/>
    <w:rsid w:val="00414303"/>
    <w:rsid w:val="0041507E"/>
    <w:rsid w:val="004151E3"/>
    <w:rsid w:val="00415C3F"/>
    <w:rsid w:val="0041608E"/>
    <w:rsid w:val="00416374"/>
    <w:rsid w:val="00416733"/>
    <w:rsid w:val="00417942"/>
    <w:rsid w:val="00417CEF"/>
    <w:rsid w:val="00417FC7"/>
    <w:rsid w:val="00420B7C"/>
    <w:rsid w:val="00421567"/>
    <w:rsid w:val="00421A5A"/>
    <w:rsid w:val="00422636"/>
    <w:rsid w:val="00422F86"/>
    <w:rsid w:val="00423252"/>
    <w:rsid w:val="00423B5D"/>
    <w:rsid w:val="00423CDB"/>
    <w:rsid w:val="00424450"/>
    <w:rsid w:val="00424A1D"/>
    <w:rsid w:val="00424A65"/>
    <w:rsid w:val="00424B72"/>
    <w:rsid w:val="004267B1"/>
    <w:rsid w:val="00426AEE"/>
    <w:rsid w:val="00427ECE"/>
    <w:rsid w:val="004303B9"/>
    <w:rsid w:val="00430834"/>
    <w:rsid w:val="00430FBB"/>
    <w:rsid w:val="00431046"/>
    <w:rsid w:val="004313F2"/>
    <w:rsid w:val="00431AD4"/>
    <w:rsid w:val="00431AFF"/>
    <w:rsid w:val="00431BE7"/>
    <w:rsid w:val="00431EE9"/>
    <w:rsid w:val="004320CC"/>
    <w:rsid w:val="00432233"/>
    <w:rsid w:val="004323EA"/>
    <w:rsid w:val="00432BD3"/>
    <w:rsid w:val="00432EFC"/>
    <w:rsid w:val="004336F6"/>
    <w:rsid w:val="00433E7C"/>
    <w:rsid w:val="00433F37"/>
    <w:rsid w:val="0043400D"/>
    <w:rsid w:val="0043441D"/>
    <w:rsid w:val="004347A5"/>
    <w:rsid w:val="004347F8"/>
    <w:rsid w:val="004351A2"/>
    <w:rsid w:val="0043543D"/>
    <w:rsid w:val="0043589B"/>
    <w:rsid w:val="00436528"/>
    <w:rsid w:val="00437575"/>
    <w:rsid w:val="0044006B"/>
    <w:rsid w:val="004412B6"/>
    <w:rsid w:val="00441420"/>
    <w:rsid w:val="00441474"/>
    <w:rsid w:val="00441B02"/>
    <w:rsid w:val="00441D8C"/>
    <w:rsid w:val="004423E4"/>
    <w:rsid w:val="004430C7"/>
    <w:rsid w:val="004437D1"/>
    <w:rsid w:val="00443D22"/>
    <w:rsid w:val="00443E7F"/>
    <w:rsid w:val="004440ED"/>
    <w:rsid w:val="004447E5"/>
    <w:rsid w:val="004450D6"/>
    <w:rsid w:val="00445588"/>
    <w:rsid w:val="004467A0"/>
    <w:rsid w:val="00446B4D"/>
    <w:rsid w:val="00446D46"/>
    <w:rsid w:val="00447843"/>
    <w:rsid w:val="00447CB7"/>
    <w:rsid w:val="00450023"/>
    <w:rsid w:val="00450048"/>
    <w:rsid w:val="00450676"/>
    <w:rsid w:val="00451306"/>
    <w:rsid w:val="00451418"/>
    <w:rsid w:val="004518DC"/>
    <w:rsid w:val="00452118"/>
    <w:rsid w:val="00452182"/>
    <w:rsid w:val="00452252"/>
    <w:rsid w:val="0045237C"/>
    <w:rsid w:val="0045249B"/>
    <w:rsid w:val="004527CF"/>
    <w:rsid w:val="00452DCF"/>
    <w:rsid w:val="00452E1E"/>
    <w:rsid w:val="0045320C"/>
    <w:rsid w:val="004536E2"/>
    <w:rsid w:val="0045390E"/>
    <w:rsid w:val="00453A0D"/>
    <w:rsid w:val="00453C1C"/>
    <w:rsid w:val="00454838"/>
    <w:rsid w:val="00454D01"/>
    <w:rsid w:val="00456F5E"/>
    <w:rsid w:val="004571BD"/>
    <w:rsid w:val="004572FF"/>
    <w:rsid w:val="00457760"/>
    <w:rsid w:val="0046032F"/>
    <w:rsid w:val="00460404"/>
    <w:rsid w:val="004608F1"/>
    <w:rsid w:val="00460912"/>
    <w:rsid w:val="00460E2E"/>
    <w:rsid w:val="00461752"/>
    <w:rsid w:val="00461892"/>
    <w:rsid w:val="004622F2"/>
    <w:rsid w:val="004624EE"/>
    <w:rsid w:val="004635F0"/>
    <w:rsid w:val="004636AB"/>
    <w:rsid w:val="00463A1B"/>
    <w:rsid w:val="00465363"/>
    <w:rsid w:val="00465520"/>
    <w:rsid w:val="00465A76"/>
    <w:rsid w:val="004664CC"/>
    <w:rsid w:val="0046688E"/>
    <w:rsid w:val="00466B7A"/>
    <w:rsid w:val="0046725F"/>
    <w:rsid w:val="00467978"/>
    <w:rsid w:val="00467B34"/>
    <w:rsid w:val="00467E1A"/>
    <w:rsid w:val="00467E25"/>
    <w:rsid w:val="00470277"/>
    <w:rsid w:val="0047053F"/>
    <w:rsid w:val="00470920"/>
    <w:rsid w:val="00470954"/>
    <w:rsid w:val="00470C3C"/>
    <w:rsid w:val="00470FC8"/>
    <w:rsid w:val="00471391"/>
    <w:rsid w:val="00471715"/>
    <w:rsid w:val="004721DE"/>
    <w:rsid w:val="0047262C"/>
    <w:rsid w:val="004729DE"/>
    <w:rsid w:val="0047300E"/>
    <w:rsid w:val="00473613"/>
    <w:rsid w:val="00474B86"/>
    <w:rsid w:val="0047508A"/>
    <w:rsid w:val="0047549C"/>
    <w:rsid w:val="004754A4"/>
    <w:rsid w:val="00475611"/>
    <w:rsid w:val="00476A41"/>
    <w:rsid w:val="00476B89"/>
    <w:rsid w:val="00476D0F"/>
    <w:rsid w:val="00477098"/>
    <w:rsid w:val="00477878"/>
    <w:rsid w:val="004779F0"/>
    <w:rsid w:val="00480541"/>
    <w:rsid w:val="00480858"/>
    <w:rsid w:val="00480B21"/>
    <w:rsid w:val="00480E3B"/>
    <w:rsid w:val="004815F3"/>
    <w:rsid w:val="00481F2E"/>
    <w:rsid w:val="004820FB"/>
    <w:rsid w:val="00482285"/>
    <w:rsid w:val="0048287C"/>
    <w:rsid w:val="00482DF5"/>
    <w:rsid w:val="00482F41"/>
    <w:rsid w:val="00482FEF"/>
    <w:rsid w:val="0048346B"/>
    <w:rsid w:val="00483AB0"/>
    <w:rsid w:val="00483D23"/>
    <w:rsid w:val="00483FFD"/>
    <w:rsid w:val="0048406A"/>
    <w:rsid w:val="00484245"/>
    <w:rsid w:val="004850BF"/>
    <w:rsid w:val="0048510D"/>
    <w:rsid w:val="004857ED"/>
    <w:rsid w:val="004859B1"/>
    <w:rsid w:val="00485B8E"/>
    <w:rsid w:val="00485CB6"/>
    <w:rsid w:val="00485F5B"/>
    <w:rsid w:val="004865C8"/>
    <w:rsid w:val="00486733"/>
    <w:rsid w:val="00486B6B"/>
    <w:rsid w:val="00487382"/>
    <w:rsid w:val="004875B7"/>
    <w:rsid w:val="00487A54"/>
    <w:rsid w:val="00487CCC"/>
    <w:rsid w:val="004914EB"/>
    <w:rsid w:val="00491B96"/>
    <w:rsid w:val="00491D58"/>
    <w:rsid w:val="00491EDE"/>
    <w:rsid w:val="004921BA"/>
    <w:rsid w:val="00492788"/>
    <w:rsid w:val="004928B5"/>
    <w:rsid w:val="00492FA1"/>
    <w:rsid w:val="00493331"/>
    <w:rsid w:val="0049373F"/>
    <w:rsid w:val="0049437B"/>
    <w:rsid w:val="00495274"/>
    <w:rsid w:val="00495522"/>
    <w:rsid w:val="00495B6A"/>
    <w:rsid w:val="00495EC6"/>
    <w:rsid w:val="004960B5"/>
    <w:rsid w:val="004A026D"/>
    <w:rsid w:val="004A0686"/>
    <w:rsid w:val="004A0AB3"/>
    <w:rsid w:val="004A0C1B"/>
    <w:rsid w:val="004A1368"/>
    <w:rsid w:val="004A15DE"/>
    <w:rsid w:val="004A1709"/>
    <w:rsid w:val="004A2C5E"/>
    <w:rsid w:val="004A4273"/>
    <w:rsid w:val="004A4402"/>
    <w:rsid w:val="004A4ABE"/>
    <w:rsid w:val="004A4CA8"/>
    <w:rsid w:val="004A4D1A"/>
    <w:rsid w:val="004A50F4"/>
    <w:rsid w:val="004A5BCF"/>
    <w:rsid w:val="004A667A"/>
    <w:rsid w:val="004A67F2"/>
    <w:rsid w:val="004A6990"/>
    <w:rsid w:val="004A71D3"/>
    <w:rsid w:val="004A765B"/>
    <w:rsid w:val="004A7B2C"/>
    <w:rsid w:val="004B00AD"/>
    <w:rsid w:val="004B022A"/>
    <w:rsid w:val="004B0889"/>
    <w:rsid w:val="004B0DD7"/>
    <w:rsid w:val="004B15F0"/>
    <w:rsid w:val="004B1DC7"/>
    <w:rsid w:val="004B1E0F"/>
    <w:rsid w:val="004B1E39"/>
    <w:rsid w:val="004B2522"/>
    <w:rsid w:val="004B25CB"/>
    <w:rsid w:val="004B36C5"/>
    <w:rsid w:val="004B3B2E"/>
    <w:rsid w:val="004B3B83"/>
    <w:rsid w:val="004B3D19"/>
    <w:rsid w:val="004B435A"/>
    <w:rsid w:val="004B5070"/>
    <w:rsid w:val="004B5249"/>
    <w:rsid w:val="004B55C8"/>
    <w:rsid w:val="004B5694"/>
    <w:rsid w:val="004B56F6"/>
    <w:rsid w:val="004B581A"/>
    <w:rsid w:val="004B6212"/>
    <w:rsid w:val="004B64D1"/>
    <w:rsid w:val="004B6B74"/>
    <w:rsid w:val="004B711A"/>
    <w:rsid w:val="004B73E4"/>
    <w:rsid w:val="004B742C"/>
    <w:rsid w:val="004B78E9"/>
    <w:rsid w:val="004B7921"/>
    <w:rsid w:val="004C0332"/>
    <w:rsid w:val="004C088E"/>
    <w:rsid w:val="004C0A4C"/>
    <w:rsid w:val="004C1268"/>
    <w:rsid w:val="004C1EE4"/>
    <w:rsid w:val="004C1EF1"/>
    <w:rsid w:val="004C2292"/>
    <w:rsid w:val="004C23BD"/>
    <w:rsid w:val="004C245E"/>
    <w:rsid w:val="004C29D8"/>
    <w:rsid w:val="004C2AFE"/>
    <w:rsid w:val="004C2D15"/>
    <w:rsid w:val="004C3599"/>
    <w:rsid w:val="004C3684"/>
    <w:rsid w:val="004C36B8"/>
    <w:rsid w:val="004C3AEA"/>
    <w:rsid w:val="004C4190"/>
    <w:rsid w:val="004C4199"/>
    <w:rsid w:val="004C4289"/>
    <w:rsid w:val="004C458E"/>
    <w:rsid w:val="004C557C"/>
    <w:rsid w:val="004C589B"/>
    <w:rsid w:val="004C5B14"/>
    <w:rsid w:val="004C5E91"/>
    <w:rsid w:val="004C5FBE"/>
    <w:rsid w:val="004C6AAB"/>
    <w:rsid w:val="004C6F5B"/>
    <w:rsid w:val="004C72FE"/>
    <w:rsid w:val="004C7970"/>
    <w:rsid w:val="004C7C75"/>
    <w:rsid w:val="004C7FF2"/>
    <w:rsid w:val="004D04C7"/>
    <w:rsid w:val="004D0ACD"/>
    <w:rsid w:val="004D1570"/>
    <w:rsid w:val="004D1FAF"/>
    <w:rsid w:val="004D2B7E"/>
    <w:rsid w:val="004D4616"/>
    <w:rsid w:val="004D53CB"/>
    <w:rsid w:val="004D5566"/>
    <w:rsid w:val="004D5986"/>
    <w:rsid w:val="004D5E0F"/>
    <w:rsid w:val="004D6F13"/>
    <w:rsid w:val="004D7139"/>
    <w:rsid w:val="004D7B5F"/>
    <w:rsid w:val="004E0315"/>
    <w:rsid w:val="004E04D7"/>
    <w:rsid w:val="004E1130"/>
    <w:rsid w:val="004E1470"/>
    <w:rsid w:val="004E1C57"/>
    <w:rsid w:val="004E2120"/>
    <w:rsid w:val="004E25FA"/>
    <w:rsid w:val="004E268B"/>
    <w:rsid w:val="004E33A1"/>
    <w:rsid w:val="004E356A"/>
    <w:rsid w:val="004E39B6"/>
    <w:rsid w:val="004E43DE"/>
    <w:rsid w:val="004E55E5"/>
    <w:rsid w:val="004E593B"/>
    <w:rsid w:val="004E64D2"/>
    <w:rsid w:val="004E7415"/>
    <w:rsid w:val="004E7867"/>
    <w:rsid w:val="004E7F62"/>
    <w:rsid w:val="004F0379"/>
    <w:rsid w:val="004F0983"/>
    <w:rsid w:val="004F0A55"/>
    <w:rsid w:val="004F0FAD"/>
    <w:rsid w:val="004F1323"/>
    <w:rsid w:val="004F134F"/>
    <w:rsid w:val="004F239C"/>
    <w:rsid w:val="004F269F"/>
    <w:rsid w:val="004F3980"/>
    <w:rsid w:val="004F415C"/>
    <w:rsid w:val="004F4705"/>
    <w:rsid w:val="004F47E6"/>
    <w:rsid w:val="004F4999"/>
    <w:rsid w:val="004F4FFF"/>
    <w:rsid w:val="004F52D8"/>
    <w:rsid w:val="004F5448"/>
    <w:rsid w:val="004F5BFB"/>
    <w:rsid w:val="004F5E38"/>
    <w:rsid w:val="004F5FBC"/>
    <w:rsid w:val="004F646C"/>
    <w:rsid w:val="004F65E0"/>
    <w:rsid w:val="004F7BE7"/>
    <w:rsid w:val="005000B8"/>
    <w:rsid w:val="00500334"/>
    <w:rsid w:val="005008E8"/>
    <w:rsid w:val="00500910"/>
    <w:rsid w:val="0050099B"/>
    <w:rsid w:val="00502223"/>
    <w:rsid w:val="00502645"/>
    <w:rsid w:val="0050280B"/>
    <w:rsid w:val="005031D8"/>
    <w:rsid w:val="00504D96"/>
    <w:rsid w:val="005065C1"/>
    <w:rsid w:val="005068BB"/>
    <w:rsid w:val="00506B76"/>
    <w:rsid w:val="00506D60"/>
    <w:rsid w:val="005071B3"/>
    <w:rsid w:val="0050742F"/>
    <w:rsid w:val="00507757"/>
    <w:rsid w:val="00507A79"/>
    <w:rsid w:val="005102E6"/>
    <w:rsid w:val="0051057E"/>
    <w:rsid w:val="005107E9"/>
    <w:rsid w:val="005108AD"/>
    <w:rsid w:val="00510AA3"/>
    <w:rsid w:val="00510FC8"/>
    <w:rsid w:val="005111FB"/>
    <w:rsid w:val="005114AF"/>
    <w:rsid w:val="00511A1B"/>
    <w:rsid w:val="00511E22"/>
    <w:rsid w:val="00511E73"/>
    <w:rsid w:val="005128A9"/>
    <w:rsid w:val="00512BA4"/>
    <w:rsid w:val="00512D47"/>
    <w:rsid w:val="0051318D"/>
    <w:rsid w:val="005133EB"/>
    <w:rsid w:val="00513AFF"/>
    <w:rsid w:val="0051440A"/>
    <w:rsid w:val="00514605"/>
    <w:rsid w:val="005146A5"/>
    <w:rsid w:val="00515938"/>
    <w:rsid w:val="00516818"/>
    <w:rsid w:val="0051692D"/>
    <w:rsid w:val="00516F22"/>
    <w:rsid w:val="00516FE7"/>
    <w:rsid w:val="00517374"/>
    <w:rsid w:val="005203E2"/>
    <w:rsid w:val="005205E1"/>
    <w:rsid w:val="00520931"/>
    <w:rsid w:val="0052184F"/>
    <w:rsid w:val="0052190C"/>
    <w:rsid w:val="0052377C"/>
    <w:rsid w:val="00523B18"/>
    <w:rsid w:val="00524623"/>
    <w:rsid w:val="00524E66"/>
    <w:rsid w:val="005251DB"/>
    <w:rsid w:val="00525376"/>
    <w:rsid w:val="0052571A"/>
    <w:rsid w:val="00525B58"/>
    <w:rsid w:val="00525D46"/>
    <w:rsid w:val="00525F5D"/>
    <w:rsid w:val="00526965"/>
    <w:rsid w:val="00526CDF"/>
    <w:rsid w:val="005272CC"/>
    <w:rsid w:val="0053014C"/>
    <w:rsid w:val="0053089D"/>
    <w:rsid w:val="00530B52"/>
    <w:rsid w:val="0053100D"/>
    <w:rsid w:val="00531A6F"/>
    <w:rsid w:val="00531D11"/>
    <w:rsid w:val="00531F7B"/>
    <w:rsid w:val="005320DC"/>
    <w:rsid w:val="0053226E"/>
    <w:rsid w:val="005325C3"/>
    <w:rsid w:val="00532B22"/>
    <w:rsid w:val="005332CD"/>
    <w:rsid w:val="00533BD6"/>
    <w:rsid w:val="005344F2"/>
    <w:rsid w:val="005346CD"/>
    <w:rsid w:val="005348F8"/>
    <w:rsid w:val="00534A5C"/>
    <w:rsid w:val="00534E08"/>
    <w:rsid w:val="00534EDF"/>
    <w:rsid w:val="0053542A"/>
    <w:rsid w:val="005359BB"/>
    <w:rsid w:val="00535DC1"/>
    <w:rsid w:val="005364F9"/>
    <w:rsid w:val="005366CC"/>
    <w:rsid w:val="00536D5E"/>
    <w:rsid w:val="00536E82"/>
    <w:rsid w:val="005378B9"/>
    <w:rsid w:val="0054038E"/>
    <w:rsid w:val="005403F2"/>
    <w:rsid w:val="00541388"/>
    <w:rsid w:val="00541B60"/>
    <w:rsid w:val="00541C13"/>
    <w:rsid w:val="005421F7"/>
    <w:rsid w:val="005424DF"/>
    <w:rsid w:val="0054272A"/>
    <w:rsid w:val="00542802"/>
    <w:rsid w:val="00543497"/>
    <w:rsid w:val="0054369F"/>
    <w:rsid w:val="00543808"/>
    <w:rsid w:val="005438C6"/>
    <w:rsid w:val="00543A5A"/>
    <w:rsid w:val="00543C81"/>
    <w:rsid w:val="00543E07"/>
    <w:rsid w:val="00543F5A"/>
    <w:rsid w:val="00544A78"/>
    <w:rsid w:val="00544E72"/>
    <w:rsid w:val="0054550C"/>
    <w:rsid w:val="00545673"/>
    <w:rsid w:val="005457DE"/>
    <w:rsid w:val="00545FA8"/>
    <w:rsid w:val="00546163"/>
    <w:rsid w:val="0054635F"/>
    <w:rsid w:val="00547015"/>
    <w:rsid w:val="00547799"/>
    <w:rsid w:val="00547A1E"/>
    <w:rsid w:val="00550F92"/>
    <w:rsid w:val="00552AB9"/>
    <w:rsid w:val="0055352B"/>
    <w:rsid w:val="00553620"/>
    <w:rsid w:val="00553CA6"/>
    <w:rsid w:val="00553D28"/>
    <w:rsid w:val="00554183"/>
    <w:rsid w:val="00554B62"/>
    <w:rsid w:val="00554E60"/>
    <w:rsid w:val="00554EC5"/>
    <w:rsid w:val="00555609"/>
    <w:rsid w:val="00555B0D"/>
    <w:rsid w:val="00556B31"/>
    <w:rsid w:val="00556D3F"/>
    <w:rsid w:val="00556D7E"/>
    <w:rsid w:val="00556F1E"/>
    <w:rsid w:val="00560475"/>
    <w:rsid w:val="00560BD6"/>
    <w:rsid w:val="00561760"/>
    <w:rsid w:val="00561A4A"/>
    <w:rsid w:val="005620BA"/>
    <w:rsid w:val="00563288"/>
    <w:rsid w:val="0056339A"/>
    <w:rsid w:val="0056352E"/>
    <w:rsid w:val="00563C0D"/>
    <w:rsid w:val="00563D8E"/>
    <w:rsid w:val="00563F23"/>
    <w:rsid w:val="00564681"/>
    <w:rsid w:val="00564D95"/>
    <w:rsid w:val="005652D8"/>
    <w:rsid w:val="0056549C"/>
    <w:rsid w:val="0056599C"/>
    <w:rsid w:val="00565C82"/>
    <w:rsid w:val="00566151"/>
    <w:rsid w:val="0056648A"/>
    <w:rsid w:val="00566747"/>
    <w:rsid w:val="00566776"/>
    <w:rsid w:val="005669A8"/>
    <w:rsid w:val="00566B77"/>
    <w:rsid w:val="00566C33"/>
    <w:rsid w:val="00566E88"/>
    <w:rsid w:val="005671DC"/>
    <w:rsid w:val="00567867"/>
    <w:rsid w:val="0057182C"/>
    <w:rsid w:val="00571A77"/>
    <w:rsid w:val="0057211B"/>
    <w:rsid w:val="0057217F"/>
    <w:rsid w:val="0057236A"/>
    <w:rsid w:val="0057238A"/>
    <w:rsid w:val="00572ED4"/>
    <w:rsid w:val="005740F4"/>
    <w:rsid w:val="00574B71"/>
    <w:rsid w:val="00574E25"/>
    <w:rsid w:val="00575AFB"/>
    <w:rsid w:val="00575BE0"/>
    <w:rsid w:val="00575CF8"/>
    <w:rsid w:val="00575E8A"/>
    <w:rsid w:val="0057654B"/>
    <w:rsid w:val="00576D61"/>
    <w:rsid w:val="0057709B"/>
    <w:rsid w:val="0058022B"/>
    <w:rsid w:val="005802CB"/>
    <w:rsid w:val="00581EBD"/>
    <w:rsid w:val="00581FA5"/>
    <w:rsid w:val="00582ECC"/>
    <w:rsid w:val="0058335D"/>
    <w:rsid w:val="005838BB"/>
    <w:rsid w:val="00584487"/>
    <w:rsid w:val="00584931"/>
    <w:rsid w:val="005856F3"/>
    <w:rsid w:val="0058612C"/>
    <w:rsid w:val="00586248"/>
    <w:rsid w:val="00586E76"/>
    <w:rsid w:val="00586EDD"/>
    <w:rsid w:val="005878C7"/>
    <w:rsid w:val="005878F7"/>
    <w:rsid w:val="00587C18"/>
    <w:rsid w:val="005900FA"/>
    <w:rsid w:val="00590620"/>
    <w:rsid w:val="00590F23"/>
    <w:rsid w:val="0059160F"/>
    <w:rsid w:val="0059164C"/>
    <w:rsid w:val="005917E8"/>
    <w:rsid w:val="005918AE"/>
    <w:rsid w:val="0059205B"/>
    <w:rsid w:val="0059256F"/>
    <w:rsid w:val="005927C4"/>
    <w:rsid w:val="00593508"/>
    <w:rsid w:val="00593869"/>
    <w:rsid w:val="00593DB2"/>
    <w:rsid w:val="00593DB8"/>
    <w:rsid w:val="00593E2F"/>
    <w:rsid w:val="005942B6"/>
    <w:rsid w:val="00594BDB"/>
    <w:rsid w:val="005953E8"/>
    <w:rsid w:val="00595BB2"/>
    <w:rsid w:val="00595EAA"/>
    <w:rsid w:val="0059608F"/>
    <w:rsid w:val="0059636B"/>
    <w:rsid w:val="0059638B"/>
    <w:rsid w:val="00596E3D"/>
    <w:rsid w:val="00597020"/>
    <w:rsid w:val="005A068D"/>
    <w:rsid w:val="005A0881"/>
    <w:rsid w:val="005A0D41"/>
    <w:rsid w:val="005A100D"/>
    <w:rsid w:val="005A11B1"/>
    <w:rsid w:val="005A1271"/>
    <w:rsid w:val="005A17D8"/>
    <w:rsid w:val="005A1918"/>
    <w:rsid w:val="005A1ABE"/>
    <w:rsid w:val="005A1FB5"/>
    <w:rsid w:val="005A24AD"/>
    <w:rsid w:val="005A256F"/>
    <w:rsid w:val="005A266E"/>
    <w:rsid w:val="005A2729"/>
    <w:rsid w:val="005A326A"/>
    <w:rsid w:val="005A3696"/>
    <w:rsid w:val="005A3D49"/>
    <w:rsid w:val="005A42B1"/>
    <w:rsid w:val="005A4DAD"/>
    <w:rsid w:val="005A5706"/>
    <w:rsid w:val="005A59B3"/>
    <w:rsid w:val="005A5D52"/>
    <w:rsid w:val="005A5D94"/>
    <w:rsid w:val="005A70B2"/>
    <w:rsid w:val="005A7158"/>
    <w:rsid w:val="005A7419"/>
    <w:rsid w:val="005A7CB2"/>
    <w:rsid w:val="005B02B9"/>
    <w:rsid w:val="005B0438"/>
    <w:rsid w:val="005B0B9E"/>
    <w:rsid w:val="005B0E8C"/>
    <w:rsid w:val="005B1228"/>
    <w:rsid w:val="005B1ABF"/>
    <w:rsid w:val="005B1AD8"/>
    <w:rsid w:val="005B23D1"/>
    <w:rsid w:val="005B26B2"/>
    <w:rsid w:val="005B2B6D"/>
    <w:rsid w:val="005B2D8D"/>
    <w:rsid w:val="005B3EAC"/>
    <w:rsid w:val="005B3F0F"/>
    <w:rsid w:val="005B4130"/>
    <w:rsid w:val="005B4305"/>
    <w:rsid w:val="005B4770"/>
    <w:rsid w:val="005B4C14"/>
    <w:rsid w:val="005B4FD4"/>
    <w:rsid w:val="005B5464"/>
    <w:rsid w:val="005B63A7"/>
    <w:rsid w:val="005B6415"/>
    <w:rsid w:val="005B6893"/>
    <w:rsid w:val="005B6E45"/>
    <w:rsid w:val="005B794E"/>
    <w:rsid w:val="005B7AC3"/>
    <w:rsid w:val="005B7CD8"/>
    <w:rsid w:val="005C029E"/>
    <w:rsid w:val="005C05E3"/>
    <w:rsid w:val="005C06AF"/>
    <w:rsid w:val="005C081E"/>
    <w:rsid w:val="005C138B"/>
    <w:rsid w:val="005C1E74"/>
    <w:rsid w:val="005C203D"/>
    <w:rsid w:val="005C3427"/>
    <w:rsid w:val="005C364E"/>
    <w:rsid w:val="005C4030"/>
    <w:rsid w:val="005C4C64"/>
    <w:rsid w:val="005C510A"/>
    <w:rsid w:val="005C55E7"/>
    <w:rsid w:val="005C671B"/>
    <w:rsid w:val="005C6D00"/>
    <w:rsid w:val="005C6D45"/>
    <w:rsid w:val="005C706A"/>
    <w:rsid w:val="005C738A"/>
    <w:rsid w:val="005D03D9"/>
    <w:rsid w:val="005D04DC"/>
    <w:rsid w:val="005D06F0"/>
    <w:rsid w:val="005D0A76"/>
    <w:rsid w:val="005D0B79"/>
    <w:rsid w:val="005D10A1"/>
    <w:rsid w:val="005D120C"/>
    <w:rsid w:val="005D1F23"/>
    <w:rsid w:val="005D2242"/>
    <w:rsid w:val="005D26C8"/>
    <w:rsid w:val="005D284A"/>
    <w:rsid w:val="005D2FC7"/>
    <w:rsid w:val="005D317B"/>
    <w:rsid w:val="005D3285"/>
    <w:rsid w:val="005D34AD"/>
    <w:rsid w:val="005D42EC"/>
    <w:rsid w:val="005D48C0"/>
    <w:rsid w:val="005D4A44"/>
    <w:rsid w:val="005D4AF1"/>
    <w:rsid w:val="005D4BAC"/>
    <w:rsid w:val="005D4F1A"/>
    <w:rsid w:val="005D506D"/>
    <w:rsid w:val="005D5EDA"/>
    <w:rsid w:val="005D668D"/>
    <w:rsid w:val="005D7477"/>
    <w:rsid w:val="005D7A23"/>
    <w:rsid w:val="005E0915"/>
    <w:rsid w:val="005E099F"/>
    <w:rsid w:val="005E0AFB"/>
    <w:rsid w:val="005E0DC9"/>
    <w:rsid w:val="005E0F01"/>
    <w:rsid w:val="005E1B3D"/>
    <w:rsid w:val="005E2068"/>
    <w:rsid w:val="005E226A"/>
    <w:rsid w:val="005E2382"/>
    <w:rsid w:val="005E24C5"/>
    <w:rsid w:val="005E2FC7"/>
    <w:rsid w:val="005E3248"/>
    <w:rsid w:val="005E3F5D"/>
    <w:rsid w:val="005E4052"/>
    <w:rsid w:val="005E56A5"/>
    <w:rsid w:val="005E60E3"/>
    <w:rsid w:val="005E660F"/>
    <w:rsid w:val="005E69C7"/>
    <w:rsid w:val="005E72D8"/>
    <w:rsid w:val="005E7A0F"/>
    <w:rsid w:val="005F0416"/>
    <w:rsid w:val="005F052F"/>
    <w:rsid w:val="005F0848"/>
    <w:rsid w:val="005F0922"/>
    <w:rsid w:val="005F0A95"/>
    <w:rsid w:val="005F1193"/>
    <w:rsid w:val="005F11BD"/>
    <w:rsid w:val="005F177C"/>
    <w:rsid w:val="005F1A7C"/>
    <w:rsid w:val="005F2085"/>
    <w:rsid w:val="005F210A"/>
    <w:rsid w:val="005F2C3C"/>
    <w:rsid w:val="005F3BA6"/>
    <w:rsid w:val="005F41B9"/>
    <w:rsid w:val="005F47EA"/>
    <w:rsid w:val="005F4B96"/>
    <w:rsid w:val="005F4EE7"/>
    <w:rsid w:val="005F568D"/>
    <w:rsid w:val="005F583A"/>
    <w:rsid w:val="005F59D8"/>
    <w:rsid w:val="005F6C34"/>
    <w:rsid w:val="005F7C5E"/>
    <w:rsid w:val="00600C20"/>
    <w:rsid w:val="00602983"/>
    <w:rsid w:val="00602E0F"/>
    <w:rsid w:val="00602FE1"/>
    <w:rsid w:val="006030A5"/>
    <w:rsid w:val="00603A3F"/>
    <w:rsid w:val="00603A9A"/>
    <w:rsid w:val="00603AEF"/>
    <w:rsid w:val="00603DDF"/>
    <w:rsid w:val="00603E65"/>
    <w:rsid w:val="00604EF3"/>
    <w:rsid w:val="006052C1"/>
    <w:rsid w:val="006055C5"/>
    <w:rsid w:val="00606728"/>
    <w:rsid w:val="0060715E"/>
    <w:rsid w:val="00607F94"/>
    <w:rsid w:val="00610668"/>
    <w:rsid w:val="006107CF"/>
    <w:rsid w:val="00610A0E"/>
    <w:rsid w:val="00610FC1"/>
    <w:rsid w:val="0061133D"/>
    <w:rsid w:val="00611951"/>
    <w:rsid w:val="00611A27"/>
    <w:rsid w:val="00611C03"/>
    <w:rsid w:val="0061259B"/>
    <w:rsid w:val="00612B4B"/>
    <w:rsid w:val="00612E1B"/>
    <w:rsid w:val="006134D5"/>
    <w:rsid w:val="00613645"/>
    <w:rsid w:val="00613E69"/>
    <w:rsid w:val="0061407E"/>
    <w:rsid w:val="00614609"/>
    <w:rsid w:val="00614A69"/>
    <w:rsid w:val="00614BB0"/>
    <w:rsid w:val="00614CDD"/>
    <w:rsid w:val="00614D7E"/>
    <w:rsid w:val="00616606"/>
    <w:rsid w:val="00617D56"/>
    <w:rsid w:val="00617F23"/>
    <w:rsid w:val="0062045B"/>
    <w:rsid w:val="00620A02"/>
    <w:rsid w:val="0062102A"/>
    <w:rsid w:val="00621393"/>
    <w:rsid w:val="00621651"/>
    <w:rsid w:val="00621A8D"/>
    <w:rsid w:val="00622645"/>
    <w:rsid w:val="0062281E"/>
    <w:rsid w:val="00623F12"/>
    <w:rsid w:val="0062452A"/>
    <w:rsid w:val="00624950"/>
    <w:rsid w:val="00624A26"/>
    <w:rsid w:val="00624A7D"/>
    <w:rsid w:val="00624C94"/>
    <w:rsid w:val="00624D4C"/>
    <w:rsid w:val="006253D8"/>
    <w:rsid w:val="00627018"/>
    <w:rsid w:val="0062753F"/>
    <w:rsid w:val="00627662"/>
    <w:rsid w:val="006276C8"/>
    <w:rsid w:val="00627767"/>
    <w:rsid w:val="006302F9"/>
    <w:rsid w:val="00630778"/>
    <w:rsid w:val="006308B6"/>
    <w:rsid w:val="00632B41"/>
    <w:rsid w:val="00633537"/>
    <w:rsid w:val="0063356B"/>
    <w:rsid w:val="006338E5"/>
    <w:rsid w:val="00634D84"/>
    <w:rsid w:val="00635428"/>
    <w:rsid w:val="00637EF0"/>
    <w:rsid w:val="00640C90"/>
    <w:rsid w:val="00640E4D"/>
    <w:rsid w:val="0064108B"/>
    <w:rsid w:val="0064113F"/>
    <w:rsid w:val="00642105"/>
    <w:rsid w:val="00643493"/>
    <w:rsid w:val="00643FA6"/>
    <w:rsid w:val="0064423B"/>
    <w:rsid w:val="00644F21"/>
    <w:rsid w:val="006450BC"/>
    <w:rsid w:val="00645360"/>
    <w:rsid w:val="006457E5"/>
    <w:rsid w:val="0064626F"/>
    <w:rsid w:val="006465C7"/>
    <w:rsid w:val="00646B94"/>
    <w:rsid w:val="00646C4A"/>
    <w:rsid w:val="00646F32"/>
    <w:rsid w:val="00647256"/>
    <w:rsid w:val="00650796"/>
    <w:rsid w:val="00650CD1"/>
    <w:rsid w:val="00651D65"/>
    <w:rsid w:val="00652BC9"/>
    <w:rsid w:val="00652CD7"/>
    <w:rsid w:val="00652EF3"/>
    <w:rsid w:val="00653057"/>
    <w:rsid w:val="006530B2"/>
    <w:rsid w:val="0065331E"/>
    <w:rsid w:val="00653330"/>
    <w:rsid w:val="006536FC"/>
    <w:rsid w:val="006538EE"/>
    <w:rsid w:val="00653D0A"/>
    <w:rsid w:val="00654113"/>
    <w:rsid w:val="0065425E"/>
    <w:rsid w:val="006550EA"/>
    <w:rsid w:val="006552CC"/>
    <w:rsid w:val="00655369"/>
    <w:rsid w:val="006557DC"/>
    <w:rsid w:val="006559BA"/>
    <w:rsid w:val="00655D07"/>
    <w:rsid w:val="0065610E"/>
    <w:rsid w:val="006568C2"/>
    <w:rsid w:val="00656E66"/>
    <w:rsid w:val="00657460"/>
    <w:rsid w:val="006574BB"/>
    <w:rsid w:val="00657765"/>
    <w:rsid w:val="00657800"/>
    <w:rsid w:val="006578E1"/>
    <w:rsid w:val="00657A1C"/>
    <w:rsid w:val="00657CBA"/>
    <w:rsid w:val="0066013A"/>
    <w:rsid w:val="00661903"/>
    <w:rsid w:val="00662408"/>
    <w:rsid w:val="006629D2"/>
    <w:rsid w:val="006632E2"/>
    <w:rsid w:val="00663512"/>
    <w:rsid w:val="006635CD"/>
    <w:rsid w:val="00663DBF"/>
    <w:rsid w:val="006645EB"/>
    <w:rsid w:val="006648E3"/>
    <w:rsid w:val="00664E00"/>
    <w:rsid w:val="00664E55"/>
    <w:rsid w:val="0066502C"/>
    <w:rsid w:val="00665103"/>
    <w:rsid w:val="006652DE"/>
    <w:rsid w:val="00665CB1"/>
    <w:rsid w:val="00665EB7"/>
    <w:rsid w:val="00665FA7"/>
    <w:rsid w:val="00666163"/>
    <w:rsid w:val="0066677A"/>
    <w:rsid w:val="006672C8"/>
    <w:rsid w:val="006674FD"/>
    <w:rsid w:val="00667DC6"/>
    <w:rsid w:val="006707A2"/>
    <w:rsid w:val="006718FC"/>
    <w:rsid w:val="00671E2F"/>
    <w:rsid w:val="00671F62"/>
    <w:rsid w:val="0067225B"/>
    <w:rsid w:val="0067277B"/>
    <w:rsid w:val="00672B5A"/>
    <w:rsid w:val="00673198"/>
    <w:rsid w:val="00673A69"/>
    <w:rsid w:val="00674770"/>
    <w:rsid w:val="006747AD"/>
    <w:rsid w:val="00674AE4"/>
    <w:rsid w:val="00674C55"/>
    <w:rsid w:val="00674EB5"/>
    <w:rsid w:val="006752E6"/>
    <w:rsid w:val="00675368"/>
    <w:rsid w:val="00675574"/>
    <w:rsid w:val="006761F3"/>
    <w:rsid w:val="00676361"/>
    <w:rsid w:val="0067664C"/>
    <w:rsid w:val="006767EB"/>
    <w:rsid w:val="00677D86"/>
    <w:rsid w:val="00680434"/>
    <w:rsid w:val="00680C83"/>
    <w:rsid w:val="006810A6"/>
    <w:rsid w:val="006813FE"/>
    <w:rsid w:val="0068180F"/>
    <w:rsid w:val="00681A08"/>
    <w:rsid w:val="006825EA"/>
    <w:rsid w:val="00682658"/>
    <w:rsid w:val="00682693"/>
    <w:rsid w:val="00682AF7"/>
    <w:rsid w:val="00682F03"/>
    <w:rsid w:val="00683B68"/>
    <w:rsid w:val="006843A5"/>
    <w:rsid w:val="0068451F"/>
    <w:rsid w:val="00684582"/>
    <w:rsid w:val="00684D08"/>
    <w:rsid w:val="00684F6D"/>
    <w:rsid w:val="00685029"/>
    <w:rsid w:val="006851EA"/>
    <w:rsid w:val="00685AD8"/>
    <w:rsid w:val="00685B4C"/>
    <w:rsid w:val="00685CBD"/>
    <w:rsid w:val="00685DE8"/>
    <w:rsid w:val="00685F00"/>
    <w:rsid w:val="0068614F"/>
    <w:rsid w:val="0068617F"/>
    <w:rsid w:val="0068663D"/>
    <w:rsid w:val="00686CFA"/>
    <w:rsid w:val="00686FE0"/>
    <w:rsid w:val="0068709E"/>
    <w:rsid w:val="006870EB"/>
    <w:rsid w:val="006878DA"/>
    <w:rsid w:val="00687A8B"/>
    <w:rsid w:val="00687E36"/>
    <w:rsid w:val="006901FF"/>
    <w:rsid w:val="00690481"/>
    <w:rsid w:val="00690CBB"/>
    <w:rsid w:val="006912B6"/>
    <w:rsid w:val="00691552"/>
    <w:rsid w:val="006916AD"/>
    <w:rsid w:val="00691B92"/>
    <w:rsid w:val="00692D93"/>
    <w:rsid w:val="00692E88"/>
    <w:rsid w:val="00692FA7"/>
    <w:rsid w:val="0069359E"/>
    <w:rsid w:val="00694109"/>
    <w:rsid w:val="00694567"/>
    <w:rsid w:val="00694A45"/>
    <w:rsid w:val="00695942"/>
    <w:rsid w:val="00695BD3"/>
    <w:rsid w:val="00695DB0"/>
    <w:rsid w:val="006968FD"/>
    <w:rsid w:val="006973A9"/>
    <w:rsid w:val="00697593"/>
    <w:rsid w:val="006975E3"/>
    <w:rsid w:val="00697DA8"/>
    <w:rsid w:val="00697EBC"/>
    <w:rsid w:val="00697FE4"/>
    <w:rsid w:val="006A031B"/>
    <w:rsid w:val="006A0761"/>
    <w:rsid w:val="006A15CE"/>
    <w:rsid w:val="006A1AEA"/>
    <w:rsid w:val="006A1DB3"/>
    <w:rsid w:val="006A275E"/>
    <w:rsid w:val="006A2A14"/>
    <w:rsid w:val="006A2DC8"/>
    <w:rsid w:val="006A30D8"/>
    <w:rsid w:val="006A36A3"/>
    <w:rsid w:val="006A419B"/>
    <w:rsid w:val="006A45EE"/>
    <w:rsid w:val="006A4E03"/>
    <w:rsid w:val="006A50D9"/>
    <w:rsid w:val="006A568F"/>
    <w:rsid w:val="006A5CD7"/>
    <w:rsid w:val="006A604C"/>
    <w:rsid w:val="006A60C6"/>
    <w:rsid w:val="006A626B"/>
    <w:rsid w:val="006A69A9"/>
    <w:rsid w:val="006A6AEC"/>
    <w:rsid w:val="006A6E11"/>
    <w:rsid w:val="006A7203"/>
    <w:rsid w:val="006A76EE"/>
    <w:rsid w:val="006A7B41"/>
    <w:rsid w:val="006A7BF9"/>
    <w:rsid w:val="006A7C82"/>
    <w:rsid w:val="006A7DB0"/>
    <w:rsid w:val="006B120D"/>
    <w:rsid w:val="006B1F6A"/>
    <w:rsid w:val="006B2380"/>
    <w:rsid w:val="006B2605"/>
    <w:rsid w:val="006B296D"/>
    <w:rsid w:val="006B4149"/>
    <w:rsid w:val="006B4540"/>
    <w:rsid w:val="006B48F3"/>
    <w:rsid w:val="006B4BD9"/>
    <w:rsid w:val="006B53DF"/>
    <w:rsid w:val="006B567F"/>
    <w:rsid w:val="006B58A0"/>
    <w:rsid w:val="006B747E"/>
    <w:rsid w:val="006B74B5"/>
    <w:rsid w:val="006C0BFA"/>
    <w:rsid w:val="006C11CA"/>
    <w:rsid w:val="006C137F"/>
    <w:rsid w:val="006C1688"/>
    <w:rsid w:val="006C1B50"/>
    <w:rsid w:val="006C21EE"/>
    <w:rsid w:val="006C251D"/>
    <w:rsid w:val="006C3222"/>
    <w:rsid w:val="006C3380"/>
    <w:rsid w:val="006C38BD"/>
    <w:rsid w:val="006C3D22"/>
    <w:rsid w:val="006C3E86"/>
    <w:rsid w:val="006C4174"/>
    <w:rsid w:val="006C43FD"/>
    <w:rsid w:val="006C4452"/>
    <w:rsid w:val="006C5FD0"/>
    <w:rsid w:val="006C61D8"/>
    <w:rsid w:val="006C6906"/>
    <w:rsid w:val="006C6946"/>
    <w:rsid w:val="006C6EAF"/>
    <w:rsid w:val="006C6EE8"/>
    <w:rsid w:val="006C6F27"/>
    <w:rsid w:val="006C71DC"/>
    <w:rsid w:val="006C7701"/>
    <w:rsid w:val="006C7B71"/>
    <w:rsid w:val="006D0151"/>
    <w:rsid w:val="006D0934"/>
    <w:rsid w:val="006D0EF4"/>
    <w:rsid w:val="006D1231"/>
    <w:rsid w:val="006D156D"/>
    <w:rsid w:val="006D1FE4"/>
    <w:rsid w:val="006D2E1A"/>
    <w:rsid w:val="006D31A4"/>
    <w:rsid w:val="006D4486"/>
    <w:rsid w:val="006D4FF5"/>
    <w:rsid w:val="006D5F1E"/>
    <w:rsid w:val="006D66BC"/>
    <w:rsid w:val="006D695C"/>
    <w:rsid w:val="006D69B6"/>
    <w:rsid w:val="006D6F12"/>
    <w:rsid w:val="006D6FBB"/>
    <w:rsid w:val="006D7817"/>
    <w:rsid w:val="006E022C"/>
    <w:rsid w:val="006E0CB4"/>
    <w:rsid w:val="006E1B85"/>
    <w:rsid w:val="006E1D99"/>
    <w:rsid w:val="006E2651"/>
    <w:rsid w:val="006E2A60"/>
    <w:rsid w:val="006E33F3"/>
    <w:rsid w:val="006E454C"/>
    <w:rsid w:val="006E47A0"/>
    <w:rsid w:val="006E481D"/>
    <w:rsid w:val="006E4B31"/>
    <w:rsid w:val="006E5A61"/>
    <w:rsid w:val="006E5B0A"/>
    <w:rsid w:val="006E5B5E"/>
    <w:rsid w:val="006E6BCE"/>
    <w:rsid w:val="006E71CC"/>
    <w:rsid w:val="006F10DA"/>
    <w:rsid w:val="006F11C5"/>
    <w:rsid w:val="006F15C3"/>
    <w:rsid w:val="006F2358"/>
    <w:rsid w:val="006F2759"/>
    <w:rsid w:val="006F2EA5"/>
    <w:rsid w:val="006F389C"/>
    <w:rsid w:val="006F3A7C"/>
    <w:rsid w:val="006F4099"/>
    <w:rsid w:val="006F4338"/>
    <w:rsid w:val="006F4404"/>
    <w:rsid w:val="006F44E9"/>
    <w:rsid w:val="006F45D0"/>
    <w:rsid w:val="006F5935"/>
    <w:rsid w:val="006F5940"/>
    <w:rsid w:val="006F6222"/>
    <w:rsid w:val="006F6302"/>
    <w:rsid w:val="006F659A"/>
    <w:rsid w:val="006F67CF"/>
    <w:rsid w:val="006F7146"/>
    <w:rsid w:val="006F73EB"/>
    <w:rsid w:val="006F74B4"/>
    <w:rsid w:val="006F7781"/>
    <w:rsid w:val="006F7DF1"/>
    <w:rsid w:val="007013EE"/>
    <w:rsid w:val="0070152A"/>
    <w:rsid w:val="00701EA6"/>
    <w:rsid w:val="00702D11"/>
    <w:rsid w:val="00703579"/>
    <w:rsid w:val="00703FFC"/>
    <w:rsid w:val="0070458B"/>
    <w:rsid w:val="0070480A"/>
    <w:rsid w:val="00704ACE"/>
    <w:rsid w:val="007057C4"/>
    <w:rsid w:val="00705C18"/>
    <w:rsid w:val="00706412"/>
    <w:rsid w:val="00707074"/>
    <w:rsid w:val="00707933"/>
    <w:rsid w:val="00707EA0"/>
    <w:rsid w:val="007105E8"/>
    <w:rsid w:val="00710724"/>
    <w:rsid w:val="00710A0F"/>
    <w:rsid w:val="00711A9F"/>
    <w:rsid w:val="007127B1"/>
    <w:rsid w:val="00712D6D"/>
    <w:rsid w:val="00713FE8"/>
    <w:rsid w:val="00714A17"/>
    <w:rsid w:val="00714AE3"/>
    <w:rsid w:val="00714B02"/>
    <w:rsid w:val="00715493"/>
    <w:rsid w:val="0071562A"/>
    <w:rsid w:val="0071588D"/>
    <w:rsid w:val="00715D45"/>
    <w:rsid w:val="00715D54"/>
    <w:rsid w:val="007164D9"/>
    <w:rsid w:val="007169B7"/>
    <w:rsid w:val="007169FE"/>
    <w:rsid w:val="00716F14"/>
    <w:rsid w:val="0072065C"/>
    <w:rsid w:val="00720A37"/>
    <w:rsid w:val="00720EBE"/>
    <w:rsid w:val="00723023"/>
    <w:rsid w:val="007234C4"/>
    <w:rsid w:val="007236C6"/>
    <w:rsid w:val="007239D7"/>
    <w:rsid w:val="00723F08"/>
    <w:rsid w:val="00724EB9"/>
    <w:rsid w:val="00724EDB"/>
    <w:rsid w:val="007252A3"/>
    <w:rsid w:val="00725322"/>
    <w:rsid w:val="00726F2A"/>
    <w:rsid w:val="00727817"/>
    <w:rsid w:val="00727C03"/>
    <w:rsid w:val="00730141"/>
    <w:rsid w:val="00730313"/>
    <w:rsid w:val="00730865"/>
    <w:rsid w:val="0073141E"/>
    <w:rsid w:val="00731601"/>
    <w:rsid w:val="00731D39"/>
    <w:rsid w:val="00732006"/>
    <w:rsid w:val="007320A4"/>
    <w:rsid w:val="00732267"/>
    <w:rsid w:val="007322E7"/>
    <w:rsid w:val="00733442"/>
    <w:rsid w:val="00733CCA"/>
    <w:rsid w:val="007344EB"/>
    <w:rsid w:val="0073497F"/>
    <w:rsid w:val="00734A25"/>
    <w:rsid w:val="00735C3B"/>
    <w:rsid w:val="00736447"/>
    <w:rsid w:val="00736684"/>
    <w:rsid w:val="007368D0"/>
    <w:rsid w:val="00736EF1"/>
    <w:rsid w:val="0073765B"/>
    <w:rsid w:val="00737928"/>
    <w:rsid w:val="00737F0F"/>
    <w:rsid w:val="007401C3"/>
    <w:rsid w:val="007404AC"/>
    <w:rsid w:val="00740797"/>
    <w:rsid w:val="00740A42"/>
    <w:rsid w:val="00740DB5"/>
    <w:rsid w:val="007413A5"/>
    <w:rsid w:val="0074160C"/>
    <w:rsid w:val="00741786"/>
    <w:rsid w:val="00741E40"/>
    <w:rsid w:val="007427D6"/>
    <w:rsid w:val="00742E16"/>
    <w:rsid w:val="00743D8B"/>
    <w:rsid w:val="00743DE4"/>
    <w:rsid w:val="00745640"/>
    <w:rsid w:val="00745ED9"/>
    <w:rsid w:val="00746582"/>
    <w:rsid w:val="00746EFE"/>
    <w:rsid w:val="007478A1"/>
    <w:rsid w:val="00747949"/>
    <w:rsid w:val="0075041B"/>
    <w:rsid w:val="007510DA"/>
    <w:rsid w:val="007511D0"/>
    <w:rsid w:val="007512A4"/>
    <w:rsid w:val="00751364"/>
    <w:rsid w:val="00751C60"/>
    <w:rsid w:val="00752077"/>
    <w:rsid w:val="007521A2"/>
    <w:rsid w:val="00752275"/>
    <w:rsid w:val="007526AE"/>
    <w:rsid w:val="007527B6"/>
    <w:rsid w:val="00752B89"/>
    <w:rsid w:val="00753298"/>
    <w:rsid w:val="007532BA"/>
    <w:rsid w:val="00753741"/>
    <w:rsid w:val="00753AEF"/>
    <w:rsid w:val="007548AF"/>
    <w:rsid w:val="007549BD"/>
    <w:rsid w:val="007555B1"/>
    <w:rsid w:val="007559AE"/>
    <w:rsid w:val="00755A59"/>
    <w:rsid w:val="007568EE"/>
    <w:rsid w:val="00756C84"/>
    <w:rsid w:val="007570D4"/>
    <w:rsid w:val="007571FA"/>
    <w:rsid w:val="0075727C"/>
    <w:rsid w:val="00757F3E"/>
    <w:rsid w:val="0076129A"/>
    <w:rsid w:val="00761342"/>
    <w:rsid w:val="00761822"/>
    <w:rsid w:val="00761CBF"/>
    <w:rsid w:val="00762088"/>
    <w:rsid w:val="007626CF"/>
    <w:rsid w:val="0076364B"/>
    <w:rsid w:val="00763800"/>
    <w:rsid w:val="007644A9"/>
    <w:rsid w:val="00764971"/>
    <w:rsid w:val="00765032"/>
    <w:rsid w:val="00765967"/>
    <w:rsid w:val="00765A6F"/>
    <w:rsid w:val="007660D8"/>
    <w:rsid w:val="0076610B"/>
    <w:rsid w:val="00766AD6"/>
    <w:rsid w:val="00766E39"/>
    <w:rsid w:val="0076735B"/>
    <w:rsid w:val="00767401"/>
    <w:rsid w:val="007675B8"/>
    <w:rsid w:val="00767EFD"/>
    <w:rsid w:val="00770005"/>
    <w:rsid w:val="00770CB8"/>
    <w:rsid w:val="00771775"/>
    <w:rsid w:val="00771891"/>
    <w:rsid w:val="00771982"/>
    <w:rsid w:val="0077222A"/>
    <w:rsid w:val="00772270"/>
    <w:rsid w:val="00772788"/>
    <w:rsid w:val="007729E9"/>
    <w:rsid w:val="007731B6"/>
    <w:rsid w:val="00773E30"/>
    <w:rsid w:val="00773FD5"/>
    <w:rsid w:val="00774365"/>
    <w:rsid w:val="00774BD0"/>
    <w:rsid w:val="00775125"/>
    <w:rsid w:val="007753B6"/>
    <w:rsid w:val="00775B27"/>
    <w:rsid w:val="00775CD4"/>
    <w:rsid w:val="00775F2D"/>
    <w:rsid w:val="0077625C"/>
    <w:rsid w:val="00777068"/>
    <w:rsid w:val="0077731E"/>
    <w:rsid w:val="00777AD5"/>
    <w:rsid w:val="00777FBE"/>
    <w:rsid w:val="00780582"/>
    <w:rsid w:val="0078127A"/>
    <w:rsid w:val="00781EE2"/>
    <w:rsid w:val="00781F9E"/>
    <w:rsid w:val="007825FF"/>
    <w:rsid w:val="007829BF"/>
    <w:rsid w:val="00782A4B"/>
    <w:rsid w:val="00782AAF"/>
    <w:rsid w:val="0078370B"/>
    <w:rsid w:val="00783909"/>
    <w:rsid w:val="00783E37"/>
    <w:rsid w:val="00784383"/>
    <w:rsid w:val="00784C9B"/>
    <w:rsid w:val="007850FE"/>
    <w:rsid w:val="00785763"/>
    <w:rsid w:val="00785920"/>
    <w:rsid w:val="00785BFD"/>
    <w:rsid w:val="00785C34"/>
    <w:rsid w:val="00785C44"/>
    <w:rsid w:val="00787349"/>
    <w:rsid w:val="00787B67"/>
    <w:rsid w:val="007900E5"/>
    <w:rsid w:val="007907DA"/>
    <w:rsid w:val="00790BD2"/>
    <w:rsid w:val="00790F5D"/>
    <w:rsid w:val="00791204"/>
    <w:rsid w:val="00791D9F"/>
    <w:rsid w:val="007926A2"/>
    <w:rsid w:val="00792944"/>
    <w:rsid w:val="00793038"/>
    <w:rsid w:val="00793F79"/>
    <w:rsid w:val="00794048"/>
    <w:rsid w:val="00794197"/>
    <w:rsid w:val="0079440E"/>
    <w:rsid w:val="00794EA9"/>
    <w:rsid w:val="007952AA"/>
    <w:rsid w:val="00795713"/>
    <w:rsid w:val="00796314"/>
    <w:rsid w:val="007966A6"/>
    <w:rsid w:val="00796D55"/>
    <w:rsid w:val="00797132"/>
    <w:rsid w:val="007A0F55"/>
    <w:rsid w:val="007A104F"/>
    <w:rsid w:val="007A11FE"/>
    <w:rsid w:val="007A1772"/>
    <w:rsid w:val="007A1DF1"/>
    <w:rsid w:val="007A2DF6"/>
    <w:rsid w:val="007A3266"/>
    <w:rsid w:val="007A397C"/>
    <w:rsid w:val="007A3F90"/>
    <w:rsid w:val="007A4346"/>
    <w:rsid w:val="007A4452"/>
    <w:rsid w:val="007A5D16"/>
    <w:rsid w:val="007A61EA"/>
    <w:rsid w:val="007A6385"/>
    <w:rsid w:val="007A6B6D"/>
    <w:rsid w:val="007A7A5A"/>
    <w:rsid w:val="007B07EF"/>
    <w:rsid w:val="007B0CFB"/>
    <w:rsid w:val="007B0D06"/>
    <w:rsid w:val="007B1DE5"/>
    <w:rsid w:val="007B3066"/>
    <w:rsid w:val="007B42F2"/>
    <w:rsid w:val="007B4B02"/>
    <w:rsid w:val="007B525A"/>
    <w:rsid w:val="007B52D9"/>
    <w:rsid w:val="007B5847"/>
    <w:rsid w:val="007B617C"/>
    <w:rsid w:val="007B6662"/>
    <w:rsid w:val="007B6B36"/>
    <w:rsid w:val="007B6FB2"/>
    <w:rsid w:val="007B76FE"/>
    <w:rsid w:val="007B7F96"/>
    <w:rsid w:val="007C05DF"/>
    <w:rsid w:val="007C0830"/>
    <w:rsid w:val="007C0D30"/>
    <w:rsid w:val="007C0D72"/>
    <w:rsid w:val="007C101A"/>
    <w:rsid w:val="007C1135"/>
    <w:rsid w:val="007C2072"/>
    <w:rsid w:val="007C2DF6"/>
    <w:rsid w:val="007C3438"/>
    <w:rsid w:val="007C3CD1"/>
    <w:rsid w:val="007C3D75"/>
    <w:rsid w:val="007C4A7D"/>
    <w:rsid w:val="007C4D44"/>
    <w:rsid w:val="007C4DB4"/>
    <w:rsid w:val="007C4FDD"/>
    <w:rsid w:val="007C512C"/>
    <w:rsid w:val="007C57FC"/>
    <w:rsid w:val="007C5D93"/>
    <w:rsid w:val="007C64EA"/>
    <w:rsid w:val="007C6802"/>
    <w:rsid w:val="007C6B05"/>
    <w:rsid w:val="007C74CB"/>
    <w:rsid w:val="007C7992"/>
    <w:rsid w:val="007D0BB5"/>
    <w:rsid w:val="007D0EC9"/>
    <w:rsid w:val="007D121E"/>
    <w:rsid w:val="007D2694"/>
    <w:rsid w:val="007D2898"/>
    <w:rsid w:val="007D2D69"/>
    <w:rsid w:val="007D328B"/>
    <w:rsid w:val="007D3EF4"/>
    <w:rsid w:val="007D487C"/>
    <w:rsid w:val="007D4D37"/>
    <w:rsid w:val="007D595D"/>
    <w:rsid w:val="007D61AB"/>
    <w:rsid w:val="007D65E9"/>
    <w:rsid w:val="007D6A9C"/>
    <w:rsid w:val="007D71C0"/>
    <w:rsid w:val="007D7276"/>
    <w:rsid w:val="007D7D6D"/>
    <w:rsid w:val="007D7EC9"/>
    <w:rsid w:val="007E0188"/>
    <w:rsid w:val="007E01AF"/>
    <w:rsid w:val="007E043D"/>
    <w:rsid w:val="007E0510"/>
    <w:rsid w:val="007E06A4"/>
    <w:rsid w:val="007E06C9"/>
    <w:rsid w:val="007E134F"/>
    <w:rsid w:val="007E164F"/>
    <w:rsid w:val="007E1A44"/>
    <w:rsid w:val="007E25C4"/>
    <w:rsid w:val="007E28AA"/>
    <w:rsid w:val="007E2A84"/>
    <w:rsid w:val="007E2A90"/>
    <w:rsid w:val="007E360B"/>
    <w:rsid w:val="007E39A7"/>
    <w:rsid w:val="007E3AE8"/>
    <w:rsid w:val="007E3BA1"/>
    <w:rsid w:val="007E3FD3"/>
    <w:rsid w:val="007E459E"/>
    <w:rsid w:val="007E4C7C"/>
    <w:rsid w:val="007E55FD"/>
    <w:rsid w:val="007E56BA"/>
    <w:rsid w:val="007E63B7"/>
    <w:rsid w:val="007E642B"/>
    <w:rsid w:val="007E6B44"/>
    <w:rsid w:val="007E6CE6"/>
    <w:rsid w:val="007E6E5F"/>
    <w:rsid w:val="007E6EAA"/>
    <w:rsid w:val="007E7863"/>
    <w:rsid w:val="007E798D"/>
    <w:rsid w:val="007F051B"/>
    <w:rsid w:val="007F0DC6"/>
    <w:rsid w:val="007F0E8B"/>
    <w:rsid w:val="007F0EB9"/>
    <w:rsid w:val="007F187E"/>
    <w:rsid w:val="007F19B7"/>
    <w:rsid w:val="007F21B4"/>
    <w:rsid w:val="007F2BF4"/>
    <w:rsid w:val="007F4672"/>
    <w:rsid w:val="007F4732"/>
    <w:rsid w:val="007F609F"/>
    <w:rsid w:val="007F6253"/>
    <w:rsid w:val="007F653C"/>
    <w:rsid w:val="007F6696"/>
    <w:rsid w:val="007F6761"/>
    <w:rsid w:val="007F71CF"/>
    <w:rsid w:val="007F7221"/>
    <w:rsid w:val="007F73F4"/>
    <w:rsid w:val="007F7E32"/>
    <w:rsid w:val="008001B1"/>
    <w:rsid w:val="00800213"/>
    <w:rsid w:val="00800B88"/>
    <w:rsid w:val="00800C3D"/>
    <w:rsid w:val="00800D43"/>
    <w:rsid w:val="00800DE5"/>
    <w:rsid w:val="008017D2"/>
    <w:rsid w:val="00802432"/>
    <w:rsid w:val="008025E3"/>
    <w:rsid w:val="00802A26"/>
    <w:rsid w:val="00802C1B"/>
    <w:rsid w:val="008033B5"/>
    <w:rsid w:val="00803E6B"/>
    <w:rsid w:val="008042BB"/>
    <w:rsid w:val="008045E8"/>
    <w:rsid w:val="00804B26"/>
    <w:rsid w:val="00804D7F"/>
    <w:rsid w:val="00804DB1"/>
    <w:rsid w:val="00804E3C"/>
    <w:rsid w:val="00804F95"/>
    <w:rsid w:val="0080584E"/>
    <w:rsid w:val="00805A44"/>
    <w:rsid w:val="00806F6E"/>
    <w:rsid w:val="00807437"/>
    <w:rsid w:val="008103CE"/>
    <w:rsid w:val="00810FC0"/>
    <w:rsid w:val="00811107"/>
    <w:rsid w:val="00811143"/>
    <w:rsid w:val="008113D8"/>
    <w:rsid w:val="0081158B"/>
    <w:rsid w:val="00811919"/>
    <w:rsid w:val="00811BB4"/>
    <w:rsid w:val="00811D28"/>
    <w:rsid w:val="0081221B"/>
    <w:rsid w:val="00812512"/>
    <w:rsid w:val="00812832"/>
    <w:rsid w:val="00812DB2"/>
    <w:rsid w:val="008137D6"/>
    <w:rsid w:val="00814375"/>
    <w:rsid w:val="00814521"/>
    <w:rsid w:val="00815050"/>
    <w:rsid w:val="00815538"/>
    <w:rsid w:val="0081577F"/>
    <w:rsid w:val="008163A3"/>
    <w:rsid w:val="00817043"/>
    <w:rsid w:val="00817B06"/>
    <w:rsid w:val="008202D1"/>
    <w:rsid w:val="00820BE6"/>
    <w:rsid w:val="0082128F"/>
    <w:rsid w:val="008219CE"/>
    <w:rsid w:val="00821D53"/>
    <w:rsid w:val="00821F5F"/>
    <w:rsid w:val="00821F98"/>
    <w:rsid w:val="008224D6"/>
    <w:rsid w:val="00822CC6"/>
    <w:rsid w:val="008234DA"/>
    <w:rsid w:val="00823F56"/>
    <w:rsid w:val="0082415A"/>
    <w:rsid w:val="008242FC"/>
    <w:rsid w:val="00824306"/>
    <w:rsid w:val="00824EBA"/>
    <w:rsid w:val="00825055"/>
    <w:rsid w:val="00825689"/>
    <w:rsid w:val="00826197"/>
    <w:rsid w:val="008261C7"/>
    <w:rsid w:val="00826719"/>
    <w:rsid w:val="008268AF"/>
    <w:rsid w:val="008268B1"/>
    <w:rsid w:val="008276BA"/>
    <w:rsid w:val="008276E1"/>
    <w:rsid w:val="008278B6"/>
    <w:rsid w:val="00827933"/>
    <w:rsid w:val="00830502"/>
    <w:rsid w:val="00830901"/>
    <w:rsid w:val="0083093F"/>
    <w:rsid w:val="00830D8A"/>
    <w:rsid w:val="00830D93"/>
    <w:rsid w:val="00830DD7"/>
    <w:rsid w:val="00831666"/>
    <w:rsid w:val="0083176A"/>
    <w:rsid w:val="00831DE8"/>
    <w:rsid w:val="00831E81"/>
    <w:rsid w:val="00831F6D"/>
    <w:rsid w:val="00832589"/>
    <w:rsid w:val="00832A8A"/>
    <w:rsid w:val="008336F5"/>
    <w:rsid w:val="008338F7"/>
    <w:rsid w:val="00833B3E"/>
    <w:rsid w:val="00833F64"/>
    <w:rsid w:val="00834593"/>
    <w:rsid w:val="008345F4"/>
    <w:rsid w:val="00835440"/>
    <w:rsid w:val="0083576D"/>
    <w:rsid w:val="00835D97"/>
    <w:rsid w:val="008368D8"/>
    <w:rsid w:val="008372E5"/>
    <w:rsid w:val="008373AC"/>
    <w:rsid w:val="008374C6"/>
    <w:rsid w:val="008379F0"/>
    <w:rsid w:val="00837A0A"/>
    <w:rsid w:val="00840B4C"/>
    <w:rsid w:val="00840DC4"/>
    <w:rsid w:val="00840E3C"/>
    <w:rsid w:val="0084109A"/>
    <w:rsid w:val="00841732"/>
    <w:rsid w:val="008418E6"/>
    <w:rsid w:val="008420DC"/>
    <w:rsid w:val="0084252F"/>
    <w:rsid w:val="008428D8"/>
    <w:rsid w:val="00842AA4"/>
    <w:rsid w:val="00842CE1"/>
    <w:rsid w:val="00842F52"/>
    <w:rsid w:val="00843882"/>
    <w:rsid w:val="00843E0B"/>
    <w:rsid w:val="008442C5"/>
    <w:rsid w:val="00844A29"/>
    <w:rsid w:val="00844BFE"/>
    <w:rsid w:val="00844F02"/>
    <w:rsid w:val="00845588"/>
    <w:rsid w:val="00845625"/>
    <w:rsid w:val="00845978"/>
    <w:rsid w:val="00845E85"/>
    <w:rsid w:val="008464CD"/>
    <w:rsid w:val="00847214"/>
    <w:rsid w:val="008472B4"/>
    <w:rsid w:val="008476D3"/>
    <w:rsid w:val="008504AB"/>
    <w:rsid w:val="0085087C"/>
    <w:rsid w:val="00850A3F"/>
    <w:rsid w:val="00851BA4"/>
    <w:rsid w:val="00851EFA"/>
    <w:rsid w:val="00852557"/>
    <w:rsid w:val="00852E60"/>
    <w:rsid w:val="00853530"/>
    <w:rsid w:val="00853872"/>
    <w:rsid w:val="00853882"/>
    <w:rsid w:val="00853985"/>
    <w:rsid w:val="00853A22"/>
    <w:rsid w:val="00854070"/>
    <w:rsid w:val="00855AFB"/>
    <w:rsid w:val="0085668A"/>
    <w:rsid w:val="0085691C"/>
    <w:rsid w:val="00856E08"/>
    <w:rsid w:val="008575DA"/>
    <w:rsid w:val="00857601"/>
    <w:rsid w:val="00860B4E"/>
    <w:rsid w:val="00860DAE"/>
    <w:rsid w:val="00861398"/>
    <w:rsid w:val="008617D3"/>
    <w:rsid w:val="008619D3"/>
    <w:rsid w:val="00861C05"/>
    <w:rsid w:val="008624D2"/>
    <w:rsid w:val="00862613"/>
    <w:rsid w:val="008626D8"/>
    <w:rsid w:val="00862B85"/>
    <w:rsid w:val="008630CB"/>
    <w:rsid w:val="008634F2"/>
    <w:rsid w:val="00863CBF"/>
    <w:rsid w:val="00864309"/>
    <w:rsid w:val="00864694"/>
    <w:rsid w:val="00864B86"/>
    <w:rsid w:val="0086652E"/>
    <w:rsid w:val="00866F4C"/>
    <w:rsid w:val="00867CAD"/>
    <w:rsid w:val="00870361"/>
    <w:rsid w:val="0087091E"/>
    <w:rsid w:val="00870A18"/>
    <w:rsid w:val="00871552"/>
    <w:rsid w:val="008718AA"/>
    <w:rsid w:val="00871FDF"/>
    <w:rsid w:val="00872391"/>
    <w:rsid w:val="00872531"/>
    <w:rsid w:val="008726D1"/>
    <w:rsid w:val="00873106"/>
    <w:rsid w:val="0087310A"/>
    <w:rsid w:val="008731B6"/>
    <w:rsid w:val="008737AC"/>
    <w:rsid w:val="00873EA4"/>
    <w:rsid w:val="00874189"/>
    <w:rsid w:val="008746ED"/>
    <w:rsid w:val="0087484F"/>
    <w:rsid w:val="00874B8D"/>
    <w:rsid w:val="00875DE9"/>
    <w:rsid w:val="008762A5"/>
    <w:rsid w:val="008762A7"/>
    <w:rsid w:val="00876399"/>
    <w:rsid w:val="008764CA"/>
    <w:rsid w:val="00876844"/>
    <w:rsid w:val="00876D9E"/>
    <w:rsid w:val="00877740"/>
    <w:rsid w:val="0088044A"/>
    <w:rsid w:val="008804AC"/>
    <w:rsid w:val="00880938"/>
    <w:rsid w:val="00880AB3"/>
    <w:rsid w:val="00880CFD"/>
    <w:rsid w:val="00880E6F"/>
    <w:rsid w:val="00880FBD"/>
    <w:rsid w:val="00881050"/>
    <w:rsid w:val="008814D4"/>
    <w:rsid w:val="00881BB4"/>
    <w:rsid w:val="00882661"/>
    <w:rsid w:val="00882DCB"/>
    <w:rsid w:val="00882EFD"/>
    <w:rsid w:val="00883087"/>
    <w:rsid w:val="00883374"/>
    <w:rsid w:val="00883C35"/>
    <w:rsid w:val="0088402F"/>
    <w:rsid w:val="008845FA"/>
    <w:rsid w:val="00884CCE"/>
    <w:rsid w:val="008853D5"/>
    <w:rsid w:val="00885D3A"/>
    <w:rsid w:val="00886FE1"/>
    <w:rsid w:val="008873D9"/>
    <w:rsid w:val="00887505"/>
    <w:rsid w:val="00887526"/>
    <w:rsid w:val="008875D7"/>
    <w:rsid w:val="0088786D"/>
    <w:rsid w:val="008907BD"/>
    <w:rsid w:val="008910A1"/>
    <w:rsid w:val="0089140B"/>
    <w:rsid w:val="00891805"/>
    <w:rsid w:val="008921B6"/>
    <w:rsid w:val="008924F4"/>
    <w:rsid w:val="00892A14"/>
    <w:rsid w:val="0089300B"/>
    <w:rsid w:val="00893387"/>
    <w:rsid w:val="008935F3"/>
    <w:rsid w:val="008939FF"/>
    <w:rsid w:val="00894C59"/>
    <w:rsid w:val="00894CF6"/>
    <w:rsid w:val="00894F48"/>
    <w:rsid w:val="00896054"/>
    <w:rsid w:val="008960C1"/>
    <w:rsid w:val="00896A70"/>
    <w:rsid w:val="00896D73"/>
    <w:rsid w:val="0089729E"/>
    <w:rsid w:val="008979C5"/>
    <w:rsid w:val="00897E0C"/>
    <w:rsid w:val="00897F29"/>
    <w:rsid w:val="008A053E"/>
    <w:rsid w:val="008A0647"/>
    <w:rsid w:val="008A0659"/>
    <w:rsid w:val="008A170B"/>
    <w:rsid w:val="008A2122"/>
    <w:rsid w:val="008A257B"/>
    <w:rsid w:val="008A29EE"/>
    <w:rsid w:val="008A33A9"/>
    <w:rsid w:val="008A4177"/>
    <w:rsid w:val="008A4863"/>
    <w:rsid w:val="008A4FD6"/>
    <w:rsid w:val="008A51EE"/>
    <w:rsid w:val="008A54BD"/>
    <w:rsid w:val="008A5BE9"/>
    <w:rsid w:val="008A5C92"/>
    <w:rsid w:val="008A7278"/>
    <w:rsid w:val="008A7614"/>
    <w:rsid w:val="008B0063"/>
    <w:rsid w:val="008B07EA"/>
    <w:rsid w:val="008B1662"/>
    <w:rsid w:val="008B2034"/>
    <w:rsid w:val="008B22FE"/>
    <w:rsid w:val="008B2312"/>
    <w:rsid w:val="008B25E9"/>
    <w:rsid w:val="008B260D"/>
    <w:rsid w:val="008B3B5C"/>
    <w:rsid w:val="008B3E7E"/>
    <w:rsid w:val="008B41EA"/>
    <w:rsid w:val="008B4589"/>
    <w:rsid w:val="008B4753"/>
    <w:rsid w:val="008B4FB5"/>
    <w:rsid w:val="008B52A8"/>
    <w:rsid w:val="008B541F"/>
    <w:rsid w:val="008B5B2F"/>
    <w:rsid w:val="008B5B80"/>
    <w:rsid w:val="008B640A"/>
    <w:rsid w:val="008B692C"/>
    <w:rsid w:val="008B7A1B"/>
    <w:rsid w:val="008B7C3D"/>
    <w:rsid w:val="008C0AF0"/>
    <w:rsid w:val="008C136F"/>
    <w:rsid w:val="008C21ED"/>
    <w:rsid w:val="008C22E1"/>
    <w:rsid w:val="008C25F4"/>
    <w:rsid w:val="008C2742"/>
    <w:rsid w:val="008C36BF"/>
    <w:rsid w:val="008C371D"/>
    <w:rsid w:val="008C374D"/>
    <w:rsid w:val="008C3865"/>
    <w:rsid w:val="008C3BD0"/>
    <w:rsid w:val="008C4206"/>
    <w:rsid w:val="008C423E"/>
    <w:rsid w:val="008C467C"/>
    <w:rsid w:val="008C4A85"/>
    <w:rsid w:val="008C5749"/>
    <w:rsid w:val="008C61D3"/>
    <w:rsid w:val="008C6336"/>
    <w:rsid w:val="008C6410"/>
    <w:rsid w:val="008C6657"/>
    <w:rsid w:val="008C67FC"/>
    <w:rsid w:val="008C6AA0"/>
    <w:rsid w:val="008C6FD4"/>
    <w:rsid w:val="008C7157"/>
    <w:rsid w:val="008C7C0C"/>
    <w:rsid w:val="008C7FDA"/>
    <w:rsid w:val="008D00A4"/>
    <w:rsid w:val="008D0FB8"/>
    <w:rsid w:val="008D11A0"/>
    <w:rsid w:val="008D1A82"/>
    <w:rsid w:val="008D1C95"/>
    <w:rsid w:val="008D2040"/>
    <w:rsid w:val="008D307B"/>
    <w:rsid w:val="008D35DC"/>
    <w:rsid w:val="008D3FA7"/>
    <w:rsid w:val="008D4636"/>
    <w:rsid w:val="008D526A"/>
    <w:rsid w:val="008D557F"/>
    <w:rsid w:val="008D5C08"/>
    <w:rsid w:val="008D5E0D"/>
    <w:rsid w:val="008D6A14"/>
    <w:rsid w:val="008D6C6A"/>
    <w:rsid w:val="008D6DF0"/>
    <w:rsid w:val="008D6EDD"/>
    <w:rsid w:val="008D709F"/>
    <w:rsid w:val="008D7247"/>
    <w:rsid w:val="008D76EA"/>
    <w:rsid w:val="008D78B9"/>
    <w:rsid w:val="008D7A3E"/>
    <w:rsid w:val="008D7A4B"/>
    <w:rsid w:val="008E01B4"/>
    <w:rsid w:val="008E0271"/>
    <w:rsid w:val="008E0287"/>
    <w:rsid w:val="008E0A59"/>
    <w:rsid w:val="008E1197"/>
    <w:rsid w:val="008E1736"/>
    <w:rsid w:val="008E2473"/>
    <w:rsid w:val="008E30D2"/>
    <w:rsid w:val="008E3220"/>
    <w:rsid w:val="008E3332"/>
    <w:rsid w:val="008E44DF"/>
    <w:rsid w:val="008E5231"/>
    <w:rsid w:val="008E596F"/>
    <w:rsid w:val="008E6098"/>
    <w:rsid w:val="008E6099"/>
    <w:rsid w:val="008E6627"/>
    <w:rsid w:val="008E6678"/>
    <w:rsid w:val="008E66F7"/>
    <w:rsid w:val="008E6E3F"/>
    <w:rsid w:val="008E736C"/>
    <w:rsid w:val="008E7905"/>
    <w:rsid w:val="008E79DB"/>
    <w:rsid w:val="008E7AD3"/>
    <w:rsid w:val="008E7C95"/>
    <w:rsid w:val="008F0A74"/>
    <w:rsid w:val="008F0BE6"/>
    <w:rsid w:val="008F14FA"/>
    <w:rsid w:val="008F161C"/>
    <w:rsid w:val="008F204E"/>
    <w:rsid w:val="008F2617"/>
    <w:rsid w:val="008F2849"/>
    <w:rsid w:val="008F28D7"/>
    <w:rsid w:val="008F2B2A"/>
    <w:rsid w:val="008F41BA"/>
    <w:rsid w:val="008F48E8"/>
    <w:rsid w:val="008F5106"/>
    <w:rsid w:val="008F51C1"/>
    <w:rsid w:val="008F53CC"/>
    <w:rsid w:val="008F543D"/>
    <w:rsid w:val="008F5A30"/>
    <w:rsid w:val="008F6278"/>
    <w:rsid w:val="008F6561"/>
    <w:rsid w:val="008F6E06"/>
    <w:rsid w:val="008F750B"/>
    <w:rsid w:val="008F79BE"/>
    <w:rsid w:val="009003D0"/>
    <w:rsid w:val="00900C34"/>
    <w:rsid w:val="009013D7"/>
    <w:rsid w:val="009014BD"/>
    <w:rsid w:val="00901D1F"/>
    <w:rsid w:val="00901DF4"/>
    <w:rsid w:val="00901F43"/>
    <w:rsid w:val="00902643"/>
    <w:rsid w:val="00902669"/>
    <w:rsid w:val="00903586"/>
    <w:rsid w:val="0090367A"/>
    <w:rsid w:val="00903A2D"/>
    <w:rsid w:val="00903C47"/>
    <w:rsid w:val="00905142"/>
    <w:rsid w:val="009052B8"/>
    <w:rsid w:val="00905928"/>
    <w:rsid w:val="00905DAE"/>
    <w:rsid w:val="009060C2"/>
    <w:rsid w:val="0090638E"/>
    <w:rsid w:val="009066C9"/>
    <w:rsid w:val="009067BD"/>
    <w:rsid w:val="009069C0"/>
    <w:rsid w:val="00907075"/>
    <w:rsid w:val="0090725B"/>
    <w:rsid w:val="009075FD"/>
    <w:rsid w:val="009076CC"/>
    <w:rsid w:val="00907971"/>
    <w:rsid w:val="00907C7D"/>
    <w:rsid w:val="0091017B"/>
    <w:rsid w:val="00910260"/>
    <w:rsid w:val="009107E1"/>
    <w:rsid w:val="00911480"/>
    <w:rsid w:val="009114FC"/>
    <w:rsid w:val="009117ED"/>
    <w:rsid w:val="00911A23"/>
    <w:rsid w:val="00911F3F"/>
    <w:rsid w:val="00911F56"/>
    <w:rsid w:val="00912594"/>
    <w:rsid w:val="00912636"/>
    <w:rsid w:val="00912ADC"/>
    <w:rsid w:val="00912EC1"/>
    <w:rsid w:val="00913120"/>
    <w:rsid w:val="00913234"/>
    <w:rsid w:val="00913299"/>
    <w:rsid w:val="0091384F"/>
    <w:rsid w:val="0091462C"/>
    <w:rsid w:val="00914870"/>
    <w:rsid w:val="009151A4"/>
    <w:rsid w:val="00915BFB"/>
    <w:rsid w:val="0091634E"/>
    <w:rsid w:val="0091653D"/>
    <w:rsid w:val="009165B2"/>
    <w:rsid w:val="0091667B"/>
    <w:rsid w:val="009166CD"/>
    <w:rsid w:val="00916861"/>
    <w:rsid w:val="00916D91"/>
    <w:rsid w:val="0091737C"/>
    <w:rsid w:val="009174C4"/>
    <w:rsid w:val="0091777E"/>
    <w:rsid w:val="00917E47"/>
    <w:rsid w:val="0092029C"/>
    <w:rsid w:val="009202FA"/>
    <w:rsid w:val="00921538"/>
    <w:rsid w:val="0092187C"/>
    <w:rsid w:val="00921A1B"/>
    <w:rsid w:val="00921A73"/>
    <w:rsid w:val="00921BFC"/>
    <w:rsid w:val="00921D9B"/>
    <w:rsid w:val="0092207C"/>
    <w:rsid w:val="00922617"/>
    <w:rsid w:val="009232C2"/>
    <w:rsid w:val="009239BE"/>
    <w:rsid w:val="00923ADA"/>
    <w:rsid w:val="00923DAA"/>
    <w:rsid w:val="0092487B"/>
    <w:rsid w:val="00924F66"/>
    <w:rsid w:val="00925034"/>
    <w:rsid w:val="0092545F"/>
    <w:rsid w:val="00925DE5"/>
    <w:rsid w:val="0092610E"/>
    <w:rsid w:val="00926217"/>
    <w:rsid w:val="0092656A"/>
    <w:rsid w:val="009267C8"/>
    <w:rsid w:val="00926AF6"/>
    <w:rsid w:val="00926D51"/>
    <w:rsid w:val="00926D72"/>
    <w:rsid w:val="00926E68"/>
    <w:rsid w:val="00926FC9"/>
    <w:rsid w:val="0092708F"/>
    <w:rsid w:val="0092740F"/>
    <w:rsid w:val="00927448"/>
    <w:rsid w:val="00927971"/>
    <w:rsid w:val="009306E2"/>
    <w:rsid w:val="0093076E"/>
    <w:rsid w:val="00931F37"/>
    <w:rsid w:val="00932086"/>
    <w:rsid w:val="009320E6"/>
    <w:rsid w:val="009324CF"/>
    <w:rsid w:val="009326D2"/>
    <w:rsid w:val="00932819"/>
    <w:rsid w:val="00932E3D"/>
    <w:rsid w:val="00932E69"/>
    <w:rsid w:val="009331DC"/>
    <w:rsid w:val="0093337B"/>
    <w:rsid w:val="00933760"/>
    <w:rsid w:val="00933AFC"/>
    <w:rsid w:val="00933CA8"/>
    <w:rsid w:val="00933FFE"/>
    <w:rsid w:val="009341E5"/>
    <w:rsid w:val="00934464"/>
    <w:rsid w:val="009344BD"/>
    <w:rsid w:val="00934CE1"/>
    <w:rsid w:val="00934F94"/>
    <w:rsid w:val="009354F0"/>
    <w:rsid w:val="0093575A"/>
    <w:rsid w:val="00935B42"/>
    <w:rsid w:val="009360B7"/>
    <w:rsid w:val="00936829"/>
    <w:rsid w:val="00937A40"/>
    <w:rsid w:val="00937AAF"/>
    <w:rsid w:val="00940238"/>
    <w:rsid w:val="009406D0"/>
    <w:rsid w:val="00940823"/>
    <w:rsid w:val="00940B99"/>
    <w:rsid w:val="00940D2A"/>
    <w:rsid w:val="009411F8"/>
    <w:rsid w:val="00941A26"/>
    <w:rsid w:val="00941BBB"/>
    <w:rsid w:val="00941DBD"/>
    <w:rsid w:val="009420FE"/>
    <w:rsid w:val="009421AA"/>
    <w:rsid w:val="00942224"/>
    <w:rsid w:val="009424EA"/>
    <w:rsid w:val="0094260F"/>
    <w:rsid w:val="00942A2E"/>
    <w:rsid w:val="00942A6C"/>
    <w:rsid w:val="00943213"/>
    <w:rsid w:val="00943675"/>
    <w:rsid w:val="009439E4"/>
    <w:rsid w:val="00943DBC"/>
    <w:rsid w:val="00943F76"/>
    <w:rsid w:val="00944262"/>
    <w:rsid w:val="00944AA8"/>
    <w:rsid w:val="00944ECC"/>
    <w:rsid w:val="0094510B"/>
    <w:rsid w:val="0094573B"/>
    <w:rsid w:val="00945773"/>
    <w:rsid w:val="00946208"/>
    <w:rsid w:val="009465C4"/>
    <w:rsid w:val="00946A81"/>
    <w:rsid w:val="009471CE"/>
    <w:rsid w:val="00947251"/>
    <w:rsid w:val="00947880"/>
    <w:rsid w:val="009478DB"/>
    <w:rsid w:val="009479AE"/>
    <w:rsid w:val="009479BB"/>
    <w:rsid w:val="00947E4E"/>
    <w:rsid w:val="00950812"/>
    <w:rsid w:val="009510B1"/>
    <w:rsid w:val="009510D2"/>
    <w:rsid w:val="009514A8"/>
    <w:rsid w:val="009514E3"/>
    <w:rsid w:val="00951DA5"/>
    <w:rsid w:val="00952DD4"/>
    <w:rsid w:val="00952E40"/>
    <w:rsid w:val="009536D5"/>
    <w:rsid w:val="00953897"/>
    <w:rsid w:val="00953D5C"/>
    <w:rsid w:val="00954106"/>
    <w:rsid w:val="00954AC3"/>
    <w:rsid w:val="00954B48"/>
    <w:rsid w:val="00954ECD"/>
    <w:rsid w:val="0095500B"/>
    <w:rsid w:val="00955452"/>
    <w:rsid w:val="0095574B"/>
    <w:rsid w:val="009562BE"/>
    <w:rsid w:val="009564E8"/>
    <w:rsid w:val="009568AA"/>
    <w:rsid w:val="00956C0D"/>
    <w:rsid w:val="00957596"/>
    <w:rsid w:val="00957D1A"/>
    <w:rsid w:val="00961839"/>
    <w:rsid w:val="00961CA4"/>
    <w:rsid w:val="00961D5F"/>
    <w:rsid w:val="0096209C"/>
    <w:rsid w:val="0096287E"/>
    <w:rsid w:val="00962AB0"/>
    <w:rsid w:val="00962B9C"/>
    <w:rsid w:val="00962E51"/>
    <w:rsid w:val="009634FE"/>
    <w:rsid w:val="0096421F"/>
    <w:rsid w:val="00964258"/>
    <w:rsid w:val="00964775"/>
    <w:rsid w:val="009649D2"/>
    <w:rsid w:val="00964A4E"/>
    <w:rsid w:val="00965476"/>
    <w:rsid w:val="00965A08"/>
    <w:rsid w:val="00965BDF"/>
    <w:rsid w:val="0096652C"/>
    <w:rsid w:val="009671C0"/>
    <w:rsid w:val="00967587"/>
    <w:rsid w:val="00967C5B"/>
    <w:rsid w:val="00967C7A"/>
    <w:rsid w:val="00967E8F"/>
    <w:rsid w:val="00970224"/>
    <w:rsid w:val="00970435"/>
    <w:rsid w:val="00970601"/>
    <w:rsid w:val="00970C33"/>
    <w:rsid w:val="00970F37"/>
    <w:rsid w:val="00971771"/>
    <w:rsid w:val="00971D06"/>
    <w:rsid w:val="009721FE"/>
    <w:rsid w:val="009726CD"/>
    <w:rsid w:val="00972A7A"/>
    <w:rsid w:val="00972C67"/>
    <w:rsid w:val="00973FA1"/>
    <w:rsid w:val="0097401E"/>
    <w:rsid w:val="00974EBC"/>
    <w:rsid w:val="009752D0"/>
    <w:rsid w:val="009759A2"/>
    <w:rsid w:val="00975B65"/>
    <w:rsid w:val="0097625E"/>
    <w:rsid w:val="009771AC"/>
    <w:rsid w:val="00977774"/>
    <w:rsid w:val="00977A2D"/>
    <w:rsid w:val="009804A1"/>
    <w:rsid w:val="00980740"/>
    <w:rsid w:val="009807D4"/>
    <w:rsid w:val="00980BC0"/>
    <w:rsid w:val="00980FE8"/>
    <w:rsid w:val="00981264"/>
    <w:rsid w:val="0098162A"/>
    <w:rsid w:val="0098180B"/>
    <w:rsid w:val="00981919"/>
    <w:rsid w:val="00981F7D"/>
    <w:rsid w:val="009829A1"/>
    <w:rsid w:val="00982BFE"/>
    <w:rsid w:val="0098335B"/>
    <w:rsid w:val="00983AD5"/>
    <w:rsid w:val="00984747"/>
    <w:rsid w:val="0098586A"/>
    <w:rsid w:val="009860D0"/>
    <w:rsid w:val="00986C62"/>
    <w:rsid w:val="00986F6D"/>
    <w:rsid w:val="0098701C"/>
    <w:rsid w:val="00987EC7"/>
    <w:rsid w:val="00990FF9"/>
    <w:rsid w:val="00991263"/>
    <w:rsid w:val="009912D5"/>
    <w:rsid w:val="009913EB"/>
    <w:rsid w:val="0099149F"/>
    <w:rsid w:val="009915E2"/>
    <w:rsid w:val="0099165B"/>
    <w:rsid w:val="00991661"/>
    <w:rsid w:val="00991E4E"/>
    <w:rsid w:val="00992082"/>
    <w:rsid w:val="009924EA"/>
    <w:rsid w:val="00992A6A"/>
    <w:rsid w:val="00992C22"/>
    <w:rsid w:val="009932BC"/>
    <w:rsid w:val="0099378A"/>
    <w:rsid w:val="009939CF"/>
    <w:rsid w:val="00993D6D"/>
    <w:rsid w:val="00993EFF"/>
    <w:rsid w:val="0099449D"/>
    <w:rsid w:val="009946E5"/>
    <w:rsid w:val="00994D09"/>
    <w:rsid w:val="009950C8"/>
    <w:rsid w:val="009952BA"/>
    <w:rsid w:val="00995B04"/>
    <w:rsid w:val="00995D8D"/>
    <w:rsid w:val="00996890"/>
    <w:rsid w:val="00996C7A"/>
    <w:rsid w:val="009979B7"/>
    <w:rsid w:val="009A077C"/>
    <w:rsid w:val="009A138E"/>
    <w:rsid w:val="009A25BB"/>
    <w:rsid w:val="009A3125"/>
    <w:rsid w:val="009A3433"/>
    <w:rsid w:val="009A3588"/>
    <w:rsid w:val="009A36C5"/>
    <w:rsid w:val="009A3EC5"/>
    <w:rsid w:val="009A4170"/>
    <w:rsid w:val="009A44D0"/>
    <w:rsid w:val="009A476B"/>
    <w:rsid w:val="009A4DD3"/>
    <w:rsid w:val="009A54FB"/>
    <w:rsid w:val="009A57E6"/>
    <w:rsid w:val="009A58A4"/>
    <w:rsid w:val="009A58AD"/>
    <w:rsid w:val="009A60BC"/>
    <w:rsid w:val="009A6559"/>
    <w:rsid w:val="009A6BE9"/>
    <w:rsid w:val="009A782A"/>
    <w:rsid w:val="009B00E9"/>
    <w:rsid w:val="009B030B"/>
    <w:rsid w:val="009B05B1"/>
    <w:rsid w:val="009B078F"/>
    <w:rsid w:val="009B07E9"/>
    <w:rsid w:val="009B0B4A"/>
    <w:rsid w:val="009B0D22"/>
    <w:rsid w:val="009B11BA"/>
    <w:rsid w:val="009B1754"/>
    <w:rsid w:val="009B1B91"/>
    <w:rsid w:val="009B1F72"/>
    <w:rsid w:val="009B1FB2"/>
    <w:rsid w:val="009B20A0"/>
    <w:rsid w:val="009B2501"/>
    <w:rsid w:val="009B2EA0"/>
    <w:rsid w:val="009B4335"/>
    <w:rsid w:val="009B5026"/>
    <w:rsid w:val="009B55A2"/>
    <w:rsid w:val="009B582F"/>
    <w:rsid w:val="009B5D61"/>
    <w:rsid w:val="009B6DC5"/>
    <w:rsid w:val="009B75A1"/>
    <w:rsid w:val="009B7BE9"/>
    <w:rsid w:val="009C14B7"/>
    <w:rsid w:val="009C20D4"/>
    <w:rsid w:val="009C2119"/>
    <w:rsid w:val="009C2635"/>
    <w:rsid w:val="009C27EC"/>
    <w:rsid w:val="009C28E8"/>
    <w:rsid w:val="009C3FDE"/>
    <w:rsid w:val="009C440D"/>
    <w:rsid w:val="009C4506"/>
    <w:rsid w:val="009C4598"/>
    <w:rsid w:val="009C4989"/>
    <w:rsid w:val="009C4BF9"/>
    <w:rsid w:val="009C51CD"/>
    <w:rsid w:val="009C61A8"/>
    <w:rsid w:val="009C738D"/>
    <w:rsid w:val="009D0012"/>
    <w:rsid w:val="009D0DB2"/>
    <w:rsid w:val="009D1231"/>
    <w:rsid w:val="009D16AC"/>
    <w:rsid w:val="009D1B2C"/>
    <w:rsid w:val="009D377C"/>
    <w:rsid w:val="009D3E24"/>
    <w:rsid w:val="009D44E4"/>
    <w:rsid w:val="009D4805"/>
    <w:rsid w:val="009D5906"/>
    <w:rsid w:val="009D5A3E"/>
    <w:rsid w:val="009D6257"/>
    <w:rsid w:val="009D6651"/>
    <w:rsid w:val="009D6970"/>
    <w:rsid w:val="009D6BF0"/>
    <w:rsid w:val="009D6D1F"/>
    <w:rsid w:val="009D6FDC"/>
    <w:rsid w:val="009D72C1"/>
    <w:rsid w:val="009E00EB"/>
    <w:rsid w:val="009E055A"/>
    <w:rsid w:val="009E0AD1"/>
    <w:rsid w:val="009E1A75"/>
    <w:rsid w:val="009E1C9A"/>
    <w:rsid w:val="009E23C9"/>
    <w:rsid w:val="009E2515"/>
    <w:rsid w:val="009E25D3"/>
    <w:rsid w:val="009E2635"/>
    <w:rsid w:val="009E27D6"/>
    <w:rsid w:val="009E27DC"/>
    <w:rsid w:val="009E290E"/>
    <w:rsid w:val="009E313F"/>
    <w:rsid w:val="009E383D"/>
    <w:rsid w:val="009E3B34"/>
    <w:rsid w:val="009E3FC2"/>
    <w:rsid w:val="009E4A4D"/>
    <w:rsid w:val="009E53CB"/>
    <w:rsid w:val="009E5591"/>
    <w:rsid w:val="009E5ADD"/>
    <w:rsid w:val="009E5C6C"/>
    <w:rsid w:val="009E5DBD"/>
    <w:rsid w:val="009E60D5"/>
    <w:rsid w:val="009E616C"/>
    <w:rsid w:val="009E6430"/>
    <w:rsid w:val="009E6A0B"/>
    <w:rsid w:val="009E705E"/>
    <w:rsid w:val="009E7268"/>
    <w:rsid w:val="009E7D07"/>
    <w:rsid w:val="009F06E4"/>
    <w:rsid w:val="009F0D8A"/>
    <w:rsid w:val="009F0E7D"/>
    <w:rsid w:val="009F0ED3"/>
    <w:rsid w:val="009F1391"/>
    <w:rsid w:val="009F1580"/>
    <w:rsid w:val="009F17B3"/>
    <w:rsid w:val="009F1E54"/>
    <w:rsid w:val="009F2711"/>
    <w:rsid w:val="009F31C7"/>
    <w:rsid w:val="009F3532"/>
    <w:rsid w:val="009F35E9"/>
    <w:rsid w:val="009F3614"/>
    <w:rsid w:val="009F427E"/>
    <w:rsid w:val="009F4755"/>
    <w:rsid w:val="009F49BD"/>
    <w:rsid w:val="009F5533"/>
    <w:rsid w:val="009F5B9B"/>
    <w:rsid w:val="009F6B53"/>
    <w:rsid w:val="009F6B96"/>
    <w:rsid w:val="009F7551"/>
    <w:rsid w:val="009F76FE"/>
    <w:rsid w:val="00A008E1"/>
    <w:rsid w:val="00A00A65"/>
    <w:rsid w:val="00A00DA1"/>
    <w:rsid w:val="00A0100B"/>
    <w:rsid w:val="00A0157E"/>
    <w:rsid w:val="00A01B45"/>
    <w:rsid w:val="00A02A11"/>
    <w:rsid w:val="00A02DDA"/>
    <w:rsid w:val="00A0349B"/>
    <w:rsid w:val="00A035F4"/>
    <w:rsid w:val="00A04025"/>
    <w:rsid w:val="00A04506"/>
    <w:rsid w:val="00A04C31"/>
    <w:rsid w:val="00A04DD2"/>
    <w:rsid w:val="00A05312"/>
    <w:rsid w:val="00A054A5"/>
    <w:rsid w:val="00A055B7"/>
    <w:rsid w:val="00A055D9"/>
    <w:rsid w:val="00A05607"/>
    <w:rsid w:val="00A0572A"/>
    <w:rsid w:val="00A05D8B"/>
    <w:rsid w:val="00A06363"/>
    <w:rsid w:val="00A0641C"/>
    <w:rsid w:val="00A0698B"/>
    <w:rsid w:val="00A07F13"/>
    <w:rsid w:val="00A102E3"/>
    <w:rsid w:val="00A11541"/>
    <w:rsid w:val="00A11BE4"/>
    <w:rsid w:val="00A12636"/>
    <w:rsid w:val="00A128B6"/>
    <w:rsid w:val="00A12CE8"/>
    <w:rsid w:val="00A13DE5"/>
    <w:rsid w:val="00A14079"/>
    <w:rsid w:val="00A14741"/>
    <w:rsid w:val="00A1487C"/>
    <w:rsid w:val="00A14CA6"/>
    <w:rsid w:val="00A1551A"/>
    <w:rsid w:val="00A1567F"/>
    <w:rsid w:val="00A1583A"/>
    <w:rsid w:val="00A15A91"/>
    <w:rsid w:val="00A15CB2"/>
    <w:rsid w:val="00A15F56"/>
    <w:rsid w:val="00A1628A"/>
    <w:rsid w:val="00A1677B"/>
    <w:rsid w:val="00A1750C"/>
    <w:rsid w:val="00A1777D"/>
    <w:rsid w:val="00A20101"/>
    <w:rsid w:val="00A20377"/>
    <w:rsid w:val="00A206EA"/>
    <w:rsid w:val="00A21330"/>
    <w:rsid w:val="00A2154F"/>
    <w:rsid w:val="00A21B8D"/>
    <w:rsid w:val="00A2215C"/>
    <w:rsid w:val="00A22767"/>
    <w:rsid w:val="00A230FC"/>
    <w:rsid w:val="00A2477F"/>
    <w:rsid w:val="00A248FA"/>
    <w:rsid w:val="00A254C1"/>
    <w:rsid w:val="00A25999"/>
    <w:rsid w:val="00A25A2D"/>
    <w:rsid w:val="00A26A49"/>
    <w:rsid w:val="00A26B70"/>
    <w:rsid w:val="00A27054"/>
    <w:rsid w:val="00A273A4"/>
    <w:rsid w:val="00A2746A"/>
    <w:rsid w:val="00A278B9"/>
    <w:rsid w:val="00A30094"/>
    <w:rsid w:val="00A3090F"/>
    <w:rsid w:val="00A30AA5"/>
    <w:rsid w:val="00A31140"/>
    <w:rsid w:val="00A31528"/>
    <w:rsid w:val="00A31A7B"/>
    <w:rsid w:val="00A327F6"/>
    <w:rsid w:val="00A331D8"/>
    <w:rsid w:val="00A336C0"/>
    <w:rsid w:val="00A33832"/>
    <w:rsid w:val="00A33858"/>
    <w:rsid w:val="00A33CD9"/>
    <w:rsid w:val="00A35307"/>
    <w:rsid w:val="00A3598E"/>
    <w:rsid w:val="00A36A2D"/>
    <w:rsid w:val="00A36D31"/>
    <w:rsid w:val="00A36F10"/>
    <w:rsid w:val="00A37331"/>
    <w:rsid w:val="00A3757C"/>
    <w:rsid w:val="00A37CE7"/>
    <w:rsid w:val="00A37FC9"/>
    <w:rsid w:val="00A4004F"/>
    <w:rsid w:val="00A403FD"/>
    <w:rsid w:val="00A411FD"/>
    <w:rsid w:val="00A412D0"/>
    <w:rsid w:val="00A41697"/>
    <w:rsid w:val="00A41B0A"/>
    <w:rsid w:val="00A42BD5"/>
    <w:rsid w:val="00A430C3"/>
    <w:rsid w:val="00A434DC"/>
    <w:rsid w:val="00A43F57"/>
    <w:rsid w:val="00A450C8"/>
    <w:rsid w:val="00A45127"/>
    <w:rsid w:val="00A45175"/>
    <w:rsid w:val="00A451A0"/>
    <w:rsid w:val="00A451F4"/>
    <w:rsid w:val="00A4524C"/>
    <w:rsid w:val="00A4529B"/>
    <w:rsid w:val="00A45D00"/>
    <w:rsid w:val="00A45D32"/>
    <w:rsid w:val="00A46FE9"/>
    <w:rsid w:val="00A47600"/>
    <w:rsid w:val="00A476AC"/>
    <w:rsid w:val="00A47E90"/>
    <w:rsid w:val="00A5001D"/>
    <w:rsid w:val="00A504B8"/>
    <w:rsid w:val="00A516F2"/>
    <w:rsid w:val="00A5189C"/>
    <w:rsid w:val="00A5236C"/>
    <w:rsid w:val="00A52631"/>
    <w:rsid w:val="00A5265A"/>
    <w:rsid w:val="00A526C7"/>
    <w:rsid w:val="00A52887"/>
    <w:rsid w:val="00A52D9D"/>
    <w:rsid w:val="00A533A3"/>
    <w:rsid w:val="00A53834"/>
    <w:rsid w:val="00A538AC"/>
    <w:rsid w:val="00A53C3D"/>
    <w:rsid w:val="00A53EBE"/>
    <w:rsid w:val="00A542E1"/>
    <w:rsid w:val="00A54875"/>
    <w:rsid w:val="00A54D29"/>
    <w:rsid w:val="00A54E9F"/>
    <w:rsid w:val="00A556DB"/>
    <w:rsid w:val="00A5583F"/>
    <w:rsid w:val="00A55AF7"/>
    <w:rsid w:val="00A56990"/>
    <w:rsid w:val="00A56F2E"/>
    <w:rsid w:val="00A5759D"/>
    <w:rsid w:val="00A576C4"/>
    <w:rsid w:val="00A5783F"/>
    <w:rsid w:val="00A579D8"/>
    <w:rsid w:val="00A57AB1"/>
    <w:rsid w:val="00A57B02"/>
    <w:rsid w:val="00A57D89"/>
    <w:rsid w:val="00A600E5"/>
    <w:rsid w:val="00A608E6"/>
    <w:rsid w:val="00A60D41"/>
    <w:rsid w:val="00A613D5"/>
    <w:rsid w:val="00A6241B"/>
    <w:rsid w:val="00A626EE"/>
    <w:rsid w:val="00A6305C"/>
    <w:rsid w:val="00A634C5"/>
    <w:rsid w:val="00A6363F"/>
    <w:rsid w:val="00A63910"/>
    <w:rsid w:val="00A63C47"/>
    <w:rsid w:val="00A64275"/>
    <w:rsid w:val="00A64331"/>
    <w:rsid w:val="00A646ED"/>
    <w:rsid w:val="00A64ABB"/>
    <w:rsid w:val="00A64B1F"/>
    <w:rsid w:val="00A64BAA"/>
    <w:rsid w:val="00A64F02"/>
    <w:rsid w:val="00A65219"/>
    <w:rsid w:val="00A65387"/>
    <w:rsid w:val="00A65B9F"/>
    <w:rsid w:val="00A6643A"/>
    <w:rsid w:val="00A665B4"/>
    <w:rsid w:val="00A66ADD"/>
    <w:rsid w:val="00A66DAA"/>
    <w:rsid w:val="00A67990"/>
    <w:rsid w:val="00A67A7F"/>
    <w:rsid w:val="00A67A9E"/>
    <w:rsid w:val="00A67DA5"/>
    <w:rsid w:val="00A70A20"/>
    <w:rsid w:val="00A70F9B"/>
    <w:rsid w:val="00A713AB"/>
    <w:rsid w:val="00A715F7"/>
    <w:rsid w:val="00A71648"/>
    <w:rsid w:val="00A735D5"/>
    <w:rsid w:val="00A73745"/>
    <w:rsid w:val="00A7379A"/>
    <w:rsid w:val="00A738A5"/>
    <w:rsid w:val="00A738BC"/>
    <w:rsid w:val="00A7397D"/>
    <w:rsid w:val="00A73A46"/>
    <w:rsid w:val="00A73AC6"/>
    <w:rsid w:val="00A74022"/>
    <w:rsid w:val="00A740CF"/>
    <w:rsid w:val="00A74374"/>
    <w:rsid w:val="00A74886"/>
    <w:rsid w:val="00A750D9"/>
    <w:rsid w:val="00A75475"/>
    <w:rsid w:val="00A75ED7"/>
    <w:rsid w:val="00A7658F"/>
    <w:rsid w:val="00A76D3D"/>
    <w:rsid w:val="00A76DDC"/>
    <w:rsid w:val="00A77041"/>
    <w:rsid w:val="00A804B4"/>
    <w:rsid w:val="00A80CB9"/>
    <w:rsid w:val="00A8115D"/>
    <w:rsid w:val="00A8138D"/>
    <w:rsid w:val="00A813DB"/>
    <w:rsid w:val="00A8394A"/>
    <w:rsid w:val="00A839A4"/>
    <w:rsid w:val="00A83AFC"/>
    <w:rsid w:val="00A84476"/>
    <w:rsid w:val="00A846F5"/>
    <w:rsid w:val="00A84891"/>
    <w:rsid w:val="00A84A8C"/>
    <w:rsid w:val="00A84B03"/>
    <w:rsid w:val="00A853F7"/>
    <w:rsid w:val="00A86395"/>
    <w:rsid w:val="00A863B2"/>
    <w:rsid w:val="00A868C7"/>
    <w:rsid w:val="00A8723C"/>
    <w:rsid w:val="00A9024F"/>
    <w:rsid w:val="00A90535"/>
    <w:rsid w:val="00A90BB3"/>
    <w:rsid w:val="00A914B0"/>
    <w:rsid w:val="00A9191B"/>
    <w:rsid w:val="00A9205C"/>
    <w:rsid w:val="00A9241E"/>
    <w:rsid w:val="00A92682"/>
    <w:rsid w:val="00A929B7"/>
    <w:rsid w:val="00A929D3"/>
    <w:rsid w:val="00A93945"/>
    <w:rsid w:val="00A93ADA"/>
    <w:rsid w:val="00A944AC"/>
    <w:rsid w:val="00A9452A"/>
    <w:rsid w:val="00A945BC"/>
    <w:rsid w:val="00A94DB9"/>
    <w:rsid w:val="00A94EBA"/>
    <w:rsid w:val="00A95411"/>
    <w:rsid w:val="00A95A21"/>
    <w:rsid w:val="00A95DDA"/>
    <w:rsid w:val="00A95DFD"/>
    <w:rsid w:val="00A96FEA"/>
    <w:rsid w:val="00A970AB"/>
    <w:rsid w:val="00A97441"/>
    <w:rsid w:val="00A97491"/>
    <w:rsid w:val="00A97D1B"/>
    <w:rsid w:val="00A97DFF"/>
    <w:rsid w:val="00A97E90"/>
    <w:rsid w:val="00AA004F"/>
    <w:rsid w:val="00AA11D0"/>
    <w:rsid w:val="00AA14A8"/>
    <w:rsid w:val="00AA35B3"/>
    <w:rsid w:val="00AA36A3"/>
    <w:rsid w:val="00AA4105"/>
    <w:rsid w:val="00AA4E98"/>
    <w:rsid w:val="00AA5463"/>
    <w:rsid w:val="00AA54B5"/>
    <w:rsid w:val="00AA5FBC"/>
    <w:rsid w:val="00AA6675"/>
    <w:rsid w:val="00AA6B2C"/>
    <w:rsid w:val="00AA6CBE"/>
    <w:rsid w:val="00AA7557"/>
    <w:rsid w:val="00AA7C2B"/>
    <w:rsid w:val="00AB0345"/>
    <w:rsid w:val="00AB0F07"/>
    <w:rsid w:val="00AB1179"/>
    <w:rsid w:val="00AB18F6"/>
    <w:rsid w:val="00AB198F"/>
    <w:rsid w:val="00AB2102"/>
    <w:rsid w:val="00AB2418"/>
    <w:rsid w:val="00AB2CFB"/>
    <w:rsid w:val="00AB2EC1"/>
    <w:rsid w:val="00AB32D3"/>
    <w:rsid w:val="00AB378C"/>
    <w:rsid w:val="00AB3855"/>
    <w:rsid w:val="00AB38D5"/>
    <w:rsid w:val="00AB3E36"/>
    <w:rsid w:val="00AB42CB"/>
    <w:rsid w:val="00AB44DA"/>
    <w:rsid w:val="00AB46B0"/>
    <w:rsid w:val="00AB4801"/>
    <w:rsid w:val="00AB4BE4"/>
    <w:rsid w:val="00AB4F4C"/>
    <w:rsid w:val="00AB5566"/>
    <w:rsid w:val="00AB63DD"/>
    <w:rsid w:val="00AB7B8E"/>
    <w:rsid w:val="00AB7F43"/>
    <w:rsid w:val="00AC04BA"/>
    <w:rsid w:val="00AC1397"/>
    <w:rsid w:val="00AC13B4"/>
    <w:rsid w:val="00AC1449"/>
    <w:rsid w:val="00AC14AA"/>
    <w:rsid w:val="00AC16B7"/>
    <w:rsid w:val="00AC1A54"/>
    <w:rsid w:val="00AC1C79"/>
    <w:rsid w:val="00AC2023"/>
    <w:rsid w:val="00AC231C"/>
    <w:rsid w:val="00AC2377"/>
    <w:rsid w:val="00AC27F7"/>
    <w:rsid w:val="00AC36C3"/>
    <w:rsid w:val="00AC3753"/>
    <w:rsid w:val="00AC393B"/>
    <w:rsid w:val="00AC48CA"/>
    <w:rsid w:val="00AC4A4E"/>
    <w:rsid w:val="00AC533D"/>
    <w:rsid w:val="00AC5D53"/>
    <w:rsid w:val="00AC6AA6"/>
    <w:rsid w:val="00AC6AC6"/>
    <w:rsid w:val="00AC7CDC"/>
    <w:rsid w:val="00AD0505"/>
    <w:rsid w:val="00AD096B"/>
    <w:rsid w:val="00AD0BAB"/>
    <w:rsid w:val="00AD0C4D"/>
    <w:rsid w:val="00AD1C32"/>
    <w:rsid w:val="00AD2C34"/>
    <w:rsid w:val="00AD31EE"/>
    <w:rsid w:val="00AD3B32"/>
    <w:rsid w:val="00AD3D1D"/>
    <w:rsid w:val="00AD3E67"/>
    <w:rsid w:val="00AD40F9"/>
    <w:rsid w:val="00AD43DD"/>
    <w:rsid w:val="00AD4D45"/>
    <w:rsid w:val="00AD5C4D"/>
    <w:rsid w:val="00AD5E76"/>
    <w:rsid w:val="00AD632A"/>
    <w:rsid w:val="00AD63B1"/>
    <w:rsid w:val="00AD679C"/>
    <w:rsid w:val="00AD68C6"/>
    <w:rsid w:val="00AD6954"/>
    <w:rsid w:val="00AD6C4F"/>
    <w:rsid w:val="00AD7142"/>
    <w:rsid w:val="00AD734D"/>
    <w:rsid w:val="00AD7A05"/>
    <w:rsid w:val="00AD7EF8"/>
    <w:rsid w:val="00AE02E7"/>
    <w:rsid w:val="00AE0B94"/>
    <w:rsid w:val="00AE1556"/>
    <w:rsid w:val="00AE164E"/>
    <w:rsid w:val="00AE1A55"/>
    <w:rsid w:val="00AE1DEC"/>
    <w:rsid w:val="00AE1E79"/>
    <w:rsid w:val="00AE1EDC"/>
    <w:rsid w:val="00AE2406"/>
    <w:rsid w:val="00AE2EF3"/>
    <w:rsid w:val="00AE2F7F"/>
    <w:rsid w:val="00AE44AA"/>
    <w:rsid w:val="00AE45DA"/>
    <w:rsid w:val="00AE46E6"/>
    <w:rsid w:val="00AE4D49"/>
    <w:rsid w:val="00AE4D73"/>
    <w:rsid w:val="00AE5A76"/>
    <w:rsid w:val="00AE5AF6"/>
    <w:rsid w:val="00AE5FB3"/>
    <w:rsid w:val="00AE65F4"/>
    <w:rsid w:val="00AE6904"/>
    <w:rsid w:val="00AE6E6E"/>
    <w:rsid w:val="00AE77B3"/>
    <w:rsid w:val="00AE7B94"/>
    <w:rsid w:val="00AE7C8F"/>
    <w:rsid w:val="00AE7F64"/>
    <w:rsid w:val="00AF0054"/>
    <w:rsid w:val="00AF02C5"/>
    <w:rsid w:val="00AF02D1"/>
    <w:rsid w:val="00AF042C"/>
    <w:rsid w:val="00AF0801"/>
    <w:rsid w:val="00AF0E15"/>
    <w:rsid w:val="00AF1B20"/>
    <w:rsid w:val="00AF201B"/>
    <w:rsid w:val="00AF2E39"/>
    <w:rsid w:val="00AF3368"/>
    <w:rsid w:val="00AF38F5"/>
    <w:rsid w:val="00AF3B00"/>
    <w:rsid w:val="00AF447F"/>
    <w:rsid w:val="00AF4EBA"/>
    <w:rsid w:val="00AF51F2"/>
    <w:rsid w:val="00AF60D1"/>
    <w:rsid w:val="00AF6280"/>
    <w:rsid w:val="00AF6290"/>
    <w:rsid w:val="00AF6979"/>
    <w:rsid w:val="00AF713D"/>
    <w:rsid w:val="00AF73C7"/>
    <w:rsid w:val="00AF7A13"/>
    <w:rsid w:val="00B0070E"/>
    <w:rsid w:val="00B00F5A"/>
    <w:rsid w:val="00B01410"/>
    <w:rsid w:val="00B014BE"/>
    <w:rsid w:val="00B02176"/>
    <w:rsid w:val="00B023FB"/>
    <w:rsid w:val="00B032D7"/>
    <w:rsid w:val="00B0354C"/>
    <w:rsid w:val="00B03CF3"/>
    <w:rsid w:val="00B04231"/>
    <w:rsid w:val="00B04F88"/>
    <w:rsid w:val="00B055F1"/>
    <w:rsid w:val="00B05E06"/>
    <w:rsid w:val="00B062A8"/>
    <w:rsid w:val="00B0665C"/>
    <w:rsid w:val="00B06966"/>
    <w:rsid w:val="00B07295"/>
    <w:rsid w:val="00B0752D"/>
    <w:rsid w:val="00B07E15"/>
    <w:rsid w:val="00B1058D"/>
    <w:rsid w:val="00B107F1"/>
    <w:rsid w:val="00B11758"/>
    <w:rsid w:val="00B127DA"/>
    <w:rsid w:val="00B127E8"/>
    <w:rsid w:val="00B13390"/>
    <w:rsid w:val="00B133F2"/>
    <w:rsid w:val="00B1368C"/>
    <w:rsid w:val="00B14428"/>
    <w:rsid w:val="00B145D7"/>
    <w:rsid w:val="00B14C30"/>
    <w:rsid w:val="00B14F02"/>
    <w:rsid w:val="00B14F12"/>
    <w:rsid w:val="00B15B20"/>
    <w:rsid w:val="00B15DAB"/>
    <w:rsid w:val="00B165AB"/>
    <w:rsid w:val="00B165C2"/>
    <w:rsid w:val="00B17712"/>
    <w:rsid w:val="00B2027F"/>
    <w:rsid w:val="00B2049F"/>
    <w:rsid w:val="00B21012"/>
    <w:rsid w:val="00B2138D"/>
    <w:rsid w:val="00B220AF"/>
    <w:rsid w:val="00B222ED"/>
    <w:rsid w:val="00B22983"/>
    <w:rsid w:val="00B229C4"/>
    <w:rsid w:val="00B22D56"/>
    <w:rsid w:val="00B23D48"/>
    <w:rsid w:val="00B23DBB"/>
    <w:rsid w:val="00B24337"/>
    <w:rsid w:val="00B243A4"/>
    <w:rsid w:val="00B243B5"/>
    <w:rsid w:val="00B2486E"/>
    <w:rsid w:val="00B250D0"/>
    <w:rsid w:val="00B256D2"/>
    <w:rsid w:val="00B263BF"/>
    <w:rsid w:val="00B26603"/>
    <w:rsid w:val="00B267ED"/>
    <w:rsid w:val="00B2694F"/>
    <w:rsid w:val="00B26AB1"/>
    <w:rsid w:val="00B27A5A"/>
    <w:rsid w:val="00B27EEA"/>
    <w:rsid w:val="00B27F67"/>
    <w:rsid w:val="00B30416"/>
    <w:rsid w:val="00B3099F"/>
    <w:rsid w:val="00B30C35"/>
    <w:rsid w:val="00B30C60"/>
    <w:rsid w:val="00B316E4"/>
    <w:rsid w:val="00B31C06"/>
    <w:rsid w:val="00B31FE0"/>
    <w:rsid w:val="00B32091"/>
    <w:rsid w:val="00B324EB"/>
    <w:rsid w:val="00B3254E"/>
    <w:rsid w:val="00B32E82"/>
    <w:rsid w:val="00B33335"/>
    <w:rsid w:val="00B333C9"/>
    <w:rsid w:val="00B336C0"/>
    <w:rsid w:val="00B339D0"/>
    <w:rsid w:val="00B34315"/>
    <w:rsid w:val="00B347B1"/>
    <w:rsid w:val="00B34B81"/>
    <w:rsid w:val="00B35C02"/>
    <w:rsid w:val="00B366B5"/>
    <w:rsid w:val="00B36D84"/>
    <w:rsid w:val="00B36F4A"/>
    <w:rsid w:val="00B36FE3"/>
    <w:rsid w:val="00B3703A"/>
    <w:rsid w:val="00B37A13"/>
    <w:rsid w:val="00B37BB3"/>
    <w:rsid w:val="00B37C0C"/>
    <w:rsid w:val="00B37D2C"/>
    <w:rsid w:val="00B4064F"/>
    <w:rsid w:val="00B40828"/>
    <w:rsid w:val="00B40ECA"/>
    <w:rsid w:val="00B4157C"/>
    <w:rsid w:val="00B434AE"/>
    <w:rsid w:val="00B43C82"/>
    <w:rsid w:val="00B44200"/>
    <w:rsid w:val="00B44320"/>
    <w:rsid w:val="00B4439B"/>
    <w:rsid w:val="00B447D0"/>
    <w:rsid w:val="00B448FF"/>
    <w:rsid w:val="00B461AB"/>
    <w:rsid w:val="00B462BB"/>
    <w:rsid w:val="00B46C33"/>
    <w:rsid w:val="00B46D11"/>
    <w:rsid w:val="00B46FCE"/>
    <w:rsid w:val="00B47306"/>
    <w:rsid w:val="00B47C76"/>
    <w:rsid w:val="00B502F1"/>
    <w:rsid w:val="00B50566"/>
    <w:rsid w:val="00B50793"/>
    <w:rsid w:val="00B50838"/>
    <w:rsid w:val="00B5095E"/>
    <w:rsid w:val="00B50C8B"/>
    <w:rsid w:val="00B50E7B"/>
    <w:rsid w:val="00B5131C"/>
    <w:rsid w:val="00B515EA"/>
    <w:rsid w:val="00B52175"/>
    <w:rsid w:val="00B52CE0"/>
    <w:rsid w:val="00B52CE5"/>
    <w:rsid w:val="00B536C8"/>
    <w:rsid w:val="00B53BC8"/>
    <w:rsid w:val="00B54555"/>
    <w:rsid w:val="00B547B8"/>
    <w:rsid w:val="00B54E63"/>
    <w:rsid w:val="00B54FD2"/>
    <w:rsid w:val="00B55041"/>
    <w:rsid w:val="00B55A6D"/>
    <w:rsid w:val="00B5608E"/>
    <w:rsid w:val="00B565AD"/>
    <w:rsid w:val="00B567A5"/>
    <w:rsid w:val="00B56F61"/>
    <w:rsid w:val="00B57543"/>
    <w:rsid w:val="00B57693"/>
    <w:rsid w:val="00B60313"/>
    <w:rsid w:val="00B60B4F"/>
    <w:rsid w:val="00B60DCB"/>
    <w:rsid w:val="00B616D2"/>
    <w:rsid w:val="00B61FA1"/>
    <w:rsid w:val="00B62486"/>
    <w:rsid w:val="00B631F0"/>
    <w:rsid w:val="00B636BE"/>
    <w:rsid w:val="00B63907"/>
    <w:rsid w:val="00B646D9"/>
    <w:rsid w:val="00B64719"/>
    <w:rsid w:val="00B670E0"/>
    <w:rsid w:val="00B67800"/>
    <w:rsid w:val="00B67ACB"/>
    <w:rsid w:val="00B7042B"/>
    <w:rsid w:val="00B70607"/>
    <w:rsid w:val="00B70912"/>
    <w:rsid w:val="00B709E5"/>
    <w:rsid w:val="00B71AF4"/>
    <w:rsid w:val="00B72F55"/>
    <w:rsid w:val="00B73B96"/>
    <w:rsid w:val="00B73CCA"/>
    <w:rsid w:val="00B74247"/>
    <w:rsid w:val="00B7425E"/>
    <w:rsid w:val="00B74997"/>
    <w:rsid w:val="00B74D39"/>
    <w:rsid w:val="00B75520"/>
    <w:rsid w:val="00B75912"/>
    <w:rsid w:val="00B759DC"/>
    <w:rsid w:val="00B75AC4"/>
    <w:rsid w:val="00B75B2D"/>
    <w:rsid w:val="00B76A2E"/>
    <w:rsid w:val="00B76A52"/>
    <w:rsid w:val="00B77413"/>
    <w:rsid w:val="00B775D3"/>
    <w:rsid w:val="00B77E90"/>
    <w:rsid w:val="00B807BE"/>
    <w:rsid w:val="00B814D5"/>
    <w:rsid w:val="00B818B9"/>
    <w:rsid w:val="00B81D29"/>
    <w:rsid w:val="00B8235D"/>
    <w:rsid w:val="00B8277C"/>
    <w:rsid w:val="00B829BA"/>
    <w:rsid w:val="00B82B6B"/>
    <w:rsid w:val="00B82E00"/>
    <w:rsid w:val="00B841C6"/>
    <w:rsid w:val="00B849EB"/>
    <w:rsid w:val="00B84F64"/>
    <w:rsid w:val="00B85932"/>
    <w:rsid w:val="00B862A9"/>
    <w:rsid w:val="00B86AFF"/>
    <w:rsid w:val="00B913F8"/>
    <w:rsid w:val="00B915DA"/>
    <w:rsid w:val="00B91B6E"/>
    <w:rsid w:val="00B92114"/>
    <w:rsid w:val="00B9234B"/>
    <w:rsid w:val="00B92BC1"/>
    <w:rsid w:val="00B93B4B"/>
    <w:rsid w:val="00B93BD9"/>
    <w:rsid w:val="00B940B5"/>
    <w:rsid w:val="00B944FB"/>
    <w:rsid w:val="00B94D14"/>
    <w:rsid w:val="00B96608"/>
    <w:rsid w:val="00B967E3"/>
    <w:rsid w:val="00B9692D"/>
    <w:rsid w:val="00B96A0B"/>
    <w:rsid w:val="00B96FFE"/>
    <w:rsid w:val="00B973D6"/>
    <w:rsid w:val="00B97591"/>
    <w:rsid w:val="00B97A60"/>
    <w:rsid w:val="00BA0632"/>
    <w:rsid w:val="00BA08A1"/>
    <w:rsid w:val="00BA0A72"/>
    <w:rsid w:val="00BA0ABB"/>
    <w:rsid w:val="00BA0AE2"/>
    <w:rsid w:val="00BA1231"/>
    <w:rsid w:val="00BA1685"/>
    <w:rsid w:val="00BA1B28"/>
    <w:rsid w:val="00BA1D73"/>
    <w:rsid w:val="00BA1F22"/>
    <w:rsid w:val="00BA2011"/>
    <w:rsid w:val="00BA2C59"/>
    <w:rsid w:val="00BA2C5A"/>
    <w:rsid w:val="00BA422D"/>
    <w:rsid w:val="00BA42B8"/>
    <w:rsid w:val="00BA459C"/>
    <w:rsid w:val="00BA5C17"/>
    <w:rsid w:val="00BA5C20"/>
    <w:rsid w:val="00BA5C40"/>
    <w:rsid w:val="00BA5DD4"/>
    <w:rsid w:val="00BA6145"/>
    <w:rsid w:val="00BA7361"/>
    <w:rsid w:val="00BA750A"/>
    <w:rsid w:val="00BA7FA0"/>
    <w:rsid w:val="00BB0AF1"/>
    <w:rsid w:val="00BB1031"/>
    <w:rsid w:val="00BB140F"/>
    <w:rsid w:val="00BB153D"/>
    <w:rsid w:val="00BB187F"/>
    <w:rsid w:val="00BB1DF5"/>
    <w:rsid w:val="00BB2785"/>
    <w:rsid w:val="00BB29BF"/>
    <w:rsid w:val="00BB2F0B"/>
    <w:rsid w:val="00BB3463"/>
    <w:rsid w:val="00BB3812"/>
    <w:rsid w:val="00BB3D78"/>
    <w:rsid w:val="00BB3F2E"/>
    <w:rsid w:val="00BB4084"/>
    <w:rsid w:val="00BB4425"/>
    <w:rsid w:val="00BB4AD8"/>
    <w:rsid w:val="00BB622B"/>
    <w:rsid w:val="00BB62AF"/>
    <w:rsid w:val="00BB66D9"/>
    <w:rsid w:val="00BB6D6B"/>
    <w:rsid w:val="00BB6E17"/>
    <w:rsid w:val="00BB7493"/>
    <w:rsid w:val="00BB749A"/>
    <w:rsid w:val="00BB7D77"/>
    <w:rsid w:val="00BB7F2C"/>
    <w:rsid w:val="00BC00FF"/>
    <w:rsid w:val="00BC03FC"/>
    <w:rsid w:val="00BC1179"/>
    <w:rsid w:val="00BC1BE3"/>
    <w:rsid w:val="00BC1CB3"/>
    <w:rsid w:val="00BC1EE0"/>
    <w:rsid w:val="00BC2B6A"/>
    <w:rsid w:val="00BC30F0"/>
    <w:rsid w:val="00BC3638"/>
    <w:rsid w:val="00BC36CC"/>
    <w:rsid w:val="00BC4271"/>
    <w:rsid w:val="00BC46AB"/>
    <w:rsid w:val="00BC4978"/>
    <w:rsid w:val="00BC4EFC"/>
    <w:rsid w:val="00BC51B0"/>
    <w:rsid w:val="00BC5307"/>
    <w:rsid w:val="00BC5DD3"/>
    <w:rsid w:val="00BC5DF7"/>
    <w:rsid w:val="00BC5F07"/>
    <w:rsid w:val="00BC6503"/>
    <w:rsid w:val="00BC71F3"/>
    <w:rsid w:val="00BC7398"/>
    <w:rsid w:val="00BC761F"/>
    <w:rsid w:val="00BC762D"/>
    <w:rsid w:val="00BC7990"/>
    <w:rsid w:val="00BD03EB"/>
    <w:rsid w:val="00BD0A9B"/>
    <w:rsid w:val="00BD0C64"/>
    <w:rsid w:val="00BD0DA2"/>
    <w:rsid w:val="00BD0EF0"/>
    <w:rsid w:val="00BD16EB"/>
    <w:rsid w:val="00BD1F2D"/>
    <w:rsid w:val="00BD2D39"/>
    <w:rsid w:val="00BD32D5"/>
    <w:rsid w:val="00BD37DA"/>
    <w:rsid w:val="00BD3E28"/>
    <w:rsid w:val="00BD44E6"/>
    <w:rsid w:val="00BD4637"/>
    <w:rsid w:val="00BD4D13"/>
    <w:rsid w:val="00BD4D52"/>
    <w:rsid w:val="00BD6034"/>
    <w:rsid w:val="00BD618D"/>
    <w:rsid w:val="00BD619A"/>
    <w:rsid w:val="00BD67D7"/>
    <w:rsid w:val="00BD6A6A"/>
    <w:rsid w:val="00BD6E94"/>
    <w:rsid w:val="00BD72D3"/>
    <w:rsid w:val="00BD7E4E"/>
    <w:rsid w:val="00BD7E76"/>
    <w:rsid w:val="00BE0422"/>
    <w:rsid w:val="00BE0708"/>
    <w:rsid w:val="00BE0757"/>
    <w:rsid w:val="00BE09CB"/>
    <w:rsid w:val="00BE1566"/>
    <w:rsid w:val="00BE1C95"/>
    <w:rsid w:val="00BE1CB8"/>
    <w:rsid w:val="00BE1EDA"/>
    <w:rsid w:val="00BE1FC1"/>
    <w:rsid w:val="00BE22CC"/>
    <w:rsid w:val="00BE251D"/>
    <w:rsid w:val="00BE2792"/>
    <w:rsid w:val="00BE296A"/>
    <w:rsid w:val="00BE29A4"/>
    <w:rsid w:val="00BE3025"/>
    <w:rsid w:val="00BE30C9"/>
    <w:rsid w:val="00BE3467"/>
    <w:rsid w:val="00BE3D3D"/>
    <w:rsid w:val="00BE42C3"/>
    <w:rsid w:val="00BE450E"/>
    <w:rsid w:val="00BE460C"/>
    <w:rsid w:val="00BE498E"/>
    <w:rsid w:val="00BE499A"/>
    <w:rsid w:val="00BE4A16"/>
    <w:rsid w:val="00BE5F64"/>
    <w:rsid w:val="00BE5FF7"/>
    <w:rsid w:val="00BE64D0"/>
    <w:rsid w:val="00BE6515"/>
    <w:rsid w:val="00BE6AFA"/>
    <w:rsid w:val="00BE7241"/>
    <w:rsid w:val="00BE7543"/>
    <w:rsid w:val="00BE755A"/>
    <w:rsid w:val="00BE7580"/>
    <w:rsid w:val="00BF0E46"/>
    <w:rsid w:val="00BF1550"/>
    <w:rsid w:val="00BF1CE9"/>
    <w:rsid w:val="00BF1E18"/>
    <w:rsid w:val="00BF1F4B"/>
    <w:rsid w:val="00BF28AB"/>
    <w:rsid w:val="00BF30A7"/>
    <w:rsid w:val="00BF3323"/>
    <w:rsid w:val="00BF4CF9"/>
    <w:rsid w:val="00BF4DF2"/>
    <w:rsid w:val="00BF5342"/>
    <w:rsid w:val="00BF53B8"/>
    <w:rsid w:val="00BF53E1"/>
    <w:rsid w:val="00BF5779"/>
    <w:rsid w:val="00BF5D3E"/>
    <w:rsid w:val="00BF5D4F"/>
    <w:rsid w:val="00BF6087"/>
    <w:rsid w:val="00BF60E5"/>
    <w:rsid w:val="00BF6400"/>
    <w:rsid w:val="00BF6AA9"/>
    <w:rsid w:val="00BF6B8D"/>
    <w:rsid w:val="00BF7438"/>
    <w:rsid w:val="00BF75C9"/>
    <w:rsid w:val="00BF7646"/>
    <w:rsid w:val="00C00C38"/>
    <w:rsid w:val="00C00F02"/>
    <w:rsid w:val="00C01896"/>
    <w:rsid w:val="00C01A38"/>
    <w:rsid w:val="00C029C2"/>
    <w:rsid w:val="00C02B1C"/>
    <w:rsid w:val="00C02B3F"/>
    <w:rsid w:val="00C0322B"/>
    <w:rsid w:val="00C035E8"/>
    <w:rsid w:val="00C03A00"/>
    <w:rsid w:val="00C04148"/>
    <w:rsid w:val="00C0427A"/>
    <w:rsid w:val="00C04550"/>
    <w:rsid w:val="00C052D0"/>
    <w:rsid w:val="00C05578"/>
    <w:rsid w:val="00C05628"/>
    <w:rsid w:val="00C06387"/>
    <w:rsid w:val="00C06694"/>
    <w:rsid w:val="00C07229"/>
    <w:rsid w:val="00C07C09"/>
    <w:rsid w:val="00C10DBB"/>
    <w:rsid w:val="00C10E98"/>
    <w:rsid w:val="00C10FCF"/>
    <w:rsid w:val="00C1169D"/>
    <w:rsid w:val="00C117AE"/>
    <w:rsid w:val="00C129B2"/>
    <w:rsid w:val="00C12B5D"/>
    <w:rsid w:val="00C12C0C"/>
    <w:rsid w:val="00C12EDD"/>
    <w:rsid w:val="00C12F02"/>
    <w:rsid w:val="00C12F44"/>
    <w:rsid w:val="00C13DA9"/>
    <w:rsid w:val="00C14EF0"/>
    <w:rsid w:val="00C16B34"/>
    <w:rsid w:val="00C16BBD"/>
    <w:rsid w:val="00C16E1C"/>
    <w:rsid w:val="00C17314"/>
    <w:rsid w:val="00C17954"/>
    <w:rsid w:val="00C17A53"/>
    <w:rsid w:val="00C17C0D"/>
    <w:rsid w:val="00C20096"/>
    <w:rsid w:val="00C205C5"/>
    <w:rsid w:val="00C20B41"/>
    <w:rsid w:val="00C21779"/>
    <w:rsid w:val="00C21C55"/>
    <w:rsid w:val="00C21CCA"/>
    <w:rsid w:val="00C2285A"/>
    <w:rsid w:val="00C22993"/>
    <w:rsid w:val="00C22C92"/>
    <w:rsid w:val="00C22FBA"/>
    <w:rsid w:val="00C232AA"/>
    <w:rsid w:val="00C238F0"/>
    <w:rsid w:val="00C239B7"/>
    <w:rsid w:val="00C24A22"/>
    <w:rsid w:val="00C24C6A"/>
    <w:rsid w:val="00C24EE9"/>
    <w:rsid w:val="00C2545E"/>
    <w:rsid w:val="00C255DB"/>
    <w:rsid w:val="00C256A6"/>
    <w:rsid w:val="00C25BB1"/>
    <w:rsid w:val="00C25C5B"/>
    <w:rsid w:val="00C25EE1"/>
    <w:rsid w:val="00C26B41"/>
    <w:rsid w:val="00C26CFD"/>
    <w:rsid w:val="00C271E6"/>
    <w:rsid w:val="00C27434"/>
    <w:rsid w:val="00C27467"/>
    <w:rsid w:val="00C27F8A"/>
    <w:rsid w:val="00C311A2"/>
    <w:rsid w:val="00C32C3B"/>
    <w:rsid w:val="00C32FE7"/>
    <w:rsid w:val="00C33493"/>
    <w:rsid w:val="00C33EDD"/>
    <w:rsid w:val="00C34EEB"/>
    <w:rsid w:val="00C3519C"/>
    <w:rsid w:val="00C353FD"/>
    <w:rsid w:val="00C3589B"/>
    <w:rsid w:val="00C36423"/>
    <w:rsid w:val="00C3643A"/>
    <w:rsid w:val="00C36F38"/>
    <w:rsid w:val="00C370FB"/>
    <w:rsid w:val="00C37535"/>
    <w:rsid w:val="00C37CB7"/>
    <w:rsid w:val="00C37F09"/>
    <w:rsid w:val="00C409C1"/>
    <w:rsid w:val="00C4170B"/>
    <w:rsid w:val="00C425F3"/>
    <w:rsid w:val="00C4266B"/>
    <w:rsid w:val="00C430BB"/>
    <w:rsid w:val="00C4351B"/>
    <w:rsid w:val="00C437EB"/>
    <w:rsid w:val="00C4418F"/>
    <w:rsid w:val="00C4425E"/>
    <w:rsid w:val="00C44F71"/>
    <w:rsid w:val="00C450E4"/>
    <w:rsid w:val="00C45BC8"/>
    <w:rsid w:val="00C4613F"/>
    <w:rsid w:val="00C46161"/>
    <w:rsid w:val="00C4626B"/>
    <w:rsid w:val="00C46A8D"/>
    <w:rsid w:val="00C46EBB"/>
    <w:rsid w:val="00C47079"/>
    <w:rsid w:val="00C47545"/>
    <w:rsid w:val="00C479E9"/>
    <w:rsid w:val="00C50DFE"/>
    <w:rsid w:val="00C51209"/>
    <w:rsid w:val="00C517EC"/>
    <w:rsid w:val="00C522F2"/>
    <w:rsid w:val="00C537FC"/>
    <w:rsid w:val="00C53D10"/>
    <w:rsid w:val="00C53ECF"/>
    <w:rsid w:val="00C55792"/>
    <w:rsid w:val="00C55C00"/>
    <w:rsid w:val="00C55FBD"/>
    <w:rsid w:val="00C55FF2"/>
    <w:rsid w:val="00C560B1"/>
    <w:rsid w:val="00C5617E"/>
    <w:rsid w:val="00C57075"/>
    <w:rsid w:val="00C576B7"/>
    <w:rsid w:val="00C57825"/>
    <w:rsid w:val="00C57FD4"/>
    <w:rsid w:val="00C6026D"/>
    <w:rsid w:val="00C613CB"/>
    <w:rsid w:val="00C61696"/>
    <w:rsid w:val="00C617C5"/>
    <w:rsid w:val="00C619EB"/>
    <w:rsid w:val="00C6243F"/>
    <w:rsid w:val="00C626E5"/>
    <w:rsid w:val="00C628CC"/>
    <w:rsid w:val="00C646C8"/>
    <w:rsid w:val="00C64B3F"/>
    <w:rsid w:val="00C64D09"/>
    <w:rsid w:val="00C64F53"/>
    <w:rsid w:val="00C64F8D"/>
    <w:rsid w:val="00C66419"/>
    <w:rsid w:val="00C66708"/>
    <w:rsid w:val="00C66D08"/>
    <w:rsid w:val="00C67B27"/>
    <w:rsid w:val="00C70169"/>
    <w:rsid w:val="00C70186"/>
    <w:rsid w:val="00C702D7"/>
    <w:rsid w:val="00C7086E"/>
    <w:rsid w:val="00C70941"/>
    <w:rsid w:val="00C70AF7"/>
    <w:rsid w:val="00C713B7"/>
    <w:rsid w:val="00C71B3A"/>
    <w:rsid w:val="00C71D59"/>
    <w:rsid w:val="00C71D7E"/>
    <w:rsid w:val="00C7232F"/>
    <w:rsid w:val="00C724BC"/>
    <w:rsid w:val="00C73B0D"/>
    <w:rsid w:val="00C73B6E"/>
    <w:rsid w:val="00C74266"/>
    <w:rsid w:val="00C7450E"/>
    <w:rsid w:val="00C74530"/>
    <w:rsid w:val="00C74645"/>
    <w:rsid w:val="00C746E0"/>
    <w:rsid w:val="00C748F9"/>
    <w:rsid w:val="00C74CEF"/>
    <w:rsid w:val="00C74FA3"/>
    <w:rsid w:val="00C754D7"/>
    <w:rsid w:val="00C761F0"/>
    <w:rsid w:val="00C76558"/>
    <w:rsid w:val="00C77063"/>
    <w:rsid w:val="00C77671"/>
    <w:rsid w:val="00C778F9"/>
    <w:rsid w:val="00C7793B"/>
    <w:rsid w:val="00C77EB2"/>
    <w:rsid w:val="00C808EB"/>
    <w:rsid w:val="00C812FE"/>
    <w:rsid w:val="00C819A7"/>
    <w:rsid w:val="00C825FF"/>
    <w:rsid w:val="00C826A2"/>
    <w:rsid w:val="00C82B1D"/>
    <w:rsid w:val="00C82D00"/>
    <w:rsid w:val="00C8319E"/>
    <w:rsid w:val="00C832B4"/>
    <w:rsid w:val="00C83977"/>
    <w:rsid w:val="00C839D7"/>
    <w:rsid w:val="00C845A7"/>
    <w:rsid w:val="00C8478E"/>
    <w:rsid w:val="00C84A3F"/>
    <w:rsid w:val="00C84B01"/>
    <w:rsid w:val="00C84C6E"/>
    <w:rsid w:val="00C8502A"/>
    <w:rsid w:val="00C85477"/>
    <w:rsid w:val="00C85D88"/>
    <w:rsid w:val="00C863E2"/>
    <w:rsid w:val="00C863E4"/>
    <w:rsid w:val="00C86BA9"/>
    <w:rsid w:val="00C86DB4"/>
    <w:rsid w:val="00C8701D"/>
    <w:rsid w:val="00C8706B"/>
    <w:rsid w:val="00C8763C"/>
    <w:rsid w:val="00C876E1"/>
    <w:rsid w:val="00C87709"/>
    <w:rsid w:val="00C90C01"/>
    <w:rsid w:val="00C9109B"/>
    <w:rsid w:val="00C910F6"/>
    <w:rsid w:val="00C914CF"/>
    <w:rsid w:val="00C91656"/>
    <w:rsid w:val="00C91938"/>
    <w:rsid w:val="00C91A8C"/>
    <w:rsid w:val="00C9204A"/>
    <w:rsid w:val="00C92152"/>
    <w:rsid w:val="00C93086"/>
    <w:rsid w:val="00C935D1"/>
    <w:rsid w:val="00C94073"/>
    <w:rsid w:val="00C942FA"/>
    <w:rsid w:val="00C947AA"/>
    <w:rsid w:val="00C94E30"/>
    <w:rsid w:val="00C95052"/>
    <w:rsid w:val="00C950DB"/>
    <w:rsid w:val="00C9528B"/>
    <w:rsid w:val="00C9538E"/>
    <w:rsid w:val="00C95E2D"/>
    <w:rsid w:val="00C95F8D"/>
    <w:rsid w:val="00C96217"/>
    <w:rsid w:val="00C96557"/>
    <w:rsid w:val="00C97273"/>
    <w:rsid w:val="00C97CA1"/>
    <w:rsid w:val="00CA00F6"/>
    <w:rsid w:val="00CA0108"/>
    <w:rsid w:val="00CA0F94"/>
    <w:rsid w:val="00CA1601"/>
    <w:rsid w:val="00CA1705"/>
    <w:rsid w:val="00CA2FDF"/>
    <w:rsid w:val="00CA332C"/>
    <w:rsid w:val="00CA3E1F"/>
    <w:rsid w:val="00CA45D5"/>
    <w:rsid w:val="00CA4F10"/>
    <w:rsid w:val="00CA50E2"/>
    <w:rsid w:val="00CA5787"/>
    <w:rsid w:val="00CA648E"/>
    <w:rsid w:val="00CA6559"/>
    <w:rsid w:val="00CA66B9"/>
    <w:rsid w:val="00CA693F"/>
    <w:rsid w:val="00CA6C32"/>
    <w:rsid w:val="00CA70BA"/>
    <w:rsid w:val="00CA793E"/>
    <w:rsid w:val="00CA79E2"/>
    <w:rsid w:val="00CB010B"/>
    <w:rsid w:val="00CB0122"/>
    <w:rsid w:val="00CB03AC"/>
    <w:rsid w:val="00CB081C"/>
    <w:rsid w:val="00CB104E"/>
    <w:rsid w:val="00CB120B"/>
    <w:rsid w:val="00CB1338"/>
    <w:rsid w:val="00CB16D3"/>
    <w:rsid w:val="00CB1BB7"/>
    <w:rsid w:val="00CB2F98"/>
    <w:rsid w:val="00CB3025"/>
    <w:rsid w:val="00CB325A"/>
    <w:rsid w:val="00CB36D2"/>
    <w:rsid w:val="00CB37B4"/>
    <w:rsid w:val="00CB38F1"/>
    <w:rsid w:val="00CB4014"/>
    <w:rsid w:val="00CB4685"/>
    <w:rsid w:val="00CB47FC"/>
    <w:rsid w:val="00CB4A53"/>
    <w:rsid w:val="00CB513D"/>
    <w:rsid w:val="00CB5933"/>
    <w:rsid w:val="00CB5D3E"/>
    <w:rsid w:val="00CB6CAD"/>
    <w:rsid w:val="00CB76A9"/>
    <w:rsid w:val="00CB773F"/>
    <w:rsid w:val="00CB7858"/>
    <w:rsid w:val="00CB7983"/>
    <w:rsid w:val="00CB7C10"/>
    <w:rsid w:val="00CC00A8"/>
    <w:rsid w:val="00CC097B"/>
    <w:rsid w:val="00CC0E94"/>
    <w:rsid w:val="00CC100D"/>
    <w:rsid w:val="00CC1350"/>
    <w:rsid w:val="00CC1AB6"/>
    <w:rsid w:val="00CC2858"/>
    <w:rsid w:val="00CC2CA4"/>
    <w:rsid w:val="00CC3732"/>
    <w:rsid w:val="00CC3AFE"/>
    <w:rsid w:val="00CC40D5"/>
    <w:rsid w:val="00CC45DC"/>
    <w:rsid w:val="00CC46D5"/>
    <w:rsid w:val="00CC4AC4"/>
    <w:rsid w:val="00CC59F0"/>
    <w:rsid w:val="00CC5BAF"/>
    <w:rsid w:val="00CC5CD7"/>
    <w:rsid w:val="00CC5CF5"/>
    <w:rsid w:val="00CC5F5A"/>
    <w:rsid w:val="00CC69D2"/>
    <w:rsid w:val="00CC6E42"/>
    <w:rsid w:val="00CC7903"/>
    <w:rsid w:val="00CD0086"/>
    <w:rsid w:val="00CD04E1"/>
    <w:rsid w:val="00CD08AA"/>
    <w:rsid w:val="00CD1DFA"/>
    <w:rsid w:val="00CD1E67"/>
    <w:rsid w:val="00CD206C"/>
    <w:rsid w:val="00CD2305"/>
    <w:rsid w:val="00CD2747"/>
    <w:rsid w:val="00CD2954"/>
    <w:rsid w:val="00CD2C40"/>
    <w:rsid w:val="00CD2EAB"/>
    <w:rsid w:val="00CD31DF"/>
    <w:rsid w:val="00CD3832"/>
    <w:rsid w:val="00CD3B40"/>
    <w:rsid w:val="00CD444E"/>
    <w:rsid w:val="00CD4A04"/>
    <w:rsid w:val="00CD4C6C"/>
    <w:rsid w:val="00CD566C"/>
    <w:rsid w:val="00CD6041"/>
    <w:rsid w:val="00CD62EC"/>
    <w:rsid w:val="00CD669A"/>
    <w:rsid w:val="00CD672B"/>
    <w:rsid w:val="00CD6959"/>
    <w:rsid w:val="00CD6E77"/>
    <w:rsid w:val="00CD705C"/>
    <w:rsid w:val="00CD728D"/>
    <w:rsid w:val="00CD7378"/>
    <w:rsid w:val="00CE0822"/>
    <w:rsid w:val="00CE1A79"/>
    <w:rsid w:val="00CE1AA1"/>
    <w:rsid w:val="00CE2323"/>
    <w:rsid w:val="00CE2796"/>
    <w:rsid w:val="00CE2D55"/>
    <w:rsid w:val="00CE2F73"/>
    <w:rsid w:val="00CE34B8"/>
    <w:rsid w:val="00CE351B"/>
    <w:rsid w:val="00CE3D0F"/>
    <w:rsid w:val="00CE4009"/>
    <w:rsid w:val="00CE41F9"/>
    <w:rsid w:val="00CE42AB"/>
    <w:rsid w:val="00CE4692"/>
    <w:rsid w:val="00CE51AA"/>
    <w:rsid w:val="00CE5822"/>
    <w:rsid w:val="00CE6324"/>
    <w:rsid w:val="00CE6454"/>
    <w:rsid w:val="00CE6D8D"/>
    <w:rsid w:val="00CE6E8F"/>
    <w:rsid w:val="00CE7154"/>
    <w:rsid w:val="00CE7253"/>
    <w:rsid w:val="00CE7319"/>
    <w:rsid w:val="00CE73AB"/>
    <w:rsid w:val="00CE7F48"/>
    <w:rsid w:val="00CF0256"/>
    <w:rsid w:val="00CF1750"/>
    <w:rsid w:val="00CF187E"/>
    <w:rsid w:val="00CF28AB"/>
    <w:rsid w:val="00CF2BC5"/>
    <w:rsid w:val="00CF2C54"/>
    <w:rsid w:val="00CF2F84"/>
    <w:rsid w:val="00CF3320"/>
    <w:rsid w:val="00CF380B"/>
    <w:rsid w:val="00CF3B3B"/>
    <w:rsid w:val="00CF3C1C"/>
    <w:rsid w:val="00CF3CB9"/>
    <w:rsid w:val="00CF3F4E"/>
    <w:rsid w:val="00CF537A"/>
    <w:rsid w:val="00CF53E9"/>
    <w:rsid w:val="00CF5468"/>
    <w:rsid w:val="00CF6581"/>
    <w:rsid w:val="00CF6B7D"/>
    <w:rsid w:val="00CF6B95"/>
    <w:rsid w:val="00CF74F5"/>
    <w:rsid w:val="00CF7862"/>
    <w:rsid w:val="00CF7880"/>
    <w:rsid w:val="00CF7C8A"/>
    <w:rsid w:val="00CF7D11"/>
    <w:rsid w:val="00D00729"/>
    <w:rsid w:val="00D008BD"/>
    <w:rsid w:val="00D013BF"/>
    <w:rsid w:val="00D016B8"/>
    <w:rsid w:val="00D021F6"/>
    <w:rsid w:val="00D02422"/>
    <w:rsid w:val="00D0323A"/>
    <w:rsid w:val="00D03561"/>
    <w:rsid w:val="00D038FF"/>
    <w:rsid w:val="00D03D0D"/>
    <w:rsid w:val="00D03DD7"/>
    <w:rsid w:val="00D04222"/>
    <w:rsid w:val="00D04AC4"/>
    <w:rsid w:val="00D04B3A"/>
    <w:rsid w:val="00D04BB1"/>
    <w:rsid w:val="00D053AF"/>
    <w:rsid w:val="00D05599"/>
    <w:rsid w:val="00D0603C"/>
    <w:rsid w:val="00D060FE"/>
    <w:rsid w:val="00D06872"/>
    <w:rsid w:val="00D0780F"/>
    <w:rsid w:val="00D10EDA"/>
    <w:rsid w:val="00D10F70"/>
    <w:rsid w:val="00D11107"/>
    <w:rsid w:val="00D114B0"/>
    <w:rsid w:val="00D12219"/>
    <w:rsid w:val="00D12425"/>
    <w:rsid w:val="00D12969"/>
    <w:rsid w:val="00D1307B"/>
    <w:rsid w:val="00D133DD"/>
    <w:rsid w:val="00D1376D"/>
    <w:rsid w:val="00D139F2"/>
    <w:rsid w:val="00D13D83"/>
    <w:rsid w:val="00D13D9E"/>
    <w:rsid w:val="00D14445"/>
    <w:rsid w:val="00D1449F"/>
    <w:rsid w:val="00D145D4"/>
    <w:rsid w:val="00D14D57"/>
    <w:rsid w:val="00D14EDD"/>
    <w:rsid w:val="00D151F3"/>
    <w:rsid w:val="00D16633"/>
    <w:rsid w:val="00D17020"/>
    <w:rsid w:val="00D17B5E"/>
    <w:rsid w:val="00D17CDF"/>
    <w:rsid w:val="00D17DF4"/>
    <w:rsid w:val="00D2051B"/>
    <w:rsid w:val="00D20897"/>
    <w:rsid w:val="00D21ABD"/>
    <w:rsid w:val="00D21F0A"/>
    <w:rsid w:val="00D220CB"/>
    <w:rsid w:val="00D2214A"/>
    <w:rsid w:val="00D221DC"/>
    <w:rsid w:val="00D22B15"/>
    <w:rsid w:val="00D22F8C"/>
    <w:rsid w:val="00D23313"/>
    <w:rsid w:val="00D235CE"/>
    <w:rsid w:val="00D236A9"/>
    <w:rsid w:val="00D23B02"/>
    <w:rsid w:val="00D23D44"/>
    <w:rsid w:val="00D23D55"/>
    <w:rsid w:val="00D23D83"/>
    <w:rsid w:val="00D250F9"/>
    <w:rsid w:val="00D25639"/>
    <w:rsid w:val="00D256AB"/>
    <w:rsid w:val="00D258F1"/>
    <w:rsid w:val="00D25D0B"/>
    <w:rsid w:val="00D2631D"/>
    <w:rsid w:val="00D26A71"/>
    <w:rsid w:val="00D26E9E"/>
    <w:rsid w:val="00D2749B"/>
    <w:rsid w:val="00D27BE3"/>
    <w:rsid w:val="00D27C3B"/>
    <w:rsid w:val="00D27CDD"/>
    <w:rsid w:val="00D31056"/>
    <w:rsid w:val="00D3106A"/>
    <w:rsid w:val="00D31288"/>
    <w:rsid w:val="00D3154B"/>
    <w:rsid w:val="00D31578"/>
    <w:rsid w:val="00D32058"/>
    <w:rsid w:val="00D320CA"/>
    <w:rsid w:val="00D322FF"/>
    <w:rsid w:val="00D32528"/>
    <w:rsid w:val="00D32580"/>
    <w:rsid w:val="00D33084"/>
    <w:rsid w:val="00D330E0"/>
    <w:rsid w:val="00D333A8"/>
    <w:rsid w:val="00D33631"/>
    <w:rsid w:val="00D33681"/>
    <w:rsid w:val="00D336D8"/>
    <w:rsid w:val="00D33E02"/>
    <w:rsid w:val="00D346D7"/>
    <w:rsid w:val="00D35732"/>
    <w:rsid w:val="00D359AA"/>
    <w:rsid w:val="00D35F2F"/>
    <w:rsid w:val="00D36A8A"/>
    <w:rsid w:val="00D3779C"/>
    <w:rsid w:val="00D378BB"/>
    <w:rsid w:val="00D37F32"/>
    <w:rsid w:val="00D4078E"/>
    <w:rsid w:val="00D408EF"/>
    <w:rsid w:val="00D409B0"/>
    <w:rsid w:val="00D41141"/>
    <w:rsid w:val="00D41B5E"/>
    <w:rsid w:val="00D42613"/>
    <w:rsid w:val="00D42686"/>
    <w:rsid w:val="00D42779"/>
    <w:rsid w:val="00D429E0"/>
    <w:rsid w:val="00D42B09"/>
    <w:rsid w:val="00D42F01"/>
    <w:rsid w:val="00D43053"/>
    <w:rsid w:val="00D4353F"/>
    <w:rsid w:val="00D44042"/>
    <w:rsid w:val="00D449E2"/>
    <w:rsid w:val="00D44ABD"/>
    <w:rsid w:val="00D44C9C"/>
    <w:rsid w:val="00D44ED3"/>
    <w:rsid w:val="00D451BC"/>
    <w:rsid w:val="00D456C5"/>
    <w:rsid w:val="00D458FB"/>
    <w:rsid w:val="00D45A06"/>
    <w:rsid w:val="00D46AA5"/>
    <w:rsid w:val="00D4707F"/>
    <w:rsid w:val="00D473E9"/>
    <w:rsid w:val="00D474C2"/>
    <w:rsid w:val="00D47655"/>
    <w:rsid w:val="00D47A01"/>
    <w:rsid w:val="00D47B25"/>
    <w:rsid w:val="00D47D98"/>
    <w:rsid w:val="00D47F5E"/>
    <w:rsid w:val="00D5035A"/>
    <w:rsid w:val="00D50742"/>
    <w:rsid w:val="00D50A6D"/>
    <w:rsid w:val="00D51CD8"/>
    <w:rsid w:val="00D52405"/>
    <w:rsid w:val="00D52864"/>
    <w:rsid w:val="00D53560"/>
    <w:rsid w:val="00D53706"/>
    <w:rsid w:val="00D542A7"/>
    <w:rsid w:val="00D559F1"/>
    <w:rsid w:val="00D56738"/>
    <w:rsid w:val="00D5675D"/>
    <w:rsid w:val="00D5696F"/>
    <w:rsid w:val="00D575B5"/>
    <w:rsid w:val="00D57756"/>
    <w:rsid w:val="00D600E9"/>
    <w:rsid w:val="00D60180"/>
    <w:rsid w:val="00D601CA"/>
    <w:rsid w:val="00D601E8"/>
    <w:rsid w:val="00D60665"/>
    <w:rsid w:val="00D60683"/>
    <w:rsid w:val="00D60C94"/>
    <w:rsid w:val="00D60FCB"/>
    <w:rsid w:val="00D6148C"/>
    <w:rsid w:val="00D61516"/>
    <w:rsid w:val="00D621C6"/>
    <w:rsid w:val="00D63486"/>
    <w:rsid w:val="00D645EF"/>
    <w:rsid w:val="00D64F44"/>
    <w:rsid w:val="00D6558A"/>
    <w:rsid w:val="00D65F6A"/>
    <w:rsid w:val="00D6621A"/>
    <w:rsid w:val="00D6674C"/>
    <w:rsid w:val="00D669CD"/>
    <w:rsid w:val="00D67008"/>
    <w:rsid w:val="00D6702A"/>
    <w:rsid w:val="00D670B6"/>
    <w:rsid w:val="00D67810"/>
    <w:rsid w:val="00D70C34"/>
    <w:rsid w:val="00D712A4"/>
    <w:rsid w:val="00D71470"/>
    <w:rsid w:val="00D7167F"/>
    <w:rsid w:val="00D71A16"/>
    <w:rsid w:val="00D72755"/>
    <w:rsid w:val="00D72765"/>
    <w:rsid w:val="00D72E3C"/>
    <w:rsid w:val="00D736CD"/>
    <w:rsid w:val="00D73D3C"/>
    <w:rsid w:val="00D74E99"/>
    <w:rsid w:val="00D74F26"/>
    <w:rsid w:val="00D75F62"/>
    <w:rsid w:val="00D7624E"/>
    <w:rsid w:val="00D76349"/>
    <w:rsid w:val="00D7655B"/>
    <w:rsid w:val="00D766AC"/>
    <w:rsid w:val="00D76B84"/>
    <w:rsid w:val="00D77145"/>
    <w:rsid w:val="00D77261"/>
    <w:rsid w:val="00D775F0"/>
    <w:rsid w:val="00D77632"/>
    <w:rsid w:val="00D7771A"/>
    <w:rsid w:val="00D77998"/>
    <w:rsid w:val="00D77B14"/>
    <w:rsid w:val="00D77E2C"/>
    <w:rsid w:val="00D801ED"/>
    <w:rsid w:val="00D8056B"/>
    <w:rsid w:val="00D80ABB"/>
    <w:rsid w:val="00D80ED4"/>
    <w:rsid w:val="00D815E0"/>
    <w:rsid w:val="00D81668"/>
    <w:rsid w:val="00D8175D"/>
    <w:rsid w:val="00D81CD1"/>
    <w:rsid w:val="00D8314E"/>
    <w:rsid w:val="00D8349D"/>
    <w:rsid w:val="00D8364C"/>
    <w:rsid w:val="00D83693"/>
    <w:rsid w:val="00D837F6"/>
    <w:rsid w:val="00D83E52"/>
    <w:rsid w:val="00D843B7"/>
    <w:rsid w:val="00D843FF"/>
    <w:rsid w:val="00D8499E"/>
    <w:rsid w:val="00D849EE"/>
    <w:rsid w:val="00D84DEC"/>
    <w:rsid w:val="00D8505F"/>
    <w:rsid w:val="00D854CC"/>
    <w:rsid w:val="00D85F58"/>
    <w:rsid w:val="00D86337"/>
    <w:rsid w:val="00D906BB"/>
    <w:rsid w:val="00D90C79"/>
    <w:rsid w:val="00D90C87"/>
    <w:rsid w:val="00D90D22"/>
    <w:rsid w:val="00D90D6E"/>
    <w:rsid w:val="00D90E15"/>
    <w:rsid w:val="00D913CA"/>
    <w:rsid w:val="00D91733"/>
    <w:rsid w:val="00D91DE7"/>
    <w:rsid w:val="00D91FCE"/>
    <w:rsid w:val="00D92684"/>
    <w:rsid w:val="00D92EFC"/>
    <w:rsid w:val="00D93546"/>
    <w:rsid w:val="00D9418C"/>
    <w:rsid w:val="00D941B5"/>
    <w:rsid w:val="00D948CA"/>
    <w:rsid w:val="00D94D9E"/>
    <w:rsid w:val="00D94E16"/>
    <w:rsid w:val="00D96AF0"/>
    <w:rsid w:val="00D96B90"/>
    <w:rsid w:val="00D96C97"/>
    <w:rsid w:val="00D970FF"/>
    <w:rsid w:val="00D97509"/>
    <w:rsid w:val="00D9764C"/>
    <w:rsid w:val="00D97C75"/>
    <w:rsid w:val="00D97CFB"/>
    <w:rsid w:val="00DA011C"/>
    <w:rsid w:val="00DA0B54"/>
    <w:rsid w:val="00DA0D64"/>
    <w:rsid w:val="00DA1082"/>
    <w:rsid w:val="00DA160E"/>
    <w:rsid w:val="00DA182B"/>
    <w:rsid w:val="00DA1B67"/>
    <w:rsid w:val="00DA1C83"/>
    <w:rsid w:val="00DA1F51"/>
    <w:rsid w:val="00DA2065"/>
    <w:rsid w:val="00DA22AF"/>
    <w:rsid w:val="00DA2924"/>
    <w:rsid w:val="00DA29AE"/>
    <w:rsid w:val="00DA2B4A"/>
    <w:rsid w:val="00DA38A0"/>
    <w:rsid w:val="00DA4415"/>
    <w:rsid w:val="00DA45BF"/>
    <w:rsid w:val="00DA54D8"/>
    <w:rsid w:val="00DA577B"/>
    <w:rsid w:val="00DA5A49"/>
    <w:rsid w:val="00DA5DAE"/>
    <w:rsid w:val="00DA61D3"/>
    <w:rsid w:val="00DA6C9E"/>
    <w:rsid w:val="00DA6DF5"/>
    <w:rsid w:val="00DA74FB"/>
    <w:rsid w:val="00DA7B10"/>
    <w:rsid w:val="00DA7E57"/>
    <w:rsid w:val="00DB007A"/>
    <w:rsid w:val="00DB0C6F"/>
    <w:rsid w:val="00DB15D7"/>
    <w:rsid w:val="00DB18EB"/>
    <w:rsid w:val="00DB21FE"/>
    <w:rsid w:val="00DB29B0"/>
    <w:rsid w:val="00DB2A88"/>
    <w:rsid w:val="00DB2E8F"/>
    <w:rsid w:val="00DB3086"/>
    <w:rsid w:val="00DB3268"/>
    <w:rsid w:val="00DB555D"/>
    <w:rsid w:val="00DB5DA0"/>
    <w:rsid w:val="00DB6690"/>
    <w:rsid w:val="00DB709A"/>
    <w:rsid w:val="00DB783A"/>
    <w:rsid w:val="00DC023D"/>
    <w:rsid w:val="00DC080C"/>
    <w:rsid w:val="00DC08B9"/>
    <w:rsid w:val="00DC0E41"/>
    <w:rsid w:val="00DC0ED2"/>
    <w:rsid w:val="00DC1BB2"/>
    <w:rsid w:val="00DC25BB"/>
    <w:rsid w:val="00DC2860"/>
    <w:rsid w:val="00DC2919"/>
    <w:rsid w:val="00DC34F2"/>
    <w:rsid w:val="00DC35BD"/>
    <w:rsid w:val="00DC36F1"/>
    <w:rsid w:val="00DC43BA"/>
    <w:rsid w:val="00DC43DD"/>
    <w:rsid w:val="00DC453D"/>
    <w:rsid w:val="00DC454C"/>
    <w:rsid w:val="00DC4CEF"/>
    <w:rsid w:val="00DC4F51"/>
    <w:rsid w:val="00DC580A"/>
    <w:rsid w:val="00DC5CDD"/>
    <w:rsid w:val="00DC5F73"/>
    <w:rsid w:val="00DC6AC2"/>
    <w:rsid w:val="00DC75DE"/>
    <w:rsid w:val="00DC7715"/>
    <w:rsid w:val="00DD002B"/>
    <w:rsid w:val="00DD00C5"/>
    <w:rsid w:val="00DD07D0"/>
    <w:rsid w:val="00DD0829"/>
    <w:rsid w:val="00DD154E"/>
    <w:rsid w:val="00DD18B9"/>
    <w:rsid w:val="00DD1C1F"/>
    <w:rsid w:val="00DD1D19"/>
    <w:rsid w:val="00DD2751"/>
    <w:rsid w:val="00DD320D"/>
    <w:rsid w:val="00DD38BF"/>
    <w:rsid w:val="00DD4415"/>
    <w:rsid w:val="00DD4ACA"/>
    <w:rsid w:val="00DD4CDF"/>
    <w:rsid w:val="00DD58AC"/>
    <w:rsid w:val="00DD595A"/>
    <w:rsid w:val="00DD5DF2"/>
    <w:rsid w:val="00DD5F4C"/>
    <w:rsid w:val="00DD5FA6"/>
    <w:rsid w:val="00DD5FF2"/>
    <w:rsid w:val="00DD6A60"/>
    <w:rsid w:val="00DD6C8E"/>
    <w:rsid w:val="00DD6D63"/>
    <w:rsid w:val="00DD6EC4"/>
    <w:rsid w:val="00DD74D8"/>
    <w:rsid w:val="00DD7758"/>
    <w:rsid w:val="00DD7A7E"/>
    <w:rsid w:val="00DD7A9B"/>
    <w:rsid w:val="00DE0325"/>
    <w:rsid w:val="00DE071D"/>
    <w:rsid w:val="00DE11D7"/>
    <w:rsid w:val="00DE1282"/>
    <w:rsid w:val="00DE15F7"/>
    <w:rsid w:val="00DE188B"/>
    <w:rsid w:val="00DE1A42"/>
    <w:rsid w:val="00DE207C"/>
    <w:rsid w:val="00DE2310"/>
    <w:rsid w:val="00DE2E03"/>
    <w:rsid w:val="00DE373D"/>
    <w:rsid w:val="00DE3A1D"/>
    <w:rsid w:val="00DE4D0E"/>
    <w:rsid w:val="00DE5640"/>
    <w:rsid w:val="00DE5B7A"/>
    <w:rsid w:val="00DE5CFD"/>
    <w:rsid w:val="00DE62E4"/>
    <w:rsid w:val="00DE6522"/>
    <w:rsid w:val="00DE6A5D"/>
    <w:rsid w:val="00DE7063"/>
    <w:rsid w:val="00DE712B"/>
    <w:rsid w:val="00DE7ED9"/>
    <w:rsid w:val="00DF0123"/>
    <w:rsid w:val="00DF035F"/>
    <w:rsid w:val="00DF0D2B"/>
    <w:rsid w:val="00DF0E6A"/>
    <w:rsid w:val="00DF108D"/>
    <w:rsid w:val="00DF1785"/>
    <w:rsid w:val="00DF19E1"/>
    <w:rsid w:val="00DF1A5C"/>
    <w:rsid w:val="00DF1D9D"/>
    <w:rsid w:val="00DF1E85"/>
    <w:rsid w:val="00DF20A5"/>
    <w:rsid w:val="00DF243F"/>
    <w:rsid w:val="00DF259B"/>
    <w:rsid w:val="00DF29C4"/>
    <w:rsid w:val="00DF318F"/>
    <w:rsid w:val="00DF354C"/>
    <w:rsid w:val="00DF388E"/>
    <w:rsid w:val="00DF3983"/>
    <w:rsid w:val="00DF445F"/>
    <w:rsid w:val="00DF4524"/>
    <w:rsid w:val="00DF47F6"/>
    <w:rsid w:val="00DF66CE"/>
    <w:rsid w:val="00DF676C"/>
    <w:rsid w:val="00DF6813"/>
    <w:rsid w:val="00DF69D7"/>
    <w:rsid w:val="00DF6E5C"/>
    <w:rsid w:val="00DF7B5E"/>
    <w:rsid w:val="00E001E7"/>
    <w:rsid w:val="00E00A2C"/>
    <w:rsid w:val="00E00AE1"/>
    <w:rsid w:val="00E010AC"/>
    <w:rsid w:val="00E014D4"/>
    <w:rsid w:val="00E01CC5"/>
    <w:rsid w:val="00E01CFA"/>
    <w:rsid w:val="00E024CF"/>
    <w:rsid w:val="00E03F61"/>
    <w:rsid w:val="00E04F61"/>
    <w:rsid w:val="00E054C4"/>
    <w:rsid w:val="00E05684"/>
    <w:rsid w:val="00E05B02"/>
    <w:rsid w:val="00E05EE8"/>
    <w:rsid w:val="00E05F4F"/>
    <w:rsid w:val="00E06598"/>
    <w:rsid w:val="00E06804"/>
    <w:rsid w:val="00E069C3"/>
    <w:rsid w:val="00E06A39"/>
    <w:rsid w:val="00E07D80"/>
    <w:rsid w:val="00E10B42"/>
    <w:rsid w:val="00E11016"/>
    <w:rsid w:val="00E11075"/>
    <w:rsid w:val="00E110C5"/>
    <w:rsid w:val="00E11364"/>
    <w:rsid w:val="00E11483"/>
    <w:rsid w:val="00E11555"/>
    <w:rsid w:val="00E11560"/>
    <w:rsid w:val="00E12DE7"/>
    <w:rsid w:val="00E12F5A"/>
    <w:rsid w:val="00E134C9"/>
    <w:rsid w:val="00E13E5C"/>
    <w:rsid w:val="00E13FC9"/>
    <w:rsid w:val="00E14248"/>
    <w:rsid w:val="00E1435B"/>
    <w:rsid w:val="00E14627"/>
    <w:rsid w:val="00E14DDE"/>
    <w:rsid w:val="00E14F42"/>
    <w:rsid w:val="00E15400"/>
    <w:rsid w:val="00E1556B"/>
    <w:rsid w:val="00E16698"/>
    <w:rsid w:val="00E16CAC"/>
    <w:rsid w:val="00E16DA5"/>
    <w:rsid w:val="00E1748F"/>
    <w:rsid w:val="00E17C9D"/>
    <w:rsid w:val="00E17D20"/>
    <w:rsid w:val="00E20C2D"/>
    <w:rsid w:val="00E20EC7"/>
    <w:rsid w:val="00E21018"/>
    <w:rsid w:val="00E2105E"/>
    <w:rsid w:val="00E22BF3"/>
    <w:rsid w:val="00E22D7B"/>
    <w:rsid w:val="00E23CBD"/>
    <w:rsid w:val="00E23D99"/>
    <w:rsid w:val="00E23F33"/>
    <w:rsid w:val="00E24745"/>
    <w:rsid w:val="00E248D7"/>
    <w:rsid w:val="00E24FFF"/>
    <w:rsid w:val="00E26280"/>
    <w:rsid w:val="00E26566"/>
    <w:rsid w:val="00E26E08"/>
    <w:rsid w:val="00E26EF9"/>
    <w:rsid w:val="00E2788E"/>
    <w:rsid w:val="00E27CA6"/>
    <w:rsid w:val="00E27DDB"/>
    <w:rsid w:val="00E27EE0"/>
    <w:rsid w:val="00E30C89"/>
    <w:rsid w:val="00E30CF8"/>
    <w:rsid w:val="00E3244A"/>
    <w:rsid w:val="00E328F3"/>
    <w:rsid w:val="00E32AEF"/>
    <w:rsid w:val="00E330CF"/>
    <w:rsid w:val="00E3368F"/>
    <w:rsid w:val="00E338FA"/>
    <w:rsid w:val="00E340CB"/>
    <w:rsid w:val="00E34B0D"/>
    <w:rsid w:val="00E34DA0"/>
    <w:rsid w:val="00E353B2"/>
    <w:rsid w:val="00E35435"/>
    <w:rsid w:val="00E35AC8"/>
    <w:rsid w:val="00E35B78"/>
    <w:rsid w:val="00E36B06"/>
    <w:rsid w:val="00E36B21"/>
    <w:rsid w:val="00E36F8A"/>
    <w:rsid w:val="00E37967"/>
    <w:rsid w:val="00E40E01"/>
    <w:rsid w:val="00E41206"/>
    <w:rsid w:val="00E41E62"/>
    <w:rsid w:val="00E4286B"/>
    <w:rsid w:val="00E42CE9"/>
    <w:rsid w:val="00E4326C"/>
    <w:rsid w:val="00E434F3"/>
    <w:rsid w:val="00E439B5"/>
    <w:rsid w:val="00E43B66"/>
    <w:rsid w:val="00E43E34"/>
    <w:rsid w:val="00E4475E"/>
    <w:rsid w:val="00E467C7"/>
    <w:rsid w:val="00E46A4E"/>
    <w:rsid w:val="00E470BE"/>
    <w:rsid w:val="00E47B2A"/>
    <w:rsid w:val="00E50079"/>
    <w:rsid w:val="00E503AD"/>
    <w:rsid w:val="00E503E4"/>
    <w:rsid w:val="00E5047C"/>
    <w:rsid w:val="00E5050A"/>
    <w:rsid w:val="00E50676"/>
    <w:rsid w:val="00E507C1"/>
    <w:rsid w:val="00E50A78"/>
    <w:rsid w:val="00E50DEB"/>
    <w:rsid w:val="00E50F9E"/>
    <w:rsid w:val="00E5158E"/>
    <w:rsid w:val="00E51A78"/>
    <w:rsid w:val="00E523A6"/>
    <w:rsid w:val="00E52A1C"/>
    <w:rsid w:val="00E52CC8"/>
    <w:rsid w:val="00E53743"/>
    <w:rsid w:val="00E53B0F"/>
    <w:rsid w:val="00E54318"/>
    <w:rsid w:val="00E54322"/>
    <w:rsid w:val="00E5445D"/>
    <w:rsid w:val="00E54EF4"/>
    <w:rsid w:val="00E54F51"/>
    <w:rsid w:val="00E553E6"/>
    <w:rsid w:val="00E5572E"/>
    <w:rsid w:val="00E55801"/>
    <w:rsid w:val="00E56765"/>
    <w:rsid w:val="00E56B01"/>
    <w:rsid w:val="00E56BF1"/>
    <w:rsid w:val="00E56CF7"/>
    <w:rsid w:val="00E5730E"/>
    <w:rsid w:val="00E5756A"/>
    <w:rsid w:val="00E57B50"/>
    <w:rsid w:val="00E57BC5"/>
    <w:rsid w:val="00E57CF9"/>
    <w:rsid w:val="00E605A8"/>
    <w:rsid w:val="00E6096B"/>
    <w:rsid w:val="00E60AE4"/>
    <w:rsid w:val="00E61EB5"/>
    <w:rsid w:val="00E61F55"/>
    <w:rsid w:val="00E62A8F"/>
    <w:rsid w:val="00E63B4F"/>
    <w:rsid w:val="00E63BE6"/>
    <w:rsid w:val="00E646C2"/>
    <w:rsid w:val="00E64715"/>
    <w:rsid w:val="00E65017"/>
    <w:rsid w:val="00E655B9"/>
    <w:rsid w:val="00E657FC"/>
    <w:rsid w:val="00E65A74"/>
    <w:rsid w:val="00E65ED1"/>
    <w:rsid w:val="00E66841"/>
    <w:rsid w:val="00E66E47"/>
    <w:rsid w:val="00E674EE"/>
    <w:rsid w:val="00E67C0C"/>
    <w:rsid w:val="00E7137C"/>
    <w:rsid w:val="00E71B24"/>
    <w:rsid w:val="00E71E7F"/>
    <w:rsid w:val="00E721A9"/>
    <w:rsid w:val="00E7256A"/>
    <w:rsid w:val="00E725AB"/>
    <w:rsid w:val="00E730BA"/>
    <w:rsid w:val="00E73398"/>
    <w:rsid w:val="00E737BD"/>
    <w:rsid w:val="00E7403D"/>
    <w:rsid w:val="00E743F1"/>
    <w:rsid w:val="00E7446A"/>
    <w:rsid w:val="00E7484F"/>
    <w:rsid w:val="00E74FA6"/>
    <w:rsid w:val="00E7504D"/>
    <w:rsid w:val="00E75321"/>
    <w:rsid w:val="00E76D10"/>
    <w:rsid w:val="00E76E6C"/>
    <w:rsid w:val="00E76F43"/>
    <w:rsid w:val="00E773DA"/>
    <w:rsid w:val="00E773FA"/>
    <w:rsid w:val="00E80859"/>
    <w:rsid w:val="00E8089A"/>
    <w:rsid w:val="00E809BA"/>
    <w:rsid w:val="00E80B66"/>
    <w:rsid w:val="00E80DD8"/>
    <w:rsid w:val="00E813B1"/>
    <w:rsid w:val="00E81D8C"/>
    <w:rsid w:val="00E81F3E"/>
    <w:rsid w:val="00E81FB7"/>
    <w:rsid w:val="00E82630"/>
    <w:rsid w:val="00E828DE"/>
    <w:rsid w:val="00E82BF5"/>
    <w:rsid w:val="00E82C5D"/>
    <w:rsid w:val="00E83411"/>
    <w:rsid w:val="00E83AB1"/>
    <w:rsid w:val="00E83AF2"/>
    <w:rsid w:val="00E83DF4"/>
    <w:rsid w:val="00E83E1F"/>
    <w:rsid w:val="00E83E55"/>
    <w:rsid w:val="00E843B8"/>
    <w:rsid w:val="00E846D9"/>
    <w:rsid w:val="00E84F86"/>
    <w:rsid w:val="00E86094"/>
    <w:rsid w:val="00E864CF"/>
    <w:rsid w:val="00E86E06"/>
    <w:rsid w:val="00E871BA"/>
    <w:rsid w:val="00E879F9"/>
    <w:rsid w:val="00E87F16"/>
    <w:rsid w:val="00E90630"/>
    <w:rsid w:val="00E90951"/>
    <w:rsid w:val="00E914BD"/>
    <w:rsid w:val="00E91F15"/>
    <w:rsid w:val="00E92AA6"/>
    <w:rsid w:val="00E92D7A"/>
    <w:rsid w:val="00E92E72"/>
    <w:rsid w:val="00E93429"/>
    <w:rsid w:val="00E93768"/>
    <w:rsid w:val="00E94238"/>
    <w:rsid w:val="00E94FBE"/>
    <w:rsid w:val="00E9537B"/>
    <w:rsid w:val="00E95509"/>
    <w:rsid w:val="00E9583D"/>
    <w:rsid w:val="00E96337"/>
    <w:rsid w:val="00E96724"/>
    <w:rsid w:val="00E96952"/>
    <w:rsid w:val="00E97468"/>
    <w:rsid w:val="00E97E2A"/>
    <w:rsid w:val="00EA1393"/>
    <w:rsid w:val="00EA1896"/>
    <w:rsid w:val="00EA1BBA"/>
    <w:rsid w:val="00EA22B6"/>
    <w:rsid w:val="00EA28AB"/>
    <w:rsid w:val="00EA353F"/>
    <w:rsid w:val="00EA3CB0"/>
    <w:rsid w:val="00EA5C4B"/>
    <w:rsid w:val="00EA5D32"/>
    <w:rsid w:val="00EA5D8D"/>
    <w:rsid w:val="00EA5FA4"/>
    <w:rsid w:val="00EA61B7"/>
    <w:rsid w:val="00EA639C"/>
    <w:rsid w:val="00EA63A4"/>
    <w:rsid w:val="00EA69D5"/>
    <w:rsid w:val="00EA6BE4"/>
    <w:rsid w:val="00EA7658"/>
    <w:rsid w:val="00EA77B7"/>
    <w:rsid w:val="00EA7E4B"/>
    <w:rsid w:val="00EB03FB"/>
    <w:rsid w:val="00EB0679"/>
    <w:rsid w:val="00EB0C25"/>
    <w:rsid w:val="00EB0D27"/>
    <w:rsid w:val="00EB0E02"/>
    <w:rsid w:val="00EB1856"/>
    <w:rsid w:val="00EB1AA6"/>
    <w:rsid w:val="00EB1EE3"/>
    <w:rsid w:val="00EB2092"/>
    <w:rsid w:val="00EB22C8"/>
    <w:rsid w:val="00EB2769"/>
    <w:rsid w:val="00EB5D05"/>
    <w:rsid w:val="00EB5DB6"/>
    <w:rsid w:val="00EB63D3"/>
    <w:rsid w:val="00EB6426"/>
    <w:rsid w:val="00EB6927"/>
    <w:rsid w:val="00EB6965"/>
    <w:rsid w:val="00EB6A1F"/>
    <w:rsid w:val="00EB6F11"/>
    <w:rsid w:val="00EC11F8"/>
    <w:rsid w:val="00EC1348"/>
    <w:rsid w:val="00EC17A2"/>
    <w:rsid w:val="00EC19C9"/>
    <w:rsid w:val="00EC1A11"/>
    <w:rsid w:val="00EC28A6"/>
    <w:rsid w:val="00EC2C3C"/>
    <w:rsid w:val="00EC2CBD"/>
    <w:rsid w:val="00EC32C5"/>
    <w:rsid w:val="00EC340A"/>
    <w:rsid w:val="00EC35E2"/>
    <w:rsid w:val="00EC3E20"/>
    <w:rsid w:val="00EC4F89"/>
    <w:rsid w:val="00EC50B2"/>
    <w:rsid w:val="00EC537F"/>
    <w:rsid w:val="00EC54BA"/>
    <w:rsid w:val="00EC6370"/>
    <w:rsid w:val="00EC637A"/>
    <w:rsid w:val="00EC69CE"/>
    <w:rsid w:val="00EC6C3E"/>
    <w:rsid w:val="00EC6C42"/>
    <w:rsid w:val="00EC70F8"/>
    <w:rsid w:val="00EC775D"/>
    <w:rsid w:val="00ED086E"/>
    <w:rsid w:val="00ED0948"/>
    <w:rsid w:val="00ED096B"/>
    <w:rsid w:val="00ED0A57"/>
    <w:rsid w:val="00ED0ACE"/>
    <w:rsid w:val="00ED11AA"/>
    <w:rsid w:val="00ED12C3"/>
    <w:rsid w:val="00ED182F"/>
    <w:rsid w:val="00ED18F9"/>
    <w:rsid w:val="00ED1EA9"/>
    <w:rsid w:val="00ED262E"/>
    <w:rsid w:val="00ED2B41"/>
    <w:rsid w:val="00ED2F2B"/>
    <w:rsid w:val="00ED352C"/>
    <w:rsid w:val="00ED357D"/>
    <w:rsid w:val="00ED3C1B"/>
    <w:rsid w:val="00ED3C95"/>
    <w:rsid w:val="00ED3D1E"/>
    <w:rsid w:val="00ED435E"/>
    <w:rsid w:val="00ED4A09"/>
    <w:rsid w:val="00ED4A45"/>
    <w:rsid w:val="00ED4AA0"/>
    <w:rsid w:val="00ED504B"/>
    <w:rsid w:val="00ED514F"/>
    <w:rsid w:val="00ED5376"/>
    <w:rsid w:val="00ED63A3"/>
    <w:rsid w:val="00ED67B7"/>
    <w:rsid w:val="00ED7615"/>
    <w:rsid w:val="00ED7780"/>
    <w:rsid w:val="00ED7AFE"/>
    <w:rsid w:val="00ED7F26"/>
    <w:rsid w:val="00EE0050"/>
    <w:rsid w:val="00EE02B0"/>
    <w:rsid w:val="00EE0AF5"/>
    <w:rsid w:val="00EE13D4"/>
    <w:rsid w:val="00EE14B6"/>
    <w:rsid w:val="00EE170A"/>
    <w:rsid w:val="00EE1FAD"/>
    <w:rsid w:val="00EE21EC"/>
    <w:rsid w:val="00EE26C4"/>
    <w:rsid w:val="00EE26CF"/>
    <w:rsid w:val="00EE2ED4"/>
    <w:rsid w:val="00EE312C"/>
    <w:rsid w:val="00EE3518"/>
    <w:rsid w:val="00EE404B"/>
    <w:rsid w:val="00EE500E"/>
    <w:rsid w:val="00EE589A"/>
    <w:rsid w:val="00EE5B32"/>
    <w:rsid w:val="00EE5C36"/>
    <w:rsid w:val="00EE5D9F"/>
    <w:rsid w:val="00EE69AA"/>
    <w:rsid w:val="00EE6B9F"/>
    <w:rsid w:val="00EE73D7"/>
    <w:rsid w:val="00EE77DE"/>
    <w:rsid w:val="00EE78E3"/>
    <w:rsid w:val="00EE7913"/>
    <w:rsid w:val="00EF0163"/>
    <w:rsid w:val="00EF0A71"/>
    <w:rsid w:val="00EF0F24"/>
    <w:rsid w:val="00EF1A56"/>
    <w:rsid w:val="00EF2176"/>
    <w:rsid w:val="00EF2371"/>
    <w:rsid w:val="00EF2C4D"/>
    <w:rsid w:val="00EF35AB"/>
    <w:rsid w:val="00EF3ADE"/>
    <w:rsid w:val="00EF40A9"/>
    <w:rsid w:val="00EF492E"/>
    <w:rsid w:val="00EF4F2A"/>
    <w:rsid w:val="00EF55D0"/>
    <w:rsid w:val="00EF586F"/>
    <w:rsid w:val="00EF587C"/>
    <w:rsid w:val="00EF5896"/>
    <w:rsid w:val="00EF5A42"/>
    <w:rsid w:val="00EF5BB4"/>
    <w:rsid w:val="00EF5CD1"/>
    <w:rsid w:val="00EF63AD"/>
    <w:rsid w:val="00EF66BB"/>
    <w:rsid w:val="00EF6D7C"/>
    <w:rsid w:val="00F00324"/>
    <w:rsid w:val="00F0036E"/>
    <w:rsid w:val="00F00527"/>
    <w:rsid w:val="00F00950"/>
    <w:rsid w:val="00F00A17"/>
    <w:rsid w:val="00F00AF5"/>
    <w:rsid w:val="00F00BB8"/>
    <w:rsid w:val="00F0110E"/>
    <w:rsid w:val="00F01619"/>
    <w:rsid w:val="00F0163E"/>
    <w:rsid w:val="00F01735"/>
    <w:rsid w:val="00F01A1B"/>
    <w:rsid w:val="00F01E6D"/>
    <w:rsid w:val="00F01F3B"/>
    <w:rsid w:val="00F0252B"/>
    <w:rsid w:val="00F02967"/>
    <w:rsid w:val="00F02DCE"/>
    <w:rsid w:val="00F042B7"/>
    <w:rsid w:val="00F0436D"/>
    <w:rsid w:val="00F04929"/>
    <w:rsid w:val="00F04A84"/>
    <w:rsid w:val="00F05CC0"/>
    <w:rsid w:val="00F060C3"/>
    <w:rsid w:val="00F06386"/>
    <w:rsid w:val="00F06F42"/>
    <w:rsid w:val="00F1004D"/>
    <w:rsid w:val="00F10212"/>
    <w:rsid w:val="00F102FD"/>
    <w:rsid w:val="00F10799"/>
    <w:rsid w:val="00F109BA"/>
    <w:rsid w:val="00F10DFD"/>
    <w:rsid w:val="00F11451"/>
    <w:rsid w:val="00F119D3"/>
    <w:rsid w:val="00F11A70"/>
    <w:rsid w:val="00F11DB2"/>
    <w:rsid w:val="00F11F2E"/>
    <w:rsid w:val="00F12090"/>
    <w:rsid w:val="00F12716"/>
    <w:rsid w:val="00F1276D"/>
    <w:rsid w:val="00F12AFC"/>
    <w:rsid w:val="00F12F4C"/>
    <w:rsid w:val="00F1359E"/>
    <w:rsid w:val="00F14101"/>
    <w:rsid w:val="00F14557"/>
    <w:rsid w:val="00F14844"/>
    <w:rsid w:val="00F15588"/>
    <w:rsid w:val="00F1586A"/>
    <w:rsid w:val="00F15BCD"/>
    <w:rsid w:val="00F15D4C"/>
    <w:rsid w:val="00F16029"/>
    <w:rsid w:val="00F17253"/>
    <w:rsid w:val="00F17777"/>
    <w:rsid w:val="00F17830"/>
    <w:rsid w:val="00F17980"/>
    <w:rsid w:val="00F17AD8"/>
    <w:rsid w:val="00F2034A"/>
    <w:rsid w:val="00F21DAC"/>
    <w:rsid w:val="00F21ED4"/>
    <w:rsid w:val="00F2282D"/>
    <w:rsid w:val="00F22939"/>
    <w:rsid w:val="00F22D70"/>
    <w:rsid w:val="00F2313D"/>
    <w:rsid w:val="00F23618"/>
    <w:rsid w:val="00F241F1"/>
    <w:rsid w:val="00F24605"/>
    <w:rsid w:val="00F246A9"/>
    <w:rsid w:val="00F2480E"/>
    <w:rsid w:val="00F24A7D"/>
    <w:rsid w:val="00F25B1A"/>
    <w:rsid w:val="00F25CA2"/>
    <w:rsid w:val="00F26003"/>
    <w:rsid w:val="00F267E8"/>
    <w:rsid w:val="00F26BFE"/>
    <w:rsid w:val="00F26CF7"/>
    <w:rsid w:val="00F2707C"/>
    <w:rsid w:val="00F27E49"/>
    <w:rsid w:val="00F30098"/>
    <w:rsid w:val="00F301A0"/>
    <w:rsid w:val="00F3037E"/>
    <w:rsid w:val="00F309CC"/>
    <w:rsid w:val="00F30A75"/>
    <w:rsid w:val="00F31263"/>
    <w:rsid w:val="00F31BC3"/>
    <w:rsid w:val="00F31D8F"/>
    <w:rsid w:val="00F32104"/>
    <w:rsid w:val="00F32685"/>
    <w:rsid w:val="00F326F9"/>
    <w:rsid w:val="00F32726"/>
    <w:rsid w:val="00F32F63"/>
    <w:rsid w:val="00F3353B"/>
    <w:rsid w:val="00F33B39"/>
    <w:rsid w:val="00F33D18"/>
    <w:rsid w:val="00F35203"/>
    <w:rsid w:val="00F3531D"/>
    <w:rsid w:val="00F3568E"/>
    <w:rsid w:val="00F35CF3"/>
    <w:rsid w:val="00F3606A"/>
    <w:rsid w:val="00F3650B"/>
    <w:rsid w:val="00F36B68"/>
    <w:rsid w:val="00F36CBA"/>
    <w:rsid w:val="00F36EF3"/>
    <w:rsid w:val="00F40633"/>
    <w:rsid w:val="00F40D91"/>
    <w:rsid w:val="00F411D5"/>
    <w:rsid w:val="00F4145D"/>
    <w:rsid w:val="00F41474"/>
    <w:rsid w:val="00F414E8"/>
    <w:rsid w:val="00F416E5"/>
    <w:rsid w:val="00F4174B"/>
    <w:rsid w:val="00F41F4A"/>
    <w:rsid w:val="00F4226A"/>
    <w:rsid w:val="00F422C0"/>
    <w:rsid w:val="00F42C4E"/>
    <w:rsid w:val="00F42F8F"/>
    <w:rsid w:val="00F43A9E"/>
    <w:rsid w:val="00F44516"/>
    <w:rsid w:val="00F44567"/>
    <w:rsid w:val="00F447BC"/>
    <w:rsid w:val="00F45016"/>
    <w:rsid w:val="00F4523F"/>
    <w:rsid w:val="00F45F12"/>
    <w:rsid w:val="00F46959"/>
    <w:rsid w:val="00F46AD1"/>
    <w:rsid w:val="00F470B6"/>
    <w:rsid w:val="00F4735C"/>
    <w:rsid w:val="00F47F2B"/>
    <w:rsid w:val="00F50A14"/>
    <w:rsid w:val="00F5109E"/>
    <w:rsid w:val="00F5225E"/>
    <w:rsid w:val="00F52B78"/>
    <w:rsid w:val="00F53429"/>
    <w:rsid w:val="00F53812"/>
    <w:rsid w:val="00F53DA5"/>
    <w:rsid w:val="00F54056"/>
    <w:rsid w:val="00F5456D"/>
    <w:rsid w:val="00F54A3F"/>
    <w:rsid w:val="00F54AA1"/>
    <w:rsid w:val="00F54BA8"/>
    <w:rsid w:val="00F54C33"/>
    <w:rsid w:val="00F5579B"/>
    <w:rsid w:val="00F55C8B"/>
    <w:rsid w:val="00F56594"/>
    <w:rsid w:val="00F56881"/>
    <w:rsid w:val="00F56930"/>
    <w:rsid w:val="00F56AA0"/>
    <w:rsid w:val="00F56C0A"/>
    <w:rsid w:val="00F56E61"/>
    <w:rsid w:val="00F56F2E"/>
    <w:rsid w:val="00F60AE7"/>
    <w:rsid w:val="00F60F9B"/>
    <w:rsid w:val="00F61130"/>
    <w:rsid w:val="00F61196"/>
    <w:rsid w:val="00F614E7"/>
    <w:rsid w:val="00F6172E"/>
    <w:rsid w:val="00F62BB8"/>
    <w:rsid w:val="00F62BF8"/>
    <w:rsid w:val="00F630B2"/>
    <w:rsid w:val="00F631A3"/>
    <w:rsid w:val="00F63A5B"/>
    <w:rsid w:val="00F63AFB"/>
    <w:rsid w:val="00F6427A"/>
    <w:rsid w:val="00F644E4"/>
    <w:rsid w:val="00F65152"/>
    <w:rsid w:val="00F65246"/>
    <w:rsid w:val="00F653C6"/>
    <w:rsid w:val="00F65A26"/>
    <w:rsid w:val="00F660FB"/>
    <w:rsid w:val="00F662A9"/>
    <w:rsid w:val="00F6632A"/>
    <w:rsid w:val="00F66B10"/>
    <w:rsid w:val="00F66EE0"/>
    <w:rsid w:val="00F676A6"/>
    <w:rsid w:val="00F67B2F"/>
    <w:rsid w:val="00F67D74"/>
    <w:rsid w:val="00F7091B"/>
    <w:rsid w:val="00F70945"/>
    <w:rsid w:val="00F713B9"/>
    <w:rsid w:val="00F71B84"/>
    <w:rsid w:val="00F71BA5"/>
    <w:rsid w:val="00F71BEE"/>
    <w:rsid w:val="00F71DEF"/>
    <w:rsid w:val="00F72257"/>
    <w:rsid w:val="00F72557"/>
    <w:rsid w:val="00F72EEF"/>
    <w:rsid w:val="00F72FE3"/>
    <w:rsid w:val="00F7301E"/>
    <w:rsid w:val="00F73B27"/>
    <w:rsid w:val="00F74179"/>
    <w:rsid w:val="00F742DB"/>
    <w:rsid w:val="00F756E1"/>
    <w:rsid w:val="00F757DA"/>
    <w:rsid w:val="00F768A6"/>
    <w:rsid w:val="00F76E86"/>
    <w:rsid w:val="00F771A3"/>
    <w:rsid w:val="00F77439"/>
    <w:rsid w:val="00F77DED"/>
    <w:rsid w:val="00F8033F"/>
    <w:rsid w:val="00F80622"/>
    <w:rsid w:val="00F80CF2"/>
    <w:rsid w:val="00F80E63"/>
    <w:rsid w:val="00F811AB"/>
    <w:rsid w:val="00F8136B"/>
    <w:rsid w:val="00F81631"/>
    <w:rsid w:val="00F81743"/>
    <w:rsid w:val="00F81960"/>
    <w:rsid w:val="00F81B24"/>
    <w:rsid w:val="00F81F16"/>
    <w:rsid w:val="00F821B0"/>
    <w:rsid w:val="00F828F3"/>
    <w:rsid w:val="00F82C5C"/>
    <w:rsid w:val="00F8328F"/>
    <w:rsid w:val="00F84749"/>
    <w:rsid w:val="00F84B67"/>
    <w:rsid w:val="00F84ECA"/>
    <w:rsid w:val="00F85519"/>
    <w:rsid w:val="00F859FA"/>
    <w:rsid w:val="00F85CBE"/>
    <w:rsid w:val="00F85F28"/>
    <w:rsid w:val="00F860CF"/>
    <w:rsid w:val="00F8648A"/>
    <w:rsid w:val="00F869BA"/>
    <w:rsid w:val="00F873E1"/>
    <w:rsid w:val="00F87476"/>
    <w:rsid w:val="00F87E2C"/>
    <w:rsid w:val="00F87F29"/>
    <w:rsid w:val="00F9014C"/>
    <w:rsid w:val="00F90326"/>
    <w:rsid w:val="00F91343"/>
    <w:rsid w:val="00F91932"/>
    <w:rsid w:val="00F9233D"/>
    <w:rsid w:val="00F92866"/>
    <w:rsid w:val="00F928A5"/>
    <w:rsid w:val="00F929AF"/>
    <w:rsid w:val="00F92CA3"/>
    <w:rsid w:val="00F935C7"/>
    <w:rsid w:val="00F93B7A"/>
    <w:rsid w:val="00F941FA"/>
    <w:rsid w:val="00F9449B"/>
    <w:rsid w:val="00F945B5"/>
    <w:rsid w:val="00F9486F"/>
    <w:rsid w:val="00F952A7"/>
    <w:rsid w:val="00F9550D"/>
    <w:rsid w:val="00F95D49"/>
    <w:rsid w:val="00F96003"/>
    <w:rsid w:val="00F96B69"/>
    <w:rsid w:val="00F97650"/>
    <w:rsid w:val="00FA03F0"/>
    <w:rsid w:val="00FA04A6"/>
    <w:rsid w:val="00FA0BF7"/>
    <w:rsid w:val="00FA0C12"/>
    <w:rsid w:val="00FA0C38"/>
    <w:rsid w:val="00FA0CC8"/>
    <w:rsid w:val="00FA12A8"/>
    <w:rsid w:val="00FA12FD"/>
    <w:rsid w:val="00FA19C6"/>
    <w:rsid w:val="00FA1BB3"/>
    <w:rsid w:val="00FA1F5D"/>
    <w:rsid w:val="00FA29DC"/>
    <w:rsid w:val="00FA2DF6"/>
    <w:rsid w:val="00FA302C"/>
    <w:rsid w:val="00FA3515"/>
    <w:rsid w:val="00FA3D0A"/>
    <w:rsid w:val="00FA5D0F"/>
    <w:rsid w:val="00FA6651"/>
    <w:rsid w:val="00FA6932"/>
    <w:rsid w:val="00FA69C4"/>
    <w:rsid w:val="00FA6AF5"/>
    <w:rsid w:val="00FA6E7C"/>
    <w:rsid w:val="00FA756B"/>
    <w:rsid w:val="00FB06BB"/>
    <w:rsid w:val="00FB268C"/>
    <w:rsid w:val="00FB3834"/>
    <w:rsid w:val="00FB3853"/>
    <w:rsid w:val="00FB4368"/>
    <w:rsid w:val="00FB43F8"/>
    <w:rsid w:val="00FB4A1F"/>
    <w:rsid w:val="00FB5980"/>
    <w:rsid w:val="00FB5DAD"/>
    <w:rsid w:val="00FB629C"/>
    <w:rsid w:val="00FB65D1"/>
    <w:rsid w:val="00FB7902"/>
    <w:rsid w:val="00FB7B29"/>
    <w:rsid w:val="00FC0E23"/>
    <w:rsid w:val="00FC1463"/>
    <w:rsid w:val="00FC1CAD"/>
    <w:rsid w:val="00FC1E3E"/>
    <w:rsid w:val="00FC20E2"/>
    <w:rsid w:val="00FC3228"/>
    <w:rsid w:val="00FC329F"/>
    <w:rsid w:val="00FC3979"/>
    <w:rsid w:val="00FC3A2C"/>
    <w:rsid w:val="00FC3BB6"/>
    <w:rsid w:val="00FC3C14"/>
    <w:rsid w:val="00FC3ED9"/>
    <w:rsid w:val="00FC4053"/>
    <w:rsid w:val="00FC498E"/>
    <w:rsid w:val="00FC506E"/>
    <w:rsid w:val="00FC5D2C"/>
    <w:rsid w:val="00FC5E10"/>
    <w:rsid w:val="00FC5E38"/>
    <w:rsid w:val="00FC6266"/>
    <w:rsid w:val="00FC68C9"/>
    <w:rsid w:val="00FC68E8"/>
    <w:rsid w:val="00FC7F21"/>
    <w:rsid w:val="00FD0637"/>
    <w:rsid w:val="00FD0C60"/>
    <w:rsid w:val="00FD1123"/>
    <w:rsid w:val="00FD2717"/>
    <w:rsid w:val="00FD32A8"/>
    <w:rsid w:val="00FD32A9"/>
    <w:rsid w:val="00FD3C6C"/>
    <w:rsid w:val="00FD41BB"/>
    <w:rsid w:val="00FD4814"/>
    <w:rsid w:val="00FD49E4"/>
    <w:rsid w:val="00FD4CBF"/>
    <w:rsid w:val="00FD5333"/>
    <w:rsid w:val="00FD56BF"/>
    <w:rsid w:val="00FD5715"/>
    <w:rsid w:val="00FD5C68"/>
    <w:rsid w:val="00FD5FBD"/>
    <w:rsid w:val="00FD675E"/>
    <w:rsid w:val="00FD6C27"/>
    <w:rsid w:val="00FD6C8B"/>
    <w:rsid w:val="00FD70D6"/>
    <w:rsid w:val="00FD70F3"/>
    <w:rsid w:val="00FD7170"/>
    <w:rsid w:val="00FD79BA"/>
    <w:rsid w:val="00FD7D51"/>
    <w:rsid w:val="00FD7F83"/>
    <w:rsid w:val="00FE050D"/>
    <w:rsid w:val="00FE0543"/>
    <w:rsid w:val="00FE15EC"/>
    <w:rsid w:val="00FE1B78"/>
    <w:rsid w:val="00FE1C02"/>
    <w:rsid w:val="00FE2CB0"/>
    <w:rsid w:val="00FE35C1"/>
    <w:rsid w:val="00FE375D"/>
    <w:rsid w:val="00FE3802"/>
    <w:rsid w:val="00FE3A9A"/>
    <w:rsid w:val="00FE404F"/>
    <w:rsid w:val="00FE4750"/>
    <w:rsid w:val="00FE49BD"/>
    <w:rsid w:val="00FE4EEB"/>
    <w:rsid w:val="00FE5145"/>
    <w:rsid w:val="00FE580F"/>
    <w:rsid w:val="00FE5AB1"/>
    <w:rsid w:val="00FE5C3F"/>
    <w:rsid w:val="00FE67DA"/>
    <w:rsid w:val="00FE6EBF"/>
    <w:rsid w:val="00FE7A63"/>
    <w:rsid w:val="00FF02B6"/>
    <w:rsid w:val="00FF041B"/>
    <w:rsid w:val="00FF0711"/>
    <w:rsid w:val="00FF07C7"/>
    <w:rsid w:val="00FF1164"/>
    <w:rsid w:val="00FF1483"/>
    <w:rsid w:val="00FF1721"/>
    <w:rsid w:val="00FF21EB"/>
    <w:rsid w:val="00FF2F62"/>
    <w:rsid w:val="00FF3A71"/>
    <w:rsid w:val="00FF3E79"/>
    <w:rsid w:val="00FF43BA"/>
    <w:rsid w:val="00FF43D4"/>
    <w:rsid w:val="00FF489E"/>
    <w:rsid w:val="00FF4D27"/>
    <w:rsid w:val="00FF4F4F"/>
    <w:rsid w:val="00FF5A24"/>
    <w:rsid w:val="00FF75EA"/>
    <w:rsid w:val="00FF77DB"/>
    <w:rsid w:val="00F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6415A94D"/>
  <w15:chartTrackingRefBased/>
  <w15:docId w15:val="{62CFDA9E-2DE9-401A-ADE3-3E261AA12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Web)" w:uiPriority="99"/>
    <w:lsdException w:name="No List" w:uiPriority="99"/>
    <w:lsdException w:name="Balloon Text" w:uiPriority="99"/>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8614F"/>
    <w:pPr>
      <w:widowControl w:val="0"/>
      <w:jc w:val="both"/>
    </w:pPr>
    <w:rPr>
      <w:kern w:val="2"/>
      <w:sz w:val="21"/>
    </w:rPr>
  </w:style>
  <w:style w:type="paragraph" w:styleId="10">
    <w:name w:val="heading 1"/>
    <w:basedOn w:val="a"/>
    <w:next w:val="a"/>
    <w:link w:val="1Char"/>
    <w:qFormat/>
    <w:pPr>
      <w:keepNext/>
      <w:keepLines/>
      <w:spacing w:before="340" w:after="330" w:line="578" w:lineRule="auto"/>
      <w:outlineLvl w:val="0"/>
    </w:pPr>
    <w:rPr>
      <w:b/>
      <w:bCs/>
      <w:kern w:val="44"/>
      <w:sz w:val="44"/>
      <w:szCs w:val="44"/>
    </w:rPr>
  </w:style>
  <w:style w:type="paragraph" w:styleId="2">
    <w:name w:val="heading 2"/>
    <w:basedOn w:val="a"/>
    <w:next w:val="a"/>
    <w:qFormat/>
    <w:rsid w:val="00B7042B"/>
    <w:pPr>
      <w:keepNext/>
      <w:keepLines/>
      <w:numPr>
        <w:ilvl w:val="1"/>
        <w:numId w:val="7"/>
      </w:numPr>
      <w:spacing w:before="260" w:after="260" w:line="416" w:lineRule="auto"/>
      <w:outlineLvl w:val="1"/>
    </w:pPr>
    <w:rPr>
      <w:rFonts w:ascii="Arial" w:eastAsia="黑体" w:hAnsi="Arial"/>
      <w:b/>
      <w:bCs/>
      <w:sz w:val="32"/>
      <w:szCs w:val="32"/>
    </w:rPr>
  </w:style>
  <w:style w:type="paragraph" w:styleId="3">
    <w:name w:val="heading 3"/>
    <w:basedOn w:val="a"/>
    <w:next w:val="a"/>
    <w:qFormat/>
    <w:rsid w:val="00B7042B"/>
    <w:pPr>
      <w:keepNext/>
      <w:keepLines/>
      <w:numPr>
        <w:ilvl w:val="2"/>
        <w:numId w:val="7"/>
      </w:numPr>
      <w:spacing w:before="260" w:after="260" w:line="416" w:lineRule="auto"/>
      <w:outlineLvl w:val="2"/>
    </w:pPr>
    <w:rPr>
      <w:b/>
      <w:bCs/>
      <w:sz w:val="32"/>
      <w:szCs w:val="32"/>
    </w:rPr>
  </w:style>
  <w:style w:type="paragraph" w:styleId="4">
    <w:name w:val="heading 4"/>
    <w:basedOn w:val="a"/>
    <w:next w:val="a"/>
    <w:qFormat/>
    <w:rsid w:val="00B7042B"/>
    <w:pPr>
      <w:keepNext/>
      <w:keepLines/>
      <w:numPr>
        <w:ilvl w:val="3"/>
        <w:numId w:val="7"/>
      </w:numPr>
      <w:spacing w:before="280" w:after="290" w:line="376" w:lineRule="auto"/>
      <w:outlineLvl w:val="3"/>
    </w:pPr>
    <w:rPr>
      <w:rFonts w:ascii="Arial" w:eastAsia="黑体" w:hAnsi="Arial"/>
      <w:b/>
      <w:bCs/>
      <w:sz w:val="28"/>
      <w:szCs w:val="28"/>
    </w:rPr>
  </w:style>
  <w:style w:type="paragraph" w:styleId="5">
    <w:name w:val="heading 5"/>
    <w:basedOn w:val="a"/>
    <w:next w:val="a"/>
    <w:qFormat/>
    <w:rsid w:val="00B7042B"/>
    <w:pPr>
      <w:keepNext/>
      <w:keepLines/>
      <w:numPr>
        <w:ilvl w:val="4"/>
        <w:numId w:val="7"/>
      </w:numPr>
      <w:spacing w:before="280" w:after="290" w:line="376" w:lineRule="auto"/>
      <w:outlineLvl w:val="4"/>
    </w:pPr>
    <w:rPr>
      <w:b/>
      <w:bCs/>
      <w:sz w:val="28"/>
      <w:szCs w:val="28"/>
    </w:rPr>
  </w:style>
  <w:style w:type="paragraph" w:styleId="6">
    <w:name w:val="heading 6"/>
    <w:basedOn w:val="a"/>
    <w:next w:val="a"/>
    <w:qFormat/>
    <w:rsid w:val="00B7042B"/>
    <w:pPr>
      <w:keepNext/>
      <w:keepLines/>
      <w:numPr>
        <w:ilvl w:val="5"/>
        <w:numId w:val="7"/>
      </w:numPr>
      <w:spacing w:before="240" w:after="64" w:line="320" w:lineRule="auto"/>
      <w:outlineLvl w:val="5"/>
    </w:pPr>
    <w:rPr>
      <w:rFonts w:ascii="Arial" w:eastAsia="黑体" w:hAnsi="Arial"/>
      <w:b/>
      <w:bCs/>
      <w:sz w:val="24"/>
      <w:szCs w:val="24"/>
    </w:rPr>
  </w:style>
  <w:style w:type="paragraph" w:styleId="7">
    <w:name w:val="heading 7"/>
    <w:basedOn w:val="a"/>
    <w:next w:val="a"/>
    <w:qFormat/>
    <w:rsid w:val="00B7042B"/>
    <w:pPr>
      <w:keepNext/>
      <w:keepLines/>
      <w:numPr>
        <w:ilvl w:val="6"/>
        <w:numId w:val="7"/>
      </w:numPr>
      <w:spacing w:before="240" w:after="64" w:line="320" w:lineRule="auto"/>
      <w:outlineLvl w:val="6"/>
    </w:pPr>
    <w:rPr>
      <w:b/>
      <w:bCs/>
      <w:sz w:val="24"/>
      <w:szCs w:val="24"/>
    </w:rPr>
  </w:style>
  <w:style w:type="paragraph" w:styleId="8">
    <w:name w:val="heading 8"/>
    <w:basedOn w:val="a"/>
    <w:next w:val="a"/>
    <w:qFormat/>
    <w:rsid w:val="00B7042B"/>
    <w:pPr>
      <w:keepNext/>
      <w:keepLines/>
      <w:numPr>
        <w:ilvl w:val="7"/>
        <w:numId w:val="7"/>
      </w:numPr>
      <w:spacing w:before="240" w:after="64" w:line="320" w:lineRule="auto"/>
      <w:outlineLvl w:val="7"/>
    </w:pPr>
    <w:rPr>
      <w:rFonts w:ascii="Arial" w:eastAsia="黑体" w:hAnsi="Arial"/>
      <w:sz w:val="24"/>
      <w:szCs w:val="24"/>
    </w:rPr>
  </w:style>
  <w:style w:type="paragraph" w:styleId="9">
    <w:name w:val="heading 9"/>
    <w:basedOn w:val="a"/>
    <w:next w:val="a"/>
    <w:qFormat/>
    <w:rsid w:val="00B7042B"/>
    <w:pPr>
      <w:keepNext/>
      <w:keepLines/>
      <w:numPr>
        <w:ilvl w:val="8"/>
        <w:numId w:val="7"/>
      </w:numPr>
      <w:spacing w:before="240" w:after="64" w:line="320" w:lineRule="auto"/>
      <w:outlineLvl w:val="8"/>
    </w:pPr>
    <w:rPr>
      <w:rFonts w:ascii="Arial" w:eastAsia="黑体" w:hAnsi="Arial"/>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Body Text"/>
    <w:basedOn w:val="a"/>
    <w:rPr>
      <w:sz w:val="30"/>
    </w:rPr>
  </w:style>
  <w:style w:type="paragraph" w:styleId="a4">
    <w:name w:val="Plain Text"/>
    <w:aliases w:val="普通文字"/>
    <w:basedOn w:val="a"/>
    <w:link w:val="Char"/>
    <w:rPr>
      <w:rFonts w:ascii="宋体" w:hAnsi="Courier New"/>
    </w:rPr>
  </w:style>
  <w:style w:type="paragraph" w:styleId="a5">
    <w:name w:val="footer"/>
    <w:basedOn w:val="a"/>
    <w:link w:val="Char0"/>
    <w:uiPriority w:val="99"/>
    <w:pPr>
      <w:tabs>
        <w:tab w:val="center" w:pos="4153"/>
        <w:tab w:val="right" w:pos="8306"/>
      </w:tabs>
      <w:snapToGrid w:val="0"/>
      <w:jc w:val="left"/>
    </w:pPr>
    <w:rPr>
      <w:sz w:val="18"/>
      <w:szCs w:val="18"/>
      <w:lang w:val="x-none" w:eastAsia="x-none"/>
    </w:rPr>
  </w:style>
  <w:style w:type="character" w:styleId="a6">
    <w:name w:val="page number"/>
    <w:basedOn w:val="a0"/>
  </w:style>
  <w:style w:type="paragraph" w:styleId="a7">
    <w:name w:val="Body Text Indent"/>
    <w:basedOn w:val="a"/>
    <w:link w:val="Char1"/>
    <w:uiPriority w:val="99"/>
    <w:pPr>
      <w:ind w:firstLineChars="200" w:firstLine="640"/>
    </w:pPr>
    <w:rPr>
      <w:rFonts w:ascii="仿宋_GB2312" w:eastAsia="仿宋_GB2312"/>
      <w:sz w:val="32"/>
      <w:szCs w:val="24"/>
    </w:rPr>
  </w:style>
  <w:style w:type="paragraph" w:styleId="30">
    <w:name w:val="Body Text Indent 3"/>
    <w:basedOn w:val="a"/>
    <w:pPr>
      <w:ind w:firstLineChars="200" w:firstLine="562"/>
    </w:pPr>
    <w:rPr>
      <w:rFonts w:ascii="Arial" w:hAnsi="Arial" w:cs="Arial"/>
      <w:b/>
      <w:sz w:val="28"/>
      <w:u w:val="single"/>
    </w:rPr>
  </w:style>
  <w:style w:type="paragraph" w:styleId="20">
    <w:name w:val="Body Text Indent 2"/>
    <w:basedOn w:val="a"/>
    <w:link w:val="2Char"/>
    <w:pPr>
      <w:spacing w:line="560" w:lineRule="exact"/>
      <w:ind w:firstLineChars="200" w:firstLine="640"/>
    </w:pPr>
    <w:rPr>
      <w:rFonts w:ascii="Arial" w:eastAsia="仿宋_GB2312" w:hAnsi="Arial" w:cs="Arial"/>
      <w:sz w:val="32"/>
      <w:u w:color="000000"/>
    </w:rPr>
  </w:style>
  <w:style w:type="paragraph" w:styleId="a8">
    <w:name w:val="列出段落"/>
    <w:basedOn w:val="a"/>
    <w:uiPriority w:val="99"/>
    <w:qFormat/>
    <w:pPr>
      <w:ind w:firstLineChars="200" w:firstLine="420"/>
    </w:pPr>
    <w:rPr>
      <w:rFonts w:ascii="楷体_GB2312" w:eastAsia="楷体_GB2312"/>
      <w:sz w:val="32"/>
      <w:szCs w:val="32"/>
    </w:rPr>
  </w:style>
  <w:style w:type="paragraph" w:customStyle="1" w:styleId="ListParagraph">
    <w:name w:val="List Paragraph"/>
    <w:basedOn w:val="a"/>
    <w:pPr>
      <w:ind w:firstLineChars="200" w:firstLine="420"/>
    </w:pPr>
    <w:rPr>
      <w:rFonts w:ascii="Calibri" w:hAnsi="Calibri"/>
      <w:szCs w:val="22"/>
    </w:rPr>
  </w:style>
  <w:style w:type="paragraph" w:customStyle="1" w:styleId="listparagraph0">
    <w:name w:val="listparagraph"/>
    <w:basedOn w:val="a"/>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a9">
    <w:name w:val="header"/>
    <w:basedOn w:val="a"/>
    <w:link w:val="Char2"/>
    <w:uiPriority w:val="99"/>
    <w:pPr>
      <w:pBdr>
        <w:bottom w:val="single" w:sz="6" w:space="1" w:color="auto"/>
      </w:pBdr>
      <w:tabs>
        <w:tab w:val="center" w:pos="4153"/>
        <w:tab w:val="right" w:pos="8306"/>
      </w:tabs>
      <w:snapToGrid w:val="0"/>
      <w:jc w:val="center"/>
    </w:pPr>
    <w:rPr>
      <w:rFonts w:eastAsia="仿宋_GB2312"/>
      <w:sz w:val="18"/>
    </w:rPr>
  </w:style>
  <w:style w:type="paragraph" w:styleId="21">
    <w:name w:val="Body Text 2"/>
    <w:basedOn w:val="a"/>
    <w:pPr>
      <w:adjustRightInd w:val="0"/>
      <w:snapToGrid w:val="0"/>
      <w:spacing w:line="640" w:lineRule="exact"/>
    </w:pPr>
    <w:rPr>
      <w:rFonts w:ascii="仿宋_GB2312" w:eastAsia="仿宋_GB2312" w:hAnsi="宋体"/>
      <w:color w:val="FF0000"/>
      <w:sz w:val="32"/>
    </w:rPr>
  </w:style>
  <w:style w:type="paragraph" w:styleId="aa">
    <w:name w:val="Document Map"/>
    <w:basedOn w:val="a"/>
    <w:semiHidden/>
    <w:pPr>
      <w:shd w:val="clear" w:color="auto" w:fill="000080"/>
    </w:pPr>
  </w:style>
  <w:style w:type="paragraph" w:styleId="11">
    <w:name w:val="目录 1"/>
    <w:basedOn w:val="a"/>
    <w:next w:val="a"/>
    <w:autoRedefine/>
    <w:semiHidden/>
  </w:style>
  <w:style w:type="paragraph" w:styleId="22">
    <w:name w:val="目录 2"/>
    <w:basedOn w:val="a"/>
    <w:next w:val="a"/>
    <w:autoRedefine/>
    <w:semiHidden/>
    <w:pPr>
      <w:ind w:leftChars="200" w:left="420"/>
    </w:pPr>
  </w:style>
  <w:style w:type="paragraph" w:styleId="31">
    <w:name w:val="目录 3"/>
    <w:basedOn w:val="a"/>
    <w:next w:val="a"/>
    <w:autoRedefine/>
    <w:semiHidden/>
    <w:pPr>
      <w:ind w:leftChars="400" w:left="840"/>
    </w:pPr>
  </w:style>
  <w:style w:type="paragraph" w:styleId="40">
    <w:name w:val="目录 4"/>
    <w:basedOn w:val="a"/>
    <w:next w:val="a"/>
    <w:autoRedefine/>
    <w:semiHidden/>
    <w:pPr>
      <w:ind w:leftChars="600" w:left="1260"/>
    </w:pPr>
  </w:style>
  <w:style w:type="paragraph" w:styleId="50">
    <w:name w:val="目录 5"/>
    <w:basedOn w:val="a"/>
    <w:next w:val="a"/>
    <w:autoRedefine/>
    <w:semiHidden/>
    <w:pPr>
      <w:ind w:leftChars="800" w:left="1680"/>
    </w:pPr>
  </w:style>
  <w:style w:type="paragraph" w:styleId="60">
    <w:name w:val="目录 6"/>
    <w:basedOn w:val="a"/>
    <w:next w:val="a"/>
    <w:autoRedefine/>
    <w:semiHidden/>
    <w:pPr>
      <w:ind w:leftChars="1000" w:left="2100"/>
    </w:pPr>
  </w:style>
  <w:style w:type="paragraph" w:styleId="70">
    <w:name w:val="目录 7"/>
    <w:basedOn w:val="a"/>
    <w:next w:val="a"/>
    <w:autoRedefine/>
    <w:semiHidden/>
    <w:pPr>
      <w:ind w:leftChars="1200" w:left="2520"/>
    </w:pPr>
  </w:style>
  <w:style w:type="paragraph" w:styleId="80">
    <w:name w:val="目录 8"/>
    <w:basedOn w:val="a"/>
    <w:next w:val="a"/>
    <w:autoRedefine/>
    <w:semiHidden/>
    <w:pPr>
      <w:ind w:leftChars="1400" w:left="2940"/>
    </w:pPr>
  </w:style>
  <w:style w:type="paragraph" w:styleId="90">
    <w:name w:val="目录 9"/>
    <w:basedOn w:val="a"/>
    <w:next w:val="a"/>
    <w:autoRedefine/>
    <w:semiHidden/>
    <w:pPr>
      <w:ind w:leftChars="1600" w:left="3360"/>
    </w:pPr>
  </w:style>
  <w:style w:type="paragraph" w:styleId="12">
    <w:name w:val="index 1"/>
    <w:basedOn w:val="a"/>
    <w:next w:val="a"/>
    <w:autoRedefine/>
    <w:semiHidden/>
  </w:style>
  <w:style w:type="paragraph" w:styleId="23">
    <w:name w:val="index 2"/>
    <w:basedOn w:val="a"/>
    <w:next w:val="a"/>
    <w:autoRedefine/>
    <w:semiHidden/>
    <w:pPr>
      <w:ind w:leftChars="200" w:left="200"/>
    </w:pPr>
  </w:style>
  <w:style w:type="paragraph" w:styleId="32">
    <w:name w:val="index 3"/>
    <w:basedOn w:val="a"/>
    <w:next w:val="a"/>
    <w:autoRedefine/>
    <w:semiHidden/>
    <w:pPr>
      <w:ind w:leftChars="400" w:left="400"/>
    </w:pPr>
  </w:style>
  <w:style w:type="paragraph" w:styleId="41">
    <w:name w:val="index 4"/>
    <w:basedOn w:val="a"/>
    <w:next w:val="a"/>
    <w:autoRedefine/>
    <w:semiHidden/>
    <w:pPr>
      <w:ind w:leftChars="600" w:left="600"/>
    </w:pPr>
  </w:style>
  <w:style w:type="paragraph" w:styleId="51">
    <w:name w:val="index 5"/>
    <w:basedOn w:val="a"/>
    <w:next w:val="a"/>
    <w:autoRedefine/>
    <w:semiHidden/>
    <w:pPr>
      <w:ind w:leftChars="800" w:left="800"/>
    </w:pPr>
  </w:style>
  <w:style w:type="paragraph" w:styleId="61">
    <w:name w:val="index 6"/>
    <w:basedOn w:val="a"/>
    <w:next w:val="a"/>
    <w:autoRedefine/>
    <w:semiHidden/>
    <w:pPr>
      <w:ind w:leftChars="1000" w:left="1000"/>
    </w:pPr>
  </w:style>
  <w:style w:type="paragraph" w:styleId="71">
    <w:name w:val="index 7"/>
    <w:basedOn w:val="a"/>
    <w:next w:val="a"/>
    <w:autoRedefine/>
    <w:semiHidden/>
    <w:pPr>
      <w:ind w:leftChars="1200" w:left="1200"/>
    </w:pPr>
  </w:style>
  <w:style w:type="paragraph" w:styleId="81">
    <w:name w:val="index 8"/>
    <w:basedOn w:val="a"/>
    <w:next w:val="a"/>
    <w:autoRedefine/>
    <w:semiHidden/>
    <w:pPr>
      <w:ind w:leftChars="1400" w:left="1400"/>
    </w:pPr>
  </w:style>
  <w:style w:type="paragraph" w:styleId="91">
    <w:name w:val="index 9"/>
    <w:basedOn w:val="a"/>
    <w:next w:val="a"/>
    <w:autoRedefine/>
    <w:semiHidden/>
    <w:pPr>
      <w:ind w:leftChars="1600" w:left="1600"/>
    </w:pPr>
  </w:style>
  <w:style w:type="paragraph" w:styleId="ab">
    <w:name w:val="index heading"/>
    <w:basedOn w:val="a"/>
    <w:next w:val="12"/>
    <w:semiHidden/>
  </w:style>
  <w:style w:type="paragraph" w:styleId="ac">
    <w:name w:val="annotation text"/>
    <w:basedOn w:val="a"/>
    <w:link w:val="Char3"/>
    <w:pPr>
      <w:jc w:val="left"/>
    </w:pPr>
    <w:rPr>
      <w:szCs w:val="24"/>
    </w:rPr>
  </w:style>
  <w:style w:type="character" w:styleId="ad">
    <w:name w:val="Hyperlink"/>
    <w:rPr>
      <w:color w:val="0000FF"/>
      <w:u w:val="single"/>
    </w:rPr>
  </w:style>
  <w:style w:type="character" w:styleId="ae">
    <w:name w:val="已访问的超链接"/>
    <w:rPr>
      <w:color w:val="800080"/>
      <w:u w:val="single"/>
    </w:rPr>
  </w:style>
  <w:style w:type="character" w:styleId="af">
    <w:name w:val="Strong"/>
    <w:qFormat/>
    <w:rPr>
      <w:b/>
      <w:bCs/>
    </w:rPr>
  </w:style>
  <w:style w:type="paragraph" w:customStyle="1" w:styleId="CharCharCharChar">
    <w:name w:val="Char Char Char Char"/>
    <w:basedOn w:val="a"/>
    <w:rsid w:val="004303B9"/>
    <w:pPr>
      <w:spacing w:beforeLines="50" w:afterLines="50"/>
    </w:pPr>
    <w:rPr>
      <w:rFonts w:ascii="Tahoma" w:hAnsi="Tahoma"/>
      <w:sz w:val="24"/>
    </w:rPr>
  </w:style>
  <w:style w:type="paragraph" w:styleId="af0">
    <w:name w:val="Title"/>
    <w:basedOn w:val="a"/>
    <w:next w:val="a"/>
    <w:link w:val="Char4"/>
    <w:qFormat/>
    <w:rsid w:val="00761CBF"/>
    <w:pPr>
      <w:spacing w:before="240" w:after="60"/>
      <w:jc w:val="center"/>
      <w:outlineLvl w:val="0"/>
    </w:pPr>
    <w:rPr>
      <w:rFonts w:ascii="Cambria" w:hAnsi="Cambria"/>
      <w:b/>
      <w:bCs/>
      <w:sz w:val="32"/>
      <w:szCs w:val="32"/>
    </w:rPr>
  </w:style>
  <w:style w:type="character" w:customStyle="1" w:styleId="Char4">
    <w:name w:val="标题 Char"/>
    <w:link w:val="af0"/>
    <w:rsid w:val="00761CBF"/>
    <w:rPr>
      <w:rFonts w:ascii="Cambria" w:eastAsia="宋体" w:hAnsi="Cambria"/>
      <w:b/>
      <w:bCs/>
      <w:kern w:val="2"/>
      <w:sz w:val="32"/>
      <w:szCs w:val="32"/>
      <w:lang w:val="en-US" w:eastAsia="zh-CN" w:bidi="ar-SA"/>
    </w:rPr>
  </w:style>
  <w:style w:type="character" w:styleId="af1">
    <w:name w:val="annotation reference"/>
    <w:rsid w:val="003946E1"/>
    <w:rPr>
      <w:sz w:val="21"/>
      <w:szCs w:val="21"/>
    </w:rPr>
  </w:style>
  <w:style w:type="paragraph" w:styleId="af2">
    <w:name w:val="annotation subject"/>
    <w:basedOn w:val="ac"/>
    <w:next w:val="ac"/>
    <w:link w:val="Char5"/>
    <w:rsid w:val="003946E1"/>
    <w:rPr>
      <w:b/>
      <w:bCs/>
      <w:szCs w:val="20"/>
    </w:rPr>
  </w:style>
  <w:style w:type="paragraph" w:styleId="af3">
    <w:name w:val="Balloon Text"/>
    <w:basedOn w:val="a"/>
    <w:link w:val="Char6"/>
    <w:uiPriority w:val="99"/>
    <w:rsid w:val="003946E1"/>
    <w:rPr>
      <w:sz w:val="18"/>
      <w:szCs w:val="18"/>
    </w:rPr>
  </w:style>
  <w:style w:type="paragraph" w:customStyle="1" w:styleId="CharCharCharChar0">
    <w:name w:val=" Char Char Char Char"/>
    <w:basedOn w:val="a"/>
    <w:rsid w:val="006574BB"/>
    <w:pPr>
      <w:spacing w:beforeLines="50" w:before="182" w:afterLines="50" w:after="182"/>
    </w:pPr>
    <w:rPr>
      <w:rFonts w:ascii="Tahoma" w:hAnsi="Tahoma"/>
      <w:sz w:val="24"/>
    </w:rPr>
  </w:style>
  <w:style w:type="character" w:customStyle="1" w:styleId="Char">
    <w:name w:val="纯文本 Char"/>
    <w:aliases w:val="普通文字 Char1,普通文字 Char"/>
    <w:link w:val="a4"/>
    <w:rsid w:val="0099149F"/>
    <w:rPr>
      <w:rFonts w:ascii="宋体" w:eastAsia="宋体" w:hAnsi="Courier New"/>
      <w:kern w:val="2"/>
      <w:sz w:val="21"/>
      <w:lang w:val="en-US" w:eastAsia="zh-CN" w:bidi="ar-SA"/>
    </w:rPr>
  </w:style>
  <w:style w:type="numbering" w:customStyle="1" w:styleId="1">
    <w:name w:val="样式1"/>
    <w:basedOn w:val="a2"/>
    <w:rsid w:val="00B7042B"/>
    <w:pPr>
      <w:numPr>
        <w:numId w:val="6"/>
      </w:numPr>
    </w:pPr>
  </w:style>
  <w:style w:type="paragraph" w:customStyle="1" w:styleId="Default">
    <w:name w:val="Default"/>
    <w:rsid w:val="00E14F42"/>
    <w:pPr>
      <w:widowControl w:val="0"/>
      <w:autoSpaceDE w:val="0"/>
      <w:autoSpaceDN w:val="0"/>
      <w:adjustRightInd w:val="0"/>
    </w:pPr>
    <w:rPr>
      <w:rFonts w:ascii="仿宋_GB2312" w:eastAsia="仿宋_GB2312" w:hAnsi="Calibri" w:cs="仿宋_GB2312"/>
      <w:color w:val="000000"/>
      <w:sz w:val="24"/>
      <w:szCs w:val="24"/>
    </w:rPr>
  </w:style>
  <w:style w:type="paragraph" w:customStyle="1" w:styleId="CM1">
    <w:name w:val="CM1"/>
    <w:basedOn w:val="Default"/>
    <w:next w:val="Default"/>
    <w:rsid w:val="00E14F42"/>
    <w:pPr>
      <w:spacing w:line="548" w:lineRule="atLeast"/>
    </w:pPr>
    <w:rPr>
      <w:rFonts w:cs="Times New Roman"/>
      <w:color w:val="auto"/>
    </w:rPr>
  </w:style>
  <w:style w:type="paragraph" w:customStyle="1" w:styleId="CharCharCharCharCharChar1CharCharChar">
    <w:name w:val=" Char Char Char Char Char Char1 Char Char Char"/>
    <w:basedOn w:val="aa"/>
    <w:rsid w:val="007900E5"/>
    <w:rPr>
      <w:rFonts w:ascii="Tahoma" w:hAnsi="Tahoma"/>
      <w:sz w:val="24"/>
      <w:szCs w:val="24"/>
    </w:rPr>
  </w:style>
  <w:style w:type="character" w:customStyle="1" w:styleId="Char0">
    <w:name w:val="页脚 Char"/>
    <w:link w:val="a5"/>
    <w:uiPriority w:val="99"/>
    <w:rsid w:val="00F14101"/>
    <w:rPr>
      <w:kern w:val="2"/>
      <w:sz w:val="18"/>
      <w:szCs w:val="18"/>
    </w:rPr>
  </w:style>
  <w:style w:type="paragraph" w:styleId="af4">
    <w:name w:val="Normal (Web)"/>
    <w:basedOn w:val="a"/>
    <w:uiPriority w:val="99"/>
    <w:unhideWhenUsed/>
    <w:rsid w:val="00D83E52"/>
    <w:pPr>
      <w:widowControl/>
      <w:spacing w:before="100" w:beforeAutospacing="1" w:after="100" w:afterAutospacing="1"/>
      <w:jc w:val="left"/>
    </w:pPr>
    <w:rPr>
      <w:rFonts w:ascii="宋体" w:hAnsi="宋体" w:cs="宋体"/>
      <w:kern w:val="0"/>
      <w:sz w:val="24"/>
      <w:szCs w:val="24"/>
    </w:rPr>
  </w:style>
  <w:style w:type="character" w:customStyle="1" w:styleId="1Char">
    <w:name w:val="标题 1 Char"/>
    <w:link w:val="10"/>
    <w:rsid w:val="001407A3"/>
    <w:rPr>
      <w:b/>
      <w:bCs/>
      <w:kern w:val="44"/>
      <w:sz w:val="44"/>
      <w:szCs w:val="44"/>
    </w:rPr>
  </w:style>
  <w:style w:type="character" w:customStyle="1" w:styleId="Char2">
    <w:name w:val="页眉 Char"/>
    <w:link w:val="a9"/>
    <w:uiPriority w:val="99"/>
    <w:rsid w:val="001407A3"/>
    <w:rPr>
      <w:rFonts w:eastAsia="仿宋_GB2312"/>
      <w:kern w:val="2"/>
      <w:sz w:val="18"/>
    </w:rPr>
  </w:style>
  <w:style w:type="character" w:customStyle="1" w:styleId="2Char">
    <w:name w:val="正文文本缩进 2 Char"/>
    <w:link w:val="20"/>
    <w:rsid w:val="001407A3"/>
    <w:rPr>
      <w:rFonts w:ascii="Arial" w:eastAsia="仿宋_GB2312" w:hAnsi="Arial" w:cs="Arial"/>
      <w:kern w:val="2"/>
      <w:sz w:val="32"/>
      <w:u w:color="000000"/>
    </w:rPr>
  </w:style>
  <w:style w:type="character" w:customStyle="1" w:styleId="Char1">
    <w:name w:val="正文文本缩进 Char"/>
    <w:link w:val="a7"/>
    <w:uiPriority w:val="99"/>
    <w:rsid w:val="001407A3"/>
    <w:rPr>
      <w:rFonts w:ascii="仿宋_GB2312" w:eastAsia="仿宋_GB2312"/>
      <w:kern w:val="2"/>
      <w:sz w:val="32"/>
      <w:szCs w:val="24"/>
    </w:rPr>
  </w:style>
  <w:style w:type="paragraph" w:customStyle="1" w:styleId="13">
    <w:name w:val="列出段落1"/>
    <w:basedOn w:val="a"/>
    <w:rsid w:val="001407A3"/>
    <w:pPr>
      <w:ind w:firstLineChars="200" w:firstLine="420"/>
    </w:pPr>
    <w:rPr>
      <w:rFonts w:ascii="Calibri" w:hAnsi="Calibri"/>
      <w:szCs w:val="22"/>
    </w:rPr>
  </w:style>
  <w:style w:type="table" w:styleId="af5">
    <w:name w:val="Table Grid"/>
    <w:basedOn w:val="a1"/>
    <w:qFormat/>
    <w:rsid w:val="001407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link w:val="Char7"/>
    <w:qFormat/>
    <w:rsid w:val="001407A3"/>
    <w:pPr>
      <w:spacing w:before="240" w:after="60" w:line="312" w:lineRule="auto"/>
      <w:jc w:val="center"/>
      <w:outlineLvl w:val="1"/>
    </w:pPr>
    <w:rPr>
      <w:rFonts w:ascii="Cambria" w:hAnsi="Cambria"/>
      <w:b/>
      <w:bCs/>
      <w:kern w:val="28"/>
      <w:sz w:val="32"/>
      <w:szCs w:val="32"/>
    </w:rPr>
  </w:style>
  <w:style w:type="character" w:customStyle="1" w:styleId="Char7">
    <w:name w:val="副标题 Char"/>
    <w:link w:val="af6"/>
    <w:rsid w:val="001407A3"/>
    <w:rPr>
      <w:rFonts w:ascii="Cambria" w:hAnsi="Cambria"/>
      <w:b/>
      <w:bCs/>
      <w:kern w:val="28"/>
      <w:sz w:val="32"/>
      <w:szCs w:val="32"/>
    </w:rPr>
  </w:style>
  <w:style w:type="character" w:customStyle="1" w:styleId="Char3">
    <w:name w:val="批注文字 Char"/>
    <w:link w:val="ac"/>
    <w:rsid w:val="001407A3"/>
    <w:rPr>
      <w:kern w:val="2"/>
      <w:sz w:val="21"/>
      <w:szCs w:val="24"/>
    </w:rPr>
  </w:style>
  <w:style w:type="character" w:customStyle="1" w:styleId="Char5">
    <w:name w:val="批注主题 Char"/>
    <w:link w:val="af2"/>
    <w:rsid w:val="001407A3"/>
    <w:rPr>
      <w:b/>
      <w:bCs/>
      <w:kern w:val="2"/>
      <w:sz w:val="21"/>
      <w:szCs w:val="24"/>
    </w:rPr>
  </w:style>
  <w:style w:type="character" w:customStyle="1" w:styleId="Char6">
    <w:name w:val="批注框文本 Char"/>
    <w:link w:val="af3"/>
    <w:uiPriority w:val="99"/>
    <w:rsid w:val="001407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36163">
      <w:bodyDiv w:val="1"/>
      <w:marLeft w:val="0"/>
      <w:marRight w:val="0"/>
      <w:marTop w:val="0"/>
      <w:marBottom w:val="0"/>
      <w:divBdr>
        <w:top w:val="none" w:sz="0" w:space="0" w:color="auto"/>
        <w:left w:val="none" w:sz="0" w:space="0" w:color="auto"/>
        <w:bottom w:val="none" w:sz="0" w:space="0" w:color="auto"/>
        <w:right w:val="none" w:sz="0" w:space="0" w:color="auto"/>
      </w:divBdr>
    </w:div>
    <w:div w:id="194194892">
      <w:bodyDiv w:val="1"/>
      <w:marLeft w:val="0"/>
      <w:marRight w:val="0"/>
      <w:marTop w:val="0"/>
      <w:marBottom w:val="0"/>
      <w:divBdr>
        <w:top w:val="none" w:sz="0" w:space="0" w:color="auto"/>
        <w:left w:val="none" w:sz="0" w:space="0" w:color="auto"/>
        <w:bottom w:val="none" w:sz="0" w:space="0" w:color="auto"/>
        <w:right w:val="none" w:sz="0" w:space="0" w:color="auto"/>
      </w:divBdr>
    </w:div>
    <w:div w:id="1499422249">
      <w:bodyDiv w:val="1"/>
      <w:marLeft w:val="0"/>
      <w:marRight w:val="0"/>
      <w:marTop w:val="0"/>
      <w:marBottom w:val="0"/>
      <w:divBdr>
        <w:top w:val="none" w:sz="0" w:space="0" w:color="auto"/>
        <w:left w:val="none" w:sz="0" w:space="0" w:color="auto"/>
        <w:bottom w:val="none" w:sz="0" w:space="0" w:color="auto"/>
        <w:right w:val="none" w:sz="0" w:space="0" w:color="auto"/>
      </w:divBdr>
      <w:divsChild>
        <w:div w:id="1086539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21457;&#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3DCEF-0C57-4D4E-9657-06C8F1BA9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发文.dot</Template>
  <TotalTime>12</TotalTime>
  <Pages>186</Pages>
  <Words>49056</Words>
  <Characters>51020</Characters>
  <Application>Microsoft Office Word</Application>
  <DocSecurity>0</DocSecurity>
  <Lines>3644</Lines>
  <Paragraphs>2859</Paragraphs>
  <ScaleCrop>false</ScaleCrop>
  <Company>tdb</Company>
  <LinksUpToDate>false</LinksUpToDate>
  <CharactersWithSpaces>97217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铁道部            （       ）发文稿纸</dc:title>
  <dc:subject/>
  <dc:creator>Administrator</dc:creator>
  <cp:keywords/>
  <cp:lastModifiedBy>c58602</cp:lastModifiedBy>
  <cp:revision>2</cp:revision>
  <cp:lastPrinted>2022-12-15T02:19:00Z</cp:lastPrinted>
  <dcterms:created xsi:type="dcterms:W3CDTF">2026-04-20T01:44:00Z</dcterms:created>
  <dcterms:modified xsi:type="dcterms:W3CDTF">2026-04-20T01:44:00Z</dcterms:modified>
</cp:coreProperties>
</file>